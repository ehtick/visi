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E32264" w14:textId="77777777" w:rsidR="00EA0C76" w:rsidRPr="003012CB" w:rsidRDefault="003012CB" w:rsidP="00EA0C76">
      <w:pPr>
        <w:rPr>
          <w:rFonts w:ascii="Corbel" w:hAnsi="Corbel"/>
          <w:sz w:val="22"/>
          <w:szCs w:val="22"/>
        </w:rPr>
      </w:pPr>
      <w:bookmarkStart w:id="0" w:name="_GoBack"/>
      <w:bookmarkEnd w:id="0"/>
      <w:r w:rsidRPr="003012CB">
        <w:rPr>
          <w:rFonts w:ascii="Corbel" w:hAnsi="Corbel"/>
          <w:b/>
          <w:i/>
          <w:noProof/>
          <w:sz w:val="32"/>
          <w:szCs w:val="32"/>
          <w:u w:val="single"/>
        </w:rPr>
        <w:drawing>
          <wp:anchor distT="0" distB="0" distL="114300" distR="114300" simplePos="0" relativeHeight="251659264" behindDoc="0" locked="0" layoutInCell="1" allowOverlap="1" wp14:anchorId="38E325D0" wp14:editId="38E325D1">
            <wp:simplePos x="0" y="0"/>
            <wp:positionH relativeFrom="column">
              <wp:posOffset>3550920</wp:posOffset>
            </wp:positionH>
            <wp:positionV relativeFrom="paragraph">
              <wp:posOffset>17780</wp:posOffset>
            </wp:positionV>
            <wp:extent cx="2586990" cy="620395"/>
            <wp:effectExtent l="0" t="0" r="3810" b="825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m logo standaard vis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6990" cy="620395"/>
                    </a:xfrm>
                    <a:prstGeom prst="rect">
                      <a:avLst/>
                    </a:prstGeom>
                  </pic:spPr>
                </pic:pic>
              </a:graphicData>
            </a:graphic>
            <wp14:sizeRelH relativeFrom="page">
              <wp14:pctWidth>0</wp14:pctWidth>
            </wp14:sizeRelH>
            <wp14:sizeRelV relativeFrom="page">
              <wp14:pctHeight>0</wp14:pctHeight>
            </wp14:sizeRelV>
          </wp:anchor>
        </w:drawing>
      </w:r>
    </w:p>
    <w:p w14:paraId="38E32265" w14:textId="77777777" w:rsidR="00EA0C76" w:rsidRPr="003012CB" w:rsidRDefault="00EA0C76" w:rsidP="00EA0C76">
      <w:pPr>
        <w:rPr>
          <w:rFonts w:ascii="Corbel" w:hAnsi="Corbel"/>
          <w:sz w:val="22"/>
          <w:szCs w:val="22"/>
        </w:rPr>
      </w:pPr>
    </w:p>
    <w:p w14:paraId="38E32266" w14:textId="77777777" w:rsidR="00EA0C76" w:rsidRPr="003012CB" w:rsidRDefault="00EA0C76" w:rsidP="00EA0C76">
      <w:pPr>
        <w:rPr>
          <w:rFonts w:ascii="Corbel" w:hAnsi="Corbel"/>
          <w:sz w:val="22"/>
          <w:szCs w:val="22"/>
        </w:rPr>
      </w:pPr>
    </w:p>
    <w:p w14:paraId="38E32267" w14:textId="77777777" w:rsidR="00EA0C76" w:rsidRPr="003012CB" w:rsidRDefault="00EA0C76" w:rsidP="00EA0C76">
      <w:pPr>
        <w:rPr>
          <w:rFonts w:ascii="Corbel" w:hAnsi="Corbel"/>
          <w:sz w:val="22"/>
          <w:szCs w:val="22"/>
        </w:rPr>
      </w:pPr>
    </w:p>
    <w:p w14:paraId="38E32268" w14:textId="77777777" w:rsidR="00EA0C76" w:rsidRPr="003012CB" w:rsidRDefault="00EA0C76" w:rsidP="00EA0C76">
      <w:pPr>
        <w:rPr>
          <w:rFonts w:ascii="Corbel" w:hAnsi="Corbel"/>
          <w:sz w:val="22"/>
          <w:szCs w:val="22"/>
        </w:rPr>
      </w:pPr>
    </w:p>
    <w:p w14:paraId="38E32269" w14:textId="77777777" w:rsidR="00EA0C76" w:rsidRPr="003012CB" w:rsidRDefault="00EA0C76" w:rsidP="00EA0C76">
      <w:pPr>
        <w:rPr>
          <w:rFonts w:ascii="Corbel" w:hAnsi="Corbel"/>
          <w:sz w:val="22"/>
          <w:szCs w:val="22"/>
        </w:rPr>
      </w:pPr>
    </w:p>
    <w:p w14:paraId="38E3226A" w14:textId="77777777" w:rsidR="00EA0C76" w:rsidRPr="003012CB" w:rsidRDefault="00EA0C76" w:rsidP="00EA0C76">
      <w:pPr>
        <w:rPr>
          <w:rFonts w:ascii="Corbel" w:hAnsi="Corbel"/>
          <w:sz w:val="22"/>
          <w:szCs w:val="22"/>
        </w:rPr>
      </w:pPr>
    </w:p>
    <w:p w14:paraId="38E3226B" w14:textId="77777777" w:rsidR="00EA0C76" w:rsidRPr="003012CB" w:rsidRDefault="00EA0C76" w:rsidP="00EA0C76">
      <w:pPr>
        <w:rPr>
          <w:rFonts w:ascii="Corbel" w:hAnsi="Corbel"/>
          <w:sz w:val="22"/>
          <w:szCs w:val="22"/>
        </w:rPr>
      </w:pPr>
    </w:p>
    <w:p w14:paraId="38E3226C" w14:textId="77777777" w:rsidR="00D24D5E" w:rsidRPr="003012CB" w:rsidRDefault="00D24D5E" w:rsidP="00EA0C76">
      <w:pPr>
        <w:rPr>
          <w:rFonts w:ascii="Corbel" w:hAnsi="Corbel"/>
          <w:sz w:val="22"/>
          <w:szCs w:val="22"/>
        </w:rPr>
      </w:pPr>
    </w:p>
    <w:p w14:paraId="38E3226D" w14:textId="77777777" w:rsidR="00EA0C76" w:rsidRPr="003012CB" w:rsidRDefault="00EA0C76" w:rsidP="00EA0C76">
      <w:pPr>
        <w:rPr>
          <w:rFonts w:ascii="Corbel" w:hAnsi="Corbel"/>
          <w:sz w:val="22"/>
          <w:szCs w:val="22"/>
        </w:rPr>
      </w:pPr>
    </w:p>
    <w:p w14:paraId="38E3226E" w14:textId="77777777" w:rsidR="00EA0C76" w:rsidRPr="003012CB" w:rsidRDefault="00EA0C76" w:rsidP="00EA0C76">
      <w:pPr>
        <w:rPr>
          <w:rFonts w:ascii="Corbel" w:hAnsi="Corbel"/>
          <w:sz w:val="22"/>
          <w:szCs w:val="22"/>
        </w:rPr>
      </w:pPr>
    </w:p>
    <w:p w14:paraId="38E3226F" w14:textId="77777777" w:rsidR="00EA0C76" w:rsidRPr="003012CB" w:rsidRDefault="00EA0C76" w:rsidP="00EA0C76">
      <w:pPr>
        <w:rPr>
          <w:rFonts w:ascii="Corbel" w:hAnsi="Corbel"/>
          <w:sz w:val="22"/>
          <w:szCs w:val="22"/>
        </w:rPr>
      </w:pPr>
    </w:p>
    <w:p w14:paraId="38E32270" w14:textId="77777777" w:rsidR="00EA0C76" w:rsidRPr="003012CB" w:rsidRDefault="00EA0C76" w:rsidP="00EA0C76">
      <w:pPr>
        <w:rPr>
          <w:rFonts w:ascii="Corbel" w:hAnsi="Corbel"/>
          <w:sz w:val="22"/>
          <w:szCs w:val="22"/>
        </w:rPr>
      </w:pPr>
    </w:p>
    <w:p w14:paraId="38E32271" w14:textId="77777777" w:rsidR="00EA0C76" w:rsidRPr="003012CB" w:rsidRDefault="00EA0C76" w:rsidP="00EA0C76">
      <w:pPr>
        <w:rPr>
          <w:rFonts w:ascii="Corbel" w:hAnsi="Corbel"/>
          <w:sz w:val="22"/>
          <w:szCs w:val="22"/>
        </w:rPr>
      </w:pPr>
    </w:p>
    <w:p w14:paraId="38E32272" w14:textId="77777777" w:rsidR="00EA0C76" w:rsidRPr="003012CB" w:rsidRDefault="00EA0C76" w:rsidP="00EA0C76">
      <w:pPr>
        <w:rPr>
          <w:rFonts w:ascii="Corbel" w:hAnsi="Corbel"/>
          <w:sz w:val="22"/>
          <w:szCs w:val="22"/>
        </w:rPr>
      </w:pPr>
    </w:p>
    <w:p w14:paraId="38E32273" w14:textId="77777777" w:rsidR="00EA0C76" w:rsidRPr="003012CB" w:rsidRDefault="00EA0C76" w:rsidP="00EA0C76">
      <w:pPr>
        <w:rPr>
          <w:rFonts w:ascii="Corbel" w:hAnsi="Corbel"/>
          <w:sz w:val="22"/>
          <w:szCs w:val="22"/>
        </w:rPr>
      </w:pPr>
    </w:p>
    <w:p w14:paraId="38E32274" w14:textId="77777777" w:rsidR="00EA0C76" w:rsidRPr="003012CB" w:rsidRDefault="00EA0C76" w:rsidP="00EA0C76">
      <w:pPr>
        <w:rPr>
          <w:rFonts w:ascii="Corbel" w:hAnsi="Corbel"/>
          <w:sz w:val="22"/>
          <w:szCs w:val="22"/>
        </w:rPr>
      </w:pPr>
    </w:p>
    <w:p w14:paraId="38E32275" w14:textId="77777777" w:rsidR="00EA0C76" w:rsidRPr="003012CB" w:rsidRDefault="00EA0C76" w:rsidP="00EA0C76">
      <w:pPr>
        <w:rPr>
          <w:rFonts w:ascii="Corbel" w:hAnsi="Corbel"/>
          <w:sz w:val="22"/>
          <w:szCs w:val="22"/>
        </w:rPr>
      </w:pPr>
    </w:p>
    <w:p w14:paraId="38E32276" w14:textId="77777777" w:rsidR="00EA0C76" w:rsidRPr="003012CB" w:rsidRDefault="00EA0C76" w:rsidP="00EA0C76">
      <w:pPr>
        <w:rPr>
          <w:rFonts w:ascii="Corbel" w:hAnsi="Corbel"/>
          <w:sz w:val="22"/>
          <w:szCs w:val="22"/>
        </w:rPr>
      </w:pPr>
    </w:p>
    <w:p w14:paraId="38E32277" w14:textId="7D81BB7E" w:rsidR="00EA0C76" w:rsidRPr="003012CB" w:rsidRDefault="00EA0C76" w:rsidP="00EA0C76">
      <w:pPr>
        <w:rPr>
          <w:rFonts w:ascii="Corbel" w:hAnsi="Corbel"/>
          <w:b/>
          <w:sz w:val="32"/>
          <w:szCs w:val="32"/>
        </w:rPr>
      </w:pPr>
      <w:r w:rsidRPr="003012CB">
        <w:rPr>
          <w:rFonts w:ascii="Corbel" w:hAnsi="Corbel"/>
          <w:b/>
          <w:sz w:val="32"/>
          <w:szCs w:val="32"/>
        </w:rPr>
        <w:t>Leidraad VISI-systematiek versie 1.</w:t>
      </w:r>
      <w:r w:rsidR="00747769" w:rsidRPr="003012CB">
        <w:rPr>
          <w:rFonts w:ascii="Corbel" w:hAnsi="Corbel"/>
          <w:b/>
          <w:sz w:val="32"/>
          <w:szCs w:val="32"/>
        </w:rPr>
        <w:t xml:space="preserve">6 </w:t>
      </w:r>
      <w:del w:id="1" w:author="Willems, P.H. (Peter)" w:date="2019-03-26T09:53:00Z">
        <w:r w:rsidR="00747769" w:rsidRPr="003012CB" w:rsidDel="00A21376">
          <w:rPr>
            <w:rFonts w:ascii="Corbel" w:hAnsi="Corbel"/>
            <w:b/>
            <w:sz w:val="32"/>
            <w:szCs w:val="32"/>
            <w:highlight w:val="red"/>
          </w:rPr>
          <w:delText>&gt;&gt;&gt;nog actualiseren!!&lt;&lt;&lt;</w:delText>
        </w:r>
      </w:del>
    </w:p>
    <w:p w14:paraId="38E32278" w14:textId="77777777" w:rsidR="00645BE3" w:rsidRPr="003012CB" w:rsidRDefault="00645BE3" w:rsidP="00EA0C76">
      <w:pPr>
        <w:rPr>
          <w:rFonts w:ascii="Corbel" w:hAnsi="Corbel"/>
          <w:b/>
          <w:sz w:val="32"/>
          <w:szCs w:val="32"/>
        </w:rPr>
      </w:pPr>
    </w:p>
    <w:p w14:paraId="38E32279" w14:textId="77777777" w:rsidR="00EA0C76" w:rsidRPr="003012CB" w:rsidRDefault="00EA0C76" w:rsidP="00645BE3">
      <w:pPr>
        <w:pBdr>
          <w:top w:val="single" w:sz="4" w:space="1" w:color="auto"/>
          <w:left w:val="single" w:sz="4" w:space="4" w:color="auto"/>
          <w:bottom w:val="single" w:sz="4" w:space="1" w:color="auto"/>
          <w:right w:val="single" w:sz="4" w:space="4" w:color="auto"/>
        </w:pBdr>
        <w:rPr>
          <w:rFonts w:ascii="Corbel" w:hAnsi="Corbel"/>
          <w:b/>
          <w:sz w:val="32"/>
          <w:szCs w:val="32"/>
        </w:rPr>
      </w:pPr>
      <w:r w:rsidRPr="003012CB">
        <w:rPr>
          <w:rFonts w:ascii="Corbel" w:hAnsi="Corbel"/>
          <w:b/>
          <w:sz w:val="32"/>
          <w:szCs w:val="32"/>
        </w:rPr>
        <w:t xml:space="preserve">Bijlage </w:t>
      </w:r>
      <w:r w:rsidR="00BC6590" w:rsidRPr="003012CB">
        <w:rPr>
          <w:rFonts w:ascii="Corbel" w:hAnsi="Corbel"/>
          <w:b/>
          <w:sz w:val="32"/>
          <w:szCs w:val="32"/>
        </w:rPr>
        <w:t>6</w:t>
      </w:r>
    </w:p>
    <w:p w14:paraId="38E3227A" w14:textId="77777777" w:rsidR="00EA0C76" w:rsidRPr="003012CB" w:rsidRDefault="00EA0C76" w:rsidP="00645BE3">
      <w:pPr>
        <w:pBdr>
          <w:top w:val="single" w:sz="4" w:space="1" w:color="auto"/>
          <w:left w:val="single" w:sz="4" w:space="4" w:color="auto"/>
          <w:bottom w:val="single" w:sz="4" w:space="1" w:color="auto"/>
          <w:right w:val="single" w:sz="4" w:space="4" w:color="auto"/>
        </w:pBdr>
        <w:rPr>
          <w:rFonts w:ascii="Corbel" w:hAnsi="Corbel"/>
          <w:b/>
          <w:sz w:val="32"/>
          <w:szCs w:val="32"/>
        </w:rPr>
      </w:pPr>
      <w:r w:rsidRPr="003012CB">
        <w:rPr>
          <w:rFonts w:ascii="Corbel" w:hAnsi="Corbel"/>
          <w:b/>
          <w:sz w:val="32"/>
          <w:szCs w:val="32"/>
        </w:rPr>
        <w:t>VISI-</w:t>
      </w:r>
      <w:r w:rsidR="00BC6590" w:rsidRPr="003012CB">
        <w:rPr>
          <w:rFonts w:ascii="Corbel" w:hAnsi="Corbel"/>
          <w:b/>
          <w:sz w:val="32"/>
          <w:szCs w:val="32"/>
        </w:rPr>
        <w:t>Metaraamwerk</w:t>
      </w:r>
    </w:p>
    <w:p w14:paraId="38E3227B" w14:textId="77777777" w:rsidR="004736BA" w:rsidRPr="003012CB" w:rsidRDefault="004736BA" w:rsidP="00EA0C76">
      <w:pPr>
        <w:rPr>
          <w:rFonts w:ascii="Corbel" w:hAnsi="Corbel"/>
          <w:b/>
          <w:sz w:val="32"/>
          <w:szCs w:val="32"/>
        </w:rPr>
      </w:pPr>
    </w:p>
    <w:p w14:paraId="38E3227C" w14:textId="77777777" w:rsidR="001570F7" w:rsidRPr="003012CB" w:rsidRDefault="001570F7" w:rsidP="00EA0C76">
      <w:pPr>
        <w:rPr>
          <w:rFonts w:ascii="Corbel" w:hAnsi="Corbel"/>
          <w:b/>
          <w:sz w:val="32"/>
          <w:szCs w:val="32"/>
        </w:rPr>
      </w:pPr>
      <w:r w:rsidRPr="003012CB">
        <w:rPr>
          <w:rFonts w:ascii="Corbel" w:hAnsi="Corbel"/>
          <w:b/>
          <w:sz w:val="32"/>
          <w:szCs w:val="32"/>
        </w:rPr>
        <w:t>Normatief</w:t>
      </w:r>
    </w:p>
    <w:p w14:paraId="38E3227D" w14:textId="77777777" w:rsidR="00EA0C76" w:rsidRPr="003012CB" w:rsidRDefault="00EA0C76" w:rsidP="00EA0C76">
      <w:pPr>
        <w:rPr>
          <w:rFonts w:ascii="Corbel" w:hAnsi="Corbel"/>
          <w:b/>
          <w:sz w:val="32"/>
          <w:szCs w:val="32"/>
        </w:rPr>
      </w:pPr>
    </w:p>
    <w:p w14:paraId="38E3227E" w14:textId="77777777" w:rsidR="00D24D5E" w:rsidRPr="003012CB" w:rsidRDefault="00D24D5E" w:rsidP="006303B0">
      <w:pPr>
        <w:tabs>
          <w:tab w:val="left" w:pos="1701"/>
          <w:tab w:val="left" w:pos="4253"/>
        </w:tabs>
        <w:rPr>
          <w:rFonts w:ascii="Corbel" w:hAnsi="Corbel"/>
          <w:sz w:val="22"/>
          <w:szCs w:val="22"/>
        </w:rPr>
      </w:pPr>
    </w:p>
    <w:p w14:paraId="38E3227F" w14:textId="77777777" w:rsidR="005C1EB5" w:rsidRPr="003012CB" w:rsidRDefault="005C1EB5" w:rsidP="006303B0">
      <w:pPr>
        <w:tabs>
          <w:tab w:val="left" w:pos="1701"/>
          <w:tab w:val="left" w:pos="4253"/>
        </w:tabs>
        <w:rPr>
          <w:rFonts w:ascii="Corbel" w:hAnsi="Corbel"/>
          <w:sz w:val="22"/>
          <w:szCs w:val="22"/>
        </w:rPr>
      </w:pPr>
      <w:r w:rsidRPr="003012CB">
        <w:rPr>
          <w:rFonts w:ascii="Corbel" w:hAnsi="Corbel"/>
          <w:sz w:val="22"/>
          <w:szCs w:val="22"/>
        </w:rPr>
        <w:t>Documentversie:</w:t>
      </w:r>
      <w:r w:rsidRPr="003012CB">
        <w:rPr>
          <w:rFonts w:ascii="Corbel" w:hAnsi="Corbel"/>
          <w:sz w:val="22"/>
          <w:szCs w:val="22"/>
        </w:rPr>
        <w:tab/>
      </w:r>
      <w:r w:rsidR="003012CB" w:rsidRPr="003012CB">
        <w:rPr>
          <w:rFonts w:ascii="Corbel" w:hAnsi="Corbel"/>
          <w:sz w:val="22"/>
          <w:szCs w:val="22"/>
        </w:rPr>
        <w:t>1.2</w:t>
      </w:r>
    </w:p>
    <w:p w14:paraId="38E32280" w14:textId="5167097F" w:rsidR="00EA0C76" w:rsidRPr="003012CB" w:rsidRDefault="00EA0C76" w:rsidP="006303B0">
      <w:pPr>
        <w:tabs>
          <w:tab w:val="left" w:pos="1701"/>
          <w:tab w:val="left" w:pos="4253"/>
        </w:tabs>
        <w:rPr>
          <w:rFonts w:ascii="Corbel" w:hAnsi="Corbel"/>
          <w:sz w:val="22"/>
          <w:szCs w:val="22"/>
        </w:rPr>
      </w:pPr>
      <w:r w:rsidRPr="003012CB">
        <w:rPr>
          <w:rFonts w:ascii="Corbel" w:hAnsi="Corbel"/>
          <w:sz w:val="22"/>
          <w:szCs w:val="22"/>
        </w:rPr>
        <w:t>Datum:</w:t>
      </w:r>
      <w:r w:rsidRPr="003012CB">
        <w:rPr>
          <w:rFonts w:ascii="Corbel" w:hAnsi="Corbel"/>
          <w:sz w:val="22"/>
          <w:szCs w:val="22"/>
        </w:rPr>
        <w:tab/>
      </w:r>
      <w:del w:id="2" w:author="Willems, P.H. (Peter)" w:date="2019-03-26T09:53:00Z">
        <w:r w:rsidR="003012CB" w:rsidRPr="003012CB" w:rsidDel="00A21376">
          <w:rPr>
            <w:rFonts w:ascii="Corbel" w:hAnsi="Corbel"/>
            <w:sz w:val="22"/>
            <w:szCs w:val="22"/>
          </w:rPr>
          <w:delText>5 december 2016</w:delText>
        </w:r>
      </w:del>
      <w:ins w:id="3" w:author="Willems, P.H. (Peter)" w:date="2019-03-26T09:53:00Z">
        <w:r w:rsidR="00A21376">
          <w:rPr>
            <w:rFonts w:ascii="Corbel" w:hAnsi="Corbel"/>
            <w:sz w:val="22"/>
            <w:szCs w:val="22"/>
          </w:rPr>
          <w:t>april 2019</w:t>
        </w:r>
      </w:ins>
    </w:p>
    <w:p w14:paraId="38E32281" w14:textId="25BEADC1" w:rsidR="00EA0C76" w:rsidRPr="003012CB" w:rsidRDefault="00EA0C76" w:rsidP="006303B0">
      <w:pPr>
        <w:tabs>
          <w:tab w:val="left" w:pos="1701"/>
          <w:tab w:val="left" w:pos="4253"/>
        </w:tabs>
        <w:rPr>
          <w:rFonts w:ascii="Corbel" w:hAnsi="Corbel"/>
          <w:sz w:val="22"/>
          <w:szCs w:val="22"/>
        </w:rPr>
      </w:pPr>
      <w:r w:rsidRPr="003012CB">
        <w:rPr>
          <w:rFonts w:ascii="Corbel" w:hAnsi="Corbel"/>
          <w:sz w:val="22"/>
          <w:szCs w:val="22"/>
        </w:rPr>
        <w:t>Status:</w:t>
      </w:r>
      <w:r w:rsidRPr="003012CB">
        <w:rPr>
          <w:rFonts w:ascii="Corbel" w:hAnsi="Corbel"/>
          <w:sz w:val="22"/>
          <w:szCs w:val="22"/>
        </w:rPr>
        <w:tab/>
      </w:r>
      <w:del w:id="4" w:author="Willems, P.H. (Peter)" w:date="2019-03-26T09:53:00Z">
        <w:r w:rsidR="003012CB" w:rsidRPr="003012CB" w:rsidDel="00A21376">
          <w:rPr>
            <w:rFonts w:ascii="Corbel" w:hAnsi="Corbel"/>
            <w:sz w:val="22"/>
            <w:szCs w:val="22"/>
          </w:rPr>
          <w:delText>Concept</w:delText>
        </w:r>
      </w:del>
      <w:ins w:id="5" w:author="Willems, P.H. (Peter)" w:date="2019-03-26T09:53:00Z">
        <w:r w:rsidR="00A21376">
          <w:rPr>
            <w:rFonts w:ascii="Corbel" w:hAnsi="Corbel"/>
            <w:sz w:val="22"/>
            <w:szCs w:val="22"/>
          </w:rPr>
          <w:t>Definitief</w:t>
        </w:r>
      </w:ins>
    </w:p>
    <w:p w14:paraId="38E32282" w14:textId="77777777" w:rsidR="00EA0C76" w:rsidRPr="003012CB" w:rsidRDefault="00EA0C76" w:rsidP="00EA0C76">
      <w:pPr>
        <w:tabs>
          <w:tab w:val="right" w:pos="3969"/>
          <w:tab w:val="left" w:pos="4253"/>
        </w:tabs>
        <w:rPr>
          <w:rFonts w:ascii="Corbel" w:hAnsi="Corbel"/>
          <w:sz w:val="22"/>
          <w:szCs w:val="22"/>
        </w:rPr>
      </w:pPr>
    </w:p>
    <w:p w14:paraId="38E32283" w14:textId="77777777" w:rsidR="007E7AE5" w:rsidRPr="003012CB" w:rsidRDefault="007E7AE5" w:rsidP="00EA0C76">
      <w:pPr>
        <w:tabs>
          <w:tab w:val="right" w:pos="3969"/>
          <w:tab w:val="left" w:pos="4253"/>
        </w:tabs>
        <w:rPr>
          <w:rFonts w:ascii="Corbel" w:hAnsi="Corbel"/>
          <w:sz w:val="22"/>
          <w:szCs w:val="22"/>
        </w:rPr>
      </w:pPr>
    </w:p>
    <w:p w14:paraId="38E32284" w14:textId="77777777" w:rsidR="007E7AE5" w:rsidRPr="003012CB" w:rsidRDefault="007E7AE5" w:rsidP="00EA0C76">
      <w:pPr>
        <w:tabs>
          <w:tab w:val="right" w:pos="3969"/>
          <w:tab w:val="left" w:pos="4253"/>
        </w:tabs>
        <w:rPr>
          <w:rFonts w:ascii="Corbel" w:hAnsi="Corbel"/>
          <w:sz w:val="22"/>
          <w:szCs w:val="22"/>
        </w:rPr>
      </w:pPr>
    </w:p>
    <w:p w14:paraId="38E32285" w14:textId="77777777" w:rsidR="00EA0C76" w:rsidRPr="003012CB" w:rsidRDefault="00EA0C76" w:rsidP="00EA0C76">
      <w:pPr>
        <w:tabs>
          <w:tab w:val="left" w:pos="3402"/>
          <w:tab w:val="left" w:pos="4253"/>
        </w:tabs>
        <w:rPr>
          <w:rFonts w:ascii="Corbel" w:hAnsi="Corbel"/>
          <w:sz w:val="22"/>
          <w:szCs w:val="22"/>
        </w:rPr>
      </w:pPr>
    </w:p>
    <w:p w14:paraId="38E32286" w14:textId="77777777" w:rsidR="00EA0C76" w:rsidRPr="003012CB" w:rsidRDefault="00EA0C76" w:rsidP="00EA0C76">
      <w:pPr>
        <w:rPr>
          <w:rFonts w:ascii="Corbel" w:hAnsi="Corbel"/>
          <w:sz w:val="22"/>
          <w:szCs w:val="22"/>
        </w:rPr>
        <w:sectPr w:rsidR="00EA0C76" w:rsidRPr="003012CB" w:rsidSect="00EA0C76">
          <w:footerReference w:type="default" r:id="rId9"/>
          <w:type w:val="continuous"/>
          <w:pgSz w:w="11906" w:h="16838"/>
          <w:pgMar w:top="1702" w:right="1133" w:bottom="1417" w:left="1701" w:header="708" w:footer="708" w:gutter="0"/>
          <w:cols w:space="708"/>
          <w:docGrid w:linePitch="360"/>
        </w:sectPr>
      </w:pPr>
    </w:p>
    <w:p w14:paraId="38E32287" w14:textId="77777777" w:rsidR="00EA0C76" w:rsidRPr="003012CB" w:rsidRDefault="00EA0C76" w:rsidP="00EA0C76">
      <w:pPr>
        <w:rPr>
          <w:rFonts w:ascii="Corbel" w:hAnsi="Corbel"/>
          <w:sz w:val="22"/>
          <w:szCs w:val="22"/>
        </w:rPr>
      </w:pPr>
    </w:p>
    <w:p w14:paraId="38E32288" w14:textId="77777777" w:rsidR="00EA0C76" w:rsidRPr="003012CB" w:rsidRDefault="00EA0C76" w:rsidP="00EA0C76">
      <w:pPr>
        <w:rPr>
          <w:rFonts w:ascii="Corbel" w:hAnsi="Corbel"/>
          <w:sz w:val="22"/>
          <w:szCs w:val="22"/>
        </w:rPr>
      </w:pPr>
    </w:p>
    <w:p w14:paraId="38E32289" w14:textId="77777777" w:rsidR="00EA0C76" w:rsidRPr="003012CB" w:rsidRDefault="00EA0C76" w:rsidP="00EA0C76">
      <w:pPr>
        <w:rPr>
          <w:rFonts w:ascii="Corbel" w:hAnsi="Corbel"/>
          <w:sz w:val="22"/>
          <w:szCs w:val="22"/>
        </w:rPr>
      </w:pPr>
    </w:p>
    <w:p w14:paraId="38E3228A" w14:textId="77777777" w:rsidR="00EA0C76" w:rsidRPr="003012CB" w:rsidRDefault="00EA0C76" w:rsidP="00EA0C76">
      <w:pPr>
        <w:rPr>
          <w:rFonts w:ascii="Corbel" w:hAnsi="Corbel"/>
          <w:sz w:val="22"/>
          <w:szCs w:val="22"/>
        </w:rPr>
      </w:pPr>
    </w:p>
    <w:p w14:paraId="38E3228B" w14:textId="77777777" w:rsidR="00EA0C76" w:rsidRPr="003012CB" w:rsidRDefault="00EA0C76" w:rsidP="00EA0C76">
      <w:pPr>
        <w:rPr>
          <w:rFonts w:ascii="Corbel" w:hAnsi="Corbel"/>
          <w:sz w:val="22"/>
          <w:szCs w:val="22"/>
        </w:rPr>
      </w:pPr>
    </w:p>
    <w:p w14:paraId="38E3228C" w14:textId="77777777" w:rsidR="00EA0C76" w:rsidRPr="003012CB" w:rsidRDefault="00EA0C76" w:rsidP="00EA0C76">
      <w:pPr>
        <w:rPr>
          <w:rFonts w:ascii="Corbel" w:hAnsi="Corbel"/>
          <w:sz w:val="22"/>
          <w:szCs w:val="22"/>
        </w:rPr>
      </w:pPr>
    </w:p>
    <w:p w14:paraId="38E3228D" w14:textId="77777777" w:rsidR="00EA0C76" w:rsidRPr="003012CB" w:rsidRDefault="00EA0C76" w:rsidP="00EA0C76">
      <w:pPr>
        <w:rPr>
          <w:rFonts w:ascii="Corbel" w:hAnsi="Corbel"/>
          <w:sz w:val="22"/>
          <w:szCs w:val="22"/>
        </w:rPr>
      </w:pPr>
    </w:p>
    <w:p w14:paraId="38E3228E" w14:textId="77777777" w:rsidR="00EA0C76" w:rsidRPr="003012CB" w:rsidRDefault="00EA0C76" w:rsidP="00EA0C76">
      <w:pPr>
        <w:rPr>
          <w:rFonts w:ascii="Corbel" w:hAnsi="Corbel"/>
          <w:sz w:val="22"/>
          <w:szCs w:val="22"/>
        </w:rPr>
      </w:pPr>
    </w:p>
    <w:p w14:paraId="38E3228F" w14:textId="77777777" w:rsidR="00EA0C76" w:rsidRPr="003012CB" w:rsidRDefault="00EA0C76" w:rsidP="00EA0C76">
      <w:pPr>
        <w:rPr>
          <w:rFonts w:ascii="Corbel" w:hAnsi="Corbel"/>
          <w:sz w:val="22"/>
          <w:szCs w:val="22"/>
        </w:rPr>
      </w:pPr>
    </w:p>
    <w:p w14:paraId="38E32290" w14:textId="77777777" w:rsidR="00EA0C76" w:rsidRPr="003012CB" w:rsidRDefault="00EA0C76" w:rsidP="00EA0C76">
      <w:pPr>
        <w:rPr>
          <w:rFonts w:ascii="Corbel" w:hAnsi="Corbel"/>
          <w:sz w:val="22"/>
          <w:szCs w:val="22"/>
        </w:rPr>
      </w:pPr>
    </w:p>
    <w:p w14:paraId="38E32291" w14:textId="77777777" w:rsidR="00EA0C76" w:rsidRPr="003012CB" w:rsidRDefault="00EA0C76" w:rsidP="00EA0C76">
      <w:pPr>
        <w:rPr>
          <w:rFonts w:ascii="Corbel" w:hAnsi="Corbel"/>
          <w:sz w:val="22"/>
          <w:szCs w:val="22"/>
        </w:rPr>
      </w:pPr>
    </w:p>
    <w:p w14:paraId="38E32292" w14:textId="77777777" w:rsidR="00EA0C76" w:rsidRPr="003012CB" w:rsidRDefault="00EA0C76" w:rsidP="00EA0C76">
      <w:pPr>
        <w:rPr>
          <w:rFonts w:ascii="Corbel" w:hAnsi="Corbel"/>
          <w:sz w:val="22"/>
          <w:szCs w:val="22"/>
        </w:rPr>
      </w:pPr>
    </w:p>
    <w:p w14:paraId="38E32293" w14:textId="77777777" w:rsidR="00EA0C76" w:rsidRPr="003012CB" w:rsidRDefault="00EA0C76" w:rsidP="00EA0C76">
      <w:pPr>
        <w:rPr>
          <w:rFonts w:ascii="Corbel" w:hAnsi="Corbel"/>
          <w:sz w:val="22"/>
          <w:szCs w:val="22"/>
        </w:rPr>
      </w:pPr>
    </w:p>
    <w:p w14:paraId="38E32294" w14:textId="77777777" w:rsidR="00EA0C76" w:rsidRPr="003012CB" w:rsidRDefault="00EA0C76" w:rsidP="00EA0C76">
      <w:pPr>
        <w:rPr>
          <w:rFonts w:ascii="Corbel" w:hAnsi="Corbel"/>
          <w:sz w:val="22"/>
          <w:szCs w:val="22"/>
        </w:rPr>
      </w:pPr>
    </w:p>
    <w:p w14:paraId="38E32295" w14:textId="77777777" w:rsidR="00EA0C76" w:rsidRPr="003012CB" w:rsidRDefault="00EA0C76" w:rsidP="00EA0C76">
      <w:pPr>
        <w:rPr>
          <w:rFonts w:ascii="Corbel" w:hAnsi="Corbel"/>
          <w:sz w:val="22"/>
          <w:szCs w:val="22"/>
        </w:rPr>
      </w:pPr>
    </w:p>
    <w:p w14:paraId="38E32296" w14:textId="77777777" w:rsidR="00EA0C76" w:rsidRPr="003012CB" w:rsidRDefault="00EA0C76" w:rsidP="00EA0C76">
      <w:pPr>
        <w:rPr>
          <w:rFonts w:ascii="Corbel" w:hAnsi="Corbel"/>
          <w:sz w:val="22"/>
          <w:szCs w:val="22"/>
        </w:rPr>
      </w:pPr>
    </w:p>
    <w:p w14:paraId="38E32297" w14:textId="77777777" w:rsidR="00EA0C76" w:rsidRPr="003012CB" w:rsidRDefault="00EA0C76" w:rsidP="00EA0C76">
      <w:pPr>
        <w:rPr>
          <w:rFonts w:ascii="Corbel" w:hAnsi="Corbel"/>
          <w:sz w:val="22"/>
          <w:szCs w:val="22"/>
        </w:rPr>
      </w:pPr>
    </w:p>
    <w:p w14:paraId="38E32298" w14:textId="77777777" w:rsidR="00EA0C76" w:rsidRPr="003012CB" w:rsidRDefault="00EA0C76" w:rsidP="00EA0C76">
      <w:pPr>
        <w:rPr>
          <w:rFonts w:ascii="Corbel" w:hAnsi="Corbel"/>
          <w:sz w:val="22"/>
          <w:szCs w:val="22"/>
        </w:rPr>
      </w:pPr>
    </w:p>
    <w:p w14:paraId="38E32299" w14:textId="77777777" w:rsidR="00EA0C76" w:rsidRPr="003012CB" w:rsidRDefault="00EA0C76" w:rsidP="00EA0C76">
      <w:pPr>
        <w:rPr>
          <w:rFonts w:ascii="Corbel" w:hAnsi="Corbel"/>
          <w:sz w:val="22"/>
          <w:szCs w:val="22"/>
        </w:rPr>
      </w:pPr>
    </w:p>
    <w:p w14:paraId="38E3229A" w14:textId="77777777" w:rsidR="00EA0C76" w:rsidRPr="003012CB" w:rsidRDefault="00EA0C76" w:rsidP="00EA0C76">
      <w:pPr>
        <w:rPr>
          <w:rFonts w:ascii="Corbel" w:hAnsi="Corbel"/>
          <w:sz w:val="22"/>
          <w:szCs w:val="22"/>
        </w:rPr>
      </w:pPr>
    </w:p>
    <w:p w14:paraId="38E3229B" w14:textId="77777777" w:rsidR="00EA0C76" w:rsidRPr="003012CB" w:rsidRDefault="00EA0C76" w:rsidP="00EA0C76">
      <w:pPr>
        <w:rPr>
          <w:rFonts w:ascii="Corbel" w:hAnsi="Corbel"/>
          <w:sz w:val="22"/>
          <w:szCs w:val="22"/>
        </w:rPr>
      </w:pPr>
    </w:p>
    <w:p w14:paraId="38E3229C" w14:textId="77777777" w:rsidR="00EA0C76" w:rsidRPr="003012CB" w:rsidRDefault="00EA0C76" w:rsidP="00EA0C76">
      <w:pPr>
        <w:rPr>
          <w:rFonts w:ascii="Corbel" w:hAnsi="Corbel"/>
          <w:sz w:val="22"/>
          <w:szCs w:val="22"/>
        </w:rPr>
      </w:pPr>
    </w:p>
    <w:p w14:paraId="38E3229D" w14:textId="77777777" w:rsidR="00EA0C76" w:rsidRPr="003012CB" w:rsidRDefault="00EA0C76" w:rsidP="00EA0C76">
      <w:pPr>
        <w:rPr>
          <w:rFonts w:ascii="Corbel" w:hAnsi="Corbel"/>
          <w:sz w:val="22"/>
          <w:szCs w:val="22"/>
        </w:rPr>
      </w:pPr>
    </w:p>
    <w:p w14:paraId="38E3229E" w14:textId="77777777" w:rsidR="00EA0C76" w:rsidRPr="003012CB" w:rsidRDefault="00EA0C76" w:rsidP="00EA0C76">
      <w:pPr>
        <w:rPr>
          <w:rFonts w:ascii="Corbel" w:hAnsi="Corbel"/>
          <w:sz w:val="22"/>
          <w:szCs w:val="22"/>
        </w:rPr>
      </w:pPr>
    </w:p>
    <w:p w14:paraId="38E3229F" w14:textId="77777777" w:rsidR="00EA0C76" w:rsidRPr="003012CB" w:rsidRDefault="00EA0C76" w:rsidP="00EA0C76">
      <w:pPr>
        <w:rPr>
          <w:rFonts w:ascii="Corbel" w:hAnsi="Corbel"/>
          <w:sz w:val="22"/>
          <w:szCs w:val="22"/>
        </w:rPr>
      </w:pPr>
    </w:p>
    <w:p w14:paraId="38E322A0" w14:textId="77777777" w:rsidR="00EA0C76" w:rsidRPr="003012CB" w:rsidRDefault="00EA0C76" w:rsidP="00EA0C76">
      <w:pPr>
        <w:rPr>
          <w:rFonts w:ascii="Corbel" w:hAnsi="Corbel"/>
          <w:sz w:val="22"/>
          <w:szCs w:val="22"/>
        </w:rPr>
      </w:pPr>
    </w:p>
    <w:p w14:paraId="38E322A1" w14:textId="77777777" w:rsidR="00EA0C76" w:rsidRPr="003012CB" w:rsidRDefault="00EA0C76" w:rsidP="00EA0C76">
      <w:pPr>
        <w:rPr>
          <w:rFonts w:ascii="Corbel" w:hAnsi="Corbel"/>
          <w:sz w:val="22"/>
          <w:szCs w:val="22"/>
        </w:rPr>
      </w:pPr>
    </w:p>
    <w:p w14:paraId="38E322A2" w14:textId="77777777" w:rsidR="00EA0C76" w:rsidRPr="003012CB" w:rsidRDefault="00EA0C76" w:rsidP="00EA0C76">
      <w:pPr>
        <w:rPr>
          <w:rFonts w:ascii="Corbel" w:hAnsi="Corbel"/>
          <w:sz w:val="22"/>
          <w:szCs w:val="22"/>
        </w:rPr>
      </w:pPr>
    </w:p>
    <w:p w14:paraId="38E322A3" w14:textId="77777777" w:rsidR="00EA0C76" w:rsidRPr="003012CB" w:rsidRDefault="00EA0C76" w:rsidP="00EA0C76">
      <w:pPr>
        <w:rPr>
          <w:rFonts w:ascii="Corbel" w:hAnsi="Corbel"/>
          <w:sz w:val="22"/>
          <w:szCs w:val="22"/>
        </w:rPr>
      </w:pPr>
    </w:p>
    <w:p w14:paraId="38E322A4" w14:textId="77777777" w:rsidR="00EA0C76" w:rsidRPr="003012CB" w:rsidRDefault="00EA0C76" w:rsidP="00EA0C76">
      <w:pPr>
        <w:rPr>
          <w:rFonts w:ascii="Corbel" w:hAnsi="Corbel"/>
          <w:sz w:val="22"/>
          <w:szCs w:val="22"/>
        </w:rPr>
      </w:pPr>
    </w:p>
    <w:p w14:paraId="38E322A5" w14:textId="77777777" w:rsidR="00EA0C76" w:rsidRPr="003012CB" w:rsidRDefault="00EA0C76" w:rsidP="00EA0C76">
      <w:pPr>
        <w:rPr>
          <w:rFonts w:ascii="Corbel" w:hAnsi="Corbel"/>
          <w:sz w:val="22"/>
          <w:szCs w:val="22"/>
        </w:rPr>
      </w:pPr>
    </w:p>
    <w:p w14:paraId="38E322A6" w14:textId="77777777" w:rsidR="00EA0C76" w:rsidRPr="003012CB" w:rsidRDefault="00EA0C76" w:rsidP="00EA0C76">
      <w:pPr>
        <w:rPr>
          <w:rFonts w:ascii="Corbel" w:hAnsi="Corbel"/>
          <w:sz w:val="22"/>
          <w:szCs w:val="22"/>
        </w:rPr>
      </w:pPr>
    </w:p>
    <w:p w14:paraId="38E322A7" w14:textId="77777777" w:rsidR="00EA0C76" w:rsidRPr="003012CB" w:rsidRDefault="00EA0C76" w:rsidP="00EA0C76">
      <w:pPr>
        <w:rPr>
          <w:rFonts w:ascii="Corbel" w:hAnsi="Corbel"/>
          <w:sz w:val="22"/>
          <w:szCs w:val="22"/>
        </w:rPr>
      </w:pPr>
    </w:p>
    <w:p w14:paraId="38E322A8" w14:textId="77777777" w:rsidR="00EA0C76" w:rsidRPr="003012CB" w:rsidRDefault="00EA0C76" w:rsidP="00EA0C76">
      <w:pPr>
        <w:rPr>
          <w:rFonts w:ascii="Corbel" w:hAnsi="Corbel"/>
          <w:sz w:val="22"/>
          <w:szCs w:val="22"/>
        </w:rPr>
      </w:pPr>
    </w:p>
    <w:p w14:paraId="38E322A9" w14:textId="77777777" w:rsidR="00243448" w:rsidRPr="003012CB" w:rsidRDefault="00243448" w:rsidP="00EA0C76">
      <w:pPr>
        <w:rPr>
          <w:rFonts w:ascii="Corbel" w:hAnsi="Corbel"/>
          <w:sz w:val="22"/>
          <w:szCs w:val="22"/>
        </w:rPr>
      </w:pPr>
    </w:p>
    <w:p w14:paraId="38E322AA" w14:textId="77777777" w:rsidR="00D24D5E" w:rsidRPr="003012CB" w:rsidRDefault="00D24D5E" w:rsidP="00EA0C76">
      <w:pPr>
        <w:rPr>
          <w:rFonts w:ascii="Corbel" w:hAnsi="Corbel"/>
          <w:sz w:val="22"/>
          <w:szCs w:val="22"/>
        </w:rPr>
      </w:pPr>
    </w:p>
    <w:p w14:paraId="38E322AB" w14:textId="77777777" w:rsidR="00D24D5E" w:rsidRPr="003012CB" w:rsidRDefault="00D24D5E" w:rsidP="00EA0C76">
      <w:pPr>
        <w:rPr>
          <w:rFonts w:ascii="Corbel" w:hAnsi="Corbel"/>
          <w:sz w:val="22"/>
          <w:szCs w:val="22"/>
        </w:rPr>
      </w:pPr>
    </w:p>
    <w:p w14:paraId="38E322AC" w14:textId="77777777" w:rsidR="00F71AA5" w:rsidRPr="003012CB" w:rsidRDefault="00F71AA5" w:rsidP="00F71AA5">
      <w:pPr>
        <w:rPr>
          <w:rFonts w:ascii="Corbel" w:hAnsi="Corbel"/>
          <w:sz w:val="22"/>
          <w:szCs w:val="22"/>
        </w:rPr>
      </w:pPr>
      <w:bookmarkStart w:id="6" w:name="Element_typen"/>
      <w:bookmarkEnd w:id="6"/>
    </w:p>
    <w:p w14:paraId="38E322AD" w14:textId="2172F759" w:rsidR="00F71AA5" w:rsidRPr="003012CB" w:rsidRDefault="00FF3D70" w:rsidP="00F71AA5">
      <w:pPr>
        <w:rPr>
          <w:rFonts w:ascii="Corbel" w:hAnsi="Corbel"/>
          <w:sz w:val="22"/>
          <w:szCs w:val="22"/>
        </w:rPr>
      </w:pPr>
      <w:r w:rsidRPr="003012CB">
        <w:rPr>
          <w:rFonts w:ascii="Corbel" w:hAnsi="Corbel"/>
          <w:noProof/>
          <w:sz w:val="22"/>
          <w:szCs w:val="22"/>
        </w:rPr>
        <w:drawing>
          <wp:inline distT="0" distB="0" distL="0" distR="0" wp14:anchorId="38E325D2" wp14:editId="38E325D3">
            <wp:extent cx="862965" cy="299720"/>
            <wp:effectExtent l="0" t="0" r="0" b="5080"/>
            <wp:docPr id="14" name="Afbeelding 1" descr="by-n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y-nc-s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62965" cy="299720"/>
                    </a:xfrm>
                    <a:prstGeom prst="rect">
                      <a:avLst/>
                    </a:prstGeom>
                    <a:noFill/>
                    <a:ln>
                      <a:noFill/>
                    </a:ln>
                  </pic:spPr>
                </pic:pic>
              </a:graphicData>
            </a:graphic>
          </wp:inline>
        </w:drawing>
      </w:r>
      <w:r w:rsidR="00F71AA5" w:rsidRPr="003012CB">
        <w:rPr>
          <w:rFonts w:ascii="Corbel" w:hAnsi="Corbel"/>
          <w:sz w:val="22"/>
          <w:szCs w:val="22"/>
        </w:rPr>
        <w:t xml:space="preserve">  VISI  2003</w:t>
      </w:r>
      <w:r w:rsidR="003012CB" w:rsidRPr="003012CB">
        <w:rPr>
          <w:rFonts w:ascii="Corbel" w:hAnsi="Corbel"/>
          <w:sz w:val="22"/>
          <w:szCs w:val="22"/>
        </w:rPr>
        <w:t xml:space="preserve"> - </w:t>
      </w:r>
      <w:del w:id="7" w:author="Willems, P.H. (Peter)" w:date="2019-03-26T09:54:00Z">
        <w:r w:rsidR="003012CB" w:rsidRPr="003012CB" w:rsidDel="00A21376">
          <w:rPr>
            <w:rFonts w:ascii="Corbel" w:hAnsi="Corbel"/>
            <w:sz w:val="22"/>
            <w:szCs w:val="22"/>
          </w:rPr>
          <w:delText>2016</w:delText>
        </w:r>
      </w:del>
      <w:ins w:id="8" w:author="Willems, P.H. (Peter)" w:date="2019-03-26T09:54:00Z">
        <w:r w:rsidR="00A21376" w:rsidRPr="003012CB">
          <w:rPr>
            <w:rFonts w:ascii="Corbel" w:hAnsi="Corbel"/>
            <w:sz w:val="22"/>
            <w:szCs w:val="22"/>
          </w:rPr>
          <w:t>201</w:t>
        </w:r>
        <w:r w:rsidR="00A21376">
          <w:rPr>
            <w:rFonts w:ascii="Corbel" w:hAnsi="Corbel"/>
            <w:sz w:val="22"/>
            <w:szCs w:val="22"/>
          </w:rPr>
          <w:t>9</w:t>
        </w:r>
      </w:ins>
      <w:r w:rsidR="00F71AA5" w:rsidRPr="003012CB">
        <w:rPr>
          <w:rFonts w:ascii="Corbel" w:hAnsi="Corbel"/>
          <w:sz w:val="22"/>
          <w:szCs w:val="22"/>
        </w:rPr>
        <w:t>.</w:t>
      </w:r>
    </w:p>
    <w:p w14:paraId="38E322AE" w14:textId="77777777" w:rsidR="00F71AA5" w:rsidRPr="003012CB" w:rsidRDefault="00F71AA5" w:rsidP="00F71AA5">
      <w:pPr>
        <w:ind w:right="-2"/>
        <w:rPr>
          <w:rFonts w:ascii="Corbel" w:eastAsia="Frutiger-Roman" w:hAnsi="Corbel"/>
          <w:sz w:val="22"/>
          <w:szCs w:val="22"/>
        </w:rPr>
      </w:pPr>
    </w:p>
    <w:p w14:paraId="38E322AF" w14:textId="77777777" w:rsidR="00F71AA5" w:rsidRPr="003012CB" w:rsidRDefault="00F71AA5" w:rsidP="00F71AA5">
      <w:pPr>
        <w:ind w:right="-2"/>
        <w:rPr>
          <w:rFonts w:ascii="Corbel" w:eastAsia="Frutiger-Roman" w:hAnsi="Corbel"/>
          <w:sz w:val="22"/>
          <w:szCs w:val="22"/>
        </w:rPr>
      </w:pPr>
      <w:r w:rsidRPr="003012CB">
        <w:rPr>
          <w:rFonts w:ascii="Corbel" w:eastAsia="Frutiger-Roman" w:hAnsi="Corbel"/>
          <w:sz w:val="22"/>
          <w:szCs w:val="22"/>
        </w:rPr>
        <w:t xml:space="preserve">Op deze uitgave is de Creative </w:t>
      </w:r>
      <w:proofErr w:type="spellStart"/>
      <w:r w:rsidRPr="003012CB">
        <w:rPr>
          <w:rFonts w:ascii="Corbel" w:eastAsia="Frutiger-Roman" w:hAnsi="Corbel"/>
          <w:sz w:val="22"/>
          <w:szCs w:val="22"/>
        </w:rPr>
        <w:t>Commons</w:t>
      </w:r>
      <w:proofErr w:type="spellEnd"/>
      <w:r w:rsidRPr="003012CB">
        <w:rPr>
          <w:rFonts w:ascii="Corbel" w:eastAsia="Frutiger-Roman" w:hAnsi="Corbel"/>
          <w:sz w:val="22"/>
          <w:szCs w:val="22"/>
        </w:rPr>
        <w:t xml:space="preserve"> Licentie – Naamsvermelding – </w:t>
      </w:r>
      <w:proofErr w:type="spellStart"/>
      <w:r w:rsidRPr="003012CB">
        <w:rPr>
          <w:rFonts w:ascii="Corbel" w:eastAsia="Frutiger-Roman" w:hAnsi="Corbel"/>
          <w:sz w:val="22"/>
          <w:szCs w:val="22"/>
        </w:rPr>
        <w:t>NietCommercieel</w:t>
      </w:r>
      <w:proofErr w:type="spellEnd"/>
      <w:r w:rsidRPr="003012CB">
        <w:rPr>
          <w:rFonts w:ascii="Corbel" w:eastAsia="Frutiger-Roman" w:hAnsi="Corbel"/>
          <w:sz w:val="22"/>
          <w:szCs w:val="22"/>
        </w:rPr>
        <w:t xml:space="preserve"> – </w:t>
      </w:r>
      <w:proofErr w:type="spellStart"/>
      <w:r w:rsidRPr="003012CB">
        <w:rPr>
          <w:rFonts w:ascii="Corbel" w:eastAsia="Frutiger-Roman" w:hAnsi="Corbel"/>
          <w:sz w:val="22"/>
          <w:szCs w:val="22"/>
        </w:rPr>
        <w:t>GelijkDelen</w:t>
      </w:r>
      <w:proofErr w:type="spellEnd"/>
      <w:r w:rsidRPr="003012CB">
        <w:rPr>
          <w:rFonts w:ascii="Corbel" w:eastAsia="Frutiger-Roman" w:hAnsi="Corbel"/>
          <w:sz w:val="22"/>
          <w:szCs w:val="22"/>
        </w:rPr>
        <w:t xml:space="preserve"> – van toepassing. (zie: </w:t>
      </w:r>
      <w:hyperlink r:id="rId11" w:history="1">
        <w:r w:rsidRPr="003012CB">
          <w:rPr>
            <w:rStyle w:val="Hyperlink"/>
            <w:rFonts w:ascii="Corbel" w:hAnsi="Corbel"/>
            <w:sz w:val="22"/>
            <w:szCs w:val="22"/>
          </w:rPr>
          <w:t>http://creativecommons.org/licenses/by-nc-sa/3.0/nl/</w:t>
        </w:r>
      </w:hyperlink>
      <w:r w:rsidRPr="003012CB">
        <w:rPr>
          <w:rFonts w:ascii="Corbel" w:eastAsia="Frutiger-Roman" w:hAnsi="Corbel"/>
          <w:sz w:val="22"/>
          <w:szCs w:val="22"/>
        </w:rPr>
        <w:t>)</w:t>
      </w:r>
    </w:p>
    <w:p w14:paraId="38E322B0" w14:textId="77777777" w:rsidR="00F71AA5" w:rsidRPr="003012CB" w:rsidRDefault="00F71AA5" w:rsidP="00F71AA5">
      <w:pPr>
        <w:ind w:right="-2"/>
        <w:rPr>
          <w:rFonts w:ascii="Corbel" w:eastAsia="Frutiger-Roman" w:hAnsi="Corbel"/>
          <w:sz w:val="22"/>
          <w:szCs w:val="22"/>
        </w:rPr>
      </w:pPr>
    </w:p>
    <w:p w14:paraId="38E322B1" w14:textId="77777777" w:rsidR="00B959A6" w:rsidRPr="003012CB" w:rsidRDefault="00B959A6" w:rsidP="00B959A6">
      <w:pPr>
        <w:ind w:right="-2"/>
        <w:rPr>
          <w:rFonts w:ascii="Corbel" w:eastAsia="Frutiger-Roman" w:hAnsi="Corbel"/>
          <w:sz w:val="22"/>
          <w:szCs w:val="22"/>
        </w:rPr>
      </w:pPr>
      <w:r w:rsidRPr="003012CB">
        <w:rPr>
          <w:rFonts w:ascii="Corbel" w:eastAsia="Frutiger-Roman" w:hAnsi="Corbel"/>
          <w:sz w:val="22"/>
          <w:szCs w:val="22"/>
        </w:rPr>
        <w:t>CROW en degenen die aan deze publicatie hebben meegewerkt, hebben de hierin opgenomen</w:t>
      </w:r>
    </w:p>
    <w:p w14:paraId="38E322B2" w14:textId="77777777" w:rsidR="00B959A6" w:rsidRPr="003012CB" w:rsidRDefault="00B959A6" w:rsidP="00B959A6">
      <w:pPr>
        <w:ind w:right="-2"/>
        <w:rPr>
          <w:rFonts w:ascii="Corbel" w:eastAsia="Frutiger-Roman" w:hAnsi="Corbel"/>
          <w:sz w:val="22"/>
          <w:szCs w:val="22"/>
        </w:rPr>
      </w:pPr>
      <w:r w:rsidRPr="003012CB">
        <w:rPr>
          <w:rFonts w:ascii="Corbel" w:eastAsia="Frutiger-Roman" w:hAnsi="Corbel"/>
          <w:sz w:val="22"/>
          <w:szCs w:val="22"/>
        </w:rPr>
        <w:t>gegevens zorgvuldig verzameld naar de laatste stand van wetenschap en techniek. Desondanks</w:t>
      </w:r>
    </w:p>
    <w:p w14:paraId="38E322B3" w14:textId="77777777" w:rsidR="00B959A6" w:rsidRPr="003012CB" w:rsidRDefault="00B959A6" w:rsidP="00B959A6">
      <w:pPr>
        <w:ind w:right="-2"/>
        <w:rPr>
          <w:rFonts w:ascii="Corbel" w:eastAsia="Frutiger-Roman" w:hAnsi="Corbel"/>
          <w:sz w:val="22"/>
          <w:szCs w:val="22"/>
        </w:rPr>
      </w:pPr>
      <w:r w:rsidRPr="003012CB">
        <w:rPr>
          <w:rFonts w:ascii="Corbel" w:eastAsia="Frutiger-Roman" w:hAnsi="Corbel"/>
          <w:sz w:val="22"/>
          <w:szCs w:val="22"/>
        </w:rPr>
        <w:t>kunnen er onjuistheden in deze publicatie voorkomen. Gebruikers aanvaarden het risico daarvan.</w:t>
      </w:r>
    </w:p>
    <w:p w14:paraId="38E322B4" w14:textId="77777777" w:rsidR="00B959A6" w:rsidRPr="003012CB" w:rsidRDefault="00B959A6" w:rsidP="00B959A6">
      <w:pPr>
        <w:ind w:right="-2"/>
        <w:rPr>
          <w:rFonts w:ascii="Corbel" w:eastAsia="Frutiger-Roman" w:hAnsi="Corbel"/>
          <w:sz w:val="22"/>
          <w:szCs w:val="22"/>
        </w:rPr>
      </w:pPr>
      <w:r w:rsidRPr="003012CB">
        <w:rPr>
          <w:rFonts w:ascii="Corbel" w:eastAsia="Frutiger-Roman" w:hAnsi="Corbel"/>
          <w:sz w:val="22"/>
          <w:szCs w:val="22"/>
        </w:rPr>
        <w:t>CROW sluit, mede ten behoeve van degenen die aan deze publicatie hebben meegewerkt, iedere</w:t>
      </w:r>
    </w:p>
    <w:p w14:paraId="38E322B5" w14:textId="77777777" w:rsidR="00B959A6" w:rsidRPr="003012CB" w:rsidRDefault="00B959A6" w:rsidP="00B959A6">
      <w:pPr>
        <w:ind w:right="-2"/>
        <w:rPr>
          <w:rFonts w:ascii="Corbel" w:eastAsia="Frutiger-Roman" w:hAnsi="Corbel"/>
          <w:sz w:val="22"/>
          <w:szCs w:val="22"/>
        </w:rPr>
      </w:pPr>
      <w:r w:rsidRPr="003012CB">
        <w:rPr>
          <w:rFonts w:ascii="Corbel" w:eastAsia="Frutiger-Roman" w:hAnsi="Corbel"/>
          <w:sz w:val="22"/>
          <w:szCs w:val="22"/>
        </w:rPr>
        <w:t>aansprakelijkheid uit voor schade die mocht voortvloeien uit het gebruik van de gegevens.</w:t>
      </w:r>
    </w:p>
    <w:p w14:paraId="38E322B6" w14:textId="77777777" w:rsidR="00BC6590" w:rsidRPr="003012CB" w:rsidRDefault="005F1EC0" w:rsidP="00243448">
      <w:pPr>
        <w:pStyle w:val="Kop1"/>
        <w:numPr>
          <w:ilvl w:val="0"/>
          <w:numId w:val="18"/>
        </w:numPr>
        <w:rPr>
          <w:rFonts w:ascii="Corbel" w:hAnsi="Corbel" w:cs="Arial"/>
          <w:sz w:val="28"/>
          <w:szCs w:val="28"/>
        </w:rPr>
      </w:pPr>
      <w:r w:rsidRPr="003012CB">
        <w:rPr>
          <w:rFonts w:ascii="Corbel" w:hAnsi="Corbel"/>
        </w:rPr>
        <w:br w:type="page"/>
      </w:r>
      <w:r w:rsidR="00243448" w:rsidRPr="003012CB">
        <w:rPr>
          <w:rFonts w:ascii="Corbel" w:hAnsi="Corbel" w:cs="Arial"/>
          <w:sz w:val="28"/>
          <w:szCs w:val="28"/>
        </w:rPr>
        <w:lastRenderedPageBreak/>
        <w:t xml:space="preserve"> </w:t>
      </w:r>
      <w:r w:rsidR="00BC6590" w:rsidRPr="003012CB">
        <w:rPr>
          <w:rFonts w:ascii="Corbel" w:hAnsi="Corbel" w:cs="Arial"/>
          <w:sz w:val="28"/>
          <w:szCs w:val="28"/>
        </w:rPr>
        <w:t>Inleiding</w:t>
      </w:r>
    </w:p>
    <w:p w14:paraId="38E322B7" w14:textId="1E3B260C" w:rsidR="00BC6590" w:rsidRPr="003012CB" w:rsidRDefault="00AF6085" w:rsidP="00BC6590">
      <w:pPr>
        <w:pStyle w:val="Plattetekst"/>
        <w:rPr>
          <w:rFonts w:ascii="Corbel" w:hAnsi="Corbel"/>
          <w:sz w:val="22"/>
          <w:szCs w:val="22"/>
        </w:rPr>
      </w:pPr>
      <w:ins w:id="9" w:author="Willems, P.H. (Peter)" w:date="2019-03-26T10:05:00Z">
        <w:r w:rsidRPr="00AF6085">
          <w:rPr>
            <w:rFonts w:ascii="Corbel" w:hAnsi="Corbel"/>
            <w:sz w:val="22"/>
            <w:szCs w:val="22"/>
          </w:rPr>
          <w:t>Vanuit het VISI Technisch Comité is in 2010/2011 namens de VISI Gebruikersgroep een voorstel ingediend om - nadat een aanpassing van het raamwerk heeft plaatsgevonden - de traceerbaarheid van berichten te kunnen waarborgen.</w:t>
        </w:r>
      </w:ins>
      <w:del w:id="10" w:author="Willems, P.H. (Peter)" w:date="2019-03-26T10:05:00Z">
        <w:r w:rsidR="00BC6590" w:rsidRPr="003012CB" w:rsidDel="00AF6085">
          <w:rPr>
            <w:rFonts w:ascii="Corbel" w:hAnsi="Corbel"/>
            <w:sz w:val="22"/>
            <w:szCs w:val="22"/>
          </w:rPr>
          <w:delText>In het VISI Technisch Comité is recent een voorstel ingediend om de traceerbaarheid van de com</w:delText>
        </w:r>
        <w:r w:rsidR="00BC6590" w:rsidRPr="003012CB" w:rsidDel="00AF6085">
          <w:rPr>
            <w:rFonts w:ascii="Corbel" w:hAnsi="Corbel"/>
            <w:sz w:val="22"/>
            <w:szCs w:val="22"/>
          </w:rPr>
          <w:softHyphen/>
          <w:delText>municatie te kunnen waarborgen nadat een aanpassing van het raamwerk heeft plaatsgevonden.</w:delText>
        </w:r>
      </w:del>
      <w:r w:rsidR="00BC6590" w:rsidRPr="003012CB">
        <w:rPr>
          <w:rFonts w:ascii="Corbel" w:hAnsi="Corbel"/>
          <w:sz w:val="22"/>
          <w:szCs w:val="22"/>
        </w:rPr>
        <w:t xml:space="preserve"> De motivatie is als volgt verwoord:</w:t>
      </w:r>
    </w:p>
    <w:p w14:paraId="38E322B8" w14:textId="77777777" w:rsidR="00BC6590" w:rsidRPr="003012CB" w:rsidRDefault="00BC6590" w:rsidP="00BC6590">
      <w:pPr>
        <w:pStyle w:val="Quotations"/>
        <w:spacing w:after="0"/>
        <w:ind w:left="0"/>
        <w:rPr>
          <w:rFonts w:ascii="Corbel" w:hAnsi="Corbel"/>
          <w:i/>
          <w:iCs/>
          <w:sz w:val="22"/>
          <w:szCs w:val="22"/>
        </w:rPr>
      </w:pPr>
      <w:r w:rsidRPr="003012CB">
        <w:rPr>
          <w:rFonts w:ascii="Corbel" w:hAnsi="Corbel"/>
          <w:i/>
          <w:iCs/>
          <w:sz w:val="22"/>
          <w:szCs w:val="22"/>
        </w:rPr>
        <w:t>Bij (langlopende) projecten is het wenselijk om gedurende het project het raamwerk aan te kunnen passen. Dit kan bijvoorbeeld bestaan uit:</w:t>
      </w:r>
    </w:p>
    <w:p w14:paraId="38E322B9" w14:textId="77777777" w:rsidR="00BC6590" w:rsidRPr="003012CB" w:rsidRDefault="00BC6590" w:rsidP="000B2BAF">
      <w:pPr>
        <w:pStyle w:val="Quotations"/>
        <w:numPr>
          <w:ilvl w:val="0"/>
          <w:numId w:val="6"/>
        </w:numPr>
        <w:spacing w:after="0"/>
        <w:ind w:hanging="288"/>
        <w:rPr>
          <w:rFonts w:ascii="Corbel" w:hAnsi="Corbel"/>
          <w:i/>
          <w:iCs/>
          <w:sz w:val="22"/>
          <w:szCs w:val="22"/>
        </w:rPr>
      </w:pPr>
      <w:r w:rsidRPr="003012CB">
        <w:rPr>
          <w:rFonts w:ascii="Corbel" w:hAnsi="Corbel"/>
          <w:i/>
          <w:iCs/>
          <w:sz w:val="22"/>
          <w:szCs w:val="22"/>
        </w:rPr>
        <w:t xml:space="preserve">het toevoegen van transacties, maar ook </w:t>
      </w:r>
    </w:p>
    <w:p w14:paraId="38E322BA" w14:textId="77777777" w:rsidR="00BC6590" w:rsidRPr="003012CB" w:rsidRDefault="00BC6590" w:rsidP="000B2BAF">
      <w:pPr>
        <w:pStyle w:val="Quotations"/>
        <w:numPr>
          <w:ilvl w:val="0"/>
          <w:numId w:val="6"/>
        </w:numPr>
        <w:spacing w:after="0"/>
        <w:ind w:hanging="288"/>
        <w:rPr>
          <w:rFonts w:ascii="Corbel" w:hAnsi="Corbel"/>
          <w:i/>
          <w:iCs/>
          <w:sz w:val="22"/>
          <w:szCs w:val="22"/>
        </w:rPr>
      </w:pPr>
      <w:r w:rsidRPr="003012CB">
        <w:rPr>
          <w:rFonts w:ascii="Corbel" w:hAnsi="Corbel"/>
          <w:i/>
          <w:iCs/>
          <w:sz w:val="22"/>
          <w:szCs w:val="22"/>
        </w:rPr>
        <w:t xml:space="preserve">het wijzigen van transacties, of </w:t>
      </w:r>
    </w:p>
    <w:p w14:paraId="38E322BB" w14:textId="77777777" w:rsidR="00BC6590" w:rsidRPr="003012CB" w:rsidRDefault="00BC6590" w:rsidP="000B2BAF">
      <w:pPr>
        <w:pStyle w:val="Quotations"/>
        <w:numPr>
          <w:ilvl w:val="0"/>
          <w:numId w:val="6"/>
        </w:numPr>
        <w:spacing w:after="0"/>
        <w:ind w:hanging="288"/>
        <w:rPr>
          <w:rFonts w:ascii="Corbel" w:hAnsi="Corbel"/>
          <w:i/>
          <w:iCs/>
          <w:sz w:val="22"/>
          <w:szCs w:val="22"/>
        </w:rPr>
      </w:pPr>
      <w:r w:rsidRPr="003012CB">
        <w:rPr>
          <w:rFonts w:ascii="Corbel" w:hAnsi="Corbel"/>
          <w:i/>
          <w:iCs/>
          <w:sz w:val="22"/>
          <w:szCs w:val="22"/>
        </w:rPr>
        <w:t>het verwijderen van transacties.</w:t>
      </w:r>
    </w:p>
    <w:p w14:paraId="38E322BC" w14:textId="77777777" w:rsidR="00BC6590" w:rsidRPr="003012CB" w:rsidRDefault="00BC6590" w:rsidP="00BC6590">
      <w:pPr>
        <w:pStyle w:val="Quotations"/>
        <w:spacing w:after="0"/>
        <w:ind w:left="0"/>
        <w:rPr>
          <w:rFonts w:ascii="Corbel" w:hAnsi="Corbel"/>
          <w:i/>
          <w:iCs/>
          <w:sz w:val="22"/>
          <w:szCs w:val="22"/>
        </w:rPr>
      </w:pPr>
    </w:p>
    <w:p w14:paraId="38E322BD" w14:textId="77777777" w:rsidR="00BC6590" w:rsidRPr="003012CB" w:rsidRDefault="00BC6590" w:rsidP="00BC6590">
      <w:pPr>
        <w:pStyle w:val="Plattetekst"/>
        <w:rPr>
          <w:rFonts w:ascii="Corbel" w:hAnsi="Corbel"/>
          <w:sz w:val="22"/>
          <w:szCs w:val="22"/>
        </w:rPr>
      </w:pPr>
      <w:r w:rsidRPr="003012CB">
        <w:rPr>
          <w:rFonts w:ascii="Corbel" w:hAnsi="Corbel"/>
          <w:sz w:val="22"/>
          <w:szCs w:val="22"/>
        </w:rPr>
        <w:t>Tot op dit moment kan het raamwerk van een project alleen gewijzigd worden indien er geen open</w:t>
      </w:r>
      <w:r w:rsidRPr="003012CB">
        <w:rPr>
          <w:rFonts w:ascii="Corbel" w:hAnsi="Corbel"/>
          <w:sz w:val="22"/>
          <w:szCs w:val="22"/>
        </w:rPr>
        <w:softHyphen/>
        <w:t>staande transacties zijn. Dit is een zware eis die in veel praktijksituaties niet haalbaar zal zijn. Een raamwerk moet daarom ook gewijzigd kunnen worden indien er nog wel openstaande transacties zijn.</w:t>
      </w:r>
    </w:p>
    <w:p w14:paraId="38E322BE" w14:textId="77777777" w:rsidR="00BC6590" w:rsidRPr="003012CB" w:rsidRDefault="00BC6590" w:rsidP="00BC6590">
      <w:pPr>
        <w:pStyle w:val="Plattetekst"/>
        <w:rPr>
          <w:rFonts w:ascii="Corbel" w:hAnsi="Corbel"/>
          <w:sz w:val="22"/>
          <w:szCs w:val="22"/>
        </w:rPr>
      </w:pPr>
      <w:r w:rsidRPr="003012CB">
        <w:rPr>
          <w:rFonts w:ascii="Corbel" w:hAnsi="Corbel"/>
          <w:sz w:val="22"/>
          <w:szCs w:val="22"/>
        </w:rPr>
        <w:t xml:space="preserve">Met betrekking tot wijzigingen kan onderscheid worden gemaakt tussen raamwerkwijzigingen die niet compatibel zijn met de berichtenstroom van het oorspronkelijke raamwerk en wijzigingen die dat wel zijn. In het algemeen vormen uitbreidingen (nieuw transactietype, nieuw berichttype, nieuw complex/simpel datatype)  geen probleem zodat berichten gestart onder het oorspronkelijke raamwerk eventueel ook onder het nieuwe raamwerk kunnen worden afgerond. Echte wijzigingen (verwijderen of verplaatsen van </w:t>
      </w:r>
      <w:proofErr w:type="spellStart"/>
      <w:r w:rsidRPr="003012CB">
        <w:rPr>
          <w:rFonts w:ascii="Corbel" w:hAnsi="Corbel"/>
          <w:sz w:val="22"/>
          <w:szCs w:val="22"/>
        </w:rPr>
        <w:t>MessageInTransaction</w:t>
      </w:r>
      <w:proofErr w:type="spellEnd"/>
      <w:r w:rsidRPr="003012CB">
        <w:rPr>
          <w:rFonts w:ascii="Corbel" w:hAnsi="Corbel"/>
          <w:sz w:val="22"/>
          <w:szCs w:val="22"/>
        </w:rPr>
        <w:t xml:space="preserve"> typen, etc.) zijn in het algemeen niet compatibel met de berichtenstroom behorende bij het oorspronkelijke raamwerk en verlangen dus dat de verschillende versies van het raamwerk naast elkaar en met hun eigen berichtenstromen blijven voortbestaan. </w:t>
      </w:r>
    </w:p>
    <w:p w14:paraId="38E322BF" w14:textId="77777777" w:rsidR="00BC6590" w:rsidRPr="003012CB" w:rsidRDefault="00BC6590" w:rsidP="00BC6590">
      <w:pPr>
        <w:pStyle w:val="Plattetekst"/>
        <w:rPr>
          <w:rFonts w:ascii="Corbel" w:hAnsi="Corbel"/>
          <w:sz w:val="22"/>
          <w:szCs w:val="22"/>
        </w:rPr>
      </w:pPr>
      <w:r w:rsidRPr="003012CB">
        <w:rPr>
          <w:rFonts w:ascii="Corbel" w:hAnsi="Corbel"/>
          <w:sz w:val="22"/>
          <w:szCs w:val="22"/>
        </w:rPr>
        <w:t xml:space="preserve">Bij de analyse van dit probleem is geconstateerd dat de wijze waarop VISI-communicatie voor een project wordt gestart en beheerd niet duidelijk omschreven is en in de praktijk via informele kanalen (telefoon, e-mail) wordt aangestuurd. Het idee kwam daarom op of het niet mogelijk zou zijn om de VISI systematiek zelf te gebruiken voor het managen van VISI-communicatie binnen een project. Het gaat dan om communicatie over de wijze van communiceren, oftewel meta-communicatie en in de VISI context is daar een raamwerk voor nodig of eigenlijk een meta-raamwerk. </w:t>
      </w:r>
    </w:p>
    <w:p w14:paraId="38E322C0" w14:textId="77777777" w:rsidR="00645285" w:rsidRPr="003012CB" w:rsidRDefault="00645285" w:rsidP="00645285">
      <w:pPr>
        <w:pStyle w:val="Plattetekst"/>
        <w:rPr>
          <w:rFonts w:ascii="Corbel" w:hAnsi="Corbel"/>
          <w:sz w:val="22"/>
          <w:szCs w:val="22"/>
        </w:rPr>
      </w:pPr>
      <w:r w:rsidRPr="003012CB">
        <w:rPr>
          <w:rFonts w:ascii="Corbel" w:hAnsi="Corbel"/>
          <w:sz w:val="22"/>
          <w:szCs w:val="22"/>
        </w:rPr>
        <w:t xml:space="preserve">In aanvulling is vanuit het VISI Technisch Comité in mei 2013 namens de VISI Gebruikersgroep een voorstel ingediend voor het geautomatiseerd verspreiden van projectgegevens (raamwerk en </w:t>
      </w:r>
      <w:proofErr w:type="spellStart"/>
      <w:r w:rsidRPr="003012CB">
        <w:rPr>
          <w:rFonts w:ascii="Corbel" w:hAnsi="Corbel"/>
          <w:sz w:val="22"/>
          <w:szCs w:val="22"/>
        </w:rPr>
        <w:t>projectspecifiek</w:t>
      </w:r>
      <w:proofErr w:type="spellEnd"/>
      <w:r w:rsidRPr="003012CB">
        <w:rPr>
          <w:rFonts w:ascii="Corbel" w:hAnsi="Corbel"/>
          <w:sz w:val="22"/>
          <w:szCs w:val="22"/>
        </w:rPr>
        <w:t xml:space="preserve"> bericht).</w:t>
      </w:r>
    </w:p>
    <w:p w14:paraId="38E322C1" w14:textId="77777777" w:rsidR="00BC6590" w:rsidRPr="003012CB" w:rsidRDefault="00645285" w:rsidP="00645285">
      <w:pPr>
        <w:pStyle w:val="Plattetekst"/>
        <w:rPr>
          <w:rFonts w:ascii="Corbel" w:hAnsi="Corbel"/>
          <w:sz w:val="22"/>
          <w:szCs w:val="22"/>
        </w:rPr>
      </w:pPr>
      <w:r w:rsidRPr="003012CB">
        <w:rPr>
          <w:rFonts w:ascii="Corbel" w:hAnsi="Corbel"/>
          <w:sz w:val="22"/>
          <w:szCs w:val="22"/>
        </w:rPr>
        <w:t>In deze notitie wordt de technische oplossing (meta-raamwerk) voor beide functionele vragen beschreven.</w:t>
      </w:r>
    </w:p>
    <w:p w14:paraId="38E322C2" w14:textId="77777777" w:rsidR="005F6923" w:rsidRPr="003012CB" w:rsidRDefault="00BC6590" w:rsidP="005F6923">
      <w:pPr>
        <w:pStyle w:val="Kop1"/>
        <w:numPr>
          <w:ilvl w:val="0"/>
          <w:numId w:val="18"/>
        </w:numPr>
        <w:rPr>
          <w:rFonts w:ascii="Corbel" w:hAnsi="Corbel" w:cs="Arial"/>
          <w:sz w:val="28"/>
          <w:szCs w:val="28"/>
        </w:rPr>
      </w:pPr>
      <w:r w:rsidRPr="003012CB">
        <w:rPr>
          <w:rFonts w:ascii="Corbel" w:hAnsi="Corbel" w:cs="Arial"/>
          <w:sz w:val="28"/>
          <w:szCs w:val="28"/>
        </w:rPr>
        <w:t>Meta-raamwerk</w:t>
      </w:r>
    </w:p>
    <w:p w14:paraId="38E322C3" w14:textId="77777777" w:rsidR="006C2D4E" w:rsidRPr="003012CB" w:rsidRDefault="006C2D4E" w:rsidP="006C2D4E">
      <w:pPr>
        <w:pStyle w:val="Plattetekst"/>
        <w:rPr>
          <w:rFonts w:ascii="Corbel" w:hAnsi="Corbel"/>
        </w:rPr>
      </w:pPr>
      <w:r w:rsidRPr="003012CB">
        <w:rPr>
          <w:rFonts w:ascii="Corbel" w:hAnsi="Corbel"/>
          <w:sz w:val="22"/>
          <w:szCs w:val="22"/>
        </w:rPr>
        <w:t>Het VISI-metaraamwerk is een uitwerking voor het gebruik van VISI zelf voor het managen van VISI communicatie in een bouwproject.</w:t>
      </w:r>
    </w:p>
    <w:p w14:paraId="38E322C4" w14:textId="77777777" w:rsidR="00BC6590" w:rsidRPr="003012CB" w:rsidRDefault="00645285" w:rsidP="00645285">
      <w:pPr>
        <w:pStyle w:val="Kop1"/>
        <w:numPr>
          <w:ilvl w:val="1"/>
          <w:numId w:val="18"/>
        </w:numPr>
        <w:rPr>
          <w:rFonts w:ascii="Corbel" w:hAnsi="Corbel" w:cs="Arial"/>
          <w:sz w:val="28"/>
          <w:szCs w:val="28"/>
        </w:rPr>
      </w:pPr>
      <w:r w:rsidRPr="003012CB">
        <w:rPr>
          <w:rFonts w:ascii="Corbel" w:hAnsi="Corbel" w:cs="Arial"/>
          <w:sz w:val="28"/>
          <w:szCs w:val="28"/>
        </w:rPr>
        <w:t>Algemeen</w:t>
      </w:r>
    </w:p>
    <w:p w14:paraId="38E322C5" w14:textId="77777777" w:rsidR="00645285" w:rsidRPr="003012CB" w:rsidRDefault="00645285" w:rsidP="00645285">
      <w:pPr>
        <w:pStyle w:val="Plattetekst"/>
        <w:rPr>
          <w:rFonts w:ascii="Corbel" w:hAnsi="Corbel"/>
          <w:sz w:val="22"/>
          <w:szCs w:val="22"/>
        </w:rPr>
      </w:pPr>
      <w:r w:rsidRPr="003012CB">
        <w:rPr>
          <w:rFonts w:ascii="Corbel" w:hAnsi="Corbel"/>
          <w:sz w:val="22"/>
          <w:szCs w:val="22"/>
        </w:rPr>
        <w:t xml:space="preserve">Het meta-raamwerk is een uitwerking voor het gebruik van de VISI Standaard voor het managen van communicatie over raamwerk en </w:t>
      </w:r>
      <w:proofErr w:type="spellStart"/>
      <w:r w:rsidRPr="003012CB">
        <w:rPr>
          <w:rFonts w:ascii="Corbel" w:hAnsi="Corbel"/>
          <w:sz w:val="22"/>
          <w:szCs w:val="22"/>
        </w:rPr>
        <w:t>projectspecifiek</w:t>
      </w:r>
      <w:proofErr w:type="spellEnd"/>
      <w:r w:rsidRPr="003012CB">
        <w:rPr>
          <w:rFonts w:ascii="Corbel" w:hAnsi="Corbel"/>
          <w:sz w:val="22"/>
          <w:szCs w:val="22"/>
        </w:rPr>
        <w:t xml:space="preserve"> bericht.</w:t>
      </w:r>
    </w:p>
    <w:p w14:paraId="38E322C6" w14:textId="77777777" w:rsidR="00645285" w:rsidRPr="003012CB" w:rsidRDefault="00645285" w:rsidP="00645285">
      <w:pPr>
        <w:pStyle w:val="Plattetekst"/>
        <w:rPr>
          <w:rFonts w:ascii="Corbel" w:hAnsi="Corbel"/>
          <w:sz w:val="22"/>
          <w:szCs w:val="22"/>
        </w:rPr>
      </w:pPr>
    </w:p>
    <w:p w14:paraId="38E322C7" w14:textId="77777777" w:rsidR="00645285" w:rsidRPr="003012CB" w:rsidRDefault="00645285" w:rsidP="00645285">
      <w:pPr>
        <w:pStyle w:val="Plattetekst"/>
        <w:rPr>
          <w:rFonts w:ascii="Corbel" w:hAnsi="Corbel"/>
          <w:sz w:val="22"/>
          <w:szCs w:val="22"/>
        </w:rPr>
      </w:pPr>
      <w:r w:rsidRPr="003012CB">
        <w:rPr>
          <w:rFonts w:ascii="Corbel" w:hAnsi="Corbel"/>
          <w:sz w:val="22"/>
          <w:szCs w:val="22"/>
        </w:rPr>
        <w:t xml:space="preserve">Het meta-raamwerk bevat transacties voor het distribueren van raamwerken en </w:t>
      </w:r>
      <w:proofErr w:type="spellStart"/>
      <w:r w:rsidRPr="003012CB">
        <w:rPr>
          <w:rFonts w:ascii="Corbel" w:hAnsi="Corbel"/>
          <w:sz w:val="22"/>
          <w:szCs w:val="22"/>
        </w:rPr>
        <w:t>projectspecifieke</w:t>
      </w:r>
      <w:proofErr w:type="spellEnd"/>
      <w:r w:rsidRPr="003012CB">
        <w:rPr>
          <w:rFonts w:ascii="Corbel" w:hAnsi="Corbel"/>
          <w:sz w:val="22"/>
          <w:szCs w:val="22"/>
        </w:rPr>
        <w:t xml:space="preserve"> berichten. De eerste vraag die dan uiteraard opdoemt is: hoe wordt dat meta-raamwerk gedistribueerd? In ieder geval niet met een meta-meta-raamwerk, want dat verplaatst het probleem </w:t>
      </w:r>
      <w:r w:rsidRPr="003012CB">
        <w:rPr>
          <w:rFonts w:ascii="Corbel" w:hAnsi="Corbel"/>
          <w:sz w:val="22"/>
          <w:szCs w:val="22"/>
        </w:rPr>
        <w:lastRenderedPageBreak/>
        <w:t>alleen maar. De oplossing is dat het meta-raamwerk standaard beschikbaar moet zijn in de gecertificeerde VISI-software. In dit geval is distributie van het meta-raamwerk niet nodig. Logisch gevolg is dat het meta-raamwerk niet gewijzigd kan worden voor een bepaalde versie van de VISI Standaard. Gezien de aard van het raamwerk is dat echter geen probleem. Als een wijziging noodzakelijk is zal dat te maken hebben met een wijziging in de VISI Standaard zelf en hebben we het dus over een nieuwe versie van de Standaard.</w:t>
      </w:r>
    </w:p>
    <w:p w14:paraId="38E322C8" w14:textId="77777777" w:rsidR="00645285" w:rsidRPr="003012CB" w:rsidRDefault="00645285" w:rsidP="00645285">
      <w:pPr>
        <w:pStyle w:val="Plattetekst"/>
        <w:rPr>
          <w:rFonts w:ascii="Corbel" w:hAnsi="Corbel"/>
          <w:sz w:val="22"/>
          <w:szCs w:val="22"/>
        </w:rPr>
      </w:pPr>
    </w:p>
    <w:p w14:paraId="38E322C9" w14:textId="77777777" w:rsidR="00645285" w:rsidRPr="003012CB" w:rsidRDefault="00645285" w:rsidP="00645285">
      <w:pPr>
        <w:pStyle w:val="Plattetekst"/>
        <w:rPr>
          <w:rFonts w:ascii="Corbel" w:hAnsi="Corbel"/>
          <w:sz w:val="22"/>
          <w:szCs w:val="22"/>
        </w:rPr>
      </w:pPr>
      <w:r w:rsidRPr="003012CB">
        <w:rPr>
          <w:rFonts w:ascii="Corbel" w:hAnsi="Corbel"/>
          <w:sz w:val="22"/>
          <w:szCs w:val="22"/>
        </w:rPr>
        <w:t>Een meta-</w:t>
      </w:r>
      <w:proofErr w:type="spellStart"/>
      <w:r w:rsidRPr="003012CB">
        <w:rPr>
          <w:rFonts w:ascii="Corbel" w:hAnsi="Corbel"/>
          <w:sz w:val="22"/>
          <w:szCs w:val="22"/>
        </w:rPr>
        <w:t>projectspecifiek</w:t>
      </w:r>
      <w:proofErr w:type="spellEnd"/>
      <w:r w:rsidRPr="003012CB">
        <w:rPr>
          <w:rFonts w:ascii="Corbel" w:hAnsi="Corbel"/>
          <w:sz w:val="22"/>
          <w:szCs w:val="22"/>
        </w:rPr>
        <w:t xml:space="preserve"> bericht bevat de gegevens van de betrokken partijen/organisaties (o.a. de SOAP Servers).</w:t>
      </w:r>
    </w:p>
    <w:p w14:paraId="38E322CA" w14:textId="77777777" w:rsidR="00BC6590" w:rsidRPr="003012CB" w:rsidRDefault="00BC6590" w:rsidP="00645285">
      <w:pPr>
        <w:pStyle w:val="Plattetekst"/>
        <w:rPr>
          <w:rFonts w:ascii="Corbel" w:hAnsi="Corbel"/>
          <w:sz w:val="22"/>
          <w:szCs w:val="22"/>
        </w:rPr>
      </w:pPr>
    </w:p>
    <w:p w14:paraId="38E322CB" w14:textId="77777777" w:rsidR="00BC6590" w:rsidRPr="003012CB" w:rsidRDefault="00645285" w:rsidP="005F6923">
      <w:pPr>
        <w:pStyle w:val="Kop1"/>
        <w:numPr>
          <w:ilvl w:val="1"/>
          <w:numId w:val="18"/>
        </w:numPr>
        <w:tabs>
          <w:tab w:val="clear" w:pos="792"/>
          <w:tab w:val="num" w:pos="567"/>
        </w:tabs>
        <w:ind w:left="567" w:hanging="567"/>
        <w:rPr>
          <w:rFonts w:ascii="Corbel" w:hAnsi="Corbel" w:cs="Arial"/>
          <w:sz w:val="28"/>
          <w:szCs w:val="28"/>
        </w:rPr>
      </w:pPr>
      <w:r w:rsidRPr="003012CB">
        <w:rPr>
          <w:rFonts w:ascii="Corbel" w:hAnsi="Corbel" w:cs="Arial"/>
          <w:sz w:val="28"/>
          <w:szCs w:val="28"/>
        </w:rPr>
        <w:t>R</w:t>
      </w:r>
      <w:r w:rsidR="00BC6590" w:rsidRPr="003012CB">
        <w:rPr>
          <w:rFonts w:ascii="Corbel" w:hAnsi="Corbel" w:cs="Arial"/>
          <w:sz w:val="28"/>
          <w:szCs w:val="28"/>
        </w:rPr>
        <w:t>ollen</w:t>
      </w:r>
    </w:p>
    <w:p w14:paraId="38E322CC" w14:textId="77777777" w:rsidR="00645285" w:rsidRPr="003012CB" w:rsidRDefault="00645285" w:rsidP="00645285">
      <w:pPr>
        <w:widowControl/>
        <w:suppressAutoHyphens w:val="0"/>
        <w:spacing w:line="285" w:lineRule="atLeast"/>
        <w:textAlignment w:val="baseline"/>
        <w:rPr>
          <w:rFonts w:ascii="Corbel" w:eastAsia="Times New Roman" w:hAnsi="Corbel" w:cs="Segoe UI"/>
          <w:kern w:val="0"/>
          <w:sz w:val="20"/>
          <w:szCs w:val="20"/>
          <w:bdr w:val="none" w:sz="0" w:space="0" w:color="auto" w:frame="1"/>
        </w:rPr>
      </w:pPr>
      <w:r w:rsidRPr="003012CB">
        <w:rPr>
          <w:rFonts w:ascii="Corbel" w:eastAsia="Times New Roman" w:hAnsi="Corbel" w:cs="Segoe UI"/>
          <w:kern w:val="0"/>
          <w:sz w:val="20"/>
          <w:szCs w:val="20"/>
          <w:bdr w:val="none" w:sz="0" w:space="0" w:color="auto" w:frame="1"/>
        </w:rPr>
        <w:t>Binnen een meta-raamwerk is er sprake van twee rollen:</w:t>
      </w:r>
    </w:p>
    <w:p w14:paraId="38E322CD" w14:textId="77777777" w:rsidR="00645285" w:rsidRPr="003012CB" w:rsidRDefault="00645285" w:rsidP="00645285">
      <w:pPr>
        <w:widowControl/>
        <w:suppressAutoHyphens w:val="0"/>
        <w:spacing w:line="285" w:lineRule="atLeast"/>
        <w:textAlignment w:val="baseline"/>
        <w:rPr>
          <w:rFonts w:ascii="Corbel" w:eastAsia="Times New Roman" w:hAnsi="Corbel" w:cs="Segoe UI"/>
          <w:kern w:val="0"/>
          <w:sz w:val="20"/>
          <w:szCs w:val="20"/>
        </w:rPr>
      </w:pPr>
    </w:p>
    <w:p w14:paraId="38E322CE" w14:textId="77777777" w:rsidR="00645285" w:rsidRPr="003012CB" w:rsidRDefault="00645285" w:rsidP="00645285">
      <w:pPr>
        <w:widowControl/>
        <w:suppressAutoHyphens w:val="0"/>
        <w:spacing w:line="285" w:lineRule="atLeast"/>
        <w:textAlignment w:val="baseline"/>
        <w:rPr>
          <w:rFonts w:ascii="Corbel" w:eastAsia="Times New Roman" w:hAnsi="Corbel" w:cs="Segoe UI"/>
          <w:kern w:val="0"/>
          <w:sz w:val="20"/>
          <w:szCs w:val="20"/>
          <w:bdr w:val="none" w:sz="0" w:space="0" w:color="auto" w:frame="1"/>
        </w:rPr>
      </w:pPr>
      <w:r w:rsidRPr="003012CB">
        <w:rPr>
          <w:rFonts w:ascii="Corbel" w:eastAsia="Times New Roman" w:hAnsi="Corbel" w:cs="Segoe UI"/>
          <w:b/>
          <w:bCs/>
          <w:kern w:val="0"/>
          <w:sz w:val="20"/>
          <w:szCs w:val="20"/>
          <w:bdr w:val="none" w:sz="0" w:space="0" w:color="auto" w:frame="1"/>
        </w:rPr>
        <w:t>VISI-communicatiemanager</w:t>
      </w:r>
      <w:r w:rsidRPr="003012CB">
        <w:rPr>
          <w:rFonts w:ascii="Corbel" w:eastAsia="Times New Roman" w:hAnsi="Corbel" w:cs="Segoe UI"/>
          <w:kern w:val="0"/>
          <w:sz w:val="20"/>
          <w:szCs w:val="20"/>
          <w:bdr w:val="none" w:sz="0" w:space="0" w:color="auto" w:frame="1"/>
        </w:rPr>
        <w:br/>
        <w:t>met als verantwoordelijkheid een aanpassing te autoriseren.</w:t>
      </w:r>
    </w:p>
    <w:p w14:paraId="38E322CF" w14:textId="77777777" w:rsidR="00645285" w:rsidRPr="003012CB" w:rsidRDefault="00645285" w:rsidP="00645285">
      <w:pPr>
        <w:widowControl/>
        <w:suppressAutoHyphens w:val="0"/>
        <w:spacing w:line="285" w:lineRule="atLeast"/>
        <w:textAlignment w:val="baseline"/>
        <w:rPr>
          <w:rFonts w:ascii="Corbel" w:eastAsia="Times New Roman" w:hAnsi="Corbel" w:cs="Segoe UI"/>
          <w:kern w:val="0"/>
          <w:sz w:val="20"/>
          <w:szCs w:val="20"/>
        </w:rPr>
      </w:pPr>
    </w:p>
    <w:p w14:paraId="38E322D0" w14:textId="77777777" w:rsidR="00645285" w:rsidRPr="003012CB" w:rsidRDefault="00645285" w:rsidP="00645285">
      <w:pPr>
        <w:widowControl/>
        <w:suppressAutoHyphens w:val="0"/>
        <w:spacing w:line="285" w:lineRule="atLeast"/>
        <w:textAlignment w:val="baseline"/>
        <w:rPr>
          <w:rFonts w:ascii="Corbel" w:eastAsia="Times New Roman" w:hAnsi="Corbel" w:cs="Segoe UI"/>
          <w:kern w:val="0"/>
          <w:sz w:val="20"/>
          <w:szCs w:val="20"/>
          <w:bdr w:val="none" w:sz="0" w:space="0" w:color="auto" w:frame="1"/>
        </w:rPr>
      </w:pPr>
      <w:r w:rsidRPr="003012CB">
        <w:rPr>
          <w:rFonts w:ascii="Corbel" w:eastAsia="Times New Roman" w:hAnsi="Corbel" w:cs="Segoe UI"/>
          <w:b/>
          <w:bCs/>
          <w:kern w:val="0"/>
          <w:sz w:val="20"/>
          <w:szCs w:val="20"/>
          <w:bdr w:val="none" w:sz="0" w:space="0" w:color="auto" w:frame="1"/>
        </w:rPr>
        <w:t>Wijzigingsinitiator</w:t>
      </w:r>
      <w:r w:rsidRPr="003012CB">
        <w:rPr>
          <w:rFonts w:ascii="Corbel" w:eastAsia="Times New Roman" w:hAnsi="Corbel" w:cs="Segoe UI"/>
          <w:kern w:val="0"/>
          <w:sz w:val="20"/>
          <w:szCs w:val="20"/>
          <w:bdr w:val="none" w:sz="0" w:space="0" w:color="auto" w:frame="1"/>
        </w:rPr>
        <w:br/>
        <w:t>voor het initiëren van een wijziging.</w:t>
      </w:r>
    </w:p>
    <w:p w14:paraId="38E322D1" w14:textId="77777777" w:rsidR="00645285" w:rsidRPr="003012CB" w:rsidRDefault="00645285" w:rsidP="00645285">
      <w:pPr>
        <w:widowControl/>
        <w:suppressAutoHyphens w:val="0"/>
        <w:spacing w:line="285" w:lineRule="atLeast"/>
        <w:textAlignment w:val="baseline"/>
        <w:rPr>
          <w:rFonts w:ascii="Corbel" w:eastAsia="Times New Roman" w:hAnsi="Corbel" w:cs="Segoe UI"/>
          <w:kern w:val="0"/>
          <w:sz w:val="20"/>
          <w:szCs w:val="20"/>
        </w:rPr>
      </w:pPr>
    </w:p>
    <w:p w14:paraId="38E322D2" w14:textId="77777777" w:rsidR="00645285" w:rsidRPr="003012CB" w:rsidRDefault="00645285" w:rsidP="00645285">
      <w:pPr>
        <w:widowControl/>
        <w:suppressAutoHyphens w:val="0"/>
        <w:spacing w:line="285" w:lineRule="atLeast"/>
        <w:textAlignment w:val="baseline"/>
        <w:rPr>
          <w:rFonts w:ascii="Corbel" w:eastAsia="Times New Roman" w:hAnsi="Corbel" w:cs="Segoe UI"/>
          <w:kern w:val="0"/>
          <w:sz w:val="20"/>
          <w:szCs w:val="20"/>
        </w:rPr>
      </w:pPr>
      <w:r w:rsidRPr="003012CB">
        <w:rPr>
          <w:rFonts w:ascii="Corbel" w:eastAsia="Times New Roman" w:hAnsi="Corbel" w:cs="Segoe UI"/>
          <w:kern w:val="0"/>
          <w:sz w:val="20"/>
          <w:szCs w:val="20"/>
          <w:bdr w:val="none" w:sz="0" w:space="0" w:color="auto" w:frame="1"/>
        </w:rPr>
        <w:t>Omdat het hier om een meta-raamwerk gaat en niet van tevoren bekend is welke positie de betreffende partij/organisatie in het specifieke VISI-project heeft kunnen beide rollen door alle partijen/organisaties worden ingevuld.</w:t>
      </w:r>
    </w:p>
    <w:p w14:paraId="38E322D3" w14:textId="77777777" w:rsidR="00645285" w:rsidRPr="003012CB" w:rsidRDefault="00645285" w:rsidP="00645285">
      <w:pPr>
        <w:widowControl/>
        <w:suppressAutoHyphens w:val="0"/>
        <w:spacing w:line="285" w:lineRule="atLeast"/>
        <w:textAlignment w:val="baseline"/>
        <w:rPr>
          <w:rFonts w:ascii="Corbel" w:eastAsia="Times New Roman" w:hAnsi="Corbel" w:cs="Segoe UI"/>
          <w:kern w:val="0"/>
          <w:sz w:val="20"/>
          <w:szCs w:val="20"/>
        </w:rPr>
      </w:pPr>
    </w:p>
    <w:p w14:paraId="38E322D4" w14:textId="77777777" w:rsidR="00BC6590" w:rsidRPr="003012CB" w:rsidRDefault="00BC6590" w:rsidP="00BC6590">
      <w:pPr>
        <w:pStyle w:val="Plattetekst"/>
        <w:rPr>
          <w:rFonts w:ascii="Corbel" w:hAnsi="Corbel"/>
          <w:sz w:val="22"/>
          <w:szCs w:val="22"/>
        </w:rPr>
      </w:pPr>
    </w:p>
    <w:p w14:paraId="38E322D5" w14:textId="77777777" w:rsidR="005A1063" w:rsidRPr="003012CB" w:rsidRDefault="00BC6590" w:rsidP="005A1063">
      <w:pPr>
        <w:pStyle w:val="Kop1"/>
        <w:numPr>
          <w:ilvl w:val="1"/>
          <w:numId w:val="18"/>
        </w:numPr>
        <w:tabs>
          <w:tab w:val="clear" w:pos="792"/>
          <w:tab w:val="num" w:pos="567"/>
        </w:tabs>
        <w:ind w:left="567" w:hanging="567"/>
        <w:rPr>
          <w:rFonts w:ascii="Corbel" w:hAnsi="Corbel" w:cs="Arial"/>
          <w:sz w:val="28"/>
          <w:szCs w:val="28"/>
        </w:rPr>
      </w:pPr>
      <w:r w:rsidRPr="003012CB">
        <w:rPr>
          <w:rFonts w:ascii="Corbel" w:hAnsi="Corbel" w:cs="Arial"/>
          <w:sz w:val="28"/>
          <w:szCs w:val="28"/>
        </w:rPr>
        <w:t>Transacties</w:t>
      </w:r>
    </w:p>
    <w:p w14:paraId="38E322D6" w14:textId="77777777" w:rsidR="00F53F0B" w:rsidRPr="003012CB" w:rsidRDefault="00645285" w:rsidP="00645285">
      <w:pPr>
        <w:pStyle w:val="Plattetekst"/>
        <w:rPr>
          <w:rFonts w:ascii="Corbel" w:hAnsi="Corbel" w:cs="Segoe UI"/>
          <w:sz w:val="20"/>
          <w:szCs w:val="20"/>
        </w:rPr>
      </w:pPr>
      <w:r w:rsidRPr="003012CB">
        <w:rPr>
          <w:rFonts w:ascii="Corbel" w:hAnsi="Corbel"/>
          <w:sz w:val="22"/>
          <w:szCs w:val="22"/>
        </w:rPr>
        <w:t>Het meta-raamwerk bevat twee transacties</w:t>
      </w:r>
      <w:r w:rsidRPr="003012CB">
        <w:rPr>
          <w:rFonts w:ascii="Corbel" w:hAnsi="Corbel" w:cs="Segoe UI"/>
          <w:sz w:val="20"/>
          <w:szCs w:val="20"/>
        </w:rPr>
        <w:t>.</w:t>
      </w:r>
    </w:p>
    <w:p w14:paraId="38E322D7" w14:textId="77777777" w:rsidR="008C72A3" w:rsidRPr="003012CB" w:rsidRDefault="008C72A3" w:rsidP="008C72A3">
      <w:pPr>
        <w:pStyle w:val="Plattetekst"/>
        <w:numPr>
          <w:ilvl w:val="0"/>
          <w:numId w:val="33"/>
        </w:numPr>
        <w:rPr>
          <w:rFonts w:ascii="Corbel" w:hAnsi="Corbel"/>
          <w:sz w:val="22"/>
          <w:szCs w:val="22"/>
        </w:rPr>
      </w:pPr>
      <w:r w:rsidRPr="003012CB">
        <w:rPr>
          <w:rFonts w:ascii="Corbel" w:hAnsi="Corbel"/>
          <w:sz w:val="22"/>
          <w:szCs w:val="22"/>
        </w:rPr>
        <w:t xml:space="preserve">Verspreiden van een </w:t>
      </w:r>
      <w:r w:rsidRPr="003012CB">
        <w:rPr>
          <w:rFonts w:ascii="Corbel" w:hAnsi="Corbel"/>
          <w:i/>
          <w:sz w:val="22"/>
          <w:szCs w:val="22"/>
        </w:rPr>
        <w:t>initieel</w:t>
      </w:r>
      <w:r w:rsidRPr="003012CB">
        <w:rPr>
          <w:rFonts w:ascii="Corbel" w:hAnsi="Corbel"/>
          <w:sz w:val="22"/>
          <w:szCs w:val="22"/>
        </w:rPr>
        <w:t xml:space="preserve"> raamwerk en </w:t>
      </w:r>
      <w:proofErr w:type="spellStart"/>
      <w:r w:rsidRPr="003012CB">
        <w:rPr>
          <w:rFonts w:ascii="Corbel" w:hAnsi="Corbel"/>
          <w:sz w:val="22"/>
          <w:szCs w:val="22"/>
        </w:rPr>
        <w:t>projectspecifiek</w:t>
      </w:r>
      <w:proofErr w:type="spellEnd"/>
      <w:r w:rsidRPr="003012CB">
        <w:rPr>
          <w:rFonts w:ascii="Corbel" w:hAnsi="Corbel"/>
          <w:sz w:val="22"/>
          <w:szCs w:val="22"/>
        </w:rPr>
        <w:t xml:space="preserve"> bericht.</w:t>
      </w:r>
    </w:p>
    <w:p w14:paraId="38E322D8" w14:textId="77777777" w:rsidR="008C72A3" w:rsidRPr="003012CB" w:rsidRDefault="008C72A3" w:rsidP="008C72A3">
      <w:pPr>
        <w:pStyle w:val="Plattetekst"/>
        <w:numPr>
          <w:ilvl w:val="0"/>
          <w:numId w:val="33"/>
        </w:numPr>
        <w:rPr>
          <w:rFonts w:ascii="Corbel" w:hAnsi="Corbel"/>
          <w:sz w:val="22"/>
          <w:szCs w:val="22"/>
        </w:rPr>
      </w:pPr>
      <w:r w:rsidRPr="003012CB">
        <w:rPr>
          <w:rFonts w:ascii="Corbel" w:hAnsi="Corbel"/>
          <w:sz w:val="22"/>
          <w:szCs w:val="22"/>
        </w:rPr>
        <w:t xml:space="preserve">Verspreiden van een </w:t>
      </w:r>
      <w:r w:rsidRPr="003012CB">
        <w:rPr>
          <w:rFonts w:ascii="Corbel" w:hAnsi="Corbel"/>
          <w:i/>
          <w:sz w:val="22"/>
          <w:szCs w:val="22"/>
        </w:rPr>
        <w:t>gewijzigd</w:t>
      </w:r>
      <w:r w:rsidRPr="003012CB">
        <w:rPr>
          <w:rFonts w:ascii="Corbel" w:hAnsi="Corbel"/>
          <w:sz w:val="22"/>
          <w:szCs w:val="22"/>
        </w:rPr>
        <w:t xml:space="preserve"> raamwerk en/of </w:t>
      </w:r>
      <w:proofErr w:type="spellStart"/>
      <w:r w:rsidRPr="003012CB">
        <w:rPr>
          <w:rFonts w:ascii="Corbel" w:hAnsi="Corbel"/>
          <w:sz w:val="22"/>
          <w:szCs w:val="22"/>
        </w:rPr>
        <w:t>projectspecifiek</w:t>
      </w:r>
      <w:proofErr w:type="spellEnd"/>
      <w:r w:rsidRPr="003012CB">
        <w:rPr>
          <w:rFonts w:ascii="Corbel" w:hAnsi="Corbel"/>
          <w:sz w:val="22"/>
          <w:szCs w:val="22"/>
        </w:rPr>
        <w:t xml:space="preserve"> bericht.</w:t>
      </w:r>
    </w:p>
    <w:p w14:paraId="38E322D9" w14:textId="77777777" w:rsidR="008C72A3" w:rsidRPr="003012CB" w:rsidRDefault="008C72A3" w:rsidP="008C72A3">
      <w:pPr>
        <w:pStyle w:val="Plattetekst"/>
        <w:rPr>
          <w:rFonts w:ascii="Corbel" w:hAnsi="Corbel"/>
          <w:sz w:val="22"/>
          <w:szCs w:val="22"/>
        </w:rPr>
      </w:pPr>
    </w:p>
    <w:p w14:paraId="38E322DA" w14:textId="77777777" w:rsidR="008C72A3" w:rsidRPr="003012CB" w:rsidRDefault="008C72A3" w:rsidP="00645285">
      <w:pPr>
        <w:pStyle w:val="Plattetekst"/>
        <w:rPr>
          <w:rFonts w:ascii="Corbel" w:hAnsi="Corbel" w:cs="Segoe UI"/>
          <w:sz w:val="20"/>
          <w:szCs w:val="20"/>
        </w:rPr>
      </w:pPr>
    </w:p>
    <w:p w14:paraId="38E322DB" w14:textId="77777777" w:rsidR="00F53F0B" w:rsidRPr="003012CB" w:rsidRDefault="00F53F0B">
      <w:pPr>
        <w:widowControl/>
        <w:suppressAutoHyphens w:val="0"/>
        <w:rPr>
          <w:rFonts w:ascii="Corbel" w:hAnsi="Corbel" w:cs="Segoe UI"/>
          <w:sz w:val="20"/>
          <w:szCs w:val="20"/>
        </w:rPr>
      </w:pPr>
      <w:r w:rsidRPr="003012CB">
        <w:rPr>
          <w:rFonts w:ascii="Corbel" w:hAnsi="Corbel" w:cs="Segoe UI"/>
          <w:sz w:val="20"/>
          <w:szCs w:val="20"/>
        </w:rPr>
        <w:br w:type="page"/>
      </w:r>
    </w:p>
    <w:p w14:paraId="38E322DC" w14:textId="77777777" w:rsidR="00F53F0B" w:rsidRPr="003012CB" w:rsidRDefault="00645285" w:rsidP="00F53F0B">
      <w:pPr>
        <w:numPr>
          <w:ilvl w:val="2"/>
          <w:numId w:val="18"/>
        </w:numPr>
        <w:tabs>
          <w:tab w:val="clear" w:pos="1224"/>
          <w:tab w:val="num" w:pos="851"/>
        </w:tabs>
        <w:ind w:left="567"/>
        <w:rPr>
          <w:rFonts w:ascii="Corbel" w:hAnsi="Corbel" w:cs="Arial"/>
          <w:b/>
          <w:bCs/>
          <w:sz w:val="28"/>
          <w:szCs w:val="28"/>
        </w:rPr>
      </w:pPr>
      <w:r w:rsidRPr="003012CB">
        <w:rPr>
          <w:rFonts w:ascii="Corbel" w:hAnsi="Corbel"/>
        </w:rPr>
        <w:lastRenderedPageBreak/>
        <w:t xml:space="preserve"> </w:t>
      </w:r>
      <w:r w:rsidRPr="003012CB">
        <w:rPr>
          <w:rFonts w:ascii="Corbel" w:hAnsi="Corbel" w:cs="Arial"/>
          <w:b/>
          <w:bCs/>
          <w:sz w:val="28"/>
          <w:szCs w:val="28"/>
        </w:rPr>
        <w:t xml:space="preserve">Verspreiden van een initieel raamwerk en </w:t>
      </w:r>
      <w:proofErr w:type="spellStart"/>
      <w:r w:rsidRPr="003012CB">
        <w:rPr>
          <w:rFonts w:ascii="Corbel" w:hAnsi="Corbel" w:cs="Arial"/>
          <w:b/>
          <w:bCs/>
          <w:sz w:val="28"/>
          <w:szCs w:val="28"/>
        </w:rPr>
        <w:t>projectspecifiek</w:t>
      </w:r>
      <w:proofErr w:type="spellEnd"/>
      <w:r w:rsidRPr="003012CB">
        <w:rPr>
          <w:rFonts w:ascii="Corbel" w:hAnsi="Corbel" w:cs="Arial"/>
          <w:b/>
          <w:bCs/>
          <w:sz w:val="28"/>
          <w:szCs w:val="28"/>
        </w:rPr>
        <w:t xml:space="preserve"> bericht</w:t>
      </w:r>
    </w:p>
    <w:p w14:paraId="38E322DD" w14:textId="77777777" w:rsidR="00645285" w:rsidRPr="003012CB" w:rsidRDefault="00F53F0B" w:rsidP="00F53F0B">
      <w:pPr>
        <w:ind w:left="567"/>
        <w:rPr>
          <w:rFonts w:ascii="Corbel" w:hAnsi="Corbel" w:cs="Arial"/>
          <w:b/>
          <w:bCs/>
          <w:sz w:val="28"/>
          <w:szCs w:val="28"/>
        </w:rPr>
      </w:pPr>
      <w:r w:rsidRPr="003012CB">
        <w:rPr>
          <w:rFonts w:ascii="Corbel" w:hAnsi="Corbel" w:cs="Arial"/>
          <w:b/>
          <w:bCs/>
          <w:sz w:val="22"/>
          <w:szCs w:val="22"/>
        </w:rPr>
        <w:br/>
      </w:r>
    </w:p>
    <w:p w14:paraId="38E322DE" w14:textId="77777777" w:rsidR="00645285" w:rsidRPr="003012CB" w:rsidRDefault="00FF3D70" w:rsidP="00645285">
      <w:pPr>
        <w:rPr>
          <w:rFonts w:ascii="Corbel" w:hAnsi="Corbel" w:cs="Arial"/>
          <w:sz w:val="28"/>
          <w:szCs w:val="28"/>
        </w:rPr>
      </w:pPr>
      <w:r w:rsidRPr="003012CB">
        <w:rPr>
          <w:rFonts w:ascii="Corbel" w:hAnsi="Corbel"/>
          <w:noProof/>
        </w:rPr>
        <w:drawing>
          <wp:inline distT="0" distB="0" distL="0" distR="0" wp14:anchorId="38E325D4" wp14:editId="38E325D5">
            <wp:extent cx="3928262" cy="81235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9164" cy="8125416"/>
                    </a:xfrm>
                    <a:prstGeom prst="rect">
                      <a:avLst/>
                    </a:prstGeom>
                    <a:noFill/>
                    <a:ln>
                      <a:noFill/>
                    </a:ln>
                  </pic:spPr>
                </pic:pic>
              </a:graphicData>
            </a:graphic>
          </wp:inline>
        </w:drawing>
      </w:r>
    </w:p>
    <w:p w14:paraId="38E322DF" w14:textId="77777777" w:rsidR="00F53F0B" w:rsidRPr="003012CB" w:rsidRDefault="00F53F0B" w:rsidP="00F53F0B">
      <w:pPr>
        <w:numPr>
          <w:ilvl w:val="2"/>
          <w:numId w:val="18"/>
        </w:numPr>
        <w:tabs>
          <w:tab w:val="clear" w:pos="1224"/>
          <w:tab w:val="num" w:pos="851"/>
        </w:tabs>
        <w:ind w:left="567"/>
        <w:rPr>
          <w:rFonts w:ascii="Corbel" w:hAnsi="Corbel"/>
          <w:b/>
        </w:rPr>
      </w:pPr>
      <w:r w:rsidRPr="003012CB">
        <w:rPr>
          <w:rFonts w:ascii="Corbel" w:hAnsi="Corbel"/>
          <w:b/>
        </w:rPr>
        <w:lastRenderedPageBreak/>
        <w:t xml:space="preserve">Verspreiden van een gewijzigd </w:t>
      </w:r>
      <w:r w:rsidR="00645285" w:rsidRPr="003012CB">
        <w:rPr>
          <w:rFonts w:ascii="Corbel" w:hAnsi="Corbel"/>
          <w:b/>
        </w:rPr>
        <w:t xml:space="preserve">raamwerk en/of </w:t>
      </w:r>
      <w:proofErr w:type="spellStart"/>
      <w:r w:rsidR="00645285" w:rsidRPr="003012CB">
        <w:rPr>
          <w:rFonts w:ascii="Corbel" w:hAnsi="Corbel"/>
          <w:b/>
        </w:rPr>
        <w:t>projectspecifiek</w:t>
      </w:r>
      <w:proofErr w:type="spellEnd"/>
      <w:r w:rsidR="00645285" w:rsidRPr="003012CB">
        <w:rPr>
          <w:rFonts w:ascii="Corbel" w:hAnsi="Corbel"/>
          <w:b/>
        </w:rPr>
        <w:t xml:space="preserve"> bericht</w:t>
      </w:r>
    </w:p>
    <w:p w14:paraId="38E322E0" w14:textId="77777777" w:rsidR="00645285" w:rsidRPr="003012CB" w:rsidRDefault="00F53F0B" w:rsidP="00F53F0B">
      <w:pPr>
        <w:ind w:left="567"/>
        <w:rPr>
          <w:rFonts w:ascii="Corbel" w:hAnsi="Corbel"/>
        </w:rPr>
      </w:pPr>
      <w:r w:rsidRPr="003012CB">
        <w:rPr>
          <w:rFonts w:ascii="Corbel" w:hAnsi="Corbel"/>
          <w:b/>
        </w:rPr>
        <w:br/>
      </w:r>
      <w:r w:rsidR="00FF3D70" w:rsidRPr="003012CB">
        <w:rPr>
          <w:rFonts w:ascii="Corbel" w:hAnsi="Corbel"/>
          <w:noProof/>
        </w:rPr>
        <w:drawing>
          <wp:inline distT="0" distB="0" distL="0" distR="0" wp14:anchorId="38E325D6" wp14:editId="38E325D7">
            <wp:extent cx="4842663" cy="8156064"/>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663" cy="8156064"/>
                    </a:xfrm>
                    <a:prstGeom prst="rect">
                      <a:avLst/>
                    </a:prstGeom>
                    <a:noFill/>
                    <a:ln>
                      <a:noFill/>
                    </a:ln>
                  </pic:spPr>
                </pic:pic>
              </a:graphicData>
            </a:graphic>
          </wp:inline>
        </w:drawing>
      </w:r>
    </w:p>
    <w:p w14:paraId="38E322E1" w14:textId="77777777" w:rsidR="00645285" w:rsidRPr="003012CB" w:rsidRDefault="00645285" w:rsidP="00645285">
      <w:pPr>
        <w:rPr>
          <w:rFonts w:ascii="Corbel" w:hAnsi="Corbel"/>
        </w:rPr>
      </w:pPr>
    </w:p>
    <w:p w14:paraId="38E322E2" w14:textId="77777777" w:rsidR="00F53F0B" w:rsidRPr="003012CB" w:rsidRDefault="00F53F0B" w:rsidP="00BC6590">
      <w:pPr>
        <w:pStyle w:val="Plattetekst"/>
        <w:rPr>
          <w:rFonts w:ascii="Corbel" w:hAnsi="Corbel"/>
          <w:sz w:val="22"/>
          <w:szCs w:val="22"/>
        </w:rPr>
      </w:pPr>
    </w:p>
    <w:p w14:paraId="38E322E3" w14:textId="77777777" w:rsidR="00BC6590" w:rsidRPr="003012CB" w:rsidRDefault="00BC6590" w:rsidP="00BC6590">
      <w:pPr>
        <w:pStyle w:val="Plattetekst"/>
        <w:rPr>
          <w:rFonts w:ascii="Corbel" w:hAnsi="Corbel"/>
          <w:sz w:val="22"/>
          <w:szCs w:val="22"/>
        </w:rPr>
      </w:pPr>
      <w:r w:rsidRPr="003012CB">
        <w:rPr>
          <w:rFonts w:ascii="Corbel" w:hAnsi="Corbel"/>
          <w:sz w:val="22"/>
          <w:szCs w:val="22"/>
        </w:rPr>
        <w:lastRenderedPageBreak/>
        <w:t xml:space="preserve">Een transactie om een nieuw of een gewijzigd raamwerk of </w:t>
      </w:r>
      <w:proofErr w:type="spellStart"/>
      <w:r w:rsidRPr="003012CB">
        <w:rPr>
          <w:rFonts w:ascii="Corbel" w:hAnsi="Corbel"/>
          <w:sz w:val="22"/>
          <w:szCs w:val="22"/>
        </w:rPr>
        <w:t>projectspecifiek</w:t>
      </w:r>
      <w:proofErr w:type="spellEnd"/>
      <w:r w:rsidRPr="003012CB">
        <w:rPr>
          <w:rFonts w:ascii="Corbel" w:hAnsi="Corbel"/>
          <w:sz w:val="22"/>
          <w:szCs w:val="22"/>
        </w:rPr>
        <w:t xml:space="preserve"> bericht aan de VISI-communicatie toe te voegen.</w:t>
      </w:r>
      <w:r w:rsidR="008C72A3" w:rsidRPr="003012CB">
        <w:rPr>
          <w:rFonts w:ascii="Corbel" w:hAnsi="Corbel"/>
          <w:sz w:val="22"/>
          <w:szCs w:val="22"/>
        </w:rPr>
        <w:t xml:space="preserve"> (‘i-&gt;e’ betekent ‘initiator naar </w:t>
      </w:r>
      <w:proofErr w:type="spellStart"/>
      <w:r w:rsidR="008C72A3" w:rsidRPr="003012CB">
        <w:rPr>
          <w:rFonts w:ascii="Corbel" w:hAnsi="Corbel"/>
          <w:sz w:val="22"/>
          <w:szCs w:val="22"/>
        </w:rPr>
        <w:t>executor</w:t>
      </w:r>
      <w:proofErr w:type="spellEnd"/>
      <w:r w:rsidR="008C72A3" w:rsidRPr="003012CB">
        <w:rPr>
          <w:rFonts w:ascii="Corbel" w:hAnsi="Corbel"/>
          <w:sz w:val="22"/>
          <w:szCs w:val="22"/>
        </w:rPr>
        <w:t>’; omgekeerd idem)</w:t>
      </w:r>
    </w:p>
    <w:p w14:paraId="38E322E4" w14:textId="77777777" w:rsidR="00645285" w:rsidRPr="003012CB" w:rsidRDefault="00F53F0B" w:rsidP="00645285">
      <w:pPr>
        <w:widowControl/>
        <w:numPr>
          <w:ilvl w:val="0"/>
          <w:numId w:val="4"/>
        </w:numPr>
        <w:suppressAutoHyphens w:val="0"/>
        <w:spacing w:line="285" w:lineRule="atLeast"/>
        <w:textAlignment w:val="baseline"/>
        <w:rPr>
          <w:rFonts w:ascii="Corbel" w:eastAsia="Times New Roman" w:hAnsi="Corbel" w:cs="Segoe UI"/>
          <w:kern w:val="0"/>
          <w:sz w:val="22"/>
          <w:szCs w:val="22"/>
        </w:rPr>
      </w:pPr>
      <w:r w:rsidRPr="003012CB">
        <w:rPr>
          <w:rFonts w:ascii="Corbel" w:eastAsia="Times New Roman" w:hAnsi="Corbel" w:cs="Segoe UI"/>
          <w:kern w:val="0"/>
          <w:sz w:val="22"/>
          <w:szCs w:val="22"/>
        </w:rPr>
        <w:t>Bericht (i</w:t>
      </w:r>
      <w:r w:rsidR="008C72A3" w:rsidRPr="003012CB">
        <w:rPr>
          <w:rFonts w:ascii="Corbel" w:eastAsia="Times New Roman" w:hAnsi="Corbel" w:cs="Segoe UI"/>
          <w:kern w:val="0"/>
          <w:sz w:val="22"/>
          <w:szCs w:val="22"/>
        </w:rPr>
        <w:t>-&gt;</w:t>
      </w:r>
      <w:r w:rsidRPr="003012CB">
        <w:rPr>
          <w:rFonts w:ascii="Corbel" w:eastAsia="Times New Roman" w:hAnsi="Corbel" w:cs="Segoe UI"/>
          <w:kern w:val="0"/>
          <w:sz w:val="22"/>
          <w:szCs w:val="22"/>
        </w:rPr>
        <w:t xml:space="preserve">e): </w:t>
      </w:r>
      <w:r w:rsidR="00645285" w:rsidRPr="003012CB">
        <w:rPr>
          <w:rFonts w:ascii="Corbel" w:eastAsia="Times New Roman" w:hAnsi="Corbel" w:cs="Segoe UI"/>
          <w:i/>
          <w:iCs/>
          <w:kern w:val="0"/>
          <w:sz w:val="22"/>
          <w:szCs w:val="22"/>
          <w:bdr w:val="none" w:sz="0" w:space="0" w:color="auto" w:frame="1"/>
        </w:rPr>
        <w:t xml:space="preserve">Voorstel start van een nieuw of gewijzigd raamwerk of </w:t>
      </w:r>
      <w:proofErr w:type="spellStart"/>
      <w:r w:rsidR="00645285" w:rsidRPr="003012CB">
        <w:rPr>
          <w:rFonts w:ascii="Corbel" w:eastAsia="Times New Roman" w:hAnsi="Corbel" w:cs="Segoe UI"/>
          <w:i/>
          <w:iCs/>
          <w:kern w:val="0"/>
          <w:sz w:val="22"/>
          <w:szCs w:val="22"/>
          <w:bdr w:val="none" w:sz="0" w:space="0" w:color="auto" w:frame="1"/>
        </w:rPr>
        <w:t>projectspecifiek</w:t>
      </w:r>
      <w:proofErr w:type="spellEnd"/>
      <w:r w:rsidR="00645285" w:rsidRPr="003012CB">
        <w:rPr>
          <w:rFonts w:ascii="Corbel" w:eastAsia="Times New Roman" w:hAnsi="Corbel" w:cs="Segoe UI"/>
          <w:i/>
          <w:iCs/>
          <w:kern w:val="0"/>
          <w:sz w:val="22"/>
          <w:szCs w:val="22"/>
          <w:bdr w:val="none" w:sz="0" w:space="0" w:color="auto" w:frame="1"/>
        </w:rPr>
        <w:t xml:space="preserve"> bericht</w:t>
      </w:r>
      <w:r w:rsidR="00645285" w:rsidRPr="003012CB">
        <w:rPr>
          <w:rFonts w:ascii="Corbel" w:eastAsia="Times New Roman" w:hAnsi="Corbel" w:cs="Segoe UI"/>
          <w:kern w:val="0"/>
          <w:sz w:val="22"/>
          <w:szCs w:val="22"/>
        </w:rPr>
        <w:br/>
        <w:t xml:space="preserve">Dit bericht kan worden verzonden aan alle partners voor wie dit raamwerk of </w:t>
      </w:r>
      <w:proofErr w:type="spellStart"/>
      <w:r w:rsidR="00645285" w:rsidRPr="003012CB">
        <w:rPr>
          <w:rFonts w:ascii="Corbel" w:eastAsia="Times New Roman" w:hAnsi="Corbel" w:cs="Segoe UI"/>
          <w:kern w:val="0"/>
          <w:sz w:val="22"/>
          <w:szCs w:val="22"/>
        </w:rPr>
        <w:t>projectspecifiek</w:t>
      </w:r>
      <w:proofErr w:type="spellEnd"/>
      <w:r w:rsidR="00645285" w:rsidRPr="003012CB">
        <w:rPr>
          <w:rFonts w:ascii="Corbel" w:eastAsia="Times New Roman" w:hAnsi="Corbel" w:cs="Segoe UI"/>
          <w:kern w:val="0"/>
          <w:sz w:val="22"/>
          <w:szCs w:val="22"/>
        </w:rPr>
        <w:t xml:space="preserve"> bericht van belang is.</w:t>
      </w:r>
      <w:r w:rsidR="00645285" w:rsidRPr="003012CB">
        <w:rPr>
          <w:rFonts w:ascii="Corbel" w:eastAsia="Times New Roman" w:hAnsi="Corbel" w:cs="Segoe UI"/>
          <w:kern w:val="0"/>
          <w:sz w:val="22"/>
          <w:szCs w:val="22"/>
        </w:rPr>
        <w:br/>
        <w:t xml:space="preserve">Als appendix wordt het nieuwe of gewijzigde raamwerk of </w:t>
      </w:r>
      <w:proofErr w:type="spellStart"/>
      <w:r w:rsidR="00645285" w:rsidRPr="003012CB">
        <w:rPr>
          <w:rFonts w:ascii="Corbel" w:eastAsia="Times New Roman" w:hAnsi="Corbel" w:cs="Segoe UI"/>
          <w:kern w:val="0"/>
          <w:sz w:val="22"/>
          <w:szCs w:val="22"/>
        </w:rPr>
        <w:t>projectspecifiek</w:t>
      </w:r>
      <w:proofErr w:type="spellEnd"/>
      <w:r w:rsidR="00645285" w:rsidRPr="003012CB">
        <w:rPr>
          <w:rFonts w:ascii="Corbel" w:eastAsia="Times New Roman" w:hAnsi="Corbel" w:cs="Segoe UI"/>
          <w:kern w:val="0"/>
          <w:sz w:val="22"/>
          <w:szCs w:val="22"/>
        </w:rPr>
        <w:t xml:space="preserve"> bericht toegevoegd met eventueel andere documenten die voor de beoordeling van het raamwerk of </w:t>
      </w:r>
      <w:proofErr w:type="spellStart"/>
      <w:r w:rsidR="00645285" w:rsidRPr="003012CB">
        <w:rPr>
          <w:rFonts w:ascii="Corbel" w:eastAsia="Times New Roman" w:hAnsi="Corbel" w:cs="Segoe UI"/>
          <w:kern w:val="0"/>
          <w:sz w:val="22"/>
          <w:szCs w:val="22"/>
        </w:rPr>
        <w:t>projectspecifiek</w:t>
      </w:r>
      <w:proofErr w:type="spellEnd"/>
      <w:r w:rsidR="00645285" w:rsidRPr="003012CB">
        <w:rPr>
          <w:rFonts w:ascii="Corbel" w:eastAsia="Times New Roman" w:hAnsi="Corbel" w:cs="Segoe UI"/>
          <w:kern w:val="0"/>
          <w:sz w:val="22"/>
          <w:szCs w:val="22"/>
        </w:rPr>
        <w:t xml:space="preserve"> bericht van belang kunnen zijn.</w:t>
      </w:r>
    </w:p>
    <w:p w14:paraId="38E322E5" w14:textId="77777777" w:rsidR="00645285" w:rsidRPr="003012CB" w:rsidRDefault="00F53F0B" w:rsidP="00645285">
      <w:pPr>
        <w:widowControl/>
        <w:numPr>
          <w:ilvl w:val="0"/>
          <w:numId w:val="4"/>
        </w:numPr>
        <w:suppressAutoHyphens w:val="0"/>
        <w:spacing w:line="285" w:lineRule="atLeast"/>
        <w:textAlignment w:val="baseline"/>
        <w:rPr>
          <w:rFonts w:ascii="Corbel" w:eastAsia="Times New Roman" w:hAnsi="Corbel" w:cs="Segoe UI"/>
          <w:kern w:val="0"/>
          <w:sz w:val="22"/>
          <w:szCs w:val="22"/>
        </w:rPr>
      </w:pPr>
      <w:r w:rsidRPr="003012CB">
        <w:rPr>
          <w:rFonts w:ascii="Corbel" w:eastAsia="Times New Roman" w:hAnsi="Corbel" w:cs="Segoe UI"/>
          <w:kern w:val="0"/>
          <w:sz w:val="22"/>
          <w:szCs w:val="22"/>
        </w:rPr>
        <w:t>Bericht (e</w:t>
      </w:r>
      <w:r w:rsidR="008C72A3" w:rsidRPr="003012CB">
        <w:rPr>
          <w:rFonts w:ascii="Corbel" w:eastAsia="Times New Roman" w:hAnsi="Corbel" w:cs="Segoe UI"/>
          <w:kern w:val="0"/>
          <w:sz w:val="22"/>
          <w:szCs w:val="22"/>
        </w:rPr>
        <w:t>-&gt;</w:t>
      </w:r>
      <w:r w:rsidRPr="003012CB">
        <w:rPr>
          <w:rFonts w:ascii="Corbel" w:eastAsia="Times New Roman" w:hAnsi="Corbel" w:cs="Segoe UI"/>
          <w:kern w:val="0"/>
          <w:sz w:val="22"/>
          <w:szCs w:val="22"/>
        </w:rPr>
        <w:t xml:space="preserve">i): </w:t>
      </w:r>
      <w:r w:rsidR="00645285" w:rsidRPr="003012CB">
        <w:rPr>
          <w:rFonts w:ascii="Corbel" w:eastAsia="Times New Roman" w:hAnsi="Corbel" w:cs="Segoe UI"/>
          <w:i/>
          <w:iCs/>
          <w:kern w:val="0"/>
          <w:sz w:val="22"/>
          <w:szCs w:val="22"/>
          <w:bdr w:val="none" w:sz="0" w:space="0" w:color="auto" w:frame="1"/>
        </w:rPr>
        <w:t xml:space="preserve">Akkoord met voorstel van een nieuw of gewijzigd raamwerk of </w:t>
      </w:r>
      <w:proofErr w:type="spellStart"/>
      <w:r w:rsidR="00645285" w:rsidRPr="003012CB">
        <w:rPr>
          <w:rFonts w:ascii="Corbel" w:eastAsia="Times New Roman" w:hAnsi="Corbel" w:cs="Segoe UI"/>
          <w:i/>
          <w:iCs/>
          <w:kern w:val="0"/>
          <w:sz w:val="22"/>
          <w:szCs w:val="22"/>
          <w:bdr w:val="none" w:sz="0" w:space="0" w:color="auto" w:frame="1"/>
        </w:rPr>
        <w:t>projectspecifiek</w:t>
      </w:r>
      <w:proofErr w:type="spellEnd"/>
      <w:r w:rsidR="00645285" w:rsidRPr="003012CB">
        <w:rPr>
          <w:rFonts w:ascii="Corbel" w:eastAsia="Times New Roman" w:hAnsi="Corbel" w:cs="Segoe UI"/>
          <w:i/>
          <w:iCs/>
          <w:kern w:val="0"/>
          <w:sz w:val="22"/>
          <w:szCs w:val="22"/>
          <w:bdr w:val="none" w:sz="0" w:space="0" w:color="auto" w:frame="1"/>
        </w:rPr>
        <w:t xml:space="preserve"> bericht</w:t>
      </w:r>
      <w:r w:rsidR="00645285" w:rsidRPr="003012CB">
        <w:rPr>
          <w:rFonts w:ascii="Corbel" w:eastAsia="Times New Roman" w:hAnsi="Corbel" w:cs="Segoe UI"/>
          <w:i/>
          <w:iCs/>
          <w:kern w:val="0"/>
          <w:sz w:val="22"/>
          <w:szCs w:val="22"/>
          <w:bdr w:val="none" w:sz="0" w:space="0" w:color="auto" w:frame="1"/>
        </w:rPr>
        <w:br/>
      </w:r>
      <w:r w:rsidR="00645285" w:rsidRPr="003012CB">
        <w:rPr>
          <w:rFonts w:ascii="Corbel" w:eastAsia="Times New Roman" w:hAnsi="Corbel" w:cs="Segoe UI"/>
          <w:kern w:val="0"/>
          <w:sz w:val="22"/>
          <w:szCs w:val="22"/>
        </w:rPr>
        <w:t>Met dit bericht kan de ontvanger van bericht 1 het voorstel accepteren.</w:t>
      </w:r>
    </w:p>
    <w:p w14:paraId="38E322E6" w14:textId="77777777" w:rsidR="00645285" w:rsidRPr="003012CB" w:rsidRDefault="008C72A3" w:rsidP="00645285">
      <w:pPr>
        <w:widowControl/>
        <w:numPr>
          <w:ilvl w:val="0"/>
          <w:numId w:val="4"/>
        </w:numPr>
        <w:suppressAutoHyphens w:val="0"/>
        <w:spacing w:line="285" w:lineRule="atLeast"/>
        <w:textAlignment w:val="baseline"/>
        <w:rPr>
          <w:rFonts w:ascii="Corbel" w:eastAsia="Times New Roman" w:hAnsi="Corbel" w:cs="Segoe UI"/>
          <w:kern w:val="0"/>
          <w:sz w:val="22"/>
          <w:szCs w:val="22"/>
        </w:rPr>
      </w:pPr>
      <w:r w:rsidRPr="003012CB">
        <w:rPr>
          <w:rFonts w:ascii="Corbel" w:eastAsia="Times New Roman" w:hAnsi="Corbel" w:cs="Segoe UI"/>
          <w:kern w:val="0"/>
          <w:sz w:val="22"/>
          <w:szCs w:val="22"/>
        </w:rPr>
        <w:t>Bericht (e-&gt;</w:t>
      </w:r>
      <w:r w:rsidR="00F53F0B" w:rsidRPr="003012CB">
        <w:rPr>
          <w:rFonts w:ascii="Corbel" w:eastAsia="Times New Roman" w:hAnsi="Corbel" w:cs="Segoe UI"/>
          <w:kern w:val="0"/>
          <w:sz w:val="22"/>
          <w:szCs w:val="22"/>
        </w:rPr>
        <w:t xml:space="preserve">i): </w:t>
      </w:r>
      <w:r w:rsidR="00645285" w:rsidRPr="003012CB">
        <w:rPr>
          <w:rFonts w:ascii="Corbel" w:eastAsia="Times New Roman" w:hAnsi="Corbel" w:cs="Segoe UI"/>
          <w:b/>
          <w:bCs/>
          <w:i/>
          <w:iCs/>
          <w:kern w:val="0"/>
          <w:sz w:val="22"/>
          <w:szCs w:val="22"/>
          <w:bdr w:val="none" w:sz="0" w:space="0" w:color="auto" w:frame="1"/>
        </w:rPr>
        <w:t>Niet</w:t>
      </w:r>
      <w:r w:rsidR="00F53F0B" w:rsidRPr="003012CB">
        <w:rPr>
          <w:rFonts w:ascii="Corbel" w:eastAsia="Times New Roman" w:hAnsi="Corbel" w:cs="Segoe UI"/>
          <w:i/>
          <w:iCs/>
          <w:kern w:val="0"/>
          <w:sz w:val="22"/>
          <w:szCs w:val="22"/>
          <w:bdr w:val="none" w:sz="0" w:space="0" w:color="auto" w:frame="1"/>
        </w:rPr>
        <w:t xml:space="preserve"> </w:t>
      </w:r>
      <w:r w:rsidR="00645285" w:rsidRPr="003012CB">
        <w:rPr>
          <w:rFonts w:ascii="Corbel" w:eastAsia="Times New Roman" w:hAnsi="Corbel" w:cs="Segoe UI"/>
          <w:i/>
          <w:iCs/>
          <w:kern w:val="0"/>
          <w:sz w:val="22"/>
          <w:szCs w:val="22"/>
          <w:bdr w:val="none" w:sz="0" w:space="0" w:color="auto" w:frame="1"/>
        </w:rPr>
        <w:t xml:space="preserve">akkoord met voorstel van een nieuw of gewijzigd raamwerk of </w:t>
      </w:r>
      <w:proofErr w:type="spellStart"/>
      <w:r w:rsidR="00645285" w:rsidRPr="003012CB">
        <w:rPr>
          <w:rFonts w:ascii="Corbel" w:eastAsia="Times New Roman" w:hAnsi="Corbel" w:cs="Segoe UI"/>
          <w:i/>
          <w:iCs/>
          <w:kern w:val="0"/>
          <w:sz w:val="22"/>
          <w:szCs w:val="22"/>
          <w:bdr w:val="none" w:sz="0" w:space="0" w:color="auto" w:frame="1"/>
        </w:rPr>
        <w:t>projectspecifiek</w:t>
      </w:r>
      <w:proofErr w:type="spellEnd"/>
      <w:r w:rsidR="00645285" w:rsidRPr="003012CB">
        <w:rPr>
          <w:rFonts w:ascii="Corbel" w:eastAsia="Times New Roman" w:hAnsi="Corbel" w:cs="Segoe UI"/>
          <w:i/>
          <w:iCs/>
          <w:kern w:val="0"/>
          <w:sz w:val="22"/>
          <w:szCs w:val="22"/>
          <w:bdr w:val="none" w:sz="0" w:space="0" w:color="auto" w:frame="1"/>
        </w:rPr>
        <w:t xml:space="preserve"> bericht</w:t>
      </w:r>
      <w:r w:rsidR="00645285" w:rsidRPr="003012CB">
        <w:rPr>
          <w:rFonts w:ascii="Corbel" w:eastAsia="Times New Roman" w:hAnsi="Corbel" w:cs="Segoe UI"/>
          <w:i/>
          <w:iCs/>
          <w:kern w:val="0"/>
          <w:sz w:val="22"/>
          <w:szCs w:val="22"/>
          <w:bdr w:val="none" w:sz="0" w:space="0" w:color="auto" w:frame="1"/>
        </w:rPr>
        <w:br/>
      </w:r>
      <w:r w:rsidR="00645285" w:rsidRPr="003012CB">
        <w:rPr>
          <w:rFonts w:ascii="Corbel" w:eastAsia="Times New Roman" w:hAnsi="Corbel" w:cs="Segoe UI"/>
          <w:kern w:val="0"/>
          <w:sz w:val="22"/>
          <w:szCs w:val="22"/>
        </w:rPr>
        <w:t>Met dit bericht kan de ontvanger van bericht 1 het voorstel afwijzen. Eventueel kan een nadere toelichting voor de afwijzing als appendix worden toegevoegd. Omdat een voorstel unaniem moet worden geaccepteerd weet de betreffende partner op dit moment al dat het voorstel het niet gehaald heeft en kan hiermee de transactie als beëindigd zien.</w:t>
      </w:r>
    </w:p>
    <w:p w14:paraId="38E322E7" w14:textId="77777777" w:rsidR="00645285" w:rsidRPr="003012CB" w:rsidRDefault="008C72A3" w:rsidP="00645285">
      <w:pPr>
        <w:widowControl/>
        <w:numPr>
          <w:ilvl w:val="0"/>
          <w:numId w:val="4"/>
        </w:numPr>
        <w:suppressAutoHyphens w:val="0"/>
        <w:spacing w:line="285" w:lineRule="atLeast"/>
        <w:textAlignment w:val="baseline"/>
        <w:rPr>
          <w:rFonts w:ascii="Corbel" w:eastAsia="Times New Roman" w:hAnsi="Corbel" w:cs="Segoe UI"/>
          <w:kern w:val="0"/>
          <w:sz w:val="22"/>
          <w:szCs w:val="22"/>
        </w:rPr>
      </w:pPr>
      <w:r w:rsidRPr="003012CB">
        <w:rPr>
          <w:rFonts w:ascii="Corbel" w:eastAsia="Times New Roman" w:hAnsi="Corbel" w:cs="Segoe UI"/>
          <w:kern w:val="0"/>
          <w:sz w:val="22"/>
          <w:szCs w:val="22"/>
        </w:rPr>
        <w:t>Bericht (i-&gt;</w:t>
      </w:r>
      <w:r w:rsidR="00F53F0B" w:rsidRPr="003012CB">
        <w:rPr>
          <w:rFonts w:ascii="Corbel" w:eastAsia="Times New Roman" w:hAnsi="Corbel" w:cs="Segoe UI"/>
          <w:kern w:val="0"/>
          <w:sz w:val="22"/>
          <w:szCs w:val="22"/>
        </w:rPr>
        <w:t xml:space="preserve">e): </w:t>
      </w:r>
      <w:r w:rsidR="00645285" w:rsidRPr="003012CB">
        <w:rPr>
          <w:rFonts w:ascii="Corbel" w:eastAsia="Times New Roman" w:hAnsi="Corbel" w:cs="Segoe UI"/>
          <w:i/>
          <w:iCs/>
          <w:kern w:val="0"/>
          <w:sz w:val="22"/>
          <w:szCs w:val="22"/>
          <w:bdr w:val="none" w:sz="0" w:space="0" w:color="auto" w:frame="1"/>
        </w:rPr>
        <w:t>Voorstel</w:t>
      </w:r>
      <w:r w:rsidR="00F53F0B" w:rsidRPr="003012CB">
        <w:rPr>
          <w:rFonts w:ascii="Corbel" w:eastAsia="Times New Roman" w:hAnsi="Corbel" w:cs="Segoe UI"/>
          <w:kern w:val="0"/>
          <w:sz w:val="22"/>
          <w:szCs w:val="22"/>
        </w:rPr>
        <w:t xml:space="preserve"> </w:t>
      </w:r>
      <w:r w:rsidR="00645285" w:rsidRPr="003012CB">
        <w:rPr>
          <w:rFonts w:ascii="Corbel" w:eastAsia="Times New Roman" w:hAnsi="Corbel" w:cs="Segoe UI"/>
          <w:i/>
          <w:iCs/>
          <w:kern w:val="0"/>
          <w:sz w:val="22"/>
          <w:szCs w:val="22"/>
          <w:bdr w:val="none" w:sz="0" w:space="0" w:color="auto" w:frame="1"/>
        </w:rPr>
        <w:t>start van een nieuw of gewijzigd raamwerk niet geaccepteerd</w:t>
      </w:r>
      <w:r w:rsidR="00F53F0B" w:rsidRPr="003012CB">
        <w:rPr>
          <w:rFonts w:ascii="Corbel" w:eastAsia="Times New Roman" w:hAnsi="Corbel" w:cs="Segoe UI"/>
          <w:kern w:val="0"/>
          <w:sz w:val="22"/>
          <w:szCs w:val="22"/>
        </w:rPr>
        <w:br/>
        <w:t xml:space="preserve">Indien het voorstel </w:t>
      </w:r>
      <w:r w:rsidR="00645285" w:rsidRPr="003012CB">
        <w:rPr>
          <w:rFonts w:ascii="Corbel" w:eastAsia="Times New Roman" w:hAnsi="Corbel" w:cs="Segoe UI"/>
          <w:b/>
          <w:bCs/>
          <w:kern w:val="0"/>
          <w:sz w:val="22"/>
          <w:szCs w:val="22"/>
          <w:bdr w:val="none" w:sz="0" w:space="0" w:color="auto" w:frame="1"/>
        </w:rPr>
        <w:t>niet</w:t>
      </w:r>
      <w:r w:rsidR="00F53F0B" w:rsidRPr="003012CB">
        <w:rPr>
          <w:rFonts w:ascii="Corbel" w:eastAsia="Times New Roman" w:hAnsi="Corbel" w:cs="Segoe UI"/>
          <w:kern w:val="0"/>
          <w:sz w:val="22"/>
          <w:szCs w:val="22"/>
        </w:rPr>
        <w:t xml:space="preserve"> </w:t>
      </w:r>
      <w:r w:rsidR="00645285" w:rsidRPr="003012CB">
        <w:rPr>
          <w:rFonts w:ascii="Corbel" w:eastAsia="Times New Roman" w:hAnsi="Corbel" w:cs="Segoe UI"/>
          <w:kern w:val="0"/>
          <w:sz w:val="22"/>
          <w:szCs w:val="22"/>
        </w:rPr>
        <w:t>unaniem is geaccepteerd kan met dit bericht deze uitkomst aan de partners die wel akkoord waren worden gedistribueerd, eventueel voorzien van een nadere toelichting als appendix.</w:t>
      </w:r>
    </w:p>
    <w:p w14:paraId="38E322E8" w14:textId="77777777" w:rsidR="00645285" w:rsidRPr="003012CB" w:rsidRDefault="008C72A3" w:rsidP="008C72A3">
      <w:pPr>
        <w:widowControl/>
        <w:numPr>
          <w:ilvl w:val="0"/>
          <w:numId w:val="4"/>
        </w:numPr>
        <w:suppressAutoHyphens w:val="0"/>
        <w:spacing w:line="285" w:lineRule="atLeast"/>
        <w:textAlignment w:val="baseline"/>
        <w:rPr>
          <w:rFonts w:ascii="Corbel" w:eastAsia="Times New Roman" w:hAnsi="Corbel" w:cs="Segoe UI"/>
          <w:kern w:val="0"/>
          <w:sz w:val="22"/>
          <w:szCs w:val="22"/>
        </w:rPr>
      </w:pPr>
      <w:r w:rsidRPr="003012CB">
        <w:rPr>
          <w:rFonts w:ascii="Corbel" w:eastAsia="Times New Roman" w:hAnsi="Corbel" w:cs="Segoe UI"/>
          <w:kern w:val="0"/>
          <w:sz w:val="22"/>
          <w:szCs w:val="22"/>
        </w:rPr>
        <w:t>Bericht (i-&gt;</w:t>
      </w:r>
      <w:r w:rsidR="00F53F0B" w:rsidRPr="003012CB">
        <w:rPr>
          <w:rFonts w:ascii="Corbel" w:eastAsia="Times New Roman" w:hAnsi="Corbel" w:cs="Segoe UI"/>
          <w:kern w:val="0"/>
          <w:sz w:val="22"/>
          <w:szCs w:val="22"/>
        </w:rPr>
        <w:t xml:space="preserve">e): </w:t>
      </w:r>
      <w:r w:rsidR="00645285" w:rsidRPr="003012CB">
        <w:rPr>
          <w:rFonts w:ascii="Corbel" w:eastAsia="Times New Roman" w:hAnsi="Corbel" w:cs="Segoe UI"/>
          <w:i/>
          <w:iCs/>
          <w:kern w:val="0"/>
          <w:sz w:val="22"/>
          <w:szCs w:val="22"/>
          <w:bdr w:val="none" w:sz="0" w:space="0" w:color="auto" w:frame="1"/>
        </w:rPr>
        <w:t xml:space="preserve">Voorstel ingangsdatum van een geaccepteerd nieuw of gewijzigd raamwerk of </w:t>
      </w:r>
      <w:proofErr w:type="spellStart"/>
      <w:r w:rsidR="00645285" w:rsidRPr="003012CB">
        <w:rPr>
          <w:rFonts w:ascii="Corbel" w:eastAsia="Times New Roman" w:hAnsi="Corbel" w:cs="Segoe UI"/>
          <w:i/>
          <w:iCs/>
          <w:kern w:val="0"/>
          <w:sz w:val="22"/>
          <w:szCs w:val="22"/>
          <w:bdr w:val="none" w:sz="0" w:space="0" w:color="auto" w:frame="1"/>
        </w:rPr>
        <w:t>projectspecifiek</w:t>
      </w:r>
      <w:proofErr w:type="spellEnd"/>
      <w:r w:rsidR="00645285" w:rsidRPr="003012CB">
        <w:rPr>
          <w:rFonts w:ascii="Corbel" w:eastAsia="Times New Roman" w:hAnsi="Corbel" w:cs="Segoe UI"/>
          <w:i/>
          <w:iCs/>
          <w:kern w:val="0"/>
          <w:sz w:val="22"/>
          <w:szCs w:val="22"/>
          <w:bdr w:val="none" w:sz="0" w:space="0" w:color="auto" w:frame="1"/>
        </w:rPr>
        <w:t xml:space="preserve"> bericht</w:t>
      </w:r>
      <w:r w:rsidR="00645285" w:rsidRPr="003012CB">
        <w:rPr>
          <w:rFonts w:ascii="Corbel" w:eastAsia="Times New Roman" w:hAnsi="Corbel" w:cs="Segoe UI"/>
          <w:kern w:val="0"/>
          <w:sz w:val="22"/>
          <w:szCs w:val="22"/>
        </w:rPr>
        <w:br/>
        <w:t>Indien het voorstel unaniem is geaccepteerd kan met dit bericht de ingangsdatum worden bepaald. Het bericht informeert dus impliciet dat het voorstel unaniem is geaccepteerd. Bij een gewijzigd raamwerk bepaalt de ingangsdatum het moment dat nieuwe transacties overgaan op het gewijzigde raamwerk. Al lopende transacties dienen volgens het oorspronkelijke raamwerk te worden afgehandeld.</w:t>
      </w:r>
      <w:r w:rsidR="00645285" w:rsidRPr="003012CB">
        <w:rPr>
          <w:rFonts w:ascii="Corbel" w:eastAsia="Times New Roman" w:hAnsi="Corbel" w:cs="Segoe UI"/>
          <w:kern w:val="0"/>
          <w:sz w:val="22"/>
          <w:szCs w:val="22"/>
        </w:rPr>
        <w:br/>
        <w:t xml:space="preserve">De ingangsdatum wordt in een niet </w:t>
      </w:r>
      <w:proofErr w:type="spellStart"/>
      <w:r w:rsidR="00645285" w:rsidRPr="003012CB">
        <w:rPr>
          <w:rFonts w:ascii="Corbel" w:eastAsia="Times New Roman" w:hAnsi="Corbel" w:cs="Segoe UI"/>
          <w:kern w:val="0"/>
          <w:sz w:val="22"/>
          <w:szCs w:val="22"/>
        </w:rPr>
        <w:t>wijzigbaar</w:t>
      </w:r>
      <w:proofErr w:type="spellEnd"/>
      <w:r w:rsidR="00645285" w:rsidRPr="003012CB">
        <w:rPr>
          <w:rFonts w:ascii="Corbel" w:eastAsia="Times New Roman" w:hAnsi="Corbel" w:cs="Segoe UI"/>
          <w:kern w:val="0"/>
          <w:sz w:val="22"/>
          <w:szCs w:val="22"/>
        </w:rPr>
        <w:t xml:space="preserve"> </w:t>
      </w:r>
      <w:proofErr w:type="spellStart"/>
      <w:r w:rsidR="00645285" w:rsidRPr="003012CB">
        <w:rPr>
          <w:rFonts w:ascii="Corbel" w:eastAsia="Times New Roman" w:hAnsi="Corbel" w:cs="Segoe UI"/>
          <w:kern w:val="0"/>
          <w:sz w:val="22"/>
          <w:szCs w:val="22"/>
        </w:rPr>
        <w:t>simple-typed</w:t>
      </w:r>
      <w:proofErr w:type="spellEnd"/>
      <w:r w:rsidR="00645285" w:rsidRPr="003012CB">
        <w:rPr>
          <w:rFonts w:ascii="Corbel" w:eastAsia="Times New Roman" w:hAnsi="Corbel" w:cs="Segoe UI"/>
          <w:kern w:val="0"/>
          <w:sz w:val="22"/>
          <w:szCs w:val="22"/>
        </w:rPr>
        <w:t xml:space="preserve"> datum/tijd-veld meegestuurd.</w:t>
      </w:r>
    </w:p>
    <w:p w14:paraId="38E322E9" w14:textId="77777777" w:rsidR="00645285" w:rsidRPr="003012CB" w:rsidRDefault="008C72A3" w:rsidP="00645285">
      <w:pPr>
        <w:widowControl/>
        <w:numPr>
          <w:ilvl w:val="0"/>
          <w:numId w:val="4"/>
        </w:numPr>
        <w:suppressAutoHyphens w:val="0"/>
        <w:spacing w:line="285" w:lineRule="atLeast"/>
        <w:textAlignment w:val="baseline"/>
        <w:rPr>
          <w:rFonts w:ascii="Corbel" w:eastAsia="Times New Roman" w:hAnsi="Corbel" w:cs="Segoe UI"/>
          <w:kern w:val="0"/>
          <w:sz w:val="22"/>
          <w:szCs w:val="22"/>
        </w:rPr>
      </w:pPr>
      <w:r w:rsidRPr="003012CB">
        <w:rPr>
          <w:rFonts w:ascii="Corbel" w:eastAsia="Times New Roman" w:hAnsi="Corbel" w:cs="Segoe UI"/>
          <w:kern w:val="0"/>
          <w:sz w:val="22"/>
          <w:szCs w:val="22"/>
        </w:rPr>
        <w:t>Bericht (e-&gt;</w:t>
      </w:r>
      <w:r w:rsidR="00F53F0B" w:rsidRPr="003012CB">
        <w:rPr>
          <w:rFonts w:ascii="Corbel" w:eastAsia="Times New Roman" w:hAnsi="Corbel" w:cs="Segoe UI"/>
          <w:kern w:val="0"/>
          <w:sz w:val="22"/>
          <w:szCs w:val="22"/>
        </w:rPr>
        <w:t xml:space="preserve">i): </w:t>
      </w:r>
      <w:r w:rsidR="00645285" w:rsidRPr="003012CB">
        <w:rPr>
          <w:rFonts w:ascii="Corbel" w:eastAsia="Times New Roman" w:hAnsi="Corbel" w:cs="Segoe UI"/>
          <w:i/>
          <w:iCs/>
          <w:kern w:val="0"/>
          <w:sz w:val="22"/>
          <w:szCs w:val="22"/>
          <w:bdr w:val="none" w:sz="0" w:space="0" w:color="auto" w:frame="1"/>
        </w:rPr>
        <w:t xml:space="preserve">Akkoord met voorstel ingangsdatum van een nieuw of gewijzigd raamwerk of </w:t>
      </w:r>
      <w:proofErr w:type="spellStart"/>
      <w:r w:rsidR="00645285" w:rsidRPr="003012CB">
        <w:rPr>
          <w:rFonts w:ascii="Corbel" w:eastAsia="Times New Roman" w:hAnsi="Corbel" w:cs="Segoe UI"/>
          <w:i/>
          <w:iCs/>
          <w:kern w:val="0"/>
          <w:sz w:val="22"/>
          <w:szCs w:val="22"/>
          <w:bdr w:val="none" w:sz="0" w:space="0" w:color="auto" w:frame="1"/>
        </w:rPr>
        <w:t>projectspecifiek</w:t>
      </w:r>
      <w:proofErr w:type="spellEnd"/>
      <w:r w:rsidR="00645285" w:rsidRPr="003012CB">
        <w:rPr>
          <w:rFonts w:ascii="Corbel" w:eastAsia="Times New Roman" w:hAnsi="Corbel" w:cs="Segoe UI"/>
          <w:i/>
          <w:iCs/>
          <w:kern w:val="0"/>
          <w:sz w:val="22"/>
          <w:szCs w:val="22"/>
          <w:bdr w:val="none" w:sz="0" w:space="0" w:color="auto" w:frame="1"/>
        </w:rPr>
        <w:t xml:space="preserve"> bericht</w:t>
      </w:r>
      <w:r w:rsidR="00645285" w:rsidRPr="003012CB">
        <w:rPr>
          <w:rFonts w:ascii="Corbel" w:eastAsia="Times New Roman" w:hAnsi="Corbel" w:cs="Segoe UI"/>
          <w:i/>
          <w:iCs/>
          <w:kern w:val="0"/>
          <w:sz w:val="22"/>
          <w:szCs w:val="22"/>
          <w:bdr w:val="none" w:sz="0" w:space="0" w:color="auto" w:frame="1"/>
        </w:rPr>
        <w:br/>
      </w:r>
      <w:r w:rsidR="00645285" w:rsidRPr="003012CB">
        <w:rPr>
          <w:rFonts w:ascii="Corbel" w:eastAsia="Times New Roman" w:hAnsi="Corbel" w:cs="Segoe UI"/>
          <w:kern w:val="0"/>
          <w:sz w:val="22"/>
          <w:szCs w:val="22"/>
        </w:rPr>
        <w:t>Met dit bericht kan de ontvanger van bericht 5 het voorstel accepteren.</w:t>
      </w:r>
    </w:p>
    <w:p w14:paraId="38E322EA" w14:textId="77777777" w:rsidR="00645285" w:rsidRPr="003012CB" w:rsidRDefault="008C72A3" w:rsidP="00645285">
      <w:pPr>
        <w:widowControl/>
        <w:numPr>
          <w:ilvl w:val="0"/>
          <w:numId w:val="4"/>
        </w:numPr>
        <w:suppressAutoHyphens w:val="0"/>
        <w:spacing w:line="285" w:lineRule="atLeast"/>
        <w:textAlignment w:val="baseline"/>
        <w:rPr>
          <w:rFonts w:ascii="Corbel" w:eastAsia="Times New Roman" w:hAnsi="Corbel" w:cs="Segoe UI"/>
          <w:kern w:val="0"/>
          <w:sz w:val="22"/>
          <w:szCs w:val="22"/>
        </w:rPr>
      </w:pPr>
      <w:r w:rsidRPr="003012CB">
        <w:rPr>
          <w:rFonts w:ascii="Corbel" w:eastAsia="Times New Roman" w:hAnsi="Corbel" w:cs="Segoe UI"/>
          <w:kern w:val="0"/>
          <w:sz w:val="22"/>
          <w:szCs w:val="22"/>
        </w:rPr>
        <w:t>Bericht (e-&gt;</w:t>
      </w:r>
      <w:r w:rsidR="00F53F0B" w:rsidRPr="003012CB">
        <w:rPr>
          <w:rFonts w:ascii="Corbel" w:eastAsia="Times New Roman" w:hAnsi="Corbel" w:cs="Segoe UI"/>
          <w:kern w:val="0"/>
          <w:sz w:val="22"/>
          <w:szCs w:val="22"/>
        </w:rPr>
        <w:t xml:space="preserve">i): </w:t>
      </w:r>
      <w:r w:rsidR="00645285" w:rsidRPr="003012CB">
        <w:rPr>
          <w:rFonts w:ascii="Corbel" w:eastAsia="Times New Roman" w:hAnsi="Corbel" w:cs="Segoe UI"/>
          <w:b/>
          <w:bCs/>
          <w:i/>
          <w:iCs/>
          <w:kern w:val="0"/>
          <w:sz w:val="22"/>
          <w:szCs w:val="22"/>
          <w:bdr w:val="none" w:sz="0" w:space="0" w:color="auto" w:frame="1"/>
        </w:rPr>
        <w:t>Niet</w:t>
      </w:r>
      <w:r w:rsidR="00F53F0B" w:rsidRPr="003012CB">
        <w:rPr>
          <w:rFonts w:ascii="Corbel" w:eastAsia="Times New Roman" w:hAnsi="Corbel" w:cs="Segoe UI"/>
          <w:i/>
          <w:iCs/>
          <w:kern w:val="0"/>
          <w:sz w:val="22"/>
          <w:szCs w:val="22"/>
          <w:bdr w:val="none" w:sz="0" w:space="0" w:color="auto" w:frame="1"/>
        </w:rPr>
        <w:t xml:space="preserve"> </w:t>
      </w:r>
      <w:r w:rsidR="00645285" w:rsidRPr="003012CB">
        <w:rPr>
          <w:rFonts w:ascii="Corbel" w:eastAsia="Times New Roman" w:hAnsi="Corbel" w:cs="Segoe UI"/>
          <w:i/>
          <w:iCs/>
          <w:kern w:val="0"/>
          <w:sz w:val="22"/>
          <w:szCs w:val="22"/>
          <w:bdr w:val="none" w:sz="0" w:space="0" w:color="auto" w:frame="1"/>
        </w:rPr>
        <w:t xml:space="preserve">akkoord met voorstel ingangsdatum van een nieuw of gewijzigd raamwerk of </w:t>
      </w:r>
      <w:proofErr w:type="spellStart"/>
      <w:r w:rsidR="00645285" w:rsidRPr="003012CB">
        <w:rPr>
          <w:rFonts w:ascii="Corbel" w:eastAsia="Times New Roman" w:hAnsi="Corbel" w:cs="Segoe UI"/>
          <w:i/>
          <w:iCs/>
          <w:kern w:val="0"/>
          <w:sz w:val="22"/>
          <w:szCs w:val="22"/>
          <w:bdr w:val="none" w:sz="0" w:space="0" w:color="auto" w:frame="1"/>
        </w:rPr>
        <w:t>projectspecifiek</w:t>
      </w:r>
      <w:proofErr w:type="spellEnd"/>
      <w:r w:rsidR="00645285" w:rsidRPr="003012CB">
        <w:rPr>
          <w:rFonts w:ascii="Corbel" w:eastAsia="Times New Roman" w:hAnsi="Corbel" w:cs="Segoe UI"/>
          <w:i/>
          <w:iCs/>
          <w:kern w:val="0"/>
          <w:sz w:val="22"/>
          <w:szCs w:val="22"/>
          <w:bdr w:val="none" w:sz="0" w:space="0" w:color="auto" w:frame="1"/>
        </w:rPr>
        <w:t xml:space="preserve"> bericht</w:t>
      </w:r>
      <w:r w:rsidR="00645285" w:rsidRPr="003012CB">
        <w:rPr>
          <w:rFonts w:ascii="Corbel" w:eastAsia="Times New Roman" w:hAnsi="Corbel" w:cs="Segoe UI"/>
          <w:i/>
          <w:iCs/>
          <w:kern w:val="0"/>
          <w:sz w:val="22"/>
          <w:szCs w:val="22"/>
          <w:bdr w:val="none" w:sz="0" w:space="0" w:color="auto" w:frame="1"/>
        </w:rPr>
        <w:br/>
      </w:r>
      <w:r w:rsidR="00645285" w:rsidRPr="003012CB">
        <w:rPr>
          <w:rFonts w:ascii="Corbel" w:eastAsia="Times New Roman" w:hAnsi="Corbel" w:cs="Segoe UI"/>
          <w:kern w:val="0"/>
          <w:sz w:val="22"/>
          <w:szCs w:val="22"/>
        </w:rPr>
        <w:t>Met dit bericht kan de ontvanger van bericht 5 het voorstel afwijzen. Eventueel kan een toelichting op dat besluit worden meegestuurd.</w:t>
      </w:r>
      <w:r w:rsidR="00645285" w:rsidRPr="003012CB">
        <w:rPr>
          <w:rFonts w:ascii="Corbel" w:eastAsia="Times New Roman" w:hAnsi="Corbel" w:cs="Segoe UI"/>
          <w:kern w:val="0"/>
          <w:sz w:val="22"/>
          <w:szCs w:val="22"/>
        </w:rPr>
        <w:br/>
        <w:t>Omdat het voorstel voor een nieuw of gewijzigd raamwerk echter al unaniem was geaccepteerd wordt een lus doorlopen met nieuwe voorstellen voor ingangsdata totdat iedereen dat geaccepteerd heeft.</w:t>
      </w:r>
    </w:p>
    <w:p w14:paraId="38E322EB" w14:textId="77777777" w:rsidR="00645285" w:rsidRPr="003012CB" w:rsidRDefault="008C72A3" w:rsidP="00645285">
      <w:pPr>
        <w:widowControl/>
        <w:numPr>
          <w:ilvl w:val="0"/>
          <w:numId w:val="4"/>
        </w:numPr>
        <w:suppressAutoHyphens w:val="0"/>
        <w:spacing w:line="285" w:lineRule="atLeast"/>
        <w:textAlignment w:val="baseline"/>
        <w:rPr>
          <w:rFonts w:ascii="Corbel" w:eastAsia="Times New Roman" w:hAnsi="Corbel" w:cs="Segoe UI"/>
          <w:kern w:val="0"/>
          <w:sz w:val="22"/>
          <w:szCs w:val="22"/>
        </w:rPr>
      </w:pPr>
      <w:r w:rsidRPr="003012CB">
        <w:rPr>
          <w:rFonts w:ascii="Corbel" w:eastAsia="Times New Roman" w:hAnsi="Corbel" w:cs="Segoe UI"/>
          <w:kern w:val="0"/>
          <w:sz w:val="22"/>
          <w:szCs w:val="22"/>
        </w:rPr>
        <w:t>Bericht (i-&gt;</w:t>
      </w:r>
      <w:r w:rsidR="00F53F0B" w:rsidRPr="003012CB">
        <w:rPr>
          <w:rFonts w:ascii="Corbel" w:eastAsia="Times New Roman" w:hAnsi="Corbel" w:cs="Segoe UI"/>
          <w:kern w:val="0"/>
          <w:sz w:val="22"/>
          <w:szCs w:val="22"/>
        </w:rPr>
        <w:t xml:space="preserve">e): </w:t>
      </w:r>
      <w:r w:rsidR="00645285" w:rsidRPr="003012CB">
        <w:rPr>
          <w:rFonts w:ascii="Corbel" w:eastAsia="Times New Roman" w:hAnsi="Corbel" w:cs="Segoe UI"/>
          <w:i/>
          <w:iCs/>
          <w:kern w:val="0"/>
          <w:sz w:val="22"/>
          <w:szCs w:val="22"/>
          <w:bdr w:val="none" w:sz="0" w:space="0" w:color="auto" w:frame="1"/>
        </w:rPr>
        <w:t xml:space="preserve">Bevestiging ingangsdatum van een geaccepteerd nieuw of gewijzigd raamwerk of </w:t>
      </w:r>
      <w:proofErr w:type="spellStart"/>
      <w:r w:rsidR="00645285" w:rsidRPr="003012CB">
        <w:rPr>
          <w:rFonts w:ascii="Corbel" w:eastAsia="Times New Roman" w:hAnsi="Corbel" w:cs="Segoe UI"/>
          <w:i/>
          <w:iCs/>
          <w:kern w:val="0"/>
          <w:sz w:val="22"/>
          <w:szCs w:val="22"/>
          <w:bdr w:val="none" w:sz="0" w:space="0" w:color="auto" w:frame="1"/>
        </w:rPr>
        <w:t>projectspecifiek</w:t>
      </w:r>
      <w:proofErr w:type="spellEnd"/>
      <w:r w:rsidR="00645285" w:rsidRPr="003012CB">
        <w:rPr>
          <w:rFonts w:ascii="Corbel" w:eastAsia="Times New Roman" w:hAnsi="Corbel" w:cs="Segoe UI"/>
          <w:i/>
          <w:iCs/>
          <w:kern w:val="0"/>
          <w:sz w:val="22"/>
          <w:szCs w:val="22"/>
          <w:bdr w:val="none" w:sz="0" w:space="0" w:color="auto" w:frame="1"/>
        </w:rPr>
        <w:t xml:space="preserve"> bericht</w:t>
      </w:r>
      <w:r w:rsidR="00645285" w:rsidRPr="003012CB">
        <w:rPr>
          <w:rFonts w:ascii="Corbel" w:eastAsia="Times New Roman" w:hAnsi="Corbel" w:cs="Segoe UI"/>
          <w:kern w:val="0"/>
          <w:sz w:val="22"/>
          <w:szCs w:val="22"/>
        </w:rPr>
        <w:br/>
        <w:t>Indien het ingangsdatum-voorstel unaniem is geaccepteerd kan met dit bericht de ingangsdatum worden bevestigd. In het geval van een gewijzigd raamwerk zal de software transacties volgens het voorgaande raamwerk na de bevestigde ingangsdatum niet meer toestaan.</w:t>
      </w:r>
    </w:p>
    <w:p w14:paraId="38E322EC" w14:textId="77777777" w:rsidR="00BC6590" w:rsidRPr="003012CB" w:rsidRDefault="00BC6590" w:rsidP="00DC5213">
      <w:pPr>
        <w:tabs>
          <w:tab w:val="num" w:pos="567"/>
          <w:tab w:val="left" w:pos="1134"/>
        </w:tabs>
        <w:ind w:left="567" w:hanging="567"/>
        <w:rPr>
          <w:rFonts w:ascii="Corbel" w:hAnsi="Corbel"/>
          <w:sz w:val="22"/>
          <w:szCs w:val="22"/>
        </w:rPr>
      </w:pPr>
    </w:p>
    <w:p w14:paraId="38E322ED" w14:textId="77777777" w:rsidR="00BC6590" w:rsidRPr="003012CB" w:rsidRDefault="00BC6590" w:rsidP="005F6923">
      <w:pPr>
        <w:pStyle w:val="Kop1"/>
        <w:numPr>
          <w:ilvl w:val="1"/>
          <w:numId w:val="18"/>
        </w:numPr>
        <w:tabs>
          <w:tab w:val="clear" w:pos="792"/>
          <w:tab w:val="num" w:pos="567"/>
        </w:tabs>
        <w:ind w:left="567" w:hanging="567"/>
        <w:rPr>
          <w:rFonts w:ascii="Corbel" w:hAnsi="Corbel" w:cs="Arial"/>
          <w:sz w:val="28"/>
          <w:szCs w:val="28"/>
        </w:rPr>
      </w:pPr>
      <w:r w:rsidRPr="003012CB">
        <w:rPr>
          <w:rFonts w:ascii="Corbel" w:hAnsi="Corbel" w:cs="Arial"/>
          <w:sz w:val="28"/>
          <w:szCs w:val="28"/>
        </w:rPr>
        <w:lastRenderedPageBreak/>
        <w:t>Meta-raamwerk XML</w:t>
      </w:r>
    </w:p>
    <w:p w14:paraId="38E322EE" w14:textId="77777777" w:rsidR="00645285" w:rsidRPr="003012CB" w:rsidRDefault="00645285" w:rsidP="00645285">
      <w:pPr>
        <w:pStyle w:val="Plattetekst"/>
        <w:rPr>
          <w:rFonts w:ascii="Corbel" w:hAnsi="Corbel"/>
          <w:sz w:val="22"/>
          <w:szCs w:val="22"/>
        </w:rPr>
      </w:pPr>
      <w:r w:rsidRPr="003012CB">
        <w:rPr>
          <w:rFonts w:ascii="Corbel" w:hAnsi="Corbel"/>
          <w:sz w:val="22"/>
          <w:szCs w:val="22"/>
        </w:rPr>
        <w:t>Het meta-raamwerk is als volgt gedefinieerd in XML.</w:t>
      </w:r>
    </w:p>
    <w:p w14:paraId="38E322E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visiXML_VISI_Systematics</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xmlns</w:t>
      </w:r>
      <w:proofErr w:type="spellEnd"/>
      <w:r w:rsidRPr="003012CB">
        <w:rPr>
          <w:rFonts w:ascii="Courier New" w:eastAsia="Times New Roman" w:hAnsi="Courier New" w:cs="Courier New"/>
          <w:kern w:val="0"/>
          <w:sz w:val="18"/>
          <w:szCs w:val="16"/>
          <w:lang w:val="en-US"/>
        </w:rPr>
        <w:t xml:space="preserve">="http://www.visi.nl/schemas/20140331" </w:t>
      </w:r>
      <w:proofErr w:type="spellStart"/>
      <w:r w:rsidRPr="003012CB">
        <w:rPr>
          <w:rFonts w:ascii="Courier New" w:eastAsia="Times New Roman" w:hAnsi="Courier New" w:cs="Courier New"/>
          <w:kern w:val="0"/>
          <w:sz w:val="18"/>
          <w:szCs w:val="16"/>
          <w:lang w:val="en-US"/>
        </w:rPr>
        <w:t>xmlns:xsd</w:t>
      </w:r>
      <w:proofErr w:type="spellEnd"/>
      <w:r w:rsidRPr="003012CB">
        <w:rPr>
          <w:rFonts w:ascii="Courier New" w:eastAsia="Times New Roman" w:hAnsi="Courier New" w:cs="Courier New"/>
          <w:kern w:val="0"/>
          <w:sz w:val="18"/>
          <w:szCs w:val="16"/>
          <w:lang w:val="en-US"/>
        </w:rPr>
        <w:t xml:space="preserve">="http://www.w3.org/2001/XMLSchema" </w:t>
      </w:r>
      <w:proofErr w:type="spellStart"/>
      <w:r w:rsidRPr="003012CB">
        <w:rPr>
          <w:rFonts w:ascii="Courier New" w:eastAsia="Times New Roman" w:hAnsi="Courier New" w:cs="Courier New"/>
          <w:kern w:val="0"/>
          <w:sz w:val="18"/>
          <w:szCs w:val="16"/>
          <w:lang w:val="en-US"/>
        </w:rPr>
        <w:t>xmlns:xsi</w:t>
      </w:r>
      <w:proofErr w:type="spellEnd"/>
      <w:r w:rsidRPr="003012CB">
        <w:rPr>
          <w:rFonts w:ascii="Courier New" w:eastAsia="Times New Roman" w:hAnsi="Courier New" w:cs="Courier New"/>
          <w:kern w:val="0"/>
          <w:sz w:val="18"/>
          <w:szCs w:val="16"/>
          <w:lang w:val="en-US"/>
        </w:rPr>
        <w:t>="http://www.w3.org/2001/XMLSchema-instance"&gt;</w:t>
      </w:r>
    </w:p>
    <w:p w14:paraId="38E322F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AppendixType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="APT-</w:t>
      </w:r>
      <w:proofErr w:type="spellStart"/>
      <w:r w:rsidRPr="003012CB">
        <w:rPr>
          <w:rFonts w:ascii="Courier New" w:eastAsia="Times New Roman" w:hAnsi="Courier New" w:cs="Courier New"/>
          <w:kern w:val="0"/>
          <w:sz w:val="18"/>
          <w:szCs w:val="16"/>
        </w:rPr>
        <w:t>NieuwOfGewijzigdRaamwerkOfProjectspecifiekBericht</w:t>
      </w:r>
      <w:proofErr w:type="spellEnd"/>
      <w:r w:rsidRPr="003012CB">
        <w:rPr>
          <w:rFonts w:ascii="Courier New" w:eastAsia="Times New Roman" w:hAnsi="Courier New" w:cs="Courier New"/>
          <w:kern w:val="0"/>
          <w:sz w:val="18"/>
          <w:szCs w:val="16"/>
        </w:rPr>
        <w:t>"&gt;</w:t>
      </w:r>
    </w:p>
    <w:p w14:paraId="38E322F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 xml:space="preserve">&gt;Nieuw of gewijzigd raamwerk en/of </w:t>
      </w:r>
      <w:proofErr w:type="spellStart"/>
      <w:r w:rsidRPr="003012CB">
        <w:rPr>
          <w:rFonts w:ascii="Courier New" w:eastAsia="Times New Roman" w:hAnsi="Courier New" w:cs="Courier New"/>
          <w:kern w:val="0"/>
          <w:sz w:val="18"/>
          <w:szCs w:val="16"/>
        </w:rPr>
        <w:t>projectspecifiek</w:t>
      </w:r>
      <w:proofErr w:type="spellEnd"/>
      <w:r w:rsidRPr="003012CB">
        <w:rPr>
          <w:rFonts w:ascii="Courier New" w:eastAsia="Times New Roman" w:hAnsi="Courier New" w:cs="Courier New"/>
          <w:kern w:val="0"/>
          <w:sz w:val="18"/>
          <w:szCs w:val="16"/>
        </w:rPr>
        <w:t xml:space="preserve"> bericht&lt;/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w:t>
      </w:r>
    </w:p>
    <w:p w14:paraId="38E322F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AppendixType</w:t>
      </w:r>
      <w:proofErr w:type="spellEnd"/>
      <w:r w:rsidRPr="003012CB">
        <w:rPr>
          <w:rFonts w:ascii="Courier New" w:eastAsia="Times New Roman" w:hAnsi="Courier New" w:cs="Courier New"/>
          <w:kern w:val="0"/>
          <w:sz w:val="18"/>
          <w:szCs w:val="16"/>
        </w:rPr>
        <w:t>&gt;</w:t>
      </w:r>
    </w:p>
    <w:p w14:paraId="38E322F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="C00-Algemeen"&gt;</w:t>
      </w:r>
    </w:p>
    <w:p w14:paraId="38E322F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&gt;Algemeen&lt;/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w:t>
      </w:r>
    </w:p>
    <w:p w14:paraId="38E322F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simpleElements</w:t>
      </w:r>
      <w:proofErr w:type="spellEnd"/>
      <w:r w:rsidRPr="003012CB">
        <w:rPr>
          <w:rFonts w:ascii="Courier New" w:eastAsia="Times New Roman" w:hAnsi="Courier New" w:cs="Courier New"/>
          <w:kern w:val="0"/>
          <w:sz w:val="18"/>
          <w:szCs w:val="16"/>
        </w:rPr>
        <w:t>&gt;</w:t>
      </w:r>
    </w:p>
    <w:p w14:paraId="38E322F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SimpleElementTypeRef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="S00-Algemeen" /&gt;</w:t>
      </w:r>
    </w:p>
    <w:p w14:paraId="38E322F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simpleElements</w:t>
      </w:r>
      <w:proofErr w:type="spellEnd"/>
      <w:r w:rsidRPr="003012CB">
        <w:rPr>
          <w:rFonts w:ascii="Courier New" w:eastAsia="Times New Roman" w:hAnsi="Courier New" w:cs="Courier New"/>
          <w:kern w:val="0"/>
          <w:sz w:val="18"/>
          <w:szCs w:val="16"/>
        </w:rPr>
        <w:t>&gt;</w:t>
      </w:r>
    </w:p>
    <w:p w14:paraId="38E322F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w:t>
      </w:r>
      <w:proofErr w:type="spellEnd"/>
      <w:r w:rsidRPr="003012CB">
        <w:rPr>
          <w:rFonts w:ascii="Courier New" w:eastAsia="Times New Roman" w:hAnsi="Courier New" w:cs="Courier New"/>
          <w:kern w:val="0"/>
          <w:sz w:val="18"/>
          <w:szCs w:val="16"/>
        </w:rPr>
        <w:t>&gt;</w:t>
      </w:r>
    </w:p>
    <w:p w14:paraId="38E322F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="C01-MotivatieVoorstelNietAkkoord"&gt;</w:t>
      </w:r>
    </w:p>
    <w:p w14:paraId="38E322F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&gt;Motivatie voorstel niet akkoord&lt;/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w:t>
      </w:r>
    </w:p>
    <w:p w14:paraId="38E322F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simpleElements</w:t>
      </w:r>
      <w:proofErr w:type="spellEnd"/>
      <w:r w:rsidRPr="003012CB">
        <w:rPr>
          <w:rFonts w:ascii="Courier New" w:eastAsia="Times New Roman" w:hAnsi="Courier New" w:cs="Courier New"/>
          <w:kern w:val="0"/>
          <w:sz w:val="18"/>
          <w:szCs w:val="16"/>
        </w:rPr>
        <w:t>&gt;</w:t>
      </w:r>
    </w:p>
    <w:p w14:paraId="38E322F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SimpleElementTypeRef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="S01-MotivatieVoorstelNietAkkoord" /&gt;</w:t>
      </w:r>
    </w:p>
    <w:p w14:paraId="38E322F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simpleElements</w:t>
      </w:r>
      <w:proofErr w:type="spellEnd"/>
      <w:r w:rsidRPr="003012CB">
        <w:rPr>
          <w:rFonts w:ascii="Courier New" w:eastAsia="Times New Roman" w:hAnsi="Courier New" w:cs="Courier New"/>
          <w:kern w:val="0"/>
          <w:sz w:val="18"/>
          <w:szCs w:val="16"/>
        </w:rPr>
        <w:t>&gt;</w:t>
      </w:r>
    </w:p>
    <w:p w14:paraId="38E322F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w:t>
      </w:r>
      <w:proofErr w:type="spellEnd"/>
      <w:r w:rsidRPr="003012CB">
        <w:rPr>
          <w:rFonts w:ascii="Courier New" w:eastAsia="Times New Roman" w:hAnsi="Courier New" w:cs="Courier New"/>
          <w:kern w:val="0"/>
          <w:sz w:val="18"/>
          <w:szCs w:val="16"/>
        </w:rPr>
        <w:t>&gt;</w:t>
      </w:r>
    </w:p>
    <w:p w14:paraId="38E322F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="C02-MotivatieVoorstelGecanceld"&gt;</w:t>
      </w:r>
    </w:p>
    <w:p w14:paraId="38E3230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&gt;Motivatie voorstel gecanceld&lt;/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w:t>
      </w:r>
    </w:p>
    <w:p w14:paraId="38E3230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simpleElements</w:t>
      </w:r>
      <w:proofErr w:type="spellEnd"/>
      <w:r w:rsidRPr="003012CB">
        <w:rPr>
          <w:rFonts w:ascii="Courier New" w:eastAsia="Times New Roman" w:hAnsi="Courier New" w:cs="Courier New"/>
          <w:kern w:val="0"/>
          <w:sz w:val="18"/>
          <w:szCs w:val="16"/>
        </w:rPr>
        <w:t>&gt;</w:t>
      </w:r>
    </w:p>
    <w:p w14:paraId="38E3230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SimpleElementTypeRef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="S02-MotivatieVoorstelGecanceld" /&gt;</w:t>
      </w:r>
    </w:p>
    <w:p w14:paraId="38E3230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fr-FR"/>
        </w:rPr>
        <w:t>&lt;/</w:t>
      </w:r>
      <w:proofErr w:type="spellStart"/>
      <w:r w:rsidRPr="003012CB">
        <w:rPr>
          <w:rFonts w:ascii="Courier New" w:eastAsia="Times New Roman" w:hAnsi="Courier New" w:cs="Courier New"/>
          <w:kern w:val="0"/>
          <w:sz w:val="18"/>
          <w:szCs w:val="16"/>
          <w:lang w:val="fr-FR"/>
        </w:rPr>
        <w:t>simpleElements</w:t>
      </w:r>
      <w:proofErr w:type="spellEnd"/>
      <w:r w:rsidRPr="003012CB">
        <w:rPr>
          <w:rFonts w:ascii="Courier New" w:eastAsia="Times New Roman" w:hAnsi="Courier New" w:cs="Courier New"/>
          <w:kern w:val="0"/>
          <w:sz w:val="18"/>
          <w:szCs w:val="16"/>
          <w:lang w:val="fr-FR"/>
        </w:rPr>
        <w:t>&gt;</w:t>
      </w:r>
    </w:p>
    <w:p w14:paraId="38E3230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ComplexElementType</w:t>
      </w:r>
      <w:proofErr w:type="spellEnd"/>
      <w:r w:rsidRPr="003012CB">
        <w:rPr>
          <w:rFonts w:ascii="Courier New" w:eastAsia="Times New Roman" w:hAnsi="Courier New" w:cs="Courier New"/>
          <w:kern w:val="0"/>
          <w:sz w:val="18"/>
          <w:szCs w:val="16"/>
          <w:lang w:val="fr-FR"/>
        </w:rPr>
        <w:t>&gt;</w:t>
      </w:r>
    </w:p>
    <w:p w14:paraId="38E3230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ComplexElementType</w:t>
      </w:r>
      <w:proofErr w:type="spellEnd"/>
      <w:r w:rsidRPr="003012CB">
        <w:rPr>
          <w:rFonts w:ascii="Courier New" w:eastAsia="Times New Roman" w:hAnsi="Courier New" w:cs="Courier New"/>
          <w:kern w:val="0"/>
          <w:sz w:val="18"/>
          <w:szCs w:val="16"/>
          <w:lang w:val="fr-FR"/>
        </w:rPr>
        <w:t xml:space="preserve"> id="C03-Ingangsdatum"&gt;</w:t>
      </w:r>
    </w:p>
    <w:p w14:paraId="38E3230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&lt;description&gt;</w:t>
      </w:r>
      <w:proofErr w:type="spellStart"/>
      <w:r w:rsidRPr="003012CB">
        <w:rPr>
          <w:rFonts w:ascii="Courier New" w:eastAsia="Times New Roman" w:hAnsi="Courier New" w:cs="Courier New"/>
          <w:kern w:val="0"/>
          <w:sz w:val="18"/>
          <w:szCs w:val="16"/>
          <w:lang w:val="fr-FR"/>
        </w:rPr>
        <w:t>Ingangsdatum</w:t>
      </w:r>
      <w:proofErr w:type="spellEnd"/>
      <w:r w:rsidRPr="003012CB">
        <w:rPr>
          <w:rFonts w:ascii="Courier New" w:eastAsia="Times New Roman" w:hAnsi="Courier New" w:cs="Courier New"/>
          <w:kern w:val="0"/>
          <w:sz w:val="18"/>
          <w:szCs w:val="16"/>
          <w:lang w:val="fr-FR"/>
        </w:rPr>
        <w:t>&lt;/description&gt;</w:t>
      </w:r>
    </w:p>
    <w:p w14:paraId="38E3230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simpleElements</w:t>
      </w:r>
      <w:proofErr w:type="spellEnd"/>
      <w:r w:rsidRPr="003012CB">
        <w:rPr>
          <w:rFonts w:ascii="Courier New" w:eastAsia="Times New Roman" w:hAnsi="Courier New" w:cs="Courier New"/>
          <w:kern w:val="0"/>
          <w:sz w:val="18"/>
          <w:szCs w:val="16"/>
        </w:rPr>
        <w:t>&gt;</w:t>
      </w:r>
    </w:p>
    <w:p w14:paraId="38E3230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SimpleElementTypeRef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="S03-Ingangsdatum" /&gt;</w:t>
      </w:r>
    </w:p>
    <w:p w14:paraId="38E3230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simpleElements</w:t>
      </w:r>
      <w:proofErr w:type="spellEnd"/>
      <w:r w:rsidRPr="003012CB">
        <w:rPr>
          <w:rFonts w:ascii="Courier New" w:eastAsia="Times New Roman" w:hAnsi="Courier New" w:cs="Courier New"/>
          <w:kern w:val="0"/>
          <w:sz w:val="18"/>
          <w:szCs w:val="16"/>
        </w:rPr>
        <w:t>&gt;</w:t>
      </w:r>
    </w:p>
    <w:p w14:paraId="38E3230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w:t>
      </w:r>
      <w:proofErr w:type="spellEnd"/>
      <w:r w:rsidRPr="003012CB">
        <w:rPr>
          <w:rFonts w:ascii="Courier New" w:eastAsia="Times New Roman" w:hAnsi="Courier New" w:cs="Courier New"/>
          <w:kern w:val="0"/>
          <w:sz w:val="18"/>
          <w:szCs w:val="16"/>
        </w:rPr>
        <w:t>&gt;</w:t>
      </w:r>
    </w:p>
    <w:p w14:paraId="38E3230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="C04-Start-project"&gt;</w:t>
      </w:r>
    </w:p>
    <w:p w14:paraId="38E3230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en-US"/>
        </w:rPr>
        <w:t>&lt;description&gt;Start project&lt;/description&gt;</w:t>
      </w:r>
    </w:p>
    <w:p w14:paraId="38E3230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simpleElements</w:t>
      </w:r>
      <w:proofErr w:type="spellEnd"/>
      <w:r w:rsidRPr="003012CB">
        <w:rPr>
          <w:rFonts w:ascii="Courier New" w:eastAsia="Times New Roman" w:hAnsi="Courier New" w:cs="Courier New"/>
          <w:kern w:val="0"/>
          <w:sz w:val="18"/>
          <w:szCs w:val="16"/>
          <w:lang w:val="en-US"/>
        </w:rPr>
        <w:t>&gt;</w:t>
      </w:r>
    </w:p>
    <w:p w14:paraId="38E3230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="S04-Moment-start-project" /&gt;</w:t>
      </w:r>
    </w:p>
    <w:p w14:paraId="38E3230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simpleElements</w:t>
      </w:r>
      <w:proofErr w:type="spellEnd"/>
      <w:r w:rsidRPr="003012CB">
        <w:rPr>
          <w:rFonts w:ascii="Courier New" w:eastAsia="Times New Roman" w:hAnsi="Courier New" w:cs="Courier New"/>
          <w:kern w:val="0"/>
          <w:sz w:val="18"/>
          <w:szCs w:val="16"/>
          <w:lang w:val="en-US"/>
        </w:rPr>
        <w:t>&gt;</w:t>
      </w:r>
    </w:p>
    <w:p w14:paraId="38E3231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ComplexElementType</w:t>
      </w:r>
      <w:proofErr w:type="spellEnd"/>
      <w:r w:rsidRPr="003012CB">
        <w:rPr>
          <w:rFonts w:ascii="Courier New" w:eastAsia="Times New Roman" w:hAnsi="Courier New" w:cs="Courier New"/>
          <w:kern w:val="0"/>
          <w:sz w:val="18"/>
          <w:szCs w:val="16"/>
          <w:lang w:val="en-US"/>
        </w:rPr>
        <w:t>&gt;</w:t>
      </w:r>
    </w:p>
    <w:p w14:paraId="38E3231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ComplexElementType</w:t>
      </w:r>
      <w:proofErr w:type="spellEnd"/>
      <w:r w:rsidRPr="003012CB">
        <w:rPr>
          <w:rFonts w:ascii="Courier New" w:eastAsia="Times New Roman" w:hAnsi="Courier New" w:cs="Courier New"/>
          <w:kern w:val="0"/>
          <w:sz w:val="18"/>
          <w:szCs w:val="16"/>
          <w:lang w:val="en-US"/>
        </w:rPr>
        <w:t xml:space="preserve"> id="C05-Projectgegevens"&gt;</w:t>
      </w:r>
    </w:p>
    <w:p w14:paraId="38E3231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w:t>
      </w:r>
      <w:proofErr w:type="spellStart"/>
      <w:r w:rsidRPr="003012CB">
        <w:rPr>
          <w:rFonts w:ascii="Courier New" w:eastAsia="Times New Roman" w:hAnsi="Courier New" w:cs="Courier New"/>
          <w:kern w:val="0"/>
          <w:sz w:val="18"/>
          <w:szCs w:val="16"/>
          <w:lang w:val="en-US"/>
        </w:rPr>
        <w:t>Projectgegevens</w:t>
      </w:r>
      <w:proofErr w:type="spellEnd"/>
      <w:r w:rsidRPr="003012CB">
        <w:rPr>
          <w:rFonts w:ascii="Courier New" w:eastAsia="Times New Roman" w:hAnsi="Courier New" w:cs="Courier New"/>
          <w:kern w:val="0"/>
          <w:sz w:val="18"/>
          <w:szCs w:val="16"/>
          <w:lang w:val="en-US"/>
        </w:rPr>
        <w:t>&lt;/description&gt;</w:t>
      </w:r>
    </w:p>
    <w:p w14:paraId="38E3231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simpleElements</w:t>
      </w:r>
      <w:proofErr w:type="spellEnd"/>
      <w:r w:rsidRPr="003012CB">
        <w:rPr>
          <w:rFonts w:ascii="Courier New" w:eastAsia="Times New Roman" w:hAnsi="Courier New" w:cs="Courier New"/>
          <w:kern w:val="0"/>
          <w:sz w:val="18"/>
          <w:szCs w:val="16"/>
          <w:lang w:val="en-US"/>
        </w:rPr>
        <w:t>&gt;</w:t>
      </w:r>
    </w:p>
    <w:p w14:paraId="38E3231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="S05-Project-ID" /&gt;</w:t>
      </w:r>
    </w:p>
    <w:p w14:paraId="38E3231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="S06-Projectnaam" /&gt;</w:t>
      </w:r>
    </w:p>
    <w:p w14:paraId="38E3231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simpleElements</w:t>
      </w:r>
      <w:proofErr w:type="spellEnd"/>
      <w:r w:rsidRPr="003012CB">
        <w:rPr>
          <w:rFonts w:ascii="Courier New" w:eastAsia="Times New Roman" w:hAnsi="Courier New" w:cs="Courier New"/>
          <w:kern w:val="0"/>
          <w:sz w:val="18"/>
          <w:szCs w:val="16"/>
          <w:lang w:val="en-US"/>
        </w:rPr>
        <w:t>&gt;</w:t>
      </w:r>
    </w:p>
    <w:p w14:paraId="38E3231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ComplexElementType</w:t>
      </w:r>
      <w:proofErr w:type="spellEnd"/>
      <w:r w:rsidRPr="003012CB">
        <w:rPr>
          <w:rFonts w:ascii="Courier New" w:eastAsia="Times New Roman" w:hAnsi="Courier New" w:cs="Courier New"/>
          <w:kern w:val="0"/>
          <w:sz w:val="18"/>
          <w:szCs w:val="16"/>
          <w:lang w:val="en-US"/>
        </w:rPr>
        <w:t>&gt;</w:t>
      </w:r>
    </w:p>
    <w:p w14:paraId="38E3231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ComplexElementType</w:t>
      </w:r>
      <w:proofErr w:type="spellEnd"/>
      <w:r w:rsidRPr="003012CB">
        <w:rPr>
          <w:rFonts w:ascii="Courier New" w:eastAsia="Times New Roman" w:hAnsi="Courier New" w:cs="Courier New"/>
          <w:kern w:val="0"/>
          <w:sz w:val="18"/>
          <w:szCs w:val="16"/>
          <w:lang w:val="en-US"/>
        </w:rPr>
        <w:t xml:space="preserve"> id="C06-Beeindiging-project"&gt;</w:t>
      </w:r>
    </w:p>
    <w:p w14:paraId="38E3231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w:t>
      </w:r>
      <w:proofErr w:type="spellStart"/>
      <w:r w:rsidRPr="003012CB">
        <w:rPr>
          <w:rFonts w:ascii="Courier New" w:eastAsia="Times New Roman" w:hAnsi="Courier New" w:cs="Courier New"/>
          <w:kern w:val="0"/>
          <w:sz w:val="18"/>
          <w:szCs w:val="16"/>
          <w:lang w:val="en-US"/>
        </w:rPr>
        <w:t>Beeindiging</w:t>
      </w:r>
      <w:proofErr w:type="spellEnd"/>
      <w:r w:rsidRPr="003012CB">
        <w:rPr>
          <w:rFonts w:ascii="Courier New" w:eastAsia="Times New Roman" w:hAnsi="Courier New" w:cs="Courier New"/>
          <w:kern w:val="0"/>
          <w:sz w:val="18"/>
          <w:szCs w:val="16"/>
          <w:lang w:val="en-US"/>
        </w:rPr>
        <w:t xml:space="preserve"> project&lt;/description&gt;</w:t>
      </w:r>
    </w:p>
    <w:p w14:paraId="38E3231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simpleElements</w:t>
      </w:r>
      <w:proofErr w:type="spellEnd"/>
      <w:r w:rsidRPr="003012CB">
        <w:rPr>
          <w:rFonts w:ascii="Courier New" w:eastAsia="Times New Roman" w:hAnsi="Courier New" w:cs="Courier New"/>
          <w:kern w:val="0"/>
          <w:sz w:val="18"/>
          <w:szCs w:val="16"/>
          <w:lang w:val="en-US"/>
        </w:rPr>
        <w:t>&gt;</w:t>
      </w:r>
    </w:p>
    <w:p w14:paraId="38E3231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="S04-Moment-beeindiging-project" /&gt;</w:t>
      </w:r>
    </w:p>
    <w:p w14:paraId="38E3231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simpleElements</w:t>
      </w:r>
      <w:proofErr w:type="spellEnd"/>
      <w:r w:rsidRPr="003012CB">
        <w:rPr>
          <w:rFonts w:ascii="Courier New" w:eastAsia="Times New Roman" w:hAnsi="Courier New" w:cs="Courier New"/>
          <w:kern w:val="0"/>
          <w:sz w:val="18"/>
          <w:szCs w:val="16"/>
        </w:rPr>
        <w:t>&gt;</w:t>
      </w:r>
    </w:p>
    <w:p w14:paraId="38E3231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w:t>
      </w:r>
      <w:proofErr w:type="spellEnd"/>
      <w:r w:rsidRPr="003012CB">
        <w:rPr>
          <w:rFonts w:ascii="Courier New" w:eastAsia="Times New Roman" w:hAnsi="Courier New" w:cs="Courier New"/>
          <w:kern w:val="0"/>
          <w:sz w:val="18"/>
          <w:szCs w:val="16"/>
        </w:rPr>
        <w:t>&gt;</w:t>
      </w:r>
    </w:p>
    <w:p w14:paraId="38E3231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w:t>
      </w:r>
      <w:proofErr w:type="spellStart"/>
      <w:r w:rsidRPr="003012CB">
        <w:rPr>
          <w:rFonts w:ascii="Courier New" w:eastAsia="Times New Roman" w:hAnsi="Courier New" w:cs="Courier New"/>
          <w:kern w:val="0"/>
          <w:sz w:val="18"/>
          <w:szCs w:val="16"/>
        </w:rPr>
        <w:t>CeOrganisatieSOAPServer</w:t>
      </w:r>
      <w:proofErr w:type="spellEnd"/>
      <w:r w:rsidRPr="003012CB">
        <w:rPr>
          <w:rFonts w:ascii="Courier New" w:eastAsia="Times New Roman" w:hAnsi="Courier New" w:cs="Courier New"/>
          <w:kern w:val="0"/>
          <w:sz w:val="18"/>
          <w:szCs w:val="16"/>
        </w:rPr>
        <w:t>"&gt;</w:t>
      </w:r>
    </w:p>
    <w:p w14:paraId="38E3231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&gt;Gegevens van SOAP server&lt;/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w:t>
      </w:r>
    </w:p>
    <w:p w14:paraId="38E3232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helpInfo</w:t>
      </w:r>
      <w:proofErr w:type="spellEnd"/>
      <w:r w:rsidRPr="003012CB">
        <w:rPr>
          <w:rFonts w:ascii="Courier New" w:eastAsia="Times New Roman" w:hAnsi="Courier New" w:cs="Courier New"/>
          <w:kern w:val="0"/>
          <w:sz w:val="18"/>
          <w:szCs w:val="16"/>
        </w:rPr>
        <w:t>&gt;Hier kan een omschrijving worden weergegeven&lt;/</w:t>
      </w:r>
      <w:proofErr w:type="spellStart"/>
      <w:r w:rsidRPr="003012CB">
        <w:rPr>
          <w:rFonts w:ascii="Courier New" w:eastAsia="Times New Roman" w:hAnsi="Courier New" w:cs="Courier New"/>
          <w:kern w:val="0"/>
          <w:sz w:val="18"/>
          <w:szCs w:val="16"/>
        </w:rPr>
        <w:t>helpInfo</w:t>
      </w:r>
      <w:proofErr w:type="spellEnd"/>
      <w:r w:rsidRPr="003012CB">
        <w:rPr>
          <w:rFonts w:ascii="Courier New" w:eastAsia="Times New Roman" w:hAnsi="Courier New" w:cs="Courier New"/>
          <w:kern w:val="0"/>
          <w:sz w:val="18"/>
          <w:szCs w:val="16"/>
        </w:rPr>
        <w:t>&gt;</w:t>
      </w:r>
    </w:p>
    <w:p w14:paraId="38E3232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simpleElements</w:t>
      </w:r>
      <w:proofErr w:type="spellEnd"/>
      <w:r w:rsidRPr="003012CB">
        <w:rPr>
          <w:rFonts w:ascii="Courier New" w:eastAsia="Times New Roman" w:hAnsi="Courier New" w:cs="Courier New"/>
          <w:kern w:val="0"/>
          <w:sz w:val="18"/>
          <w:szCs w:val="16"/>
          <w:lang w:val="en-US"/>
        </w:rPr>
        <w:t>&gt;</w:t>
      </w:r>
    </w:p>
    <w:p w14:paraId="38E3232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w:t>
      </w:r>
      <w:proofErr w:type="spellStart"/>
      <w:r w:rsidRPr="003012CB">
        <w:rPr>
          <w:rFonts w:ascii="Courier New" w:eastAsia="Times New Roman" w:hAnsi="Courier New" w:cs="Courier New"/>
          <w:kern w:val="0"/>
          <w:sz w:val="18"/>
          <w:szCs w:val="16"/>
          <w:lang w:val="en-US"/>
        </w:rPr>
        <w:t>SOAPServerURL</w:t>
      </w:r>
      <w:proofErr w:type="spellEnd"/>
      <w:r w:rsidRPr="003012CB">
        <w:rPr>
          <w:rFonts w:ascii="Courier New" w:eastAsia="Times New Roman" w:hAnsi="Courier New" w:cs="Courier New"/>
          <w:kern w:val="0"/>
          <w:sz w:val="18"/>
          <w:szCs w:val="16"/>
          <w:lang w:val="en-US"/>
        </w:rPr>
        <w:t>" /&gt;</w:t>
      </w:r>
    </w:p>
    <w:p w14:paraId="38E3232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simpleElements</w:t>
      </w:r>
      <w:proofErr w:type="spellEnd"/>
      <w:r w:rsidRPr="003012CB">
        <w:rPr>
          <w:rFonts w:ascii="Courier New" w:eastAsia="Times New Roman" w:hAnsi="Courier New" w:cs="Courier New"/>
          <w:kern w:val="0"/>
          <w:sz w:val="18"/>
          <w:szCs w:val="16"/>
          <w:lang w:val="en-US"/>
        </w:rPr>
        <w:t>&gt;</w:t>
      </w:r>
    </w:p>
    <w:p w14:paraId="38E3232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ComplexElementType</w:t>
      </w:r>
      <w:proofErr w:type="spellEnd"/>
      <w:r w:rsidRPr="003012CB">
        <w:rPr>
          <w:rFonts w:ascii="Courier New" w:eastAsia="Times New Roman" w:hAnsi="Courier New" w:cs="Courier New"/>
          <w:kern w:val="0"/>
          <w:sz w:val="18"/>
          <w:szCs w:val="16"/>
          <w:lang w:val="en-US"/>
        </w:rPr>
        <w:t>&gt;</w:t>
      </w:r>
    </w:p>
    <w:p w14:paraId="38E3232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ElementCondition</w:t>
      </w:r>
      <w:proofErr w:type="spellEnd"/>
      <w:r w:rsidRPr="003012CB">
        <w:rPr>
          <w:rFonts w:ascii="Courier New" w:eastAsia="Times New Roman" w:hAnsi="Courier New" w:cs="Courier New"/>
          <w:kern w:val="0"/>
          <w:sz w:val="18"/>
          <w:szCs w:val="16"/>
          <w:lang w:val="en-US"/>
        </w:rPr>
        <w:t xml:space="preserve"> id="EL-S00-Algemeen"&gt;</w:t>
      </w:r>
    </w:p>
    <w:p w14:paraId="38E3232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&lt;description&gt;-&lt;/description&gt;</w:t>
      </w:r>
    </w:p>
    <w:p w14:paraId="38E3232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&lt;condition&gt;FREE&lt;/condition&gt;</w:t>
      </w:r>
    </w:p>
    <w:p w14:paraId="38E3232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simpleElement</w:t>
      </w:r>
      <w:proofErr w:type="spellEnd"/>
      <w:r w:rsidRPr="003012CB">
        <w:rPr>
          <w:rFonts w:ascii="Courier New" w:eastAsia="Times New Roman" w:hAnsi="Courier New" w:cs="Courier New"/>
          <w:kern w:val="0"/>
          <w:sz w:val="18"/>
          <w:szCs w:val="16"/>
        </w:rPr>
        <w:t>&gt;</w:t>
      </w:r>
    </w:p>
    <w:p w14:paraId="38E3232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SimpleElementTypeRef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="S00-Algemeen" /&gt;</w:t>
      </w:r>
    </w:p>
    <w:p w14:paraId="38E3232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simpleElement</w:t>
      </w:r>
      <w:proofErr w:type="spellEnd"/>
      <w:r w:rsidRPr="003012CB">
        <w:rPr>
          <w:rFonts w:ascii="Courier New" w:eastAsia="Times New Roman" w:hAnsi="Courier New" w:cs="Courier New"/>
          <w:kern w:val="0"/>
          <w:sz w:val="18"/>
          <w:szCs w:val="16"/>
          <w:lang w:val="en-US"/>
        </w:rPr>
        <w:t>&gt;</w:t>
      </w:r>
    </w:p>
    <w:p w14:paraId="38E3232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ElementCondition</w:t>
      </w:r>
      <w:proofErr w:type="spellEnd"/>
      <w:r w:rsidRPr="003012CB">
        <w:rPr>
          <w:rFonts w:ascii="Courier New" w:eastAsia="Times New Roman" w:hAnsi="Courier New" w:cs="Courier New"/>
          <w:kern w:val="0"/>
          <w:sz w:val="18"/>
          <w:szCs w:val="16"/>
          <w:lang w:val="en-US"/>
        </w:rPr>
        <w:t>&gt;</w:t>
      </w:r>
    </w:p>
    <w:p w14:paraId="38E3232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lastRenderedPageBreak/>
        <w:t xml:space="preserve">  &lt;</w:t>
      </w:r>
      <w:proofErr w:type="spellStart"/>
      <w:r w:rsidRPr="003012CB">
        <w:rPr>
          <w:rFonts w:ascii="Courier New" w:eastAsia="Times New Roman" w:hAnsi="Courier New" w:cs="Courier New"/>
          <w:kern w:val="0"/>
          <w:sz w:val="18"/>
          <w:szCs w:val="16"/>
          <w:lang w:val="en-US"/>
        </w:rPr>
        <w:t>ElementCondition</w:t>
      </w:r>
      <w:proofErr w:type="spellEnd"/>
      <w:r w:rsidRPr="003012CB">
        <w:rPr>
          <w:rFonts w:ascii="Courier New" w:eastAsia="Times New Roman" w:hAnsi="Courier New" w:cs="Courier New"/>
          <w:kern w:val="0"/>
          <w:sz w:val="18"/>
          <w:szCs w:val="16"/>
          <w:lang w:val="en-US"/>
        </w:rPr>
        <w:t xml:space="preserve"> id="EL-S04-Moment-start-project"&gt;</w:t>
      </w:r>
    </w:p>
    <w:p w14:paraId="38E3232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&lt;description&gt;-&lt;/description&gt;</w:t>
      </w:r>
    </w:p>
    <w:p w14:paraId="38E3232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&lt;condition&gt;FREE&lt;/condition&gt;</w:t>
      </w:r>
    </w:p>
    <w:p w14:paraId="38E3232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w:t>
      </w:r>
      <w:proofErr w:type="spellEnd"/>
      <w:r w:rsidRPr="003012CB">
        <w:rPr>
          <w:rFonts w:ascii="Courier New" w:eastAsia="Times New Roman" w:hAnsi="Courier New" w:cs="Courier New"/>
          <w:kern w:val="0"/>
          <w:sz w:val="18"/>
          <w:szCs w:val="16"/>
          <w:lang w:val="en-US"/>
        </w:rPr>
        <w:t>&gt;</w:t>
      </w:r>
    </w:p>
    <w:p w14:paraId="38E3233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="S04-Moment-start-project" /&gt;</w:t>
      </w:r>
    </w:p>
    <w:p w14:paraId="38E3233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w:t>
      </w:r>
      <w:proofErr w:type="spellEnd"/>
      <w:r w:rsidRPr="003012CB">
        <w:rPr>
          <w:rFonts w:ascii="Courier New" w:eastAsia="Times New Roman" w:hAnsi="Courier New" w:cs="Courier New"/>
          <w:kern w:val="0"/>
          <w:sz w:val="18"/>
          <w:szCs w:val="16"/>
          <w:lang w:val="en-US"/>
        </w:rPr>
        <w:t>&gt;</w:t>
      </w:r>
    </w:p>
    <w:p w14:paraId="38E3233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ElementCondition</w:t>
      </w:r>
      <w:proofErr w:type="spellEnd"/>
      <w:r w:rsidRPr="003012CB">
        <w:rPr>
          <w:rFonts w:ascii="Courier New" w:eastAsia="Times New Roman" w:hAnsi="Courier New" w:cs="Courier New"/>
          <w:kern w:val="0"/>
          <w:sz w:val="18"/>
          <w:szCs w:val="16"/>
          <w:lang w:val="en-US"/>
        </w:rPr>
        <w:t>&gt;</w:t>
      </w:r>
    </w:p>
    <w:p w14:paraId="38E3233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GroupType</w:t>
      </w:r>
      <w:proofErr w:type="spellEnd"/>
      <w:r w:rsidRPr="003012CB">
        <w:rPr>
          <w:rFonts w:ascii="Courier New" w:eastAsia="Times New Roman" w:hAnsi="Courier New" w:cs="Courier New"/>
          <w:kern w:val="0"/>
          <w:sz w:val="18"/>
          <w:szCs w:val="16"/>
          <w:lang w:val="en-US"/>
        </w:rPr>
        <w:t xml:space="preserve"> id="</w:t>
      </w:r>
      <w:proofErr w:type="spellStart"/>
      <w:r w:rsidRPr="003012CB">
        <w:rPr>
          <w:rFonts w:ascii="Courier New" w:eastAsia="Times New Roman" w:hAnsi="Courier New" w:cs="Courier New"/>
          <w:kern w:val="0"/>
          <w:sz w:val="18"/>
          <w:szCs w:val="16"/>
          <w:lang w:val="en-US"/>
        </w:rPr>
        <w:t>StandardGroupType</w:t>
      </w:r>
      <w:proofErr w:type="spellEnd"/>
      <w:r w:rsidRPr="003012CB">
        <w:rPr>
          <w:rFonts w:ascii="Courier New" w:eastAsia="Times New Roman" w:hAnsi="Courier New" w:cs="Courier New"/>
          <w:kern w:val="0"/>
          <w:sz w:val="18"/>
          <w:szCs w:val="16"/>
          <w:lang w:val="en-US"/>
        </w:rPr>
        <w:t>"&gt;</w:t>
      </w:r>
    </w:p>
    <w:p w14:paraId="38E3233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w:t>
      </w:r>
      <w:proofErr w:type="spellStart"/>
      <w:r w:rsidRPr="003012CB">
        <w:rPr>
          <w:rFonts w:ascii="Courier New" w:eastAsia="Times New Roman" w:hAnsi="Courier New" w:cs="Courier New"/>
          <w:kern w:val="0"/>
          <w:sz w:val="18"/>
          <w:szCs w:val="16"/>
          <w:lang w:val="en-US"/>
        </w:rPr>
        <w:t>Standaard</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Groep</w:t>
      </w:r>
      <w:proofErr w:type="spellEnd"/>
      <w:r w:rsidRPr="003012CB">
        <w:rPr>
          <w:rFonts w:ascii="Courier New" w:eastAsia="Times New Roman" w:hAnsi="Courier New" w:cs="Courier New"/>
          <w:kern w:val="0"/>
          <w:sz w:val="18"/>
          <w:szCs w:val="16"/>
          <w:lang w:val="en-US"/>
        </w:rPr>
        <w:t>&lt;/description&gt;</w:t>
      </w:r>
    </w:p>
    <w:p w14:paraId="38E3233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GroupType</w:t>
      </w:r>
      <w:proofErr w:type="spellEnd"/>
      <w:r w:rsidRPr="003012CB">
        <w:rPr>
          <w:rFonts w:ascii="Courier New" w:eastAsia="Times New Roman" w:hAnsi="Courier New" w:cs="Courier New"/>
          <w:kern w:val="0"/>
          <w:sz w:val="18"/>
          <w:szCs w:val="16"/>
          <w:lang w:val="en-US"/>
        </w:rPr>
        <w:t>&gt;</w:t>
      </w:r>
    </w:p>
    <w:p w14:paraId="38E3233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w:t>
      </w:r>
      <w:proofErr w:type="spellEnd"/>
      <w:r w:rsidRPr="003012CB">
        <w:rPr>
          <w:rFonts w:ascii="Courier New" w:eastAsia="Times New Roman" w:hAnsi="Courier New" w:cs="Courier New"/>
          <w:kern w:val="0"/>
          <w:sz w:val="18"/>
          <w:szCs w:val="16"/>
          <w:lang w:val="en-US"/>
        </w:rPr>
        <w:t xml:space="preserve"> id="Mitt_1"&gt;</w:t>
      </w:r>
    </w:p>
    <w:p w14:paraId="38E3233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&gt;true&lt;/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w:t>
      </w:r>
    </w:p>
    <w:p w14:paraId="38E3233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&lt;message&gt;</w:t>
      </w:r>
    </w:p>
    <w:p w14:paraId="38E3233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MessageTypeRef</w:t>
      </w:r>
      <w:proofErr w:type="spellEnd"/>
      <w:r w:rsidRPr="003012CB">
        <w:rPr>
          <w:rFonts w:ascii="Courier New" w:eastAsia="Times New Roman" w:hAnsi="Courier New" w:cs="Courier New"/>
          <w:kern w:val="0"/>
          <w:sz w:val="18"/>
          <w:szCs w:val="16"/>
          <w:lang w:val="en-US"/>
        </w:rPr>
        <w:t xml:space="preserve"> idref="M01-VoorstelNieuwOfGewijzigdRaamwerkOfProjectSpeciekBericht" /&gt;</w:t>
      </w:r>
    </w:p>
    <w:p w14:paraId="38E3233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&lt;/message&gt;</w:t>
      </w:r>
    </w:p>
    <w:p w14:paraId="38E3233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&lt;transaction&gt;</w:t>
      </w:r>
    </w:p>
    <w:p w14:paraId="38E3233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TransactionTypeRef</w:t>
      </w:r>
      <w:proofErr w:type="spellEnd"/>
      <w:r w:rsidRPr="003012CB">
        <w:rPr>
          <w:rFonts w:ascii="Courier New" w:eastAsia="Times New Roman" w:hAnsi="Courier New" w:cs="Courier New"/>
          <w:kern w:val="0"/>
          <w:sz w:val="18"/>
          <w:szCs w:val="16"/>
          <w:lang w:val="en-US"/>
        </w:rPr>
        <w:t xml:space="preserve"> idref="T01-NieuwOfGewijzigdRaamwerkOfProjectSpeciekBerichtTransactie" /&gt;</w:t>
      </w:r>
    </w:p>
    <w:p w14:paraId="38E3233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lang w:val="fr-FR"/>
        </w:rPr>
        <w:t>&lt;/transaction&gt;</w:t>
      </w:r>
    </w:p>
    <w:p w14:paraId="38E3233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&gt;</w:t>
      </w:r>
    </w:p>
    <w:p w14:paraId="38E3233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 xml:space="preserve"> id="Mitt_10"&gt;</w:t>
      </w:r>
    </w:p>
    <w:p w14:paraId="38E3234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&gt;true&lt;/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w:t>
      </w:r>
    </w:p>
    <w:p w14:paraId="38E3234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&lt;message&gt;</w:t>
      </w:r>
    </w:p>
    <w:p w14:paraId="38E3234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="M10-VoorstelNieuwVISIproject" /&gt;</w:t>
      </w:r>
    </w:p>
    <w:p w14:paraId="38E3234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lang w:val="fr-FR"/>
        </w:rPr>
        <w:t>&lt;/message&gt;</w:t>
      </w:r>
    </w:p>
    <w:p w14:paraId="38E3234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&lt;transaction&gt;</w:t>
      </w:r>
    </w:p>
    <w:p w14:paraId="38E3234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TransactionTypeRef</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idref</w:t>
      </w:r>
      <w:proofErr w:type="spellEnd"/>
      <w:r w:rsidRPr="003012CB">
        <w:rPr>
          <w:rFonts w:ascii="Courier New" w:eastAsia="Times New Roman" w:hAnsi="Courier New" w:cs="Courier New"/>
          <w:kern w:val="0"/>
          <w:sz w:val="18"/>
          <w:szCs w:val="16"/>
          <w:lang w:val="fr-FR"/>
        </w:rPr>
        <w:t>="T02-" /&gt;</w:t>
      </w:r>
    </w:p>
    <w:p w14:paraId="38E3234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&lt;/transaction&gt;</w:t>
      </w:r>
    </w:p>
    <w:p w14:paraId="38E3234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&gt;</w:t>
      </w:r>
    </w:p>
    <w:p w14:paraId="38E3234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 xml:space="preserve"> id="Mitt_11"&gt;</w:t>
      </w:r>
    </w:p>
    <w:p w14:paraId="38E3234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initiatorToExecutor</w:t>
      </w:r>
      <w:proofErr w:type="spellEnd"/>
      <w:r w:rsidRPr="003012CB">
        <w:rPr>
          <w:rFonts w:ascii="Courier New" w:eastAsia="Times New Roman" w:hAnsi="Courier New" w:cs="Courier New"/>
          <w:kern w:val="0"/>
          <w:sz w:val="18"/>
          <w:szCs w:val="16"/>
          <w:lang w:val="fr-FR"/>
        </w:rPr>
        <w:t>&gt;false&lt;/</w:t>
      </w:r>
      <w:proofErr w:type="spellStart"/>
      <w:r w:rsidRPr="003012CB">
        <w:rPr>
          <w:rFonts w:ascii="Courier New" w:eastAsia="Times New Roman" w:hAnsi="Courier New" w:cs="Courier New"/>
          <w:kern w:val="0"/>
          <w:sz w:val="18"/>
          <w:szCs w:val="16"/>
          <w:lang w:val="fr-FR"/>
        </w:rPr>
        <w:t>initiatorToExecutor</w:t>
      </w:r>
      <w:proofErr w:type="spellEnd"/>
      <w:r w:rsidRPr="003012CB">
        <w:rPr>
          <w:rFonts w:ascii="Courier New" w:eastAsia="Times New Roman" w:hAnsi="Courier New" w:cs="Courier New"/>
          <w:kern w:val="0"/>
          <w:sz w:val="18"/>
          <w:szCs w:val="16"/>
          <w:lang w:val="fr-FR"/>
        </w:rPr>
        <w:t>&gt;</w:t>
      </w:r>
    </w:p>
    <w:p w14:paraId="38E3234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&lt;message&gt;</w:t>
      </w:r>
    </w:p>
    <w:p w14:paraId="38E3234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MessageTypeRef</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idref</w:t>
      </w:r>
      <w:proofErr w:type="spellEnd"/>
      <w:r w:rsidRPr="003012CB">
        <w:rPr>
          <w:rFonts w:ascii="Courier New" w:eastAsia="Times New Roman" w:hAnsi="Courier New" w:cs="Courier New"/>
          <w:kern w:val="0"/>
          <w:sz w:val="18"/>
          <w:szCs w:val="16"/>
          <w:lang w:val="fr-FR"/>
        </w:rPr>
        <w:t>="M11-AfwijzingVoorgesteldVISIproject" /&gt;</w:t>
      </w:r>
    </w:p>
    <w:p w14:paraId="38E3234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lang w:val="en-US"/>
        </w:rPr>
        <w:t>&lt;/message&gt;</w:t>
      </w:r>
    </w:p>
    <w:p w14:paraId="38E3234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4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="Mitt_10" /&gt;</w:t>
      </w:r>
    </w:p>
    <w:p w14:paraId="38E3234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5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lang w:val="fr-FR"/>
        </w:rPr>
        <w:t>&lt;transaction&gt;</w:t>
      </w:r>
    </w:p>
    <w:p w14:paraId="38E3235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TransactionTypeRef</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idref</w:t>
      </w:r>
      <w:proofErr w:type="spellEnd"/>
      <w:r w:rsidRPr="003012CB">
        <w:rPr>
          <w:rFonts w:ascii="Courier New" w:eastAsia="Times New Roman" w:hAnsi="Courier New" w:cs="Courier New"/>
          <w:kern w:val="0"/>
          <w:sz w:val="18"/>
          <w:szCs w:val="16"/>
          <w:lang w:val="fr-FR"/>
        </w:rPr>
        <w:t>="T02-" /&gt;</w:t>
      </w:r>
    </w:p>
    <w:p w14:paraId="38E3235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&lt;/transaction&gt;</w:t>
      </w:r>
    </w:p>
    <w:p w14:paraId="38E3235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&gt;</w:t>
      </w:r>
    </w:p>
    <w:p w14:paraId="38E3235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 xml:space="preserve"> id="Mitt_12"&gt;</w:t>
      </w:r>
    </w:p>
    <w:p w14:paraId="38E3235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initiatorToExecutor</w:t>
      </w:r>
      <w:proofErr w:type="spellEnd"/>
      <w:r w:rsidRPr="003012CB">
        <w:rPr>
          <w:rFonts w:ascii="Courier New" w:eastAsia="Times New Roman" w:hAnsi="Courier New" w:cs="Courier New"/>
          <w:kern w:val="0"/>
          <w:sz w:val="18"/>
          <w:szCs w:val="16"/>
          <w:lang w:val="fr-FR"/>
        </w:rPr>
        <w:t>&gt;false&lt;/</w:t>
      </w:r>
      <w:proofErr w:type="spellStart"/>
      <w:r w:rsidRPr="003012CB">
        <w:rPr>
          <w:rFonts w:ascii="Courier New" w:eastAsia="Times New Roman" w:hAnsi="Courier New" w:cs="Courier New"/>
          <w:kern w:val="0"/>
          <w:sz w:val="18"/>
          <w:szCs w:val="16"/>
          <w:lang w:val="fr-FR"/>
        </w:rPr>
        <w:t>initiatorToExecutor</w:t>
      </w:r>
      <w:proofErr w:type="spellEnd"/>
      <w:r w:rsidRPr="003012CB">
        <w:rPr>
          <w:rFonts w:ascii="Courier New" w:eastAsia="Times New Roman" w:hAnsi="Courier New" w:cs="Courier New"/>
          <w:kern w:val="0"/>
          <w:sz w:val="18"/>
          <w:szCs w:val="16"/>
          <w:lang w:val="fr-FR"/>
        </w:rPr>
        <w:t>&gt;</w:t>
      </w:r>
    </w:p>
    <w:p w14:paraId="38E3235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&lt;message&gt;</w:t>
      </w:r>
    </w:p>
    <w:p w14:paraId="38E3235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MessageTypeRef</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idref</w:t>
      </w:r>
      <w:proofErr w:type="spellEnd"/>
      <w:r w:rsidRPr="003012CB">
        <w:rPr>
          <w:rFonts w:ascii="Courier New" w:eastAsia="Times New Roman" w:hAnsi="Courier New" w:cs="Courier New"/>
          <w:kern w:val="0"/>
          <w:sz w:val="18"/>
          <w:szCs w:val="16"/>
          <w:lang w:val="fr-FR"/>
        </w:rPr>
        <w:t>="M12-AcceptatieNieuwVISIproject" /&gt;</w:t>
      </w:r>
    </w:p>
    <w:p w14:paraId="38E3235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lang w:val="en-US"/>
        </w:rPr>
        <w:t>&lt;/message&gt;</w:t>
      </w:r>
    </w:p>
    <w:p w14:paraId="38E3235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5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="Mitt_10" /&gt;</w:t>
      </w:r>
    </w:p>
    <w:p w14:paraId="38E3235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5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lang w:val="fr-FR"/>
        </w:rPr>
        <w:t>&lt;transaction&gt;</w:t>
      </w:r>
    </w:p>
    <w:p w14:paraId="38E3235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TransactionTypeRef</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idref</w:t>
      </w:r>
      <w:proofErr w:type="spellEnd"/>
      <w:r w:rsidRPr="003012CB">
        <w:rPr>
          <w:rFonts w:ascii="Courier New" w:eastAsia="Times New Roman" w:hAnsi="Courier New" w:cs="Courier New"/>
          <w:kern w:val="0"/>
          <w:sz w:val="18"/>
          <w:szCs w:val="16"/>
          <w:lang w:val="fr-FR"/>
        </w:rPr>
        <w:t>="T02-" /&gt;</w:t>
      </w:r>
    </w:p>
    <w:p w14:paraId="38E3235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&lt;/transaction&gt;</w:t>
      </w:r>
    </w:p>
    <w:p w14:paraId="38E3235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MessageInTransactionType</w:t>
      </w:r>
      <w:proofErr w:type="spellEnd"/>
      <w:r w:rsidRPr="003012CB">
        <w:rPr>
          <w:rFonts w:ascii="Courier New" w:eastAsia="Times New Roman" w:hAnsi="Courier New" w:cs="Courier New"/>
          <w:kern w:val="0"/>
          <w:sz w:val="18"/>
          <w:szCs w:val="16"/>
          <w:lang w:val="en-US"/>
        </w:rPr>
        <w:t>&gt;</w:t>
      </w:r>
    </w:p>
    <w:p w14:paraId="38E3236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w:t>
      </w:r>
      <w:proofErr w:type="spellEnd"/>
      <w:r w:rsidRPr="003012CB">
        <w:rPr>
          <w:rFonts w:ascii="Courier New" w:eastAsia="Times New Roman" w:hAnsi="Courier New" w:cs="Courier New"/>
          <w:kern w:val="0"/>
          <w:sz w:val="18"/>
          <w:szCs w:val="16"/>
          <w:lang w:val="en-US"/>
        </w:rPr>
        <w:t xml:space="preserve"> id="Mitt_13"&gt;</w:t>
      </w:r>
    </w:p>
    <w:p w14:paraId="38E3236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&gt;true&lt;/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w:t>
      </w:r>
    </w:p>
    <w:p w14:paraId="38E3236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&lt;message&gt;</w:t>
      </w:r>
    </w:p>
    <w:p w14:paraId="38E3236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="M13-AnnuleringProjectInitiatie" /&gt;</w:t>
      </w:r>
    </w:p>
    <w:p w14:paraId="38E3236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&lt;/message&gt;</w:t>
      </w:r>
    </w:p>
    <w:p w14:paraId="38E3236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6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="Mitt_12" /&gt;</w:t>
      </w:r>
    </w:p>
    <w:p w14:paraId="38E3236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6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&lt;transaction&gt;</w:t>
      </w:r>
    </w:p>
    <w:p w14:paraId="38E3236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="T02-" /&gt;</w:t>
      </w:r>
    </w:p>
    <w:p w14:paraId="38E3236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&lt;/transaction&gt;</w:t>
      </w:r>
    </w:p>
    <w:p w14:paraId="38E3236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w:t>
      </w:r>
      <w:proofErr w:type="spellEnd"/>
      <w:r w:rsidRPr="003012CB">
        <w:rPr>
          <w:rFonts w:ascii="Courier New" w:eastAsia="Times New Roman" w:hAnsi="Courier New" w:cs="Courier New"/>
          <w:kern w:val="0"/>
          <w:sz w:val="18"/>
          <w:szCs w:val="16"/>
          <w:lang w:val="en-US"/>
        </w:rPr>
        <w:t>&gt;</w:t>
      </w:r>
    </w:p>
    <w:p w14:paraId="38E3236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w:t>
      </w:r>
      <w:proofErr w:type="spellEnd"/>
      <w:r w:rsidRPr="003012CB">
        <w:rPr>
          <w:rFonts w:ascii="Courier New" w:eastAsia="Times New Roman" w:hAnsi="Courier New" w:cs="Courier New"/>
          <w:kern w:val="0"/>
          <w:sz w:val="18"/>
          <w:szCs w:val="16"/>
          <w:lang w:val="en-US"/>
        </w:rPr>
        <w:t xml:space="preserve"> id="Mitt_14"&gt;</w:t>
      </w:r>
    </w:p>
    <w:p w14:paraId="38E3236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&gt;true&lt;/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w:t>
      </w:r>
    </w:p>
    <w:p w14:paraId="38E3236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lastRenderedPageBreak/>
        <w:t xml:space="preserve">    &lt;message&gt;</w:t>
      </w:r>
    </w:p>
    <w:p w14:paraId="38E3236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="M14-BevestigingProjectInitiatie" /&gt;</w:t>
      </w:r>
    </w:p>
    <w:p w14:paraId="38E3237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&lt;/message&gt;</w:t>
      </w:r>
    </w:p>
    <w:p w14:paraId="38E3237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7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="Mitt_12" /&gt;</w:t>
      </w:r>
    </w:p>
    <w:p w14:paraId="38E3237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7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lang w:val="fr-FR"/>
        </w:rPr>
        <w:t>&lt;transaction&gt;</w:t>
      </w:r>
    </w:p>
    <w:p w14:paraId="38E3237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TransactionTypeRef</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idref</w:t>
      </w:r>
      <w:proofErr w:type="spellEnd"/>
      <w:r w:rsidRPr="003012CB">
        <w:rPr>
          <w:rFonts w:ascii="Courier New" w:eastAsia="Times New Roman" w:hAnsi="Courier New" w:cs="Courier New"/>
          <w:kern w:val="0"/>
          <w:sz w:val="18"/>
          <w:szCs w:val="16"/>
          <w:lang w:val="fr-FR"/>
        </w:rPr>
        <w:t>="T02-" /&gt;</w:t>
      </w:r>
    </w:p>
    <w:p w14:paraId="38E3237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&lt;/transaction&gt;</w:t>
      </w:r>
    </w:p>
    <w:p w14:paraId="38E3237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&gt;</w:t>
      </w:r>
    </w:p>
    <w:p w14:paraId="38E3237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 xml:space="preserve"> id="Mitt_15"&gt;</w:t>
      </w:r>
    </w:p>
    <w:p w14:paraId="38E3237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initiatorToExecutor</w:t>
      </w:r>
      <w:proofErr w:type="spellEnd"/>
      <w:r w:rsidRPr="003012CB">
        <w:rPr>
          <w:rFonts w:ascii="Courier New" w:eastAsia="Times New Roman" w:hAnsi="Courier New" w:cs="Courier New"/>
          <w:kern w:val="0"/>
          <w:sz w:val="18"/>
          <w:szCs w:val="16"/>
          <w:lang w:val="fr-FR"/>
        </w:rPr>
        <w:t>&gt;false&lt;/</w:t>
      </w:r>
      <w:proofErr w:type="spellStart"/>
      <w:r w:rsidRPr="003012CB">
        <w:rPr>
          <w:rFonts w:ascii="Courier New" w:eastAsia="Times New Roman" w:hAnsi="Courier New" w:cs="Courier New"/>
          <w:kern w:val="0"/>
          <w:sz w:val="18"/>
          <w:szCs w:val="16"/>
          <w:lang w:val="fr-FR"/>
        </w:rPr>
        <w:t>initiatorToExecutor</w:t>
      </w:r>
      <w:proofErr w:type="spellEnd"/>
      <w:r w:rsidRPr="003012CB">
        <w:rPr>
          <w:rFonts w:ascii="Courier New" w:eastAsia="Times New Roman" w:hAnsi="Courier New" w:cs="Courier New"/>
          <w:kern w:val="0"/>
          <w:sz w:val="18"/>
          <w:szCs w:val="16"/>
          <w:lang w:val="fr-FR"/>
        </w:rPr>
        <w:t>&gt;</w:t>
      </w:r>
    </w:p>
    <w:p w14:paraId="38E3237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&lt;message&gt;</w:t>
      </w:r>
    </w:p>
    <w:p w14:paraId="38E3237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MessageTypeRef</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idref</w:t>
      </w:r>
      <w:proofErr w:type="spellEnd"/>
      <w:r w:rsidRPr="003012CB">
        <w:rPr>
          <w:rFonts w:ascii="Courier New" w:eastAsia="Times New Roman" w:hAnsi="Courier New" w:cs="Courier New"/>
          <w:kern w:val="0"/>
          <w:sz w:val="18"/>
          <w:szCs w:val="16"/>
          <w:lang w:val="fr-FR"/>
        </w:rPr>
        <w:t>="M15-ProjectIngericht" /&gt;</w:t>
      </w:r>
    </w:p>
    <w:p w14:paraId="38E3237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lang w:val="en-US"/>
        </w:rPr>
        <w:t>&lt;/message&gt;</w:t>
      </w:r>
    </w:p>
    <w:p w14:paraId="38E3237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7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="Mitt_14" /&gt;</w:t>
      </w:r>
    </w:p>
    <w:p w14:paraId="38E3237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8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lang w:val="fr-FR"/>
        </w:rPr>
        <w:t>&lt;transaction&gt;</w:t>
      </w:r>
    </w:p>
    <w:p w14:paraId="38E3238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TransactionTypeRef</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idref</w:t>
      </w:r>
      <w:proofErr w:type="spellEnd"/>
      <w:r w:rsidRPr="003012CB">
        <w:rPr>
          <w:rFonts w:ascii="Courier New" w:eastAsia="Times New Roman" w:hAnsi="Courier New" w:cs="Courier New"/>
          <w:kern w:val="0"/>
          <w:sz w:val="18"/>
          <w:szCs w:val="16"/>
          <w:lang w:val="fr-FR"/>
        </w:rPr>
        <w:t>="T02-" /&gt;</w:t>
      </w:r>
    </w:p>
    <w:p w14:paraId="38E3238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&lt;/transaction&gt;</w:t>
      </w:r>
    </w:p>
    <w:p w14:paraId="38E3238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MessageInTransactionType</w:t>
      </w:r>
      <w:proofErr w:type="spellEnd"/>
      <w:r w:rsidRPr="003012CB">
        <w:rPr>
          <w:rFonts w:ascii="Courier New" w:eastAsia="Times New Roman" w:hAnsi="Courier New" w:cs="Courier New"/>
          <w:kern w:val="0"/>
          <w:sz w:val="18"/>
          <w:szCs w:val="16"/>
          <w:lang w:val="en-US"/>
        </w:rPr>
        <w:t>&gt;</w:t>
      </w:r>
    </w:p>
    <w:p w14:paraId="38E3238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w:t>
      </w:r>
      <w:proofErr w:type="spellEnd"/>
      <w:r w:rsidRPr="003012CB">
        <w:rPr>
          <w:rFonts w:ascii="Courier New" w:eastAsia="Times New Roman" w:hAnsi="Courier New" w:cs="Courier New"/>
          <w:kern w:val="0"/>
          <w:sz w:val="18"/>
          <w:szCs w:val="16"/>
          <w:lang w:val="en-US"/>
        </w:rPr>
        <w:t xml:space="preserve"> id="Mitt_16"&gt;</w:t>
      </w:r>
    </w:p>
    <w:p w14:paraId="38E3238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&gt;true&lt;/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w:t>
      </w:r>
    </w:p>
    <w:p w14:paraId="38E3238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&lt;message&gt;</w:t>
      </w:r>
    </w:p>
    <w:p w14:paraId="38E3238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="M16-VerzoekBeeindigingProject" /&gt;</w:t>
      </w:r>
    </w:p>
    <w:p w14:paraId="38E3238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&lt;/message&gt;</w:t>
      </w:r>
    </w:p>
    <w:p w14:paraId="38E3238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8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="Mitt_15" /&gt;</w:t>
      </w:r>
    </w:p>
    <w:p w14:paraId="38E3238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="Mitt_18" /&gt;</w:t>
      </w:r>
    </w:p>
    <w:p w14:paraId="38E3238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="Mitt_21" /&gt;</w:t>
      </w:r>
    </w:p>
    <w:p w14:paraId="38E3238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8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&lt;transaction&gt;</w:t>
      </w:r>
    </w:p>
    <w:p w14:paraId="38E3238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="T02-" /&gt;</w:t>
      </w:r>
    </w:p>
    <w:p w14:paraId="38E3239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&lt;/transaction&gt;</w:t>
      </w:r>
    </w:p>
    <w:p w14:paraId="38E3239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w:t>
      </w:r>
      <w:proofErr w:type="spellEnd"/>
      <w:r w:rsidRPr="003012CB">
        <w:rPr>
          <w:rFonts w:ascii="Courier New" w:eastAsia="Times New Roman" w:hAnsi="Courier New" w:cs="Courier New"/>
          <w:kern w:val="0"/>
          <w:sz w:val="18"/>
          <w:szCs w:val="16"/>
          <w:lang w:val="en-US"/>
        </w:rPr>
        <w:t>&gt;</w:t>
      </w:r>
    </w:p>
    <w:p w14:paraId="38E3239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w:t>
      </w:r>
      <w:proofErr w:type="spellEnd"/>
      <w:r w:rsidRPr="003012CB">
        <w:rPr>
          <w:rFonts w:ascii="Courier New" w:eastAsia="Times New Roman" w:hAnsi="Courier New" w:cs="Courier New"/>
          <w:kern w:val="0"/>
          <w:sz w:val="18"/>
          <w:szCs w:val="16"/>
          <w:lang w:val="en-US"/>
        </w:rPr>
        <w:t xml:space="preserve"> id="Mitt_17"&gt;</w:t>
      </w:r>
    </w:p>
    <w:p w14:paraId="38E3239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&gt;false&lt;/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w:t>
      </w:r>
    </w:p>
    <w:p w14:paraId="38E3239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&lt;message&gt;</w:t>
      </w:r>
    </w:p>
    <w:p w14:paraId="38E3239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="M17-AkkoordBeeindigingProject" /&gt;</w:t>
      </w:r>
    </w:p>
    <w:p w14:paraId="38E3239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&lt;/message&gt;</w:t>
      </w:r>
    </w:p>
    <w:p w14:paraId="38E3239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9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="Mitt_16" /&gt;</w:t>
      </w:r>
    </w:p>
    <w:p w14:paraId="38E3239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9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lang w:val="fr-FR"/>
        </w:rPr>
        <w:t>&lt;transaction&gt;</w:t>
      </w:r>
    </w:p>
    <w:p w14:paraId="38E3239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TransactionTypeRef</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idref</w:t>
      </w:r>
      <w:proofErr w:type="spellEnd"/>
      <w:r w:rsidRPr="003012CB">
        <w:rPr>
          <w:rFonts w:ascii="Courier New" w:eastAsia="Times New Roman" w:hAnsi="Courier New" w:cs="Courier New"/>
          <w:kern w:val="0"/>
          <w:sz w:val="18"/>
          <w:szCs w:val="16"/>
          <w:lang w:val="fr-FR"/>
        </w:rPr>
        <w:t>="T02-" /&gt;</w:t>
      </w:r>
    </w:p>
    <w:p w14:paraId="38E3239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&lt;/transaction&gt;</w:t>
      </w:r>
    </w:p>
    <w:p w14:paraId="38E3239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&gt;</w:t>
      </w:r>
    </w:p>
    <w:p w14:paraId="38E3239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 xml:space="preserve"> id="Mitt_18"&gt;</w:t>
      </w:r>
    </w:p>
    <w:p w14:paraId="38E3239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initiatorToExecutor</w:t>
      </w:r>
      <w:proofErr w:type="spellEnd"/>
      <w:r w:rsidRPr="003012CB">
        <w:rPr>
          <w:rFonts w:ascii="Courier New" w:eastAsia="Times New Roman" w:hAnsi="Courier New" w:cs="Courier New"/>
          <w:kern w:val="0"/>
          <w:sz w:val="18"/>
          <w:szCs w:val="16"/>
          <w:lang w:val="fr-FR"/>
        </w:rPr>
        <w:t>&gt;false&lt;/</w:t>
      </w:r>
      <w:proofErr w:type="spellStart"/>
      <w:r w:rsidRPr="003012CB">
        <w:rPr>
          <w:rFonts w:ascii="Courier New" w:eastAsia="Times New Roman" w:hAnsi="Courier New" w:cs="Courier New"/>
          <w:kern w:val="0"/>
          <w:sz w:val="18"/>
          <w:szCs w:val="16"/>
          <w:lang w:val="fr-FR"/>
        </w:rPr>
        <w:t>initiatorToExecutor</w:t>
      </w:r>
      <w:proofErr w:type="spellEnd"/>
      <w:r w:rsidRPr="003012CB">
        <w:rPr>
          <w:rFonts w:ascii="Courier New" w:eastAsia="Times New Roman" w:hAnsi="Courier New" w:cs="Courier New"/>
          <w:kern w:val="0"/>
          <w:sz w:val="18"/>
          <w:szCs w:val="16"/>
          <w:lang w:val="fr-FR"/>
        </w:rPr>
        <w:t>&gt;</w:t>
      </w:r>
    </w:p>
    <w:p w14:paraId="38E323A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&lt;message&gt;</w:t>
      </w:r>
    </w:p>
    <w:p w14:paraId="38E323A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MessageTypeRef</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idref</w:t>
      </w:r>
      <w:proofErr w:type="spellEnd"/>
      <w:r w:rsidRPr="003012CB">
        <w:rPr>
          <w:rFonts w:ascii="Courier New" w:eastAsia="Times New Roman" w:hAnsi="Courier New" w:cs="Courier New"/>
          <w:kern w:val="0"/>
          <w:sz w:val="18"/>
          <w:szCs w:val="16"/>
          <w:lang w:val="fr-FR"/>
        </w:rPr>
        <w:t>="M18-AfwijzingBeeindigingProject" /&gt;</w:t>
      </w:r>
    </w:p>
    <w:p w14:paraId="38E323A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lang w:val="en-US"/>
        </w:rPr>
        <w:t>&lt;/message&gt;</w:t>
      </w:r>
    </w:p>
    <w:p w14:paraId="38E323A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A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="Mitt_16" /&gt;</w:t>
      </w:r>
    </w:p>
    <w:p w14:paraId="38E323A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A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lang w:val="fr-FR"/>
        </w:rPr>
        <w:t>&lt;transaction&gt;</w:t>
      </w:r>
    </w:p>
    <w:p w14:paraId="38E323A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TransactionTypeRef</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idref</w:t>
      </w:r>
      <w:proofErr w:type="spellEnd"/>
      <w:r w:rsidRPr="003012CB">
        <w:rPr>
          <w:rFonts w:ascii="Courier New" w:eastAsia="Times New Roman" w:hAnsi="Courier New" w:cs="Courier New"/>
          <w:kern w:val="0"/>
          <w:sz w:val="18"/>
          <w:szCs w:val="16"/>
          <w:lang w:val="fr-FR"/>
        </w:rPr>
        <w:t>="T02-" /&gt;</w:t>
      </w:r>
    </w:p>
    <w:p w14:paraId="38E323A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&lt;/transaction&gt;</w:t>
      </w:r>
    </w:p>
    <w:p w14:paraId="38E323A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MessageInTransactionType</w:t>
      </w:r>
      <w:proofErr w:type="spellEnd"/>
      <w:r w:rsidRPr="003012CB">
        <w:rPr>
          <w:rFonts w:ascii="Courier New" w:eastAsia="Times New Roman" w:hAnsi="Courier New" w:cs="Courier New"/>
          <w:kern w:val="0"/>
          <w:sz w:val="18"/>
          <w:szCs w:val="16"/>
          <w:lang w:val="en-US"/>
        </w:rPr>
        <w:t>&gt;</w:t>
      </w:r>
    </w:p>
    <w:p w14:paraId="38E323A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w:t>
      </w:r>
      <w:proofErr w:type="spellEnd"/>
      <w:r w:rsidRPr="003012CB">
        <w:rPr>
          <w:rFonts w:ascii="Courier New" w:eastAsia="Times New Roman" w:hAnsi="Courier New" w:cs="Courier New"/>
          <w:kern w:val="0"/>
          <w:sz w:val="18"/>
          <w:szCs w:val="16"/>
          <w:lang w:val="en-US"/>
        </w:rPr>
        <w:t xml:space="preserve"> id="Mitt_19"&gt;</w:t>
      </w:r>
    </w:p>
    <w:p w14:paraId="38E323A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&gt;true&lt;/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w:t>
      </w:r>
    </w:p>
    <w:p w14:paraId="38E323A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&lt;message&gt;</w:t>
      </w:r>
    </w:p>
    <w:p w14:paraId="38E323A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="M19-AnnuleringProjectbeeindiging" /&gt;</w:t>
      </w:r>
    </w:p>
    <w:p w14:paraId="38E323A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&lt;/message&gt;</w:t>
      </w:r>
    </w:p>
    <w:p w14:paraId="38E323A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B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="Mitt_17" /&gt;</w:t>
      </w:r>
    </w:p>
    <w:p w14:paraId="38E323B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B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en-US"/>
        </w:rPr>
        <w:lastRenderedPageBreak/>
        <w:t xml:space="preserve">    </w:t>
      </w:r>
      <w:r w:rsidRPr="003012CB">
        <w:rPr>
          <w:rFonts w:ascii="Courier New" w:eastAsia="Times New Roman" w:hAnsi="Courier New" w:cs="Courier New"/>
          <w:kern w:val="0"/>
          <w:sz w:val="18"/>
          <w:szCs w:val="16"/>
          <w:lang w:val="fr-FR"/>
        </w:rPr>
        <w:t>&lt;transaction&gt;</w:t>
      </w:r>
    </w:p>
    <w:p w14:paraId="38E323B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TransactionTypeRef</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idref</w:t>
      </w:r>
      <w:proofErr w:type="spellEnd"/>
      <w:r w:rsidRPr="003012CB">
        <w:rPr>
          <w:rFonts w:ascii="Courier New" w:eastAsia="Times New Roman" w:hAnsi="Courier New" w:cs="Courier New"/>
          <w:kern w:val="0"/>
          <w:sz w:val="18"/>
          <w:szCs w:val="16"/>
          <w:lang w:val="fr-FR"/>
        </w:rPr>
        <w:t>="T02-" /&gt;</w:t>
      </w:r>
    </w:p>
    <w:p w14:paraId="38E323B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&lt;/transaction&gt;</w:t>
      </w:r>
    </w:p>
    <w:p w14:paraId="38E323B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&gt;</w:t>
      </w:r>
    </w:p>
    <w:p w14:paraId="38E323B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 xml:space="preserve"> id="Mitt_2"&gt;</w:t>
      </w:r>
    </w:p>
    <w:p w14:paraId="38E323B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initiatorToExecutor</w:t>
      </w:r>
      <w:proofErr w:type="spellEnd"/>
      <w:r w:rsidRPr="003012CB">
        <w:rPr>
          <w:rFonts w:ascii="Courier New" w:eastAsia="Times New Roman" w:hAnsi="Courier New" w:cs="Courier New"/>
          <w:kern w:val="0"/>
          <w:sz w:val="18"/>
          <w:szCs w:val="16"/>
          <w:lang w:val="fr-FR"/>
        </w:rPr>
        <w:t>&gt;false&lt;/</w:t>
      </w:r>
      <w:proofErr w:type="spellStart"/>
      <w:r w:rsidRPr="003012CB">
        <w:rPr>
          <w:rFonts w:ascii="Courier New" w:eastAsia="Times New Roman" w:hAnsi="Courier New" w:cs="Courier New"/>
          <w:kern w:val="0"/>
          <w:sz w:val="18"/>
          <w:szCs w:val="16"/>
          <w:lang w:val="fr-FR"/>
        </w:rPr>
        <w:t>initiatorToExecutor</w:t>
      </w:r>
      <w:proofErr w:type="spellEnd"/>
      <w:r w:rsidRPr="003012CB">
        <w:rPr>
          <w:rFonts w:ascii="Courier New" w:eastAsia="Times New Roman" w:hAnsi="Courier New" w:cs="Courier New"/>
          <w:kern w:val="0"/>
          <w:sz w:val="18"/>
          <w:szCs w:val="16"/>
          <w:lang w:val="fr-FR"/>
        </w:rPr>
        <w:t>&gt;</w:t>
      </w:r>
    </w:p>
    <w:p w14:paraId="38E323B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&lt;message&gt;</w:t>
      </w:r>
    </w:p>
    <w:p w14:paraId="38E323B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MessageTypeRef</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idref</w:t>
      </w:r>
      <w:proofErr w:type="spellEnd"/>
      <w:r w:rsidRPr="003012CB">
        <w:rPr>
          <w:rFonts w:ascii="Courier New" w:eastAsia="Times New Roman" w:hAnsi="Courier New" w:cs="Courier New"/>
          <w:kern w:val="0"/>
          <w:sz w:val="18"/>
          <w:szCs w:val="16"/>
          <w:lang w:val="fr-FR"/>
        </w:rPr>
        <w:t>="M02-VoorstelAkkoord" /&gt;</w:t>
      </w:r>
    </w:p>
    <w:p w14:paraId="38E323B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lang w:val="en-US"/>
        </w:rPr>
        <w:t>&lt;/message&gt;</w:t>
      </w:r>
    </w:p>
    <w:p w14:paraId="38E323B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B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="Mitt_1" /&gt;</w:t>
      </w:r>
    </w:p>
    <w:p w14:paraId="38E323B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previous</w:t>
      </w:r>
      <w:proofErr w:type="spellEnd"/>
      <w:r w:rsidRPr="003012CB">
        <w:rPr>
          <w:rFonts w:ascii="Courier New" w:eastAsia="Times New Roman" w:hAnsi="Courier New" w:cs="Courier New"/>
          <w:kern w:val="0"/>
          <w:sz w:val="18"/>
          <w:szCs w:val="16"/>
        </w:rPr>
        <w:t>&gt;</w:t>
      </w:r>
    </w:p>
    <w:p w14:paraId="38E323B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&lt;transaction&gt;</w:t>
      </w:r>
    </w:p>
    <w:p w14:paraId="38E323B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TransactionTypeRef</w:t>
      </w:r>
      <w:proofErr w:type="spellEnd"/>
      <w:r w:rsidRPr="003012CB">
        <w:rPr>
          <w:rFonts w:ascii="Courier New" w:eastAsia="Times New Roman" w:hAnsi="Courier New" w:cs="Courier New"/>
          <w:kern w:val="0"/>
          <w:sz w:val="18"/>
          <w:szCs w:val="16"/>
        </w:rPr>
        <w:t xml:space="preserve"> idref="T01-NieuwOfGewijzigdRaamwerkOfProjectSpeciekBerichtTransactie" /&gt;</w:t>
      </w:r>
    </w:p>
    <w:p w14:paraId="38E323C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fr-FR"/>
        </w:rPr>
        <w:t>&lt;/transaction&gt;</w:t>
      </w:r>
    </w:p>
    <w:p w14:paraId="38E323C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&gt;</w:t>
      </w:r>
    </w:p>
    <w:p w14:paraId="38E323C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 xml:space="preserve"> id="Mitt_20"&gt;</w:t>
      </w:r>
    </w:p>
    <w:p w14:paraId="38E323C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&gt;true&lt;/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w:t>
      </w:r>
    </w:p>
    <w:p w14:paraId="38E323C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&lt;message&gt;</w:t>
      </w:r>
    </w:p>
    <w:p w14:paraId="38E323C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="M20-BevestigingBeeindigingProject" /&gt;</w:t>
      </w:r>
    </w:p>
    <w:p w14:paraId="38E323C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&lt;/message&gt;</w:t>
      </w:r>
    </w:p>
    <w:p w14:paraId="38E323C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C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="Mitt_17" /&gt;</w:t>
      </w:r>
    </w:p>
    <w:p w14:paraId="38E323C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C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lang w:val="fr-FR"/>
        </w:rPr>
        <w:t>&lt;transaction&gt;</w:t>
      </w:r>
    </w:p>
    <w:p w14:paraId="38E323C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TransactionTypeRef</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idref</w:t>
      </w:r>
      <w:proofErr w:type="spellEnd"/>
      <w:r w:rsidRPr="003012CB">
        <w:rPr>
          <w:rFonts w:ascii="Courier New" w:eastAsia="Times New Roman" w:hAnsi="Courier New" w:cs="Courier New"/>
          <w:kern w:val="0"/>
          <w:sz w:val="18"/>
          <w:szCs w:val="16"/>
          <w:lang w:val="fr-FR"/>
        </w:rPr>
        <w:t>="T02-" /&gt;</w:t>
      </w:r>
    </w:p>
    <w:p w14:paraId="38E323C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&lt;/transaction&gt;</w:t>
      </w:r>
    </w:p>
    <w:p w14:paraId="38E323C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&gt;</w:t>
      </w:r>
    </w:p>
    <w:p w14:paraId="38E323C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 xml:space="preserve"> id="Mitt_21"&gt;</w:t>
      </w:r>
    </w:p>
    <w:p w14:paraId="38E323C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initiatorToExecutor</w:t>
      </w:r>
      <w:proofErr w:type="spellEnd"/>
      <w:r w:rsidRPr="003012CB">
        <w:rPr>
          <w:rFonts w:ascii="Courier New" w:eastAsia="Times New Roman" w:hAnsi="Courier New" w:cs="Courier New"/>
          <w:kern w:val="0"/>
          <w:sz w:val="18"/>
          <w:szCs w:val="16"/>
          <w:lang w:val="fr-FR"/>
        </w:rPr>
        <w:t>&gt;false&lt;/</w:t>
      </w:r>
      <w:proofErr w:type="spellStart"/>
      <w:r w:rsidRPr="003012CB">
        <w:rPr>
          <w:rFonts w:ascii="Courier New" w:eastAsia="Times New Roman" w:hAnsi="Courier New" w:cs="Courier New"/>
          <w:kern w:val="0"/>
          <w:sz w:val="18"/>
          <w:szCs w:val="16"/>
          <w:lang w:val="fr-FR"/>
        </w:rPr>
        <w:t>initiatorToExecutor</w:t>
      </w:r>
      <w:proofErr w:type="spellEnd"/>
      <w:r w:rsidRPr="003012CB">
        <w:rPr>
          <w:rFonts w:ascii="Courier New" w:eastAsia="Times New Roman" w:hAnsi="Courier New" w:cs="Courier New"/>
          <w:kern w:val="0"/>
          <w:sz w:val="18"/>
          <w:szCs w:val="16"/>
          <w:lang w:val="fr-FR"/>
        </w:rPr>
        <w:t>&gt;</w:t>
      </w:r>
    </w:p>
    <w:p w14:paraId="38E323D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&lt;message&gt;</w:t>
      </w:r>
    </w:p>
    <w:p w14:paraId="38E323D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MessageTypeRef</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idref</w:t>
      </w:r>
      <w:proofErr w:type="spellEnd"/>
      <w:r w:rsidRPr="003012CB">
        <w:rPr>
          <w:rFonts w:ascii="Courier New" w:eastAsia="Times New Roman" w:hAnsi="Courier New" w:cs="Courier New"/>
          <w:kern w:val="0"/>
          <w:sz w:val="18"/>
          <w:szCs w:val="16"/>
          <w:lang w:val="fr-FR"/>
        </w:rPr>
        <w:t>="M21-BevestigingVoortzettingProject" /&gt;</w:t>
      </w:r>
    </w:p>
    <w:p w14:paraId="38E323D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lang w:val="en-US"/>
        </w:rPr>
        <w:t>&lt;/message&gt;</w:t>
      </w:r>
    </w:p>
    <w:p w14:paraId="38E323D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D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="Mitt_19" /&gt;</w:t>
      </w:r>
    </w:p>
    <w:p w14:paraId="38E323D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D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lang w:val="fr-FR"/>
        </w:rPr>
        <w:t>&lt;transaction&gt;</w:t>
      </w:r>
    </w:p>
    <w:p w14:paraId="38E323D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TransactionTypeRef</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idref</w:t>
      </w:r>
      <w:proofErr w:type="spellEnd"/>
      <w:r w:rsidRPr="003012CB">
        <w:rPr>
          <w:rFonts w:ascii="Courier New" w:eastAsia="Times New Roman" w:hAnsi="Courier New" w:cs="Courier New"/>
          <w:kern w:val="0"/>
          <w:sz w:val="18"/>
          <w:szCs w:val="16"/>
          <w:lang w:val="fr-FR"/>
        </w:rPr>
        <w:t>="T02-" /&gt;</w:t>
      </w:r>
    </w:p>
    <w:p w14:paraId="38E323D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&lt;/transaction&gt;</w:t>
      </w:r>
    </w:p>
    <w:p w14:paraId="38E323D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&gt;</w:t>
      </w:r>
    </w:p>
    <w:p w14:paraId="38E323D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 xml:space="preserve"> id="Mitt_3"&gt;</w:t>
      </w:r>
    </w:p>
    <w:p w14:paraId="38E323D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initiatorToExecutor</w:t>
      </w:r>
      <w:proofErr w:type="spellEnd"/>
      <w:r w:rsidRPr="003012CB">
        <w:rPr>
          <w:rFonts w:ascii="Courier New" w:eastAsia="Times New Roman" w:hAnsi="Courier New" w:cs="Courier New"/>
          <w:kern w:val="0"/>
          <w:sz w:val="18"/>
          <w:szCs w:val="16"/>
          <w:lang w:val="fr-FR"/>
        </w:rPr>
        <w:t>&gt;false&lt;/</w:t>
      </w:r>
      <w:proofErr w:type="spellStart"/>
      <w:r w:rsidRPr="003012CB">
        <w:rPr>
          <w:rFonts w:ascii="Courier New" w:eastAsia="Times New Roman" w:hAnsi="Courier New" w:cs="Courier New"/>
          <w:kern w:val="0"/>
          <w:sz w:val="18"/>
          <w:szCs w:val="16"/>
          <w:lang w:val="fr-FR"/>
        </w:rPr>
        <w:t>initiatorToExecutor</w:t>
      </w:r>
      <w:proofErr w:type="spellEnd"/>
      <w:r w:rsidRPr="003012CB">
        <w:rPr>
          <w:rFonts w:ascii="Courier New" w:eastAsia="Times New Roman" w:hAnsi="Courier New" w:cs="Courier New"/>
          <w:kern w:val="0"/>
          <w:sz w:val="18"/>
          <w:szCs w:val="16"/>
          <w:lang w:val="fr-FR"/>
        </w:rPr>
        <w:t>&gt;</w:t>
      </w:r>
    </w:p>
    <w:p w14:paraId="38E323D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&lt;message&gt;</w:t>
      </w:r>
    </w:p>
    <w:p w14:paraId="38E323D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MessageTypeRef</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idref</w:t>
      </w:r>
      <w:proofErr w:type="spellEnd"/>
      <w:r w:rsidRPr="003012CB">
        <w:rPr>
          <w:rFonts w:ascii="Courier New" w:eastAsia="Times New Roman" w:hAnsi="Courier New" w:cs="Courier New"/>
          <w:kern w:val="0"/>
          <w:sz w:val="18"/>
          <w:szCs w:val="16"/>
          <w:lang w:val="fr-FR"/>
        </w:rPr>
        <w:t>="M03-VoorstelNietAkkoord" /&gt;</w:t>
      </w:r>
    </w:p>
    <w:p w14:paraId="38E323D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lang w:val="en-US"/>
        </w:rPr>
        <w:t>&lt;/message&gt;</w:t>
      </w:r>
    </w:p>
    <w:p w14:paraId="38E323D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E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="Mitt_1" /&gt;</w:t>
      </w:r>
    </w:p>
    <w:p w14:paraId="38E323E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previous</w:t>
      </w:r>
      <w:proofErr w:type="spellEnd"/>
      <w:r w:rsidRPr="003012CB">
        <w:rPr>
          <w:rFonts w:ascii="Courier New" w:eastAsia="Times New Roman" w:hAnsi="Courier New" w:cs="Courier New"/>
          <w:kern w:val="0"/>
          <w:sz w:val="18"/>
          <w:szCs w:val="16"/>
        </w:rPr>
        <w:t>&gt;</w:t>
      </w:r>
    </w:p>
    <w:p w14:paraId="38E323E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&lt;transaction&gt;</w:t>
      </w:r>
    </w:p>
    <w:p w14:paraId="38E323E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TransactionTypeRef</w:t>
      </w:r>
      <w:proofErr w:type="spellEnd"/>
      <w:r w:rsidRPr="003012CB">
        <w:rPr>
          <w:rFonts w:ascii="Courier New" w:eastAsia="Times New Roman" w:hAnsi="Courier New" w:cs="Courier New"/>
          <w:kern w:val="0"/>
          <w:sz w:val="18"/>
          <w:szCs w:val="16"/>
        </w:rPr>
        <w:t xml:space="preserve"> idref="T01-NieuwOfGewijzigdRaamwerkOfProjectSpeciekBerichtTransactie" /&gt;</w:t>
      </w:r>
    </w:p>
    <w:p w14:paraId="38E323E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fr-FR"/>
        </w:rPr>
        <w:t>&lt;/transaction&gt;</w:t>
      </w:r>
    </w:p>
    <w:p w14:paraId="38E323E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&gt;</w:t>
      </w:r>
    </w:p>
    <w:p w14:paraId="38E323E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 xml:space="preserve"> id="Mitt_4"&gt;</w:t>
      </w:r>
    </w:p>
    <w:p w14:paraId="38E323E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&gt;true&lt;/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w:t>
      </w:r>
    </w:p>
    <w:p w14:paraId="38E323E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&lt;message&gt;</w:t>
      </w:r>
    </w:p>
    <w:p w14:paraId="38E323E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="M04-VoorstelGecanceld" /&gt;</w:t>
      </w:r>
    </w:p>
    <w:p w14:paraId="38E323E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&lt;/message&gt;</w:t>
      </w:r>
    </w:p>
    <w:p w14:paraId="38E323E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E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="Mitt_3" /&gt;</w:t>
      </w:r>
    </w:p>
    <w:p w14:paraId="38E323E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="Mitt_2" /&gt;</w:t>
      </w:r>
    </w:p>
    <w:p w14:paraId="38E323E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E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&lt;transaction&gt;</w:t>
      </w:r>
    </w:p>
    <w:p w14:paraId="38E323F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TransactionTypeRef</w:t>
      </w:r>
      <w:proofErr w:type="spellEnd"/>
      <w:r w:rsidRPr="003012CB">
        <w:rPr>
          <w:rFonts w:ascii="Courier New" w:eastAsia="Times New Roman" w:hAnsi="Courier New" w:cs="Courier New"/>
          <w:kern w:val="0"/>
          <w:sz w:val="18"/>
          <w:szCs w:val="16"/>
        </w:rPr>
        <w:t xml:space="preserve"> idref="T01-NieuwOfGewijzigdRaamwerkOfProjectSpeciekBerichtTransactie" /&gt;</w:t>
      </w:r>
    </w:p>
    <w:p w14:paraId="38E323F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fr-FR"/>
        </w:rPr>
        <w:t>&lt;/transaction&gt;</w:t>
      </w:r>
    </w:p>
    <w:p w14:paraId="38E323F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&gt;</w:t>
      </w:r>
    </w:p>
    <w:p w14:paraId="38E323F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lastRenderedPageBreak/>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 xml:space="preserve"> id="Mitt_5"&gt;</w:t>
      </w:r>
    </w:p>
    <w:p w14:paraId="38E323F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&gt;true&lt;/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w:t>
      </w:r>
    </w:p>
    <w:p w14:paraId="38E323F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message</w:t>
      </w:r>
      <w:proofErr w:type="spellEnd"/>
      <w:r w:rsidRPr="003012CB">
        <w:rPr>
          <w:rFonts w:ascii="Courier New" w:eastAsia="Times New Roman" w:hAnsi="Courier New" w:cs="Courier New"/>
          <w:kern w:val="0"/>
          <w:sz w:val="18"/>
          <w:szCs w:val="16"/>
        </w:rPr>
        <w:t>&gt;</w:t>
      </w:r>
    </w:p>
    <w:p w14:paraId="38E323F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MessageTypeRef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="M05-VoorstelIngangsdatum" /&gt;</w:t>
      </w:r>
    </w:p>
    <w:p w14:paraId="38E323F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en-US"/>
        </w:rPr>
        <w:t>&lt;/message&gt;</w:t>
      </w:r>
    </w:p>
    <w:p w14:paraId="38E323F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3F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="Mitt_2" /&gt;</w:t>
      </w:r>
    </w:p>
    <w:p w14:paraId="38E323F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="Mitt_7" /&gt;</w:t>
      </w:r>
    </w:p>
    <w:p w14:paraId="38E323F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="Mitt_6" /&gt;</w:t>
      </w:r>
    </w:p>
    <w:p w14:paraId="38E323F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previous</w:t>
      </w:r>
      <w:proofErr w:type="spellEnd"/>
      <w:r w:rsidRPr="003012CB">
        <w:rPr>
          <w:rFonts w:ascii="Courier New" w:eastAsia="Times New Roman" w:hAnsi="Courier New" w:cs="Courier New"/>
          <w:kern w:val="0"/>
          <w:sz w:val="18"/>
          <w:szCs w:val="16"/>
        </w:rPr>
        <w:t>&gt;</w:t>
      </w:r>
    </w:p>
    <w:p w14:paraId="38E323F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&lt;transaction&gt;</w:t>
      </w:r>
    </w:p>
    <w:p w14:paraId="38E323F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TransactionTypeRef</w:t>
      </w:r>
      <w:proofErr w:type="spellEnd"/>
      <w:r w:rsidRPr="003012CB">
        <w:rPr>
          <w:rFonts w:ascii="Courier New" w:eastAsia="Times New Roman" w:hAnsi="Courier New" w:cs="Courier New"/>
          <w:kern w:val="0"/>
          <w:sz w:val="18"/>
          <w:szCs w:val="16"/>
        </w:rPr>
        <w:t xml:space="preserve"> idref="T01-NieuwOfGewijzigdRaamwerkOfProjectSpeciekBerichtTransactie" /&gt;</w:t>
      </w:r>
    </w:p>
    <w:p w14:paraId="38E323F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fr-FR"/>
        </w:rPr>
        <w:t>&lt;/transaction&gt;</w:t>
      </w:r>
    </w:p>
    <w:p w14:paraId="38E3240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&gt;</w:t>
      </w:r>
    </w:p>
    <w:p w14:paraId="38E3240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 xml:space="preserve"> id="Mitt_6"&gt;</w:t>
      </w:r>
    </w:p>
    <w:p w14:paraId="38E3240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&gt;false&lt;/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w:t>
      </w:r>
    </w:p>
    <w:p w14:paraId="38E3240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&lt;message&gt;</w:t>
      </w:r>
    </w:p>
    <w:p w14:paraId="38E3240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="M06-IngangsdatumAkkoord" /&gt;</w:t>
      </w:r>
    </w:p>
    <w:p w14:paraId="38E3240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&lt;/message&gt;</w:t>
      </w:r>
    </w:p>
    <w:p w14:paraId="38E3240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40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="Mitt_5" /&gt;</w:t>
      </w:r>
    </w:p>
    <w:p w14:paraId="38E3240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previous</w:t>
      </w:r>
      <w:proofErr w:type="spellEnd"/>
      <w:r w:rsidRPr="003012CB">
        <w:rPr>
          <w:rFonts w:ascii="Courier New" w:eastAsia="Times New Roman" w:hAnsi="Courier New" w:cs="Courier New"/>
          <w:kern w:val="0"/>
          <w:sz w:val="18"/>
          <w:szCs w:val="16"/>
        </w:rPr>
        <w:t>&gt;</w:t>
      </w:r>
    </w:p>
    <w:p w14:paraId="38E3240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&lt;transaction&gt;</w:t>
      </w:r>
    </w:p>
    <w:p w14:paraId="38E3240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TransactionTypeRef</w:t>
      </w:r>
      <w:proofErr w:type="spellEnd"/>
      <w:r w:rsidRPr="003012CB">
        <w:rPr>
          <w:rFonts w:ascii="Courier New" w:eastAsia="Times New Roman" w:hAnsi="Courier New" w:cs="Courier New"/>
          <w:kern w:val="0"/>
          <w:sz w:val="18"/>
          <w:szCs w:val="16"/>
        </w:rPr>
        <w:t xml:space="preserve"> idref="T01-NieuwOfGewijzigdRaamwerkOfProjectSpeciekBerichtTransactie" /&gt;</w:t>
      </w:r>
    </w:p>
    <w:p w14:paraId="38E3240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fr-FR"/>
        </w:rPr>
        <w:t>&lt;/transaction&gt;</w:t>
      </w:r>
    </w:p>
    <w:p w14:paraId="38E3240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&gt;</w:t>
      </w:r>
    </w:p>
    <w:p w14:paraId="38E3240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 xml:space="preserve"> id="Mitt_7"&gt;</w:t>
      </w:r>
    </w:p>
    <w:p w14:paraId="38E3240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initiatorToExecutor</w:t>
      </w:r>
      <w:proofErr w:type="spellEnd"/>
      <w:r w:rsidRPr="003012CB">
        <w:rPr>
          <w:rFonts w:ascii="Courier New" w:eastAsia="Times New Roman" w:hAnsi="Courier New" w:cs="Courier New"/>
          <w:kern w:val="0"/>
          <w:sz w:val="18"/>
          <w:szCs w:val="16"/>
          <w:lang w:val="fr-FR"/>
        </w:rPr>
        <w:t>&gt;false&lt;/</w:t>
      </w:r>
      <w:proofErr w:type="spellStart"/>
      <w:r w:rsidRPr="003012CB">
        <w:rPr>
          <w:rFonts w:ascii="Courier New" w:eastAsia="Times New Roman" w:hAnsi="Courier New" w:cs="Courier New"/>
          <w:kern w:val="0"/>
          <w:sz w:val="18"/>
          <w:szCs w:val="16"/>
          <w:lang w:val="fr-FR"/>
        </w:rPr>
        <w:t>initiatorToExecutor</w:t>
      </w:r>
      <w:proofErr w:type="spellEnd"/>
      <w:r w:rsidRPr="003012CB">
        <w:rPr>
          <w:rFonts w:ascii="Courier New" w:eastAsia="Times New Roman" w:hAnsi="Courier New" w:cs="Courier New"/>
          <w:kern w:val="0"/>
          <w:sz w:val="18"/>
          <w:szCs w:val="16"/>
          <w:lang w:val="fr-FR"/>
        </w:rPr>
        <w:t>&gt;</w:t>
      </w:r>
    </w:p>
    <w:p w14:paraId="38E3240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&lt;message&gt;</w:t>
      </w:r>
    </w:p>
    <w:p w14:paraId="38E3241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MessageTypeRef</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idref</w:t>
      </w:r>
      <w:proofErr w:type="spellEnd"/>
      <w:r w:rsidRPr="003012CB">
        <w:rPr>
          <w:rFonts w:ascii="Courier New" w:eastAsia="Times New Roman" w:hAnsi="Courier New" w:cs="Courier New"/>
          <w:kern w:val="0"/>
          <w:sz w:val="18"/>
          <w:szCs w:val="16"/>
          <w:lang w:val="fr-FR"/>
        </w:rPr>
        <w:t>="M07-IngangsdatumNietAkkoord" /&gt;</w:t>
      </w:r>
    </w:p>
    <w:p w14:paraId="38E3241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lang w:val="en-US"/>
        </w:rPr>
        <w:t>&lt;/message&gt;</w:t>
      </w:r>
    </w:p>
    <w:p w14:paraId="38E3241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41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="Mitt_5" /&gt;</w:t>
      </w:r>
    </w:p>
    <w:p w14:paraId="38E3241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previous</w:t>
      </w:r>
      <w:proofErr w:type="spellEnd"/>
      <w:r w:rsidRPr="003012CB">
        <w:rPr>
          <w:rFonts w:ascii="Courier New" w:eastAsia="Times New Roman" w:hAnsi="Courier New" w:cs="Courier New"/>
          <w:kern w:val="0"/>
          <w:sz w:val="18"/>
          <w:szCs w:val="16"/>
        </w:rPr>
        <w:t>&gt;</w:t>
      </w:r>
    </w:p>
    <w:p w14:paraId="38E3241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&lt;transaction&gt;</w:t>
      </w:r>
    </w:p>
    <w:p w14:paraId="38E3241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TransactionTypeRef</w:t>
      </w:r>
      <w:proofErr w:type="spellEnd"/>
      <w:r w:rsidRPr="003012CB">
        <w:rPr>
          <w:rFonts w:ascii="Courier New" w:eastAsia="Times New Roman" w:hAnsi="Courier New" w:cs="Courier New"/>
          <w:kern w:val="0"/>
          <w:sz w:val="18"/>
          <w:szCs w:val="16"/>
        </w:rPr>
        <w:t xml:space="preserve"> idref="T01-NieuwOfGewijzigdRaamwerkOfProjectSpeciekBerichtTransactie" /&gt;</w:t>
      </w:r>
    </w:p>
    <w:p w14:paraId="38E3241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fr-FR"/>
        </w:rPr>
        <w:t>&lt;/transaction&gt;</w:t>
      </w:r>
    </w:p>
    <w:p w14:paraId="38E3241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&gt;</w:t>
      </w:r>
    </w:p>
    <w:p w14:paraId="38E3241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MessageInTransactionType</w:t>
      </w:r>
      <w:proofErr w:type="spellEnd"/>
      <w:r w:rsidRPr="003012CB">
        <w:rPr>
          <w:rFonts w:ascii="Courier New" w:eastAsia="Times New Roman" w:hAnsi="Courier New" w:cs="Courier New"/>
          <w:kern w:val="0"/>
          <w:sz w:val="18"/>
          <w:szCs w:val="16"/>
          <w:lang w:val="fr-FR"/>
        </w:rPr>
        <w:t xml:space="preserve"> id="Mitt_8"&gt;</w:t>
      </w:r>
    </w:p>
    <w:p w14:paraId="38E3241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&gt;true&lt;/</w:t>
      </w:r>
      <w:proofErr w:type="spellStart"/>
      <w:r w:rsidRPr="003012CB">
        <w:rPr>
          <w:rFonts w:ascii="Courier New" w:eastAsia="Times New Roman" w:hAnsi="Courier New" w:cs="Courier New"/>
          <w:kern w:val="0"/>
          <w:sz w:val="18"/>
          <w:szCs w:val="16"/>
          <w:lang w:val="en-US"/>
        </w:rPr>
        <w:t>initiatorToExecutor</w:t>
      </w:r>
      <w:proofErr w:type="spellEnd"/>
      <w:r w:rsidRPr="003012CB">
        <w:rPr>
          <w:rFonts w:ascii="Courier New" w:eastAsia="Times New Roman" w:hAnsi="Courier New" w:cs="Courier New"/>
          <w:kern w:val="0"/>
          <w:sz w:val="18"/>
          <w:szCs w:val="16"/>
          <w:lang w:val="en-US"/>
        </w:rPr>
        <w:t>&gt;</w:t>
      </w:r>
    </w:p>
    <w:p w14:paraId="38E3241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&lt;message&gt;</w:t>
      </w:r>
    </w:p>
    <w:p w14:paraId="38E3241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="M08-BevestigingIngangsdatum" /&gt;</w:t>
      </w:r>
    </w:p>
    <w:p w14:paraId="38E3241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&lt;/message&gt;</w:t>
      </w:r>
    </w:p>
    <w:p w14:paraId="38E3241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&lt;previous&gt;</w:t>
      </w:r>
    </w:p>
    <w:p w14:paraId="38E3241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MessageInTransactionTypeRef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="Mitt_6" /&gt;</w:t>
      </w:r>
    </w:p>
    <w:p w14:paraId="38E3242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previous</w:t>
      </w:r>
      <w:proofErr w:type="spellEnd"/>
      <w:r w:rsidRPr="003012CB">
        <w:rPr>
          <w:rFonts w:ascii="Courier New" w:eastAsia="Times New Roman" w:hAnsi="Courier New" w:cs="Courier New"/>
          <w:kern w:val="0"/>
          <w:sz w:val="18"/>
          <w:szCs w:val="16"/>
        </w:rPr>
        <w:t>&gt;</w:t>
      </w:r>
    </w:p>
    <w:p w14:paraId="38E3242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&lt;transaction&gt;</w:t>
      </w:r>
    </w:p>
    <w:p w14:paraId="38E3242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TransactionTypeRef</w:t>
      </w:r>
      <w:proofErr w:type="spellEnd"/>
      <w:r w:rsidRPr="003012CB">
        <w:rPr>
          <w:rFonts w:ascii="Courier New" w:eastAsia="Times New Roman" w:hAnsi="Courier New" w:cs="Courier New"/>
          <w:kern w:val="0"/>
          <w:sz w:val="18"/>
          <w:szCs w:val="16"/>
        </w:rPr>
        <w:t xml:space="preserve"> idref="T01-NieuwOfGewijzigdRaamwerkOfProjectSpeciekBerichtTransactie" /&gt;</w:t>
      </w:r>
    </w:p>
    <w:p w14:paraId="38E3242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&lt;/transaction&gt;</w:t>
      </w:r>
    </w:p>
    <w:p w14:paraId="38E3242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MessageInTransactionType</w:t>
      </w:r>
      <w:proofErr w:type="spellEnd"/>
      <w:r w:rsidRPr="003012CB">
        <w:rPr>
          <w:rFonts w:ascii="Courier New" w:eastAsia="Times New Roman" w:hAnsi="Courier New" w:cs="Courier New"/>
          <w:kern w:val="0"/>
          <w:sz w:val="18"/>
          <w:szCs w:val="16"/>
        </w:rPr>
        <w:t>&gt;</w:t>
      </w:r>
    </w:p>
    <w:p w14:paraId="38E3242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MessageType</w:t>
      </w:r>
      <w:proofErr w:type="spellEnd"/>
      <w:r w:rsidRPr="003012CB">
        <w:rPr>
          <w:rFonts w:ascii="Courier New" w:eastAsia="Times New Roman" w:hAnsi="Courier New" w:cs="Courier New"/>
          <w:kern w:val="0"/>
          <w:sz w:val="18"/>
          <w:szCs w:val="16"/>
        </w:rPr>
        <w:t xml:space="preserve"> id="M01-VoorstelNieuwOfGewijzigdRaamwerkOfProjectSpeciekBericht"&gt;</w:t>
      </w:r>
    </w:p>
    <w:p w14:paraId="38E3242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 xml:space="preserve">&gt;Voorstel voor een nieuw of gewijzigd raamwerk of </w:t>
      </w:r>
      <w:proofErr w:type="spellStart"/>
      <w:r w:rsidRPr="003012CB">
        <w:rPr>
          <w:rFonts w:ascii="Courier New" w:eastAsia="Times New Roman" w:hAnsi="Courier New" w:cs="Courier New"/>
          <w:kern w:val="0"/>
          <w:sz w:val="18"/>
          <w:szCs w:val="16"/>
        </w:rPr>
        <w:t>projectspecifiekbericht</w:t>
      </w:r>
      <w:proofErr w:type="spellEnd"/>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w:t>
      </w:r>
    </w:p>
    <w:p w14:paraId="38E3242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complexElements</w:t>
      </w:r>
      <w:proofErr w:type="spellEnd"/>
      <w:r w:rsidRPr="003012CB">
        <w:rPr>
          <w:rFonts w:ascii="Courier New" w:eastAsia="Times New Roman" w:hAnsi="Courier New" w:cs="Courier New"/>
          <w:kern w:val="0"/>
          <w:sz w:val="18"/>
          <w:szCs w:val="16"/>
        </w:rPr>
        <w:t>&gt;</w:t>
      </w:r>
    </w:p>
    <w:p w14:paraId="38E3242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="C00-Algemeen" /&gt;</w:t>
      </w:r>
    </w:p>
    <w:p w14:paraId="38E3242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="C05-Projectgegevens" /&gt;</w:t>
      </w:r>
    </w:p>
    <w:p w14:paraId="38E3242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complexElements</w:t>
      </w:r>
      <w:proofErr w:type="spellEnd"/>
      <w:r w:rsidRPr="003012CB">
        <w:rPr>
          <w:rFonts w:ascii="Courier New" w:eastAsia="Times New Roman" w:hAnsi="Courier New" w:cs="Courier New"/>
          <w:kern w:val="0"/>
          <w:sz w:val="18"/>
          <w:szCs w:val="16"/>
        </w:rPr>
        <w:t>&gt;</w:t>
      </w:r>
    </w:p>
    <w:p w14:paraId="38E3242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MessageType</w:t>
      </w:r>
      <w:proofErr w:type="spellEnd"/>
      <w:r w:rsidRPr="003012CB">
        <w:rPr>
          <w:rFonts w:ascii="Courier New" w:eastAsia="Times New Roman" w:hAnsi="Courier New" w:cs="Courier New"/>
          <w:kern w:val="0"/>
          <w:sz w:val="18"/>
          <w:szCs w:val="16"/>
        </w:rPr>
        <w:t>&gt;</w:t>
      </w:r>
    </w:p>
    <w:p w14:paraId="38E3242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MessageType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="M02-VoorstelAkkoord"&gt;</w:t>
      </w:r>
    </w:p>
    <w:p w14:paraId="38E3242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fr-FR"/>
        </w:rPr>
        <w:t>&lt;description&gt;</w:t>
      </w:r>
      <w:proofErr w:type="spellStart"/>
      <w:r w:rsidRPr="003012CB">
        <w:rPr>
          <w:rFonts w:ascii="Courier New" w:eastAsia="Times New Roman" w:hAnsi="Courier New" w:cs="Courier New"/>
          <w:kern w:val="0"/>
          <w:sz w:val="18"/>
          <w:szCs w:val="16"/>
          <w:lang w:val="fr-FR"/>
        </w:rPr>
        <w:t>Voorstel</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akkoord</w:t>
      </w:r>
      <w:proofErr w:type="spellEnd"/>
      <w:r w:rsidRPr="003012CB">
        <w:rPr>
          <w:rFonts w:ascii="Courier New" w:eastAsia="Times New Roman" w:hAnsi="Courier New" w:cs="Courier New"/>
          <w:kern w:val="0"/>
          <w:sz w:val="18"/>
          <w:szCs w:val="16"/>
          <w:lang w:val="fr-FR"/>
        </w:rPr>
        <w:t>&lt;/description&gt;</w:t>
      </w:r>
    </w:p>
    <w:p w14:paraId="38E3242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complexElements</w:t>
      </w:r>
      <w:proofErr w:type="spellEnd"/>
      <w:r w:rsidRPr="003012CB">
        <w:rPr>
          <w:rFonts w:ascii="Courier New" w:eastAsia="Times New Roman" w:hAnsi="Courier New" w:cs="Courier New"/>
          <w:kern w:val="0"/>
          <w:sz w:val="18"/>
          <w:szCs w:val="16"/>
          <w:lang w:val="fr-FR"/>
        </w:rPr>
        <w:t>&gt;</w:t>
      </w:r>
    </w:p>
    <w:p w14:paraId="38E3242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="C00-Algemeen" /&gt;</w:t>
      </w:r>
    </w:p>
    <w:p w14:paraId="38E3243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="C05-Projectgegevens" /&gt;</w:t>
      </w:r>
    </w:p>
    <w:p w14:paraId="38E3243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complexElements</w:t>
      </w:r>
      <w:proofErr w:type="spellEnd"/>
      <w:r w:rsidRPr="003012CB">
        <w:rPr>
          <w:rFonts w:ascii="Courier New" w:eastAsia="Times New Roman" w:hAnsi="Courier New" w:cs="Courier New"/>
          <w:kern w:val="0"/>
          <w:sz w:val="18"/>
          <w:szCs w:val="16"/>
        </w:rPr>
        <w:t>&gt;</w:t>
      </w:r>
    </w:p>
    <w:p w14:paraId="38E3243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lastRenderedPageBreak/>
        <w:t xml:space="preserve">  &lt;/</w:t>
      </w:r>
      <w:proofErr w:type="spellStart"/>
      <w:r w:rsidRPr="003012CB">
        <w:rPr>
          <w:rFonts w:ascii="Courier New" w:eastAsia="Times New Roman" w:hAnsi="Courier New" w:cs="Courier New"/>
          <w:kern w:val="0"/>
          <w:sz w:val="18"/>
          <w:szCs w:val="16"/>
        </w:rPr>
        <w:t>MessageType</w:t>
      </w:r>
      <w:proofErr w:type="spellEnd"/>
      <w:r w:rsidRPr="003012CB">
        <w:rPr>
          <w:rFonts w:ascii="Courier New" w:eastAsia="Times New Roman" w:hAnsi="Courier New" w:cs="Courier New"/>
          <w:kern w:val="0"/>
          <w:sz w:val="18"/>
          <w:szCs w:val="16"/>
        </w:rPr>
        <w:t>&gt;</w:t>
      </w:r>
    </w:p>
    <w:p w14:paraId="38E3243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MessageType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="M03-VoorstelNietAkkoord"&gt;</w:t>
      </w:r>
    </w:p>
    <w:p w14:paraId="38E3243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&gt;Voorstel niet akkoord&lt;/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w:t>
      </w:r>
    </w:p>
    <w:p w14:paraId="38E3243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complexElements</w:t>
      </w:r>
      <w:proofErr w:type="spellEnd"/>
      <w:r w:rsidRPr="003012CB">
        <w:rPr>
          <w:rFonts w:ascii="Courier New" w:eastAsia="Times New Roman" w:hAnsi="Courier New" w:cs="Courier New"/>
          <w:kern w:val="0"/>
          <w:sz w:val="18"/>
          <w:szCs w:val="16"/>
        </w:rPr>
        <w:t>&gt;</w:t>
      </w:r>
    </w:p>
    <w:p w14:paraId="38E3243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="C00-Algemeen" /&gt;</w:t>
      </w:r>
    </w:p>
    <w:p w14:paraId="38E3243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="C01-MotivatieVoorstelNietAkkoord" /&gt;</w:t>
      </w:r>
    </w:p>
    <w:p w14:paraId="38E3243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="C05-Projectgegevens" /&gt;</w:t>
      </w:r>
    </w:p>
    <w:p w14:paraId="38E3243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complexElements</w:t>
      </w:r>
      <w:proofErr w:type="spellEnd"/>
      <w:r w:rsidRPr="003012CB">
        <w:rPr>
          <w:rFonts w:ascii="Courier New" w:eastAsia="Times New Roman" w:hAnsi="Courier New" w:cs="Courier New"/>
          <w:kern w:val="0"/>
          <w:sz w:val="18"/>
          <w:szCs w:val="16"/>
          <w:lang w:val="en-US"/>
        </w:rPr>
        <w:t>&gt;</w:t>
      </w:r>
    </w:p>
    <w:p w14:paraId="38E3243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w:t>
      </w:r>
      <w:proofErr w:type="spellEnd"/>
      <w:r w:rsidRPr="003012CB">
        <w:rPr>
          <w:rFonts w:ascii="Courier New" w:eastAsia="Times New Roman" w:hAnsi="Courier New" w:cs="Courier New"/>
          <w:kern w:val="0"/>
          <w:sz w:val="18"/>
          <w:szCs w:val="16"/>
          <w:lang w:val="en-US"/>
        </w:rPr>
        <w:t>&gt;</w:t>
      </w:r>
    </w:p>
    <w:p w14:paraId="38E3243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w:t>
      </w:r>
      <w:proofErr w:type="spellEnd"/>
      <w:r w:rsidRPr="003012CB">
        <w:rPr>
          <w:rFonts w:ascii="Courier New" w:eastAsia="Times New Roman" w:hAnsi="Courier New" w:cs="Courier New"/>
          <w:kern w:val="0"/>
          <w:sz w:val="18"/>
          <w:szCs w:val="16"/>
          <w:lang w:val="en-US"/>
        </w:rPr>
        <w:t xml:space="preserve"> id="M04-VoorstelGecanceld"&gt;</w:t>
      </w:r>
    </w:p>
    <w:p w14:paraId="38E3243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&gt;Voorstel is gecanceld&lt;/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w:t>
      </w:r>
    </w:p>
    <w:p w14:paraId="38E3243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complexElements</w:t>
      </w:r>
      <w:proofErr w:type="spellEnd"/>
      <w:r w:rsidRPr="003012CB">
        <w:rPr>
          <w:rFonts w:ascii="Courier New" w:eastAsia="Times New Roman" w:hAnsi="Courier New" w:cs="Courier New"/>
          <w:kern w:val="0"/>
          <w:sz w:val="18"/>
          <w:szCs w:val="16"/>
        </w:rPr>
        <w:t>&gt;</w:t>
      </w:r>
    </w:p>
    <w:p w14:paraId="38E3243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="C00-Algemeen" /&gt;</w:t>
      </w:r>
    </w:p>
    <w:p w14:paraId="38E3243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="C02-MotivatieVoorstelGecanceld" /&gt;</w:t>
      </w:r>
    </w:p>
    <w:p w14:paraId="38E3244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="C05-Projectgegevens" /&gt;</w:t>
      </w:r>
    </w:p>
    <w:p w14:paraId="38E3244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complexElements</w:t>
      </w:r>
      <w:proofErr w:type="spellEnd"/>
      <w:r w:rsidRPr="003012CB">
        <w:rPr>
          <w:rFonts w:ascii="Courier New" w:eastAsia="Times New Roman" w:hAnsi="Courier New" w:cs="Courier New"/>
          <w:kern w:val="0"/>
          <w:sz w:val="18"/>
          <w:szCs w:val="16"/>
        </w:rPr>
        <w:t>&gt;</w:t>
      </w:r>
    </w:p>
    <w:p w14:paraId="38E3244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MessageType</w:t>
      </w:r>
      <w:proofErr w:type="spellEnd"/>
      <w:r w:rsidRPr="003012CB">
        <w:rPr>
          <w:rFonts w:ascii="Courier New" w:eastAsia="Times New Roman" w:hAnsi="Courier New" w:cs="Courier New"/>
          <w:kern w:val="0"/>
          <w:sz w:val="18"/>
          <w:szCs w:val="16"/>
        </w:rPr>
        <w:t>&gt;</w:t>
      </w:r>
    </w:p>
    <w:p w14:paraId="38E3244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MessageType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="M05-VoorstelIngangsdatum"&gt;</w:t>
      </w:r>
    </w:p>
    <w:p w14:paraId="38E3244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&gt;Voorstel ingangsdatum&lt;/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w:t>
      </w:r>
    </w:p>
    <w:p w14:paraId="38E3244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complexElements</w:t>
      </w:r>
      <w:proofErr w:type="spellEnd"/>
      <w:r w:rsidRPr="003012CB">
        <w:rPr>
          <w:rFonts w:ascii="Courier New" w:eastAsia="Times New Roman" w:hAnsi="Courier New" w:cs="Courier New"/>
          <w:kern w:val="0"/>
          <w:sz w:val="18"/>
          <w:szCs w:val="16"/>
        </w:rPr>
        <w:t>&gt;</w:t>
      </w:r>
    </w:p>
    <w:p w14:paraId="38E3244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="C00-Algemeen" /&gt;</w:t>
      </w:r>
    </w:p>
    <w:p w14:paraId="38E3244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="C03-Ingangsdatum" /&gt;</w:t>
      </w:r>
    </w:p>
    <w:p w14:paraId="38E3244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="C05-Projectgegevens" /&gt;</w:t>
      </w:r>
    </w:p>
    <w:p w14:paraId="38E3244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complexElements</w:t>
      </w:r>
      <w:proofErr w:type="spellEnd"/>
      <w:r w:rsidRPr="003012CB">
        <w:rPr>
          <w:rFonts w:ascii="Courier New" w:eastAsia="Times New Roman" w:hAnsi="Courier New" w:cs="Courier New"/>
          <w:kern w:val="0"/>
          <w:sz w:val="18"/>
          <w:szCs w:val="16"/>
        </w:rPr>
        <w:t>&gt;</w:t>
      </w:r>
    </w:p>
    <w:p w14:paraId="38E3244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MessageType</w:t>
      </w:r>
      <w:proofErr w:type="spellEnd"/>
      <w:r w:rsidRPr="003012CB">
        <w:rPr>
          <w:rFonts w:ascii="Courier New" w:eastAsia="Times New Roman" w:hAnsi="Courier New" w:cs="Courier New"/>
          <w:kern w:val="0"/>
          <w:sz w:val="18"/>
          <w:szCs w:val="16"/>
        </w:rPr>
        <w:t>&gt;</w:t>
      </w:r>
    </w:p>
    <w:p w14:paraId="38E3244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MessageType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="M06-IngangsdatumAkkoord"&gt;</w:t>
      </w:r>
    </w:p>
    <w:p w14:paraId="38E3244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fr-FR"/>
        </w:rPr>
        <w:t>&lt;description&gt;</w:t>
      </w:r>
      <w:proofErr w:type="spellStart"/>
      <w:r w:rsidRPr="003012CB">
        <w:rPr>
          <w:rFonts w:ascii="Courier New" w:eastAsia="Times New Roman" w:hAnsi="Courier New" w:cs="Courier New"/>
          <w:kern w:val="0"/>
          <w:sz w:val="18"/>
          <w:szCs w:val="16"/>
          <w:lang w:val="fr-FR"/>
        </w:rPr>
        <w:t>Ingangsdatum</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akkoord</w:t>
      </w:r>
      <w:proofErr w:type="spellEnd"/>
      <w:r w:rsidRPr="003012CB">
        <w:rPr>
          <w:rFonts w:ascii="Courier New" w:eastAsia="Times New Roman" w:hAnsi="Courier New" w:cs="Courier New"/>
          <w:kern w:val="0"/>
          <w:sz w:val="18"/>
          <w:szCs w:val="16"/>
          <w:lang w:val="fr-FR"/>
        </w:rPr>
        <w:t>&lt;/description&gt;</w:t>
      </w:r>
    </w:p>
    <w:p w14:paraId="38E3244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complexElements</w:t>
      </w:r>
      <w:proofErr w:type="spellEnd"/>
      <w:r w:rsidRPr="003012CB">
        <w:rPr>
          <w:rFonts w:ascii="Courier New" w:eastAsia="Times New Roman" w:hAnsi="Courier New" w:cs="Courier New"/>
          <w:kern w:val="0"/>
          <w:sz w:val="18"/>
          <w:szCs w:val="16"/>
          <w:lang w:val="fr-FR"/>
        </w:rPr>
        <w:t>&gt;</w:t>
      </w:r>
    </w:p>
    <w:p w14:paraId="38E3244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="C00-Algemeen" /&gt;</w:t>
      </w:r>
    </w:p>
    <w:p w14:paraId="38E3244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="C03-Ingangsdatum" /&gt;</w:t>
      </w:r>
    </w:p>
    <w:p w14:paraId="38E3245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="C05-Projectgegevens" /&gt;</w:t>
      </w:r>
    </w:p>
    <w:p w14:paraId="38E3245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complexElements</w:t>
      </w:r>
      <w:proofErr w:type="spellEnd"/>
      <w:r w:rsidRPr="003012CB">
        <w:rPr>
          <w:rFonts w:ascii="Courier New" w:eastAsia="Times New Roman" w:hAnsi="Courier New" w:cs="Courier New"/>
          <w:kern w:val="0"/>
          <w:sz w:val="18"/>
          <w:szCs w:val="16"/>
        </w:rPr>
        <w:t>&gt;</w:t>
      </w:r>
    </w:p>
    <w:p w14:paraId="38E3245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MessageType</w:t>
      </w:r>
      <w:proofErr w:type="spellEnd"/>
      <w:r w:rsidRPr="003012CB">
        <w:rPr>
          <w:rFonts w:ascii="Courier New" w:eastAsia="Times New Roman" w:hAnsi="Courier New" w:cs="Courier New"/>
          <w:kern w:val="0"/>
          <w:sz w:val="18"/>
          <w:szCs w:val="16"/>
        </w:rPr>
        <w:t>&gt;</w:t>
      </w:r>
    </w:p>
    <w:p w14:paraId="38E3245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MessageType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="M07-IngangsdatumNietAkkoord"&gt;</w:t>
      </w:r>
    </w:p>
    <w:p w14:paraId="38E3245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&gt;Ingangsdatum niet akkoord&lt;/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w:t>
      </w:r>
    </w:p>
    <w:p w14:paraId="38E3245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complexElements</w:t>
      </w:r>
      <w:proofErr w:type="spellEnd"/>
      <w:r w:rsidRPr="003012CB">
        <w:rPr>
          <w:rFonts w:ascii="Courier New" w:eastAsia="Times New Roman" w:hAnsi="Courier New" w:cs="Courier New"/>
          <w:kern w:val="0"/>
          <w:sz w:val="18"/>
          <w:szCs w:val="16"/>
        </w:rPr>
        <w:t>&gt;</w:t>
      </w:r>
    </w:p>
    <w:p w14:paraId="38E3245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="C00-Algemeen" /&gt;</w:t>
      </w:r>
    </w:p>
    <w:p w14:paraId="38E3245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="C01-MotivatieVoorstelNietAkkoord" /&gt;</w:t>
      </w:r>
    </w:p>
    <w:p w14:paraId="38E3245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="C05-Projectgegevens" /&gt;</w:t>
      </w:r>
    </w:p>
    <w:p w14:paraId="38E3245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complexElements</w:t>
      </w:r>
      <w:proofErr w:type="spellEnd"/>
      <w:r w:rsidRPr="003012CB">
        <w:rPr>
          <w:rFonts w:ascii="Courier New" w:eastAsia="Times New Roman" w:hAnsi="Courier New" w:cs="Courier New"/>
          <w:kern w:val="0"/>
          <w:sz w:val="18"/>
          <w:szCs w:val="16"/>
        </w:rPr>
        <w:t>&gt;</w:t>
      </w:r>
    </w:p>
    <w:p w14:paraId="38E3245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MessageType</w:t>
      </w:r>
      <w:proofErr w:type="spellEnd"/>
      <w:r w:rsidRPr="003012CB">
        <w:rPr>
          <w:rFonts w:ascii="Courier New" w:eastAsia="Times New Roman" w:hAnsi="Courier New" w:cs="Courier New"/>
          <w:kern w:val="0"/>
          <w:sz w:val="18"/>
          <w:szCs w:val="16"/>
        </w:rPr>
        <w:t>&gt;</w:t>
      </w:r>
    </w:p>
    <w:p w14:paraId="38E3245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MessageType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="M08-BevestigingIngangsdatum"&gt;</w:t>
      </w:r>
    </w:p>
    <w:p w14:paraId="38E3245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&gt;Bevestiging ingangsdatum&lt;/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w:t>
      </w:r>
    </w:p>
    <w:p w14:paraId="38E3245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complexElements</w:t>
      </w:r>
      <w:proofErr w:type="spellEnd"/>
      <w:r w:rsidRPr="003012CB">
        <w:rPr>
          <w:rFonts w:ascii="Courier New" w:eastAsia="Times New Roman" w:hAnsi="Courier New" w:cs="Courier New"/>
          <w:kern w:val="0"/>
          <w:sz w:val="18"/>
          <w:szCs w:val="16"/>
        </w:rPr>
        <w:t>&gt;</w:t>
      </w:r>
    </w:p>
    <w:p w14:paraId="38E3245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="C00-Algemeen" /&gt;</w:t>
      </w:r>
    </w:p>
    <w:p w14:paraId="38E3245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="C03-Ingangsdatum" /&gt;</w:t>
      </w:r>
    </w:p>
    <w:p w14:paraId="38E3246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="C05-Projectgegevens" /&gt;</w:t>
      </w:r>
    </w:p>
    <w:p w14:paraId="38E3246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complexElements</w:t>
      </w:r>
      <w:proofErr w:type="spellEnd"/>
      <w:r w:rsidRPr="003012CB">
        <w:rPr>
          <w:rFonts w:ascii="Courier New" w:eastAsia="Times New Roman" w:hAnsi="Courier New" w:cs="Courier New"/>
          <w:kern w:val="0"/>
          <w:sz w:val="18"/>
          <w:szCs w:val="16"/>
        </w:rPr>
        <w:t>&gt;</w:t>
      </w:r>
    </w:p>
    <w:p w14:paraId="38E3246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MessageType</w:t>
      </w:r>
      <w:proofErr w:type="spellEnd"/>
      <w:r w:rsidRPr="003012CB">
        <w:rPr>
          <w:rFonts w:ascii="Courier New" w:eastAsia="Times New Roman" w:hAnsi="Courier New" w:cs="Courier New"/>
          <w:kern w:val="0"/>
          <w:sz w:val="18"/>
          <w:szCs w:val="16"/>
        </w:rPr>
        <w:t>&gt;</w:t>
      </w:r>
    </w:p>
    <w:p w14:paraId="38E3246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MessageType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="M10-VoorstelNieuwVISIproject"&gt;</w:t>
      </w:r>
    </w:p>
    <w:p w14:paraId="38E3246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&gt;Voorstel voor een nieuw VISI project&lt;/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w:t>
      </w:r>
    </w:p>
    <w:p w14:paraId="38E3246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complexElements</w:t>
      </w:r>
      <w:proofErr w:type="spellEnd"/>
      <w:r w:rsidRPr="003012CB">
        <w:rPr>
          <w:rFonts w:ascii="Courier New" w:eastAsia="Times New Roman" w:hAnsi="Courier New" w:cs="Courier New"/>
          <w:kern w:val="0"/>
          <w:sz w:val="18"/>
          <w:szCs w:val="16"/>
        </w:rPr>
        <w:t>&gt;</w:t>
      </w:r>
    </w:p>
    <w:p w14:paraId="38E3246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="C00-Algemeen" /&gt;</w:t>
      </w:r>
    </w:p>
    <w:p w14:paraId="38E3246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="C04-Start-project" /&gt;</w:t>
      </w:r>
    </w:p>
    <w:p w14:paraId="38E3246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="C05-Projectgegevens" /&gt;</w:t>
      </w:r>
    </w:p>
    <w:p w14:paraId="38E3246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complexElements</w:t>
      </w:r>
      <w:proofErr w:type="spellEnd"/>
      <w:r w:rsidRPr="003012CB">
        <w:rPr>
          <w:rFonts w:ascii="Courier New" w:eastAsia="Times New Roman" w:hAnsi="Courier New" w:cs="Courier New"/>
          <w:kern w:val="0"/>
          <w:sz w:val="18"/>
          <w:szCs w:val="16"/>
        </w:rPr>
        <w:t>&gt;</w:t>
      </w:r>
    </w:p>
    <w:p w14:paraId="38E3246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MessageType</w:t>
      </w:r>
      <w:proofErr w:type="spellEnd"/>
      <w:r w:rsidRPr="003012CB">
        <w:rPr>
          <w:rFonts w:ascii="Courier New" w:eastAsia="Times New Roman" w:hAnsi="Courier New" w:cs="Courier New"/>
          <w:kern w:val="0"/>
          <w:sz w:val="18"/>
          <w:szCs w:val="16"/>
        </w:rPr>
        <w:t>&gt;</w:t>
      </w:r>
    </w:p>
    <w:p w14:paraId="38E3246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MessageType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="M11-AfwijzingVoorgesteldVISIproject"&gt;</w:t>
      </w:r>
    </w:p>
    <w:p w14:paraId="38E3246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&gt;Afwijzing voorgesteld VISI project&lt;/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w:t>
      </w:r>
    </w:p>
    <w:p w14:paraId="38E3246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complexElements</w:t>
      </w:r>
      <w:proofErr w:type="spellEnd"/>
      <w:r w:rsidRPr="003012CB">
        <w:rPr>
          <w:rFonts w:ascii="Courier New" w:eastAsia="Times New Roman" w:hAnsi="Courier New" w:cs="Courier New"/>
          <w:kern w:val="0"/>
          <w:sz w:val="18"/>
          <w:szCs w:val="16"/>
        </w:rPr>
        <w:t>&gt;</w:t>
      </w:r>
    </w:p>
    <w:p w14:paraId="38E3246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="C00-Algemeen" /&gt;</w:t>
      </w:r>
    </w:p>
    <w:p w14:paraId="38E3246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="C05-Projectgegevens" /&gt;</w:t>
      </w:r>
    </w:p>
    <w:p w14:paraId="38E3247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complexElements</w:t>
      </w:r>
      <w:proofErr w:type="spellEnd"/>
      <w:r w:rsidRPr="003012CB">
        <w:rPr>
          <w:rFonts w:ascii="Courier New" w:eastAsia="Times New Roman" w:hAnsi="Courier New" w:cs="Courier New"/>
          <w:kern w:val="0"/>
          <w:sz w:val="18"/>
          <w:szCs w:val="16"/>
        </w:rPr>
        <w:t>&gt;</w:t>
      </w:r>
    </w:p>
    <w:p w14:paraId="38E3247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MessageType</w:t>
      </w:r>
      <w:proofErr w:type="spellEnd"/>
      <w:r w:rsidRPr="003012CB">
        <w:rPr>
          <w:rFonts w:ascii="Courier New" w:eastAsia="Times New Roman" w:hAnsi="Courier New" w:cs="Courier New"/>
          <w:kern w:val="0"/>
          <w:sz w:val="18"/>
          <w:szCs w:val="16"/>
          <w:lang w:val="en-US"/>
        </w:rPr>
        <w:t>&gt;</w:t>
      </w:r>
    </w:p>
    <w:p w14:paraId="38E3247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w:t>
      </w:r>
      <w:proofErr w:type="spellEnd"/>
      <w:r w:rsidRPr="003012CB">
        <w:rPr>
          <w:rFonts w:ascii="Courier New" w:eastAsia="Times New Roman" w:hAnsi="Courier New" w:cs="Courier New"/>
          <w:kern w:val="0"/>
          <w:sz w:val="18"/>
          <w:szCs w:val="16"/>
          <w:lang w:val="en-US"/>
        </w:rPr>
        <w:t xml:space="preserve"> id="M12-AcceptatieNieuwVISIproject"&gt;</w:t>
      </w:r>
    </w:p>
    <w:p w14:paraId="38E3247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w:t>
      </w:r>
      <w:proofErr w:type="spellStart"/>
      <w:r w:rsidRPr="003012CB">
        <w:rPr>
          <w:rFonts w:ascii="Courier New" w:eastAsia="Times New Roman" w:hAnsi="Courier New" w:cs="Courier New"/>
          <w:kern w:val="0"/>
          <w:sz w:val="18"/>
          <w:szCs w:val="16"/>
          <w:lang w:val="en-US"/>
        </w:rPr>
        <w:t>Acceptatie</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nieuw</w:t>
      </w:r>
      <w:proofErr w:type="spellEnd"/>
      <w:r w:rsidRPr="003012CB">
        <w:rPr>
          <w:rFonts w:ascii="Courier New" w:eastAsia="Times New Roman" w:hAnsi="Courier New" w:cs="Courier New"/>
          <w:kern w:val="0"/>
          <w:sz w:val="18"/>
          <w:szCs w:val="16"/>
          <w:lang w:val="en-US"/>
        </w:rPr>
        <w:t xml:space="preserve"> VISI project&lt;/description&gt;</w:t>
      </w:r>
    </w:p>
    <w:p w14:paraId="38E3247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complexElements</w:t>
      </w:r>
      <w:proofErr w:type="spellEnd"/>
      <w:r w:rsidRPr="003012CB">
        <w:rPr>
          <w:rFonts w:ascii="Courier New" w:eastAsia="Times New Roman" w:hAnsi="Courier New" w:cs="Courier New"/>
          <w:kern w:val="0"/>
          <w:sz w:val="18"/>
          <w:szCs w:val="16"/>
        </w:rPr>
        <w:t>&gt;</w:t>
      </w:r>
    </w:p>
    <w:p w14:paraId="38E3247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="C00-Algemeen" /&gt;</w:t>
      </w:r>
    </w:p>
    <w:p w14:paraId="38E3247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lastRenderedPageBreak/>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="C04-Start-project" /&gt;</w:t>
      </w:r>
    </w:p>
    <w:p w14:paraId="38E3247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="C05-Projectgegevens" /&gt;</w:t>
      </w:r>
    </w:p>
    <w:p w14:paraId="38E3247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complexElements</w:t>
      </w:r>
      <w:proofErr w:type="spellEnd"/>
      <w:r w:rsidRPr="003012CB">
        <w:rPr>
          <w:rFonts w:ascii="Courier New" w:eastAsia="Times New Roman" w:hAnsi="Courier New" w:cs="Courier New"/>
          <w:kern w:val="0"/>
          <w:sz w:val="18"/>
          <w:szCs w:val="16"/>
        </w:rPr>
        <w:t>&gt;</w:t>
      </w:r>
    </w:p>
    <w:p w14:paraId="38E3247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MessageType</w:t>
      </w:r>
      <w:proofErr w:type="spellEnd"/>
      <w:r w:rsidRPr="003012CB">
        <w:rPr>
          <w:rFonts w:ascii="Courier New" w:eastAsia="Times New Roman" w:hAnsi="Courier New" w:cs="Courier New"/>
          <w:kern w:val="0"/>
          <w:sz w:val="18"/>
          <w:szCs w:val="16"/>
        </w:rPr>
        <w:t>&gt;</w:t>
      </w:r>
    </w:p>
    <w:p w14:paraId="38E3247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MessageType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="M13-AnnuleringProjectInitiatie"&gt;</w:t>
      </w:r>
    </w:p>
    <w:p w14:paraId="38E3247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&gt;Annulering project initiatie&lt;/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w:t>
      </w:r>
    </w:p>
    <w:p w14:paraId="38E3247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complexElements</w:t>
      </w:r>
      <w:proofErr w:type="spellEnd"/>
      <w:r w:rsidRPr="003012CB">
        <w:rPr>
          <w:rFonts w:ascii="Courier New" w:eastAsia="Times New Roman" w:hAnsi="Courier New" w:cs="Courier New"/>
          <w:kern w:val="0"/>
          <w:sz w:val="18"/>
          <w:szCs w:val="16"/>
        </w:rPr>
        <w:t>&gt;</w:t>
      </w:r>
    </w:p>
    <w:p w14:paraId="38E3247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="C00-Algemeen" /&gt;</w:t>
      </w:r>
    </w:p>
    <w:p w14:paraId="38E3247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="C05-Projectgegevens" /&gt;</w:t>
      </w:r>
    </w:p>
    <w:p w14:paraId="38E3247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complexElements</w:t>
      </w:r>
      <w:proofErr w:type="spellEnd"/>
      <w:r w:rsidRPr="003012CB">
        <w:rPr>
          <w:rFonts w:ascii="Courier New" w:eastAsia="Times New Roman" w:hAnsi="Courier New" w:cs="Courier New"/>
          <w:kern w:val="0"/>
          <w:sz w:val="18"/>
          <w:szCs w:val="16"/>
        </w:rPr>
        <w:t>&gt;</w:t>
      </w:r>
    </w:p>
    <w:p w14:paraId="38E3248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MessageType</w:t>
      </w:r>
      <w:proofErr w:type="spellEnd"/>
      <w:r w:rsidRPr="003012CB">
        <w:rPr>
          <w:rFonts w:ascii="Courier New" w:eastAsia="Times New Roman" w:hAnsi="Courier New" w:cs="Courier New"/>
          <w:kern w:val="0"/>
          <w:sz w:val="18"/>
          <w:szCs w:val="16"/>
          <w:lang w:val="en-US"/>
        </w:rPr>
        <w:t>&gt;</w:t>
      </w:r>
    </w:p>
    <w:p w14:paraId="38E3248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w:t>
      </w:r>
      <w:proofErr w:type="spellEnd"/>
      <w:r w:rsidRPr="003012CB">
        <w:rPr>
          <w:rFonts w:ascii="Courier New" w:eastAsia="Times New Roman" w:hAnsi="Courier New" w:cs="Courier New"/>
          <w:kern w:val="0"/>
          <w:sz w:val="18"/>
          <w:szCs w:val="16"/>
          <w:lang w:val="en-US"/>
        </w:rPr>
        <w:t xml:space="preserve"> id="M14-BevestigingProjectInitiatie"&gt;</w:t>
      </w:r>
    </w:p>
    <w:p w14:paraId="38E3248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w:t>
      </w:r>
      <w:proofErr w:type="spellStart"/>
      <w:r w:rsidRPr="003012CB">
        <w:rPr>
          <w:rFonts w:ascii="Courier New" w:eastAsia="Times New Roman" w:hAnsi="Courier New" w:cs="Courier New"/>
          <w:kern w:val="0"/>
          <w:sz w:val="18"/>
          <w:szCs w:val="16"/>
          <w:lang w:val="en-US"/>
        </w:rPr>
        <w:t>Bevestiging</w:t>
      </w:r>
      <w:proofErr w:type="spellEnd"/>
      <w:r w:rsidRPr="003012CB">
        <w:rPr>
          <w:rFonts w:ascii="Courier New" w:eastAsia="Times New Roman" w:hAnsi="Courier New" w:cs="Courier New"/>
          <w:kern w:val="0"/>
          <w:sz w:val="18"/>
          <w:szCs w:val="16"/>
          <w:lang w:val="en-US"/>
        </w:rPr>
        <w:t xml:space="preserve"> project </w:t>
      </w:r>
      <w:proofErr w:type="spellStart"/>
      <w:r w:rsidRPr="003012CB">
        <w:rPr>
          <w:rFonts w:ascii="Courier New" w:eastAsia="Times New Roman" w:hAnsi="Courier New" w:cs="Courier New"/>
          <w:kern w:val="0"/>
          <w:sz w:val="18"/>
          <w:szCs w:val="16"/>
          <w:lang w:val="en-US"/>
        </w:rPr>
        <w:t>initiatie</w:t>
      </w:r>
      <w:proofErr w:type="spellEnd"/>
      <w:r w:rsidRPr="003012CB">
        <w:rPr>
          <w:rFonts w:ascii="Courier New" w:eastAsia="Times New Roman" w:hAnsi="Courier New" w:cs="Courier New"/>
          <w:kern w:val="0"/>
          <w:sz w:val="18"/>
          <w:szCs w:val="16"/>
          <w:lang w:val="en-US"/>
        </w:rPr>
        <w:t>&lt;/description&gt;</w:t>
      </w:r>
    </w:p>
    <w:p w14:paraId="38E3248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complexElements</w:t>
      </w:r>
      <w:proofErr w:type="spellEnd"/>
      <w:r w:rsidRPr="003012CB">
        <w:rPr>
          <w:rFonts w:ascii="Courier New" w:eastAsia="Times New Roman" w:hAnsi="Courier New" w:cs="Courier New"/>
          <w:kern w:val="0"/>
          <w:sz w:val="18"/>
          <w:szCs w:val="16"/>
          <w:lang w:val="en-US"/>
        </w:rPr>
        <w:t>&gt;</w:t>
      </w:r>
    </w:p>
    <w:p w14:paraId="38E3248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="C00-Algemeen" /&gt;</w:t>
      </w:r>
    </w:p>
    <w:p w14:paraId="38E3248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="C04-Start-project" /&gt;</w:t>
      </w:r>
    </w:p>
    <w:p w14:paraId="38E3248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="C05-Projectgegevens" /&gt;</w:t>
      </w:r>
    </w:p>
    <w:p w14:paraId="38E3248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complexElements</w:t>
      </w:r>
      <w:proofErr w:type="spellEnd"/>
      <w:r w:rsidRPr="003012CB">
        <w:rPr>
          <w:rFonts w:ascii="Courier New" w:eastAsia="Times New Roman" w:hAnsi="Courier New" w:cs="Courier New"/>
          <w:kern w:val="0"/>
          <w:sz w:val="18"/>
          <w:szCs w:val="16"/>
          <w:lang w:val="en-US"/>
        </w:rPr>
        <w:t>&gt;</w:t>
      </w:r>
    </w:p>
    <w:p w14:paraId="38E3248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w:t>
      </w:r>
      <w:proofErr w:type="spellEnd"/>
      <w:r w:rsidRPr="003012CB">
        <w:rPr>
          <w:rFonts w:ascii="Courier New" w:eastAsia="Times New Roman" w:hAnsi="Courier New" w:cs="Courier New"/>
          <w:kern w:val="0"/>
          <w:sz w:val="18"/>
          <w:szCs w:val="16"/>
          <w:lang w:val="en-US"/>
        </w:rPr>
        <w:t>&gt;</w:t>
      </w:r>
    </w:p>
    <w:p w14:paraId="38E3248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w:t>
      </w:r>
      <w:proofErr w:type="spellEnd"/>
      <w:r w:rsidRPr="003012CB">
        <w:rPr>
          <w:rFonts w:ascii="Courier New" w:eastAsia="Times New Roman" w:hAnsi="Courier New" w:cs="Courier New"/>
          <w:kern w:val="0"/>
          <w:sz w:val="18"/>
          <w:szCs w:val="16"/>
          <w:lang w:val="en-US"/>
        </w:rPr>
        <w:t xml:space="preserve"> id="M15-ProjectIngericht"&gt;</w:t>
      </w:r>
    </w:p>
    <w:p w14:paraId="38E3248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&lt;description&gt;Project is </w:t>
      </w:r>
      <w:proofErr w:type="spellStart"/>
      <w:r w:rsidRPr="003012CB">
        <w:rPr>
          <w:rFonts w:ascii="Courier New" w:eastAsia="Times New Roman" w:hAnsi="Courier New" w:cs="Courier New"/>
          <w:kern w:val="0"/>
          <w:sz w:val="18"/>
          <w:szCs w:val="16"/>
          <w:lang w:val="en-US"/>
        </w:rPr>
        <w:t>ingericht</w:t>
      </w:r>
      <w:proofErr w:type="spellEnd"/>
      <w:r w:rsidRPr="003012CB">
        <w:rPr>
          <w:rFonts w:ascii="Courier New" w:eastAsia="Times New Roman" w:hAnsi="Courier New" w:cs="Courier New"/>
          <w:kern w:val="0"/>
          <w:sz w:val="18"/>
          <w:szCs w:val="16"/>
          <w:lang w:val="en-US"/>
        </w:rPr>
        <w:t>&lt;/description&gt;</w:t>
      </w:r>
    </w:p>
    <w:p w14:paraId="38E3248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complexElements</w:t>
      </w:r>
      <w:proofErr w:type="spellEnd"/>
      <w:r w:rsidRPr="003012CB">
        <w:rPr>
          <w:rFonts w:ascii="Courier New" w:eastAsia="Times New Roman" w:hAnsi="Courier New" w:cs="Courier New"/>
          <w:kern w:val="0"/>
          <w:sz w:val="18"/>
          <w:szCs w:val="16"/>
          <w:lang w:val="en-US"/>
        </w:rPr>
        <w:t>&gt;</w:t>
      </w:r>
    </w:p>
    <w:p w14:paraId="38E3248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="C00-Algemeen" /&gt;</w:t>
      </w:r>
    </w:p>
    <w:p w14:paraId="38E3248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="C05-Projectgegevens" /&gt;</w:t>
      </w:r>
    </w:p>
    <w:p w14:paraId="38E3248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complexElements</w:t>
      </w:r>
      <w:proofErr w:type="spellEnd"/>
      <w:r w:rsidRPr="003012CB">
        <w:rPr>
          <w:rFonts w:ascii="Courier New" w:eastAsia="Times New Roman" w:hAnsi="Courier New" w:cs="Courier New"/>
          <w:kern w:val="0"/>
          <w:sz w:val="18"/>
          <w:szCs w:val="16"/>
          <w:lang w:val="en-US"/>
        </w:rPr>
        <w:t>&gt;</w:t>
      </w:r>
    </w:p>
    <w:p w14:paraId="38E3248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w:t>
      </w:r>
      <w:proofErr w:type="spellEnd"/>
      <w:r w:rsidRPr="003012CB">
        <w:rPr>
          <w:rFonts w:ascii="Courier New" w:eastAsia="Times New Roman" w:hAnsi="Courier New" w:cs="Courier New"/>
          <w:kern w:val="0"/>
          <w:sz w:val="18"/>
          <w:szCs w:val="16"/>
          <w:lang w:val="en-US"/>
        </w:rPr>
        <w:t>&gt;</w:t>
      </w:r>
    </w:p>
    <w:p w14:paraId="38E3249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w:t>
      </w:r>
      <w:proofErr w:type="spellEnd"/>
      <w:r w:rsidRPr="003012CB">
        <w:rPr>
          <w:rFonts w:ascii="Courier New" w:eastAsia="Times New Roman" w:hAnsi="Courier New" w:cs="Courier New"/>
          <w:kern w:val="0"/>
          <w:sz w:val="18"/>
          <w:szCs w:val="16"/>
          <w:lang w:val="en-US"/>
        </w:rPr>
        <w:t xml:space="preserve"> id="M16-VerzoekBeeindigingProject"&gt;</w:t>
      </w:r>
    </w:p>
    <w:p w14:paraId="38E3249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 xml:space="preserve">&gt;Verzoek tot </w:t>
      </w:r>
      <w:proofErr w:type="spellStart"/>
      <w:r w:rsidRPr="003012CB">
        <w:rPr>
          <w:rFonts w:ascii="Courier New" w:eastAsia="Times New Roman" w:hAnsi="Courier New" w:cs="Courier New"/>
          <w:kern w:val="0"/>
          <w:sz w:val="18"/>
          <w:szCs w:val="16"/>
        </w:rPr>
        <w:t>beeindiging</w:t>
      </w:r>
      <w:proofErr w:type="spellEnd"/>
      <w:r w:rsidRPr="003012CB">
        <w:rPr>
          <w:rFonts w:ascii="Courier New" w:eastAsia="Times New Roman" w:hAnsi="Courier New" w:cs="Courier New"/>
          <w:kern w:val="0"/>
          <w:sz w:val="18"/>
          <w:szCs w:val="16"/>
        </w:rPr>
        <w:t xml:space="preserve"> project&lt;/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w:t>
      </w:r>
    </w:p>
    <w:p w14:paraId="38E3249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complexElements</w:t>
      </w:r>
      <w:proofErr w:type="spellEnd"/>
      <w:r w:rsidRPr="003012CB">
        <w:rPr>
          <w:rFonts w:ascii="Courier New" w:eastAsia="Times New Roman" w:hAnsi="Courier New" w:cs="Courier New"/>
          <w:kern w:val="0"/>
          <w:sz w:val="18"/>
          <w:szCs w:val="16"/>
        </w:rPr>
        <w:t>&gt;</w:t>
      </w:r>
    </w:p>
    <w:p w14:paraId="38E3249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="C06-Beeindiging-project" /&gt;</w:t>
      </w:r>
    </w:p>
    <w:p w14:paraId="38E3249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="C00-Algemeen" /&gt;</w:t>
      </w:r>
    </w:p>
    <w:p w14:paraId="38E3249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="C05-Projectgegevens" /&gt;</w:t>
      </w:r>
    </w:p>
    <w:p w14:paraId="38E3249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complexElements</w:t>
      </w:r>
      <w:proofErr w:type="spellEnd"/>
      <w:r w:rsidRPr="003012CB">
        <w:rPr>
          <w:rFonts w:ascii="Courier New" w:eastAsia="Times New Roman" w:hAnsi="Courier New" w:cs="Courier New"/>
          <w:kern w:val="0"/>
          <w:sz w:val="18"/>
          <w:szCs w:val="16"/>
          <w:lang w:val="en-US"/>
        </w:rPr>
        <w:t>&gt;</w:t>
      </w:r>
    </w:p>
    <w:p w14:paraId="38E3249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w:t>
      </w:r>
      <w:proofErr w:type="spellEnd"/>
      <w:r w:rsidRPr="003012CB">
        <w:rPr>
          <w:rFonts w:ascii="Courier New" w:eastAsia="Times New Roman" w:hAnsi="Courier New" w:cs="Courier New"/>
          <w:kern w:val="0"/>
          <w:sz w:val="18"/>
          <w:szCs w:val="16"/>
          <w:lang w:val="en-US"/>
        </w:rPr>
        <w:t>&gt;</w:t>
      </w:r>
    </w:p>
    <w:p w14:paraId="38E3249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w:t>
      </w:r>
      <w:proofErr w:type="spellEnd"/>
      <w:r w:rsidRPr="003012CB">
        <w:rPr>
          <w:rFonts w:ascii="Courier New" w:eastAsia="Times New Roman" w:hAnsi="Courier New" w:cs="Courier New"/>
          <w:kern w:val="0"/>
          <w:sz w:val="18"/>
          <w:szCs w:val="16"/>
          <w:lang w:val="en-US"/>
        </w:rPr>
        <w:t xml:space="preserve"> id="M17-AkkoordBeeindigingProject"&gt;</w:t>
      </w:r>
    </w:p>
    <w:p w14:paraId="38E3249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w:t>
      </w:r>
      <w:proofErr w:type="spellStart"/>
      <w:r w:rsidRPr="003012CB">
        <w:rPr>
          <w:rFonts w:ascii="Courier New" w:eastAsia="Times New Roman" w:hAnsi="Courier New" w:cs="Courier New"/>
          <w:kern w:val="0"/>
          <w:sz w:val="18"/>
          <w:szCs w:val="16"/>
          <w:lang w:val="en-US"/>
        </w:rPr>
        <w:t>Akkoord</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beeindiging</w:t>
      </w:r>
      <w:proofErr w:type="spellEnd"/>
      <w:r w:rsidRPr="003012CB">
        <w:rPr>
          <w:rFonts w:ascii="Courier New" w:eastAsia="Times New Roman" w:hAnsi="Courier New" w:cs="Courier New"/>
          <w:kern w:val="0"/>
          <w:sz w:val="18"/>
          <w:szCs w:val="16"/>
          <w:lang w:val="en-US"/>
        </w:rPr>
        <w:t xml:space="preserve"> project&lt;/description&gt;</w:t>
      </w:r>
    </w:p>
    <w:p w14:paraId="38E3249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complexElements</w:t>
      </w:r>
      <w:proofErr w:type="spellEnd"/>
      <w:r w:rsidRPr="003012CB">
        <w:rPr>
          <w:rFonts w:ascii="Courier New" w:eastAsia="Times New Roman" w:hAnsi="Courier New" w:cs="Courier New"/>
          <w:kern w:val="0"/>
          <w:sz w:val="18"/>
          <w:szCs w:val="16"/>
          <w:lang w:val="en-US"/>
        </w:rPr>
        <w:t>&gt;</w:t>
      </w:r>
    </w:p>
    <w:p w14:paraId="38E3249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="C06-Beeindiging-project" /&gt;</w:t>
      </w:r>
    </w:p>
    <w:p w14:paraId="38E3249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="C00-Algemeen" /&gt;</w:t>
      </w:r>
    </w:p>
    <w:p w14:paraId="38E3249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="C05-Projectgegevens" /&gt;</w:t>
      </w:r>
    </w:p>
    <w:p w14:paraId="38E3249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complexElements</w:t>
      </w:r>
      <w:proofErr w:type="spellEnd"/>
      <w:r w:rsidRPr="003012CB">
        <w:rPr>
          <w:rFonts w:ascii="Courier New" w:eastAsia="Times New Roman" w:hAnsi="Courier New" w:cs="Courier New"/>
          <w:kern w:val="0"/>
          <w:sz w:val="18"/>
          <w:szCs w:val="16"/>
          <w:lang w:val="en-US"/>
        </w:rPr>
        <w:t>&gt;</w:t>
      </w:r>
    </w:p>
    <w:p w14:paraId="38E3249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w:t>
      </w:r>
      <w:proofErr w:type="spellEnd"/>
      <w:r w:rsidRPr="003012CB">
        <w:rPr>
          <w:rFonts w:ascii="Courier New" w:eastAsia="Times New Roman" w:hAnsi="Courier New" w:cs="Courier New"/>
          <w:kern w:val="0"/>
          <w:sz w:val="18"/>
          <w:szCs w:val="16"/>
          <w:lang w:val="en-US"/>
        </w:rPr>
        <w:t>&gt;</w:t>
      </w:r>
    </w:p>
    <w:p w14:paraId="38E324A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w:t>
      </w:r>
      <w:proofErr w:type="spellEnd"/>
      <w:r w:rsidRPr="003012CB">
        <w:rPr>
          <w:rFonts w:ascii="Courier New" w:eastAsia="Times New Roman" w:hAnsi="Courier New" w:cs="Courier New"/>
          <w:kern w:val="0"/>
          <w:sz w:val="18"/>
          <w:szCs w:val="16"/>
          <w:lang w:val="en-US"/>
        </w:rPr>
        <w:t xml:space="preserve"> id="M18-AfwijzingBeeindigingProject"&gt;</w:t>
      </w:r>
    </w:p>
    <w:p w14:paraId="38E324A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w:t>
      </w:r>
      <w:proofErr w:type="spellStart"/>
      <w:r w:rsidRPr="003012CB">
        <w:rPr>
          <w:rFonts w:ascii="Courier New" w:eastAsia="Times New Roman" w:hAnsi="Courier New" w:cs="Courier New"/>
          <w:kern w:val="0"/>
          <w:sz w:val="18"/>
          <w:szCs w:val="16"/>
          <w:lang w:val="en-US"/>
        </w:rPr>
        <w:t>Afwijzing</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beeindiging</w:t>
      </w:r>
      <w:proofErr w:type="spellEnd"/>
      <w:r w:rsidRPr="003012CB">
        <w:rPr>
          <w:rFonts w:ascii="Courier New" w:eastAsia="Times New Roman" w:hAnsi="Courier New" w:cs="Courier New"/>
          <w:kern w:val="0"/>
          <w:sz w:val="18"/>
          <w:szCs w:val="16"/>
          <w:lang w:val="en-US"/>
        </w:rPr>
        <w:t xml:space="preserve"> project&lt;/description&gt;</w:t>
      </w:r>
    </w:p>
    <w:p w14:paraId="38E324A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complexElements</w:t>
      </w:r>
      <w:proofErr w:type="spellEnd"/>
      <w:r w:rsidRPr="003012CB">
        <w:rPr>
          <w:rFonts w:ascii="Courier New" w:eastAsia="Times New Roman" w:hAnsi="Courier New" w:cs="Courier New"/>
          <w:kern w:val="0"/>
          <w:sz w:val="18"/>
          <w:szCs w:val="16"/>
          <w:lang w:val="en-US"/>
        </w:rPr>
        <w:t>&gt;</w:t>
      </w:r>
    </w:p>
    <w:p w14:paraId="38E324A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="C00-Algemeen" /&gt;</w:t>
      </w:r>
    </w:p>
    <w:p w14:paraId="38E324A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="C05-Projectgegevens" /&gt;</w:t>
      </w:r>
    </w:p>
    <w:p w14:paraId="38E324A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complexElements</w:t>
      </w:r>
      <w:proofErr w:type="spellEnd"/>
      <w:r w:rsidRPr="003012CB">
        <w:rPr>
          <w:rFonts w:ascii="Courier New" w:eastAsia="Times New Roman" w:hAnsi="Courier New" w:cs="Courier New"/>
          <w:kern w:val="0"/>
          <w:sz w:val="18"/>
          <w:szCs w:val="16"/>
          <w:lang w:val="en-US"/>
        </w:rPr>
        <w:t>&gt;</w:t>
      </w:r>
    </w:p>
    <w:p w14:paraId="38E324A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w:t>
      </w:r>
      <w:proofErr w:type="spellEnd"/>
      <w:r w:rsidRPr="003012CB">
        <w:rPr>
          <w:rFonts w:ascii="Courier New" w:eastAsia="Times New Roman" w:hAnsi="Courier New" w:cs="Courier New"/>
          <w:kern w:val="0"/>
          <w:sz w:val="18"/>
          <w:szCs w:val="16"/>
          <w:lang w:val="en-US"/>
        </w:rPr>
        <w:t>&gt;</w:t>
      </w:r>
    </w:p>
    <w:p w14:paraId="38E324A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w:t>
      </w:r>
      <w:proofErr w:type="spellEnd"/>
      <w:r w:rsidRPr="003012CB">
        <w:rPr>
          <w:rFonts w:ascii="Courier New" w:eastAsia="Times New Roman" w:hAnsi="Courier New" w:cs="Courier New"/>
          <w:kern w:val="0"/>
          <w:sz w:val="18"/>
          <w:szCs w:val="16"/>
          <w:lang w:val="en-US"/>
        </w:rPr>
        <w:t xml:space="preserve"> id="M19-AnnuleringProjectbeeindiging"&gt;</w:t>
      </w:r>
    </w:p>
    <w:p w14:paraId="38E324A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w:t>
      </w:r>
      <w:proofErr w:type="spellStart"/>
      <w:r w:rsidRPr="003012CB">
        <w:rPr>
          <w:rFonts w:ascii="Courier New" w:eastAsia="Times New Roman" w:hAnsi="Courier New" w:cs="Courier New"/>
          <w:kern w:val="0"/>
          <w:sz w:val="18"/>
          <w:szCs w:val="16"/>
          <w:lang w:val="en-US"/>
        </w:rPr>
        <w:t>Annulering</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projectbeeindiging</w:t>
      </w:r>
      <w:proofErr w:type="spellEnd"/>
      <w:r w:rsidRPr="003012CB">
        <w:rPr>
          <w:rFonts w:ascii="Courier New" w:eastAsia="Times New Roman" w:hAnsi="Courier New" w:cs="Courier New"/>
          <w:kern w:val="0"/>
          <w:sz w:val="18"/>
          <w:szCs w:val="16"/>
          <w:lang w:val="en-US"/>
        </w:rPr>
        <w:t>&lt;/description&gt;</w:t>
      </w:r>
    </w:p>
    <w:p w14:paraId="38E324A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complexElements</w:t>
      </w:r>
      <w:proofErr w:type="spellEnd"/>
      <w:r w:rsidRPr="003012CB">
        <w:rPr>
          <w:rFonts w:ascii="Courier New" w:eastAsia="Times New Roman" w:hAnsi="Courier New" w:cs="Courier New"/>
          <w:kern w:val="0"/>
          <w:sz w:val="18"/>
          <w:szCs w:val="16"/>
          <w:lang w:val="en-US"/>
        </w:rPr>
        <w:t>&gt;</w:t>
      </w:r>
    </w:p>
    <w:p w14:paraId="38E324A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="C00-Algemeen" /&gt;</w:t>
      </w:r>
    </w:p>
    <w:p w14:paraId="38E324A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ComplexElementTypeRef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="C05-Projectgegevens" /&gt;</w:t>
      </w:r>
    </w:p>
    <w:p w14:paraId="38E324A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complexElements</w:t>
      </w:r>
      <w:proofErr w:type="spellEnd"/>
      <w:r w:rsidRPr="003012CB">
        <w:rPr>
          <w:rFonts w:ascii="Courier New" w:eastAsia="Times New Roman" w:hAnsi="Courier New" w:cs="Courier New"/>
          <w:kern w:val="0"/>
          <w:sz w:val="18"/>
          <w:szCs w:val="16"/>
          <w:lang w:val="en-US"/>
        </w:rPr>
        <w:t>&gt;</w:t>
      </w:r>
    </w:p>
    <w:p w14:paraId="38E324A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w:t>
      </w:r>
      <w:proofErr w:type="spellEnd"/>
      <w:r w:rsidRPr="003012CB">
        <w:rPr>
          <w:rFonts w:ascii="Courier New" w:eastAsia="Times New Roman" w:hAnsi="Courier New" w:cs="Courier New"/>
          <w:kern w:val="0"/>
          <w:sz w:val="18"/>
          <w:szCs w:val="16"/>
          <w:lang w:val="en-US"/>
        </w:rPr>
        <w:t>&gt;</w:t>
      </w:r>
    </w:p>
    <w:p w14:paraId="38E324A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w:t>
      </w:r>
      <w:proofErr w:type="spellEnd"/>
      <w:r w:rsidRPr="003012CB">
        <w:rPr>
          <w:rFonts w:ascii="Courier New" w:eastAsia="Times New Roman" w:hAnsi="Courier New" w:cs="Courier New"/>
          <w:kern w:val="0"/>
          <w:sz w:val="18"/>
          <w:szCs w:val="16"/>
          <w:lang w:val="en-US"/>
        </w:rPr>
        <w:t xml:space="preserve"> id="M20-BevestigingBeeindigingProject"&gt;</w:t>
      </w:r>
    </w:p>
    <w:p w14:paraId="38E324A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w:t>
      </w:r>
      <w:proofErr w:type="spellStart"/>
      <w:r w:rsidRPr="003012CB">
        <w:rPr>
          <w:rFonts w:ascii="Courier New" w:eastAsia="Times New Roman" w:hAnsi="Courier New" w:cs="Courier New"/>
          <w:kern w:val="0"/>
          <w:sz w:val="18"/>
          <w:szCs w:val="16"/>
          <w:lang w:val="en-US"/>
        </w:rPr>
        <w:t>Bevestiging</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beeindiging</w:t>
      </w:r>
      <w:proofErr w:type="spellEnd"/>
      <w:r w:rsidRPr="003012CB">
        <w:rPr>
          <w:rFonts w:ascii="Courier New" w:eastAsia="Times New Roman" w:hAnsi="Courier New" w:cs="Courier New"/>
          <w:kern w:val="0"/>
          <w:sz w:val="18"/>
          <w:szCs w:val="16"/>
          <w:lang w:val="en-US"/>
        </w:rPr>
        <w:t xml:space="preserve"> project&lt;/description&gt;</w:t>
      </w:r>
    </w:p>
    <w:p w14:paraId="38E324B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complexElements</w:t>
      </w:r>
      <w:proofErr w:type="spellEnd"/>
      <w:r w:rsidRPr="003012CB">
        <w:rPr>
          <w:rFonts w:ascii="Courier New" w:eastAsia="Times New Roman" w:hAnsi="Courier New" w:cs="Courier New"/>
          <w:kern w:val="0"/>
          <w:sz w:val="18"/>
          <w:szCs w:val="16"/>
          <w:lang w:val="en-US"/>
        </w:rPr>
        <w:t>&gt;</w:t>
      </w:r>
    </w:p>
    <w:p w14:paraId="38E324B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="C06-Beeindiging-project" /&gt;</w:t>
      </w:r>
    </w:p>
    <w:p w14:paraId="38E324B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="C00-Algemeen" /&gt;</w:t>
      </w:r>
    </w:p>
    <w:p w14:paraId="38E324B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="C05-Projectgegevens" /&gt;</w:t>
      </w:r>
    </w:p>
    <w:p w14:paraId="38E324B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complexElements</w:t>
      </w:r>
      <w:proofErr w:type="spellEnd"/>
      <w:r w:rsidRPr="003012CB">
        <w:rPr>
          <w:rFonts w:ascii="Courier New" w:eastAsia="Times New Roman" w:hAnsi="Courier New" w:cs="Courier New"/>
          <w:kern w:val="0"/>
          <w:sz w:val="18"/>
          <w:szCs w:val="16"/>
          <w:lang w:val="en-US"/>
        </w:rPr>
        <w:t>&gt;</w:t>
      </w:r>
    </w:p>
    <w:p w14:paraId="38E324B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w:t>
      </w:r>
      <w:proofErr w:type="spellEnd"/>
      <w:r w:rsidRPr="003012CB">
        <w:rPr>
          <w:rFonts w:ascii="Courier New" w:eastAsia="Times New Roman" w:hAnsi="Courier New" w:cs="Courier New"/>
          <w:kern w:val="0"/>
          <w:sz w:val="18"/>
          <w:szCs w:val="16"/>
          <w:lang w:val="en-US"/>
        </w:rPr>
        <w:t>&gt;</w:t>
      </w:r>
    </w:p>
    <w:p w14:paraId="38E324B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MessageType</w:t>
      </w:r>
      <w:proofErr w:type="spellEnd"/>
      <w:r w:rsidRPr="003012CB">
        <w:rPr>
          <w:rFonts w:ascii="Courier New" w:eastAsia="Times New Roman" w:hAnsi="Courier New" w:cs="Courier New"/>
          <w:kern w:val="0"/>
          <w:sz w:val="18"/>
          <w:szCs w:val="16"/>
          <w:lang w:val="en-US"/>
        </w:rPr>
        <w:t xml:space="preserve"> id="M21-BevestigingVoortzettingProject"&gt;</w:t>
      </w:r>
    </w:p>
    <w:p w14:paraId="38E324B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w:t>
      </w:r>
      <w:proofErr w:type="spellStart"/>
      <w:r w:rsidRPr="003012CB">
        <w:rPr>
          <w:rFonts w:ascii="Courier New" w:eastAsia="Times New Roman" w:hAnsi="Courier New" w:cs="Courier New"/>
          <w:kern w:val="0"/>
          <w:sz w:val="18"/>
          <w:szCs w:val="16"/>
          <w:lang w:val="en-US"/>
        </w:rPr>
        <w:t>Bevestiging</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voortzetting</w:t>
      </w:r>
      <w:proofErr w:type="spellEnd"/>
      <w:r w:rsidRPr="003012CB">
        <w:rPr>
          <w:rFonts w:ascii="Courier New" w:eastAsia="Times New Roman" w:hAnsi="Courier New" w:cs="Courier New"/>
          <w:kern w:val="0"/>
          <w:sz w:val="18"/>
          <w:szCs w:val="16"/>
          <w:lang w:val="en-US"/>
        </w:rPr>
        <w:t xml:space="preserve"> project&lt;/description&gt;</w:t>
      </w:r>
    </w:p>
    <w:p w14:paraId="38E324B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complexElements</w:t>
      </w:r>
      <w:proofErr w:type="spellEnd"/>
      <w:r w:rsidRPr="003012CB">
        <w:rPr>
          <w:rFonts w:ascii="Courier New" w:eastAsia="Times New Roman" w:hAnsi="Courier New" w:cs="Courier New"/>
          <w:kern w:val="0"/>
          <w:sz w:val="18"/>
          <w:szCs w:val="16"/>
          <w:lang w:val="en-US"/>
        </w:rPr>
        <w:t>&gt;</w:t>
      </w:r>
    </w:p>
    <w:p w14:paraId="38E324B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ComplexElementTypeRef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="C00-Algemeen" /&gt;</w:t>
      </w:r>
    </w:p>
    <w:p w14:paraId="38E324B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lastRenderedPageBreak/>
        <w:t xml:space="preserve">      &lt;</w:t>
      </w:r>
      <w:proofErr w:type="spellStart"/>
      <w:r w:rsidRPr="003012CB">
        <w:rPr>
          <w:rFonts w:ascii="Courier New" w:eastAsia="Times New Roman" w:hAnsi="Courier New" w:cs="Courier New"/>
          <w:kern w:val="0"/>
          <w:sz w:val="18"/>
          <w:szCs w:val="16"/>
          <w:lang w:val="en-US"/>
        </w:rPr>
        <w:t>ComplexElementTypeRef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="C05-Projectgegevens" /&gt;</w:t>
      </w:r>
    </w:p>
    <w:p w14:paraId="38E324B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lang w:val="fr-FR"/>
        </w:rPr>
        <w:t>&lt;/</w:t>
      </w:r>
      <w:proofErr w:type="spellStart"/>
      <w:r w:rsidRPr="003012CB">
        <w:rPr>
          <w:rFonts w:ascii="Courier New" w:eastAsia="Times New Roman" w:hAnsi="Courier New" w:cs="Courier New"/>
          <w:kern w:val="0"/>
          <w:sz w:val="18"/>
          <w:szCs w:val="16"/>
          <w:lang w:val="fr-FR"/>
        </w:rPr>
        <w:t>complexElements</w:t>
      </w:r>
      <w:proofErr w:type="spellEnd"/>
      <w:r w:rsidRPr="003012CB">
        <w:rPr>
          <w:rFonts w:ascii="Courier New" w:eastAsia="Times New Roman" w:hAnsi="Courier New" w:cs="Courier New"/>
          <w:kern w:val="0"/>
          <w:sz w:val="18"/>
          <w:szCs w:val="16"/>
          <w:lang w:val="fr-FR"/>
        </w:rPr>
        <w:t>&gt;</w:t>
      </w:r>
    </w:p>
    <w:p w14:paraId="38E324B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MessageType</w:t>
      </w:r>
      <w:proofErr w:type="spellEnd"/>
      <w:r w:rsidRPr="003012CB">
        <w:rPr>
          <w:rFonts w:ascii="Courier New" w:eastAsia="Times New Roman" w:hAnsi="Courier New" w:cs="Courier New"/>
          <w:kern w:val="0"/>
          <w:sz w:val="18"/>
          <w:szCs w:val="16"/>
          <w:lang w:val="fr-FR"/>
        </w:rPr>
        <w:t>&gt;</w:t>
      </w:r>
    </w:p>
    <w:p w14:paraId="38E324B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OrganisationType</w:t>
      </w:r>
      <w:proofErr w:type="spellEnd"/>
      <w:r w:rsidRPr="003012CB">
        <w:rPr>
          <w:rFonts w:ascii="Courier New" w:eastAsia="Times New Roman" w:hAnsi="Courier New" w:cs="Courier New"/>
          <w:kern w:val="0"/>
          <w:sz w:val="18"/>
          <w:szCs w:val="16"/>
          <w:lang w:val="fr-FR"/>
        </w:rPr>
        <w:t xml:space="preserve"> id="</w:t>
      </w:r>
      <w:proofErr w:type="spellStart"/>
      <w:r w:rsidRPr="003012CB">
        <w:rPr>
          <w:rFonts w:ascii="Courier New" w:eastAsia="Times New Roman" w:hAnsi="Courier New" w:cs="Courier New"/>
          <w:kern w:val="0"/>
          <w:sz w:val="18"/>
          <w:szCs w:val="16"/>
          <w:lang w:val="fr-FR"/>
        </w:rPr>
        <w:t>standaardOrganisatie</w:t>
      </w:r>
      <w:proofErr w:type="spellEnd"/>
      <w:r w:rsidRPr="003012CB">
        <w:rPr>
          <w:rFonts w:ascii="Courier New" w:eastAsia="Times New Roman" w:hAnsi="Courier New" w:cs="Courier New"/>
          <w:kern w:val="0"/>
          <w:sz w:val="18"/>
          <w:szCs w:val="16"/>
          <w:lang w:val="fr-FR"/>
        </w:rPr>
        <w:t>"&gt;</w:t>
      </w:r>
    </w:p>
    <w:p w14:paraId="38E324B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&lt;description&gt;Standaard </w:t>
      </w:r>
      <w:proofErr w:type="spellStart"/>
      <w:r w:rsidRPr="003012CB">
        <w:rPr>
          <w:rFonts w:ascii="Courier New" w:eastAsia="Times New Roman" w:hAnsi="Courier New" w:cs="Courier New"/>
          <w:kern w:val="0"/>
          <w:sz w:val="18"/>
          <w:szCs w:val="16"/>
          <w:lang w:val="fr-FR"/>
        </w:rPr>
        <w:t>Organisatie</w:t>
      </w:r>
      <w:proofErr w:type="spellEnd"/>
      <w:r w:rsidRPr="003012CB">
        <w:rPr>
          <w:rFonts w:ascii="Courier New" w:eastAsia="Times New Roman" w:hAnsi="Courier New" w:cs="Courier New"/>
          <w:kern w:val="0"/>
          <w:sz w:val="18"/>
          <w:szCs w:val="16"/>
          <w:lang w:val="fr-FR"/>
        </w:rPr>
        <w:t>&lt;/description&gt;</w:t>
      </w:r>
    </w:p>
    <w:p w14:paraId="38E324B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complexElements</w:t>
      </w:r>
      <w:proofErr w:type="spellEnd"/>
      <w:r w:rsidRPr="003012CB">
        <w:rPr>
          <w:rFonts w:ascii="Courier New" w:eastAsia="Times New Roman" w:hAnsi="Courier New" w:cs="Courier New"/>
          <w:kern w:val="0"/>
          <w:sz w:val="18"/>
          <w:szCs w:val="16"/>
          <w:lang w:val="fr-FR"/>
        </w:rPr>
        <w:t>&gt;</w:t>
      </w:r>
    </w:p>
    <w:p w14:paraId="38E324C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ComplexElementTypeRef</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idref</w:t>
      </w:r>
      <w:proofErr w:type="spellEnd"/>
      <w:r w:rsidRPr="003012CB">
        <w:rPr>
          <w:rFonts w:ascii="Courier New" w:eastAsia="Times New Roman" w:hAnsi="Courier New" w:cs="Courier New"/>
          <w:kern w:val="0"/>
          <w:sz w:val="18"/>
          <w:szCs w:val="16"/>
          <w:lang w:val="fr-FR"/>
        </w:rPr>
        <w:t>="</w:t>
      </w:r>
      <w:proofErr w:type="spellStart"/>
      <w:r w:rsidRPr="003012CB">
        <w:rPr>
          <w:rFonts w:ascii="Courier New" w:eastAsia="Times New Roman" w:hAnsi="Courier New" w:cs="Courier New"/>
          <w:kern w:val="0"/>
          <w:sz w:val="18"/>
          <w:szCs w:val="16"/>
          <w:lang w:val="fr-FR"/>
        </w:rPr>
        <w:t>CeOrganisatieSOAPServer</w:t>
      </w:r>
      <w:proofErr w:type="spellEnd"/>
      <w:r w:rsidRPr="003012CB">
        <w:rPr>
          <w:rFonts w:ascii="Courier New" w:eastAsia="Times New Roman" w:hAnsi="Courier New" w:cs="Courier New"/>
          <w:kern w:val="0"/>
          <w:sz w:val="18"/>
          <w:szCs w:val="16"/>
          <w:lang w:val="fr-FR"/>
        </w:rPr>
        <w:t>" /&gt;</w:t>
      </w:r>
    </w:p>
    <w:p w14:paraId="38E324C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complexElements</w:t>
      </w:r>
      <w:proofErr w:type="spellEnd"/>
      <w:r w:rsidRPr="003012CB">
        <w:rPr>
          <w:rFonts w:ascii="Courier New" w:eastAsia="Times New Roman" w:hAnsi="Courier New" w:cs="Courier New"/>
          <w:kern w:val="0"/>
          <w:sz w:val="18"/>
          <w:szCs w:val="16"/>
          <w:lang w:val="fr-FR"/>
        </w:rPr>
        <w:t>&gt;</w:t>
      </w:r>
    </w:p>
    <w:p w14:paraId="38E324C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OrganisationType</w:t>
      </w:r>
      <w:proofErr w:type="spellEnd"/>
      <w:r w:rsidRPr="003012CB">
        <w:rPr>
          <w:rFonts w:ascii="Courier New" w:eastAsia="Times New Roman" w:hAnsi="Courier New" w:cs="Courier New"/>
          <w:kern w:val="0"/>
          <w:sz w:val="18"/>
          <w:szCs w:val="16"/>
          <w:lang w:val="fr-FR"/>
        </w:rPr>
        <w:t>&gt;</w:t>
      </w:r>
    </w:p>
    <w:p w14:paraId="38E324C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PersonType</w:t>
      </w:r>
      <w:proofErr w:type="spellEnd"/>
      <w:r w:rsidRPr="003012CB">
        <w:rPr>
          <w:rFonts w:ascii="Courier New" w:eastAsia="Times New Roman" w:hAnsi="Courier New" w:cs="Courier New"/>
          <w:kern w:val="0"/>
          <w:sz w:val="18"/>
          <w:szCs w:val="16"/>
          <w:lang w:val="fr-FR"/>
        </w:rPr>
        <w:t xml:space="preserve"> id="</w:t>
      </w:r>
      <w:proofErr w:type="spellStart"/>
      <w:r w:rsidRPr="003012CB">
        <w:rPr>
          <w:rFonts w:ascii="Courier New" w:eastAsia="Times New Roman" w:hAnsi="Courier New" w:cs="Courier New"/>
          <w:kern w:val="0"/>
          <w:sz w:val="18"/>
          <w:szCs w:val="16"/>
          <w:lang w:val="fr-FR"/>
        </w:rPr>
        <w:t>standaardPersoon</w:t>
      </w:r>
      <w:proofErr w:type="spellEnd"/>
      <w:r w:rsidRPr="003012CB">
        <w:rPr>
          <w:rFonts w:ascii="Courier New" w:eastAsia="Times New Roman" w:hAnsi="Courier New" w:cs="Courier New"/>
          <w:kern w:val="0"/>
          <w:sz w:val="18"/>
          <w:szCs w:val="16"/>
          <w:lang w:val="fr-FR"/>
        </w:rPr>
        <w:t>"&gt;</w:t>
      </w:r>
    </w:p>
    <w:p w14:paraId="38E324C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&lt;description&gt;Standaard </w:t>
      </w:r>
      <w:proofErr w:type="spellStart"/>
      <w:r w:rsidRPr="003012CB">
        <w:rPr>
          <w:rFonts w:ascii="Courier New" w:eastAsia="Times New Roman" w:hAnsi="Courier New" w:cs="Courier New"/>
          <w:kern w:val="0"/>
          <w:sz w:val="18"/>
          <w:szCs w:val="16"/>
          <w:lang w:val="fr-FR"/>
        </w:rPr>
        <w:t>Persoon</w:t>
      </w:r>
      <w:proofErr w:type="spellEnd"/>
      <w:r w:rsidRPr="003012CB">
        <w:rPr>
          <w:rFonts w:ascii="Courier New" w:eastAsia="Times New Roman" w:hAnsi="Courier New" w:cs="Courier New"/>
          <w:kern w:val="0"/>
          <w:sz w:val="18"/>
          <w:szCs w:val="16"/>
          <w:lang w:val="fr-FR"/>
        </w:rPr>
        <w:t>&lt;/description&gt;</w:t>
      </w:r>
    </w:p>
    <w:p w14:paraId="38E324C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PersonType</w:t>
      </w:r>
      <w:proofErr w:type="spellEnd"/>
      <w:r w:rsidRPr="003012CB">
        <w:rPr>
          <w:rFonts w:ascii="Courier New" w:eastAsia="Times New Roman" w:hAnsi="Courier New" w:cs="Courier New"/>
          <w:kern w:val="0"/>
          <w:sz w:val="18"/>
          <w:szCs w:val="16"/>
          <w:lang w:val="fr-FR"/>
        </w:rPr>
        <w:t>&gt;</w:t>
      </w:r>
    </w:p>
    <w:p w14:paraId="38E324C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ProjectType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="PRT-Meta-raamwerk"&gt;</w:t>
      </w:r>
    </w:p>
    <w:p w14:paraId="38E324C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&lt;namespace&gt;http://www.visi.nl/schemas/20140331/metaframework&lt;/namespace&gt;</w:t>
      </w:r>
    </w:p>
    <w:p w14:paraId="38E324C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fr-FR"/>
        </w:rPr>
        <w:t>&lt;description&gt;Meta-</w:t>
      </w:r>
      <w:proofErr w:type="spellStart"/>
      <w:r w:rsidRPr="003012CB">
        <w:rPr>
          <w:rFonts w:ascii="Courier New" w:eastAsia="Times New Roman" w:hAnsi="Courier New" w:cs="Courier New"/>
          <w:kern w:val="0"/>
          <w:sz w:val="18"/>
          <w:szCs w:val="16"/>
          <w:lang w:val="fr-FR"/>
        </w:rPr>
        <w:t>raamwerk</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projecttype</w:t>
      </w:r>
      <w:proofErr w:type="spellEnd"/>
      <w:r w:rsidRPr="003012CB">
        <w:rPr>
          <w:rFonts w:ascii="Courier New" w:eastAsia="Times New Roman" w:hAnsi="Courier New" w:cs="Courier New"/>
          <w:kern w:val="0"/>
          <w:sz w:val="18"/>
          <w:szCs w:val="16"/>
          <w:lang w:val="fr-FR"/>
        </w:rPr>
        <w:t>&lt;/description&gt;</w:t>
      </w:r>
    </w:p>
    <w:p w14:paraId="38E324C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ProjectType</w:t>
      </w:r>
      <w:proofErr w:type="spellEnd"/>
      <w:r w:rsidRPr="003012CB">
        <w:rPr>
          <w:rFonts w:ascii="Courier New" w:eastAsia="Times New Roman" w:hAnsi="Courier New" w:cs="Courier New"/>
          <w:kern w:val="0"/>
          <w:sz w:val="18"/>
          <w:szCs w:val="16"/>
          <w:lang w:val="fr-FR"/>
        </w:rPr>
        <w:t>&gt;</w:t>
      </w:r>
    </w:p>
    <w:p w14:paraId="38E324C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RoleType</w:t>
      </w:r>
      <w:proofErr w:type="spellEnd"/>
      <w:r w:rsidRPr="003012CB">
        <w:rPr>
          <w:rFonts w:ascii="Courier New" w:eastAsia="Times New Roman" w:hAnsi="Courier New" w:cs="Courier New"/>
          <w:kern w:val="0"/>
          <w:sz w:val="18"/>
          <w:szCs w:val="16"/>
          <w:lang w:val="fr-FR"/>
        </w:rPr>
        <w:t xml:space="preserve"> id="R01-VISI-communicatiemanager"&gt;</w:t>
      </w:r>
    </w:p>
    <w:p w14:paraId="38E324C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&lt;description&gt;VISI </w:t>
      </w:r>
      <w:proofErr w:type="spellStart"/>
      <w:r w:rsidRPr="003012CB">
        <w:rPr>
          <w:rFonts w:ascii="Courier New" w:eastAsia="Times New Roman" w:hAnsi="Courier New" w:cs="Courier New"/>
          <w:kern w:val="0"/>
          <w:sz w:val="18"/>
          <w:szCs w:val="16"/>
          <w:lang w:val="fr-FR"/>
        </w:rPr>
        <w:t>Communicatiemanager</w:t>
      </w:r>
      <w:proofErr w:type="spellEnd"/>
      <w:r w:rsidRPr="003012CB">
        <w:rPr>
          <w:rFonts w:ascii="Courier New" w:eastAsia="Times New Roman" w:hAnsi="Courier New" w:cs="Courier New"/>
          <w:kern w:val="0"/>
          <w:sz w:val="18"/>
          <w:szCs w:val="16"/>
          <w:lang w:val="fr-FR"/>
        </w:rPr>
        <w:t>&lt;/description&gt;</w:t>
      </w:r>
    </w:p>
    <w:p w14:paraId="38E324C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RoleType</w:t>
      </w:r>
      <w:proofErr w:type="spellEnd"/>
      <w:r w:rsidRPr="003012CB">
        <w:rPr>
          <w:rFonts w:ascii="Courier New" w:eastAsia="Times New Roman" w:hAnsi="Courier New" w:cs="Courier New"/>
          <w:kern w:val="0"/>
          <w:sz w:val="18"/>
          <w:szCs w:val="16"/>
          <w:lang w:val="en-US"/>
        </w:rPr>
        <w:t>&gt;</w:t>
      </w:r>
    </w:p>
    <w:p w14:paraId="38E324C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RoleType</w:t>
      </w:r>
      <w:proofErr w:type="spellEnd"/>
      <w:r w:rsidRPr="003012CB">
        <w:rPr>
          <w:rFonts w:ascii="Courier New" w:eastAsia="Times New Roman" w:hAnsi="Courier New" w:cs="Courier New"/>
          <w:kern w:val="0"/>
          <w:sz w:val="18"/>
          <w:szCs w:val="16"/>
          <w:lang w:val="en-US"/>
        </w:rPr>
        <w:t xml:space="preserve"> id="R02-Wijzigingsinitiator"&gt;</w:t>
      </w:r>
    </w:p>
    <w:p w14:paraId="38E324C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w:t>
      </w:r>
      <w:proofErr w:type="spellStart"/>
      <w:r w:rsidRPr="003012CB">
        <w:rPr>
          <w:rFonts w:ascii="Courier New" w:eastAsia="Times New Roman" w:hAnsi="Courier New" w:cs="Courier New"/>
          <w:kern w:val="0"/>
          <w:sz w:val="18"/>
          <w:szCs w:val="16"/>
          <w:lang w:val="en-US"/>
        </w:rPr>
        <w:t>Wijzigingsinitiator</w:t>
      </w:r>
      <w:proofErr w:type="spellEnd"/>
      <w:r w:rsidRPr="003012CB">
        <w:rPr>
          <w:rFonts w:ascii="Courier New" w:eastAsia="Times New Roman" w:hAnsi="Courier New" w:cs="Courier New"/>
          <w:kern w:val="0"/>
          <w:sz w:val="18"/>
          <w:szCs w:val="16"/>
          <w:lang w:val="en-US"/>
        </w:rPr>
        <w:t>&lt;/description&gt;</w:t>
      </w:r>
    </w:p>
    <w:p w14:paraId="38E324C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RoleType</w:t>
      </w:r>
      <w:proofErr w:type="spellEnd"/>
      <w:r w:rsidRPr="003012CB">
        <w:rPr>
          <w:rFonts w:ascii="Courier New" w:eastAsia="Times New Roman" w:hAnsi="Courier New" w:cs="Courier New"/>
          <w:kern w:val="0"/>
          <w:sz w:val="18"/>
          <w:szCs w:val="16"/>
          <w:lang w:val="en-US"/>
        </w:rPr>
        <w:t>&gt;</w:t>
      </w:r>
    </w:p>
    <w:p w14:paraId="38E324D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RoleType</w:t>
      </w:r>
      <w:proofErr w:type="spellEnd"/>
      <w:r w:rsidRPr="003012CB">
        <w:rPr>
          <w:rFonts w:ascii="Courier New" w:eastAsia="Times New Roman" w:hAnsi="Courier New" w:cs="Courier New"/>
          <w:kern w:val="0"/>
          <w:sz w:val="18"/>
          <w:szCs w:val="16"/>
          <w:lang w:val="en-US"/>
        </w:rPr>
        <w:t xml:space="preserve"> id="R03-Initiator-VISI-project"&gt;</w:t>
      </w:r>
    </w:p>
    <w:p w14:paraId="38E324D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&lt;description&gt;Project-initiator&lt;/description&gt;</w:t>
      </w:r>
    </w:p>
    <w:p w14:paraId="38E324D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RoleType</w:t>
      </w:r>
      <w:proofErr w:type="spellEnd"/>
      <w:r w:rsidRPr="003012CB">
        <w:rPr>
          <w:rFonts w:ascii="Courier New" w:eastAsia="Times New Roman" w:hAnsi="Courier New" w:cs="Courier New"/>
          <w:kern w:val="0"/>
          <w:sz w:val="18"/>
          <w:szCs w:val="16"/>
          <w:lang w:val="en-US"/>
        </w:rPr>
        <w:t>&gt;</w:t>
      </w:r>
    </w:p>
    <w:p w14:paraId="38E324D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RoleType</w:t>
      </w:r>
      <w:proofErr w:type="spellEnd"/>
      <w:r w:rsidRPr="003012CB">
        <w:rPr>
          <w:rFonts w:ascii="Courier New" w:eastAsia="Times New Roman" w:hAnsi="Courier New" w:cs="Courier New"/>
          <w:kern w:val="0"/>
          <w:sz w:val="18"/>
          <w:szCs w:val="16"/>
          <w:lang w:val="en-US"/>
        </w:rPr>
        <w:t xml:space="preserve"> id="R04-Executor-VISI-project"&gt;</w:t>
      </w:r>
    </w:p>
    <w:p w14:paraId="38E324D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&lt;description&gt;Project-executor&lt;/description&gt;</w:t>
      </w:r>
    </w:p>
    <w:p w14:paraId="38E324D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RoleType</w:t>
      </w:r>
      <w:proofErr w:type="spellEnd"/>
      <w:r w:rsidRPr="003012CB">
        <w:rPr>
          <w:rFonts w:ascii="Courier New" w:eastAsia="Times New Roman" w:hAnsi="Courier New" w:cs="Courier New"/>
          <w:kern w:val="0"/>
          <w:sz w:val="18"/>
          <w:szCs w:val="16"/>
          <w:lang w:val="en-US"/>
        </w:rPr>
        <w:t>&gt;</w:t>
      </w:r>
    </w:p>
    <w:p w14:paraId="38E324D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SimpleElementType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="S00-Algemeen"&gt;</w:t>
      </w:r>
    </w:p>
    <w:p w14:paraId="38E324D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&gt;Eventuele opmerkingen&lt;/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w:t>
      </w:r>
    </w:p>
    <w:p w14:paraId="38E324D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&gt;</w:t>
      </w:r>
    </w:p>
    <w:p w14:paraId="38E324D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="String" /&gt;</w:t>
      </w:r>
    </w:p>
    <w:p w14:paraId="38E324D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&gt;</w:t>
      </w:r>
    </w:p>
    <w:p w14:paraId="38E324D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SimpleElementType</w:t>
      </w:r>
      <w:proofErr w:type="spellEnd"/>
      <w:r w:rsidRPr="003012CB">
        <w:rPr>
          <w:rFonts w:ascii="Courier New" w:eastAsia="Times New Roman" w:hAnsi="Courier New" w:cs="Courier New"/>
          <w:kern w:val="0"/>
          <w:sz w:val="18"/>
          <w:szCs w:val="16"/>
        </w:rPr>
        <w:t>&gt;</w:t>
      </w:r>
    </w:p>
    <w:p w14:paraId="38E324D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SimpleElementType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="S01-MotivatieVoorstelNietAkkoord"&gt;</w:t>
      </w:r>
    </w:p>
    <w:p w14:paraId="38E324D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&gt;Motivatie voorstel niet akkoord&lt;/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w:t>
      </w:r>
    </w:p>
    <w:p w14:paraId="38E324D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&gt;</w:t>
      </w:r>
    </w:p>
    <w:p w14:paraId="38E324D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="String" /&gt;</w:t>
      </w:r>
    </w:p>
    <w:p w14:paraId="38E324E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&gt;</w:t>
      </w:r>
    </w:p>
    <w:p w14:paraId="38E324E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SimpleElementType</w:t>
      </w:r>
      <w:proofErr w:type="spellEnd"/>
      <w:r w:rsidRPr="003012CB">
        <w:rPr>
          <w:rFonts w:ascii="Courier New" w:eastAsia="Times New Roman" w:hAnsi="Courier New" w:cs="Courier New"/>
          <w:kern w:val="0"/>
          <w:sz w:val="18"/>
          <w:szCs w:val="16"/>
        </w:rPr>
        <w:t>&gt;</w:t>
      </w:r>
    </w:p>
    <w:p w14:paraId="38E324E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SimpleElementType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="S02-MotivatieVoorstelGecanceld"&gt;</w:t>
      </w:r>
    </w:p>
    <w:p w14:paraId="38E324E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&gt;Motivatie voorstel gecanceld&lt;/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w:t>
      </w:r>
    </w:p>
    <w:p w14:paraId="38E324E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&gt;</w:t>
      </w:r>
    </w:p>
    <w:p w14:paraId="38E324E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="String" /&gt;</w:t>
      </w:r>
    </w:p>
    <w:p w14:paraId="38E324E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&gt;</w:t>
      </w:r>
    </w:p>
    <w:p w14:paraId="38E324E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SimpleElementType</w:t>
      </w:r>
      <w:proofErr w:type="spellEnd"/>
      <w:r w:rsidRPr="003012CB">
        <w:rPr>
          <w:rFonts w:ascii="Courier New" w:eastAsia="Times New Roman" w:hAnsi="Courier New" w:cs="Courier New"/>
          <w:kern w:val="0"/>
          <w:sz w:val="18"/>
          <w:szCs w:val="16"/>
        </w:rPr>
        <w:t>&gt;</w:t>
      </w:r>
    </w:p>
    <w:p w14:paraId="38E324E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SimpleElementType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="S03-Ingangsdatum"&gt;</w:t>
      </w:r>
    </w:p>
    <w:p w14:paraId="38E324E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en-US"/>
        </w:rPr>
        <w:t>&lt;description&gt;</w:t>
      </w:r>
      <w:proofErr w:type="spellStart"/>
      <w:r w:rsidRPr="003012CB">
        <w:rPr>
          <w:rFonts w:ascii="Courier New" w:eastAsia="Times New Roman" w:hAnsi="Courier New" w:cs="Courier New"/>
          <w:kern w:val="0"/>
          <w:sz w:val="18"/>
          <w:szCs w:val="16"/>
          <w:lang w:val="en-US"/>
        </w:rPr>
        <w:t>Ingangsdatum</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actualisering</w:t>
      </w:r>
      <w:proofErr w:type="spellEnd"/>
      <w:r w:rsidRPr="003012CB">
        <w:rPr>
          <w:rFonts w:ascii="Courier New" w:eastAsia="Times New Roman" w:hAnsi="Courier New" w:cs="Courier New"/>
          <w:kern w:val="0"/>
          <w:sz w:val="18"/>
          <w:szCs w:val="16"/>
          <w:lang w:val="en-US"/>
        </w:rPr>
        <w:t>&lt;/description&gt;</w:t>
      </w:r>
    </w:p>
    <w:p w14:paraId="38E324E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&gt;</w:t>
      </w:r>
    </w:p>
    <w:p w14:paraId="38E324E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w:t>
      </w:r>
      <w:proofErr w:type="spellStart"/>
      <w:r w:rsidRPr="003012CB">
        <w:rPr>
          <w:rFonts w:ascii="Courier New" w:eastAsia="Times New Roman" w:hAnsi="Courier New" w:cs="Courier New"/>
          <w:kern w:val="0"/>
          <w:sz w:val="18"/>
          <w:szCs w:val="16"/>
          <w:lang w:val="en-US"/>
        </w:rPr>
        <w:t>Datumtijd</w:t>
      </w:r>
      <w:proofErr w:type="spellEnd"/>
      <w:r w:rsidRPr="003012CB">
        <w:rPr>
          <w:rFonts w:ascii="Courier New" w:eastAsia="Times New Roman" w:hAnsi="Courier New" w:cs="Courier New"/>
          <w:kern w:val="0"/>
          <w:sz w:val="18"/>
          <w:szCs w:val="16"/>
          <w:lang w:val="en-US"/>
        </w:rPr>
        <w:t>" /&gt;</w:t>
      </w:r>
    </w:p>
    <w:p w14:paraId="38E324E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&gt;</w:t>
      </w:r>
    </w:p>
    <w:p w14:paraId="38E324E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SimpleElementType</w:t>
      </w:r>
      <w:proofErr w:type="spellEnd"/>
      <w:r w:rsidRPr="003012CB">
        <w:rPr>
          <w:rFonts w:ascii="Courier New" w:eastAsia="Times New Roman" w:hAnsi="Courier New" w:cs="Courier New"/>
          <w:kern w:val="0"/>
          <w:sz w:val="18"/>
          <w:szCs w:val="16"/>
          <w:lang w:val="en-US"/>
        </w:rPr>
        <w:t>&gt;</w:t>
      </w:r>
    </w:p>
    <w:p w14:paraId="38E324E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SimpleElementType</w:t>
      </w:r>
      <w:proofErr w:type="spellEnd"/>
      <w:r w:rsidRPr="003012CB">
        <w:rPr>
          <w:rFonts w:ascii="Courier New" w:eastAsia="Times New Roman" w:hAnsi="Courier New" w:cs="Courier New"/>
          <w:kern w:val="0"/>
          <w:sz w:val="18"/>
          <w:szCs w:val="16"/>
          <w:lang w:val="en-US"/>
        </w:rPr>
        <w:t xml:space="preserve"> id="S04-Moment-beeindiging-project"&gt;</w:t>
      </w:r>
    </w:p>
    <w:p w14:paraId="38E324E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&lt;description&gt;Moment van </w:t>
      </w:r>
      <w:proofErr w:type="spellStart"/>
      <w:r w:rsidRPr="003012CB">
        <w:rPr>
          <w:rFonts w:ascii="Courier New" w:eastAsia="Times New Roman" w:hAnsi="Courier New" w:cs="Courier New"/>
          <w:kern w:val="0"/>
          <w:sz w:val="18"/>
          <w:szCs w:val="16"/>
          <w:lang w:val="en-US"/>
        </w:rPr>
        <w:t>beeindiging</w:t>
      </w:r>
      <w:proofErr w:type="spellEnd"/>
      <w:r w:rsidRPr="003012CB">
        <w:rPr>
          <w:rFonts w:ascii="Courier New" w:eastAsia="Times New Roman" w:hAnsi="Courier New" w:cs="Courier New"/>
          <w:kern w:val="0"/>
          <w:sz w:val="18"/>
          <w:szCs w:val="16"/>
          <w:lang w:val="en-US"/>
        </w:rPr>
        <w:t xml:space="preserve"> project&lt;/description&gt;</w:t>
      </w:r>
    </w:p>
    <w:p w14:paraId="38E324F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&gt;</w:t>
      </w:r>
    </w:p>
    <w:p w14:paraId="38E324F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w:t>
      </w:r>
      <w:proofErr w:type="spellStart"/>
      <w:r w:rsidRPr="003012CB">
        <w:rPr>
          <w:rFonts w:ascii="Courier New" w:eastAsia="Times New Roman" w:hAnsi="Courier New" w:cs="Courier New"/>
          <w:kern w:val="0"/>
          <w:sz w:val="18"/>
          <w:szCs w:val="16"/>
          <w:lang w:val="en-US"/>
        </w:rPr>
        <w:t>Datumtijd</w:t>
      </w:r>
      <w:proofErr w:type="spellEnd"/>
      <w:r w:rsidRPr="003012CB">
        <w:rPr>
          <w:rFonts w:ascii="Courier New" w:eastAsia="Times New Roman" w:hAnsi="Courier New" w:cs="Courier New"/>
          <w:kern w:val="0"/>
          <w:sz w:val="18"/>
          <w:szCs w:val="16"/>
          <w:lang w:val="en-US"/>
        </w:rPr>
        <w:t>" /&gt;</w:t>
      </w:r>
    </w:p>
    <w:p w14:paraId="38E324F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&gt;</w:t>
      </w:r>
    </w:p>
    <w:p w14:paraId="38E324F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SimpleElementType</w:t>
      </w:r>
      <w:proofErr w:type="spellEnd"/>
      <w:r w:rsidRPr="003012CB">
        <w:rPr>
          <w:rFonts w:ascii="Courier New" w:eastAsia="Times New Roman" w:hAnsi="Courier New" w:cs="Courier New"/>
          <w:kern w:val="0"/>
          <w:sz w:val="18"/>
          <w:szCs w:val="16"/>
          <w:lang w:val="en-US"/>
        </w:rPr>
        <w:t>&gt;</w:t>
      </w:r>
    </w:p>
    <w:p w14:paraId="38E324F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SimpleElementType</w:t>
      </w:r>
      <w:proofErr w:type="spellEnd"/>
      <w:r w:rsidRPr="003012CB">
        <w:rPr>
          <w:rFonts w:ascii="Courier New" w:eastAsia="Times New Roman" w:hAnsi="Courier New" w:cs="Courier New"/>
          <w:kern w:val="0"/>
          <w:sz w:val="18"/>
          <w:szCs w:val="16"/>
          <w:lang w:val="en-US"/>
        </w:rPr>
        <w:t xml:space="preserve"> id="S04-Moment-start-project"&gt;</w:t>
      </w:r>
    </w:p>
    <w:p w14:paraId="38E324F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&lt;description&gt;Moment van start project&lt;/description&gt;</w:t>
      </w:r>
    </w:p>
    <w:p w14:paraId="38E324F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&gt;</w:t>
      </w:r>
    </w:p>
    <w:p w14:paraId="38E324F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w:t>
      </w:r>
      <w:proofErr w:type="spellStart"/>
      <w:r w:rsidRPr="003012CB">
        <w:rPr>
          <w:rFonts w:ascii="Courier New" w:eastAsia="Times New Roman" w:hAnsi="Courier New" w:cs="Courier New"/>
          <w:kern w:val="0"/>
          <w:sz w:val="18"/>
          <w:szCs w:val="16"/>
          <w:lang w:val="en-US"/>
        </w:rPr>
        <w:t>Datumtijd</w:t>
      </w:r>
      <w:proofErr w:type="spellEnd"/>
      <w:r w:rsidRPr="003012CB">
        <w:rPr>
          <w:rFonts w:ascii="Courier New" w:eastAsia="Times New Roman" w:hAnsi="Courier New" w:cs="Courier New"/>
          <w:kern w:val="0"/>
          <w:sz w:val="18"/>
          <w:szCs w:val="16"/>
          <w:lang w:val="en-US"/>
        </w:rPr>
        <w:t>" /&gt;</w:t>
      </w:r>
    </w:p>
    <w:p w14:paraId="38E324F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&gt;</w:t>
      </w:r>
    </w:p>
    <w:p w14:paraId="38E324F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SimpleElementType</w:t>
      </w:r>
      <w:proofErr w:type="spellEnd"/>
      <w:r w:rsidRPr="003012CB">
        <w:rPr>
          <w:rFonts w:ascii="Courier New" w:eastAsia="Times New Roman" w:hAnsi="Courier New" w:cs="Courier New"/>
          <w:kern w:val="0"/>
          <w:sz w:val="18"/>
          <w:szCs w:val="16"/>
          <w:lang w:val="en-US"/>
        </w:rPr>
        <w:t>&gt;</w:t>
      </w:r>
    </w:p>
    <w:p w14:paraId="38E324F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SimpleElementType</w:t>
      </w:r>
      <w:proofErr w:type="spellEnd"/>
      <w:r w:rsidRPr="003012CB">
        <w:rPr>
          <w:rFonts w:ascii="Courier New" w:eastAsia="Times New Roman" w:hAnsi="Courier New" w:cs="Courier New"/>
          <w:kern w:val="0"/>
          <w:sz w:val="18"/>
          <w:szCs w:val="16"/>
          <w:lang w:val="en-US"/>
        </w:rPr>
        <w:t xml:space="preserve"> id="S05-Project-ID"&gt;</w:t>
      </w:r>
    </w:p>
    <w:p w14:paraId="38E324F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&lt;description&gt;Project-ID&lt;/description&gt;</w:t>
      </w:r>
    </w:p>
    <w:p w14:paraId="38E324F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&gt;</w:t>
      </w:r>
    </w:p>
    <w:p w14:paraId="38E324F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w:t>
      </w:r>
      <w:proofErr w:type="spellStart"/>
      <w:r w:rsidRPr="003012CB">
        <w:rPr>
          <w:rFonts w:ascii="Courier New" w:eastAsia="Times New Roman" w:hAnsi="Courier New" w:cs="Courier New"/>
          <w:kern w:val="0"/>
          <w:sz w:val="18"/>
          <w:szCs w:val="16"/>
          <w:lang w:val="en-US"/>
        </w:rPr>
        <w:t>ProjectID</w:t>
      </w:r>
      <w:proofErr w:type="spellEnd"/>
      <w:r w:rsidRPr="003012CB">
        <w:rPr>
          <w:rFonts w:ascii="Courier New" w:eastAsia="Times New Roman" w:hAnsi="Courier New" w:cs="Courier New"/>
          <w:kern w:val="0"/>
          <w:sz w:val="18"/>
          <w:szCs w:val="16"/>
          <w:lang w:val="en-US"/>
        </w:rPr>
        <w:t>" /&gt;</w:t>
      </w:r>
    </w:p>
    <w:p w14:paraId="38E324F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lastRenderedPageBreak/>
        <w:t xml:space="preserve">    &lt;/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&gt;</w:t>
      </w:r>
    </w:p>
    <w:p w14:paraId="38E324F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SimpleElementType</w:t>
      </w:r>
      <w:proofErr w:type="spellEnd"/>
      <w:r w:rsidRPr="003012CB">
        <w:rPr>
          <w:rFonts w:ascii="Courier New" w:eastAsia="Times New Roman" w:hAnsi="Courier New" w:cs="Courier New"/>
          <w:kern w:val="0"/>
          <w:sz w:val="18"/>
          <w:szCs w:val="16"/>
          <w:lang w:val="en-US"/>
        </w:rPr>
        <w:t>&gt;</w:t>
      </w:r>
    </w:p>
    <w:p w14:paraId="38E3250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SimpleElementType</w:t>
      </w:r>
      <w:proofErr w:type="spellEnd"/>
      <w:r w:rsidRPr="003012CB">
        <w:rPr>
          <w:rFonts w:ascii="Courier New" w:eastAsia="Times New Roman" w:hAnsi="Courier New" w:cs="Courier New"/>
          <w:kern w:val="0"/>
          <w:sz w:val="18"/>
          <w:szCs w:val="16"/>
          <w:lang w:val="en-US"/>
        </w:rPr>
        <w:t xml:space="preserve"> id="S06-Projectnaam"&gt;</w:t>
      </w:r>
    </w:p>
    <w:p w14:paraId="38E3250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w:t>
      </w:r>
      <w:proofErr w:type="spellStart"/>
      <w:r w:rsidRPr="003012CB">
        <w:rPr>
          <w:rFonts w:ascii="Courier New" w:eastAsia="Times New Roman" w:hAnsi="Courier New" w:cs="Courier New"/>
          <w:kern w:val="0"/>
          <w:sz w:val="18"/>
          <w:szCs w:val="16"/>
          <w:lang w:val="en-US"/>
        </w:rPr>
        <w:t>Projectnaam</w:t>
      </w:r>
      <w:proofErr w:type="spellEnd"/>
      <w:r w:rsidRPr="003012CB">
        <w:rPr>
          <w:rFonts w:ascii="Courier New" w:eastAsia="Times New Roman" w:hAnsi="Courier New" w:cs="Courier New"/>
          <w:kern w:val="0"/>
          <w:sz w:val="18"/>
          <w:szCs w:val="16"/>
          <w:lang w:val="en-US"/>
        </w:rPr>
        <w:t>&lt;/description&gt;</w:t>
      </w:r>
    </w:p>
    <w:p w14:paraId="38E3250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&gt;</w:t>
      </w:r>
    </w:p>
    <w:p w14:paraId="38E3250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w:t>
      </w:r>
      <w:proofErr w:type="spellStart"/>
      <w:r w:rsidRPr="003012CB">
        <w:rPr>
          <w:rFonts w:ascii="Courier New" w:eastAsia="Times New Roman" w:hAnsi="Courier New" w:cs="Courier New"/>
          <w:kern w:val="0"/>
          <w:sz w:val="18"/>
          <w:szCs w:val="16"/>
          <w:lang w:val="en-US"/>
        </w:rPr>
        <w:t>StringVerplicht</w:t>
      </w:r>
      <w:proofErr w:type="spellEnd"/>
      <w:r w:rsidRPr="003012CB">
        <w:rPr>
          <w:rFonts w:ascii="Courier New" w:eastAsia="Times New Roman" w:hAnsi="Courier New" w:cs="Courier New"/>
          <w:kern w:val="0"/>
          <w:sz w:val="18"/>
          <w:szCs w:val="16"/>
          <w:lang w:val="en-US"/>
        </w:rPr>
        <w:t>" /&gt;</w:t>
      </w:r>
    </w:p>
    <w:p w14:paraId="38E3250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&gt;</w:t>
      </w:r>
    </w:p>
    <w:p w14:paraId="38E3250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SimpleElementType</w:t>
      </w:r>
      <w:proofErr w:type="spellEnd"/>
      <w:r w:rsidRPr="003012CB">
        <w:rPr>
          <w:rFonts w:ascii="Courier New" w:eastAsia="Times New Roman" w:hAnsi="Courier New" w:cs="Courier New"/>
          <w:kern w:val="0"/>
          <w:sz w:val="18"/>
          <w:szCs w:val="16"/>
          <w:lang w:val="en-US"/>
        </w:rPr>
        <w:t>&gt;</w:t>
      </w:r>
    </w:p>
    <w:p w14:paraId="38E3250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SimpleElementType</w:t>
      </w:r>
      <w:proofErr w:type="spellEnd"/>
      <w:r w:rsidRPr="003012CB">
        <w:rPr>
          <w:rFonts w:ascii="Courier New" w:eastAsia="Times New Roman" w:hAnsi="Courier New" w:cs="Courier New"/>
          <w:kern w:val="0"/>
          <w:sz w:val="18"/>
          <w:szCs w:val="16"/>
          <w:lang w:val="en-US"/>
        </w:rPr>
        <w:t xml:space="preserve"> id="</w:t>
      </w:r>
      <w:proofErr w:type="spellStart"/>
      <w:r w:rsidRPr="003012CB">
        <w:rPr>
          <w:rFonts w:ascii="Courier New" w:eastAsia="Times New Roman" w:hAnsi="Courier New" w:cs="Courier New"/>
          <w:kern w:val="0"/>
          <w:sz w:val="18"/>
          <w:szCs w:val="16"/>
          <w:lang w:val="en-US"/>
        </w:rPr>
        <w:t>SOAPServerURL</w:t>
      </w:r>
      <w:proofErr w:type="spellEnd"/>
      <w:r w:rsidRPr="003012CB">
        <w:rPr>
          <w:rFonts w:ascii="Courier New" w:eastAsia="Times New Roman" w:hAnsi="Courier New" w:cs="Courier New"/>
          <w:kern w:val="0"/>
          <w:sz w:val="18"/>
          <w:szCs w:val="16"/>
          <w:lang w:val="en-US"/>
        </w:rPr>
        <w:t>"&gt;</w:t>
      </w:r>
    </w:p>
    <w:p w14:paraId="38E3250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w:t>
      </w:r>
      <w:proofErr w:type="spellStart"/>
      <w:r w:rsidRPr="003012CB">
        <w:rPr>
          <w:rFonts w:ascii="Courier New" w:eastAsia="Times New Roman" w:hAnsi="Courier New" w:cs="Courier New"/>
          <w:kern w:val="0"/>
          <w:sz w:val="18"/>
          <w:szCs w:val="16"/>
          <w:lang w:val="en-US"/>
        </w:rPr>
        <w:t>SOAPServerURL</w:t>
      </w:r>
      <w:proofErr w:type="spellEnd"/>
      <w:r w:rsidRPr="003012CB">
        <w:rPr>
          <w:rFonts w:ascii="Courier New" w:eastAsia="Times New Roman" w:hAnsi="Courier New" w:cs="Courier New"/>
          <w:kern w:val="0"/>
          <w:sz w:val="18"/>
          <w:szCs w:val="16"/>
          <w:lang w:val="en-US"/>
        </w:rPr>
        <w:t>&lt;/description&gt;</w:t>
      </w:r>
    </w:p>
    <w:p w14:paraId="38E3250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&gt;</w:t>
      </w:r>
    </w:p>
    <w:p w14:paraId="38E3250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="String" /&gt;</w:t>
      </w:r>
    </w:p>
    <w:p w14:paraId="38E3250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&gt;</w:t>
      </w:r>
    </w:p>
    <w:p w14:paraId="38E3250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SimpleElementType</w:t>
      </w:r>
      <w:proofErr w:type="spellEnd"/>
      <w:r w:rsidRPr="003012CB">
        <w:rPr>
          <w:rFonts w:ascii="Courier New" w:eastAsia="Times New Roman" w:hAnsi="Courier New" w:cs="Courier New"/>
          <w:kern w:val="0"/>
          <w:sz w:val="18"/>
          <w:szCs w:val="16"/>
        </w:rPr>
        <w:t>&gt;</w:t>
      </w:r>
    </w:p>
    <w:p w14:paraId="38E3250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TransactionPhaseType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w:t>
      </w:r>
      <w:proofErr w:type="spellStart"/>
      <w:r w:rsidRPr="003012CB">
        <w:rPr>
          <w:rFonts w:ascii="Courier New" w:eastAsia="Times New Roman" w:hAnsi="Courier New" w:cs="Courier New"/>
          <w:kern w:val="0"/>
          <w:sz w:val="18"/>
          <w:szCs w:val="16"/>
        </w:rPr>
        <w:t>AanvaardEinde</w:t>
      </w:r>
      <w:proofErr w:type="spellEnd"/>
      <w:r w:rsidRPr="003012CB">
        <w:rPr>
          <w:rFonts w:ascii="Courier New" w:eastAsia="Times New Roman" w:hAnsi="Courier New" w:cs="Courier New"/>
          <w:kern w:val="0"/>
          <w:sz w:val="18"/>
          <w:szCs w:val="16"/>
        </w:rPr>
        <w:t>"&gt;</w:t>
      </w:r>
    </w:p>
    <w:p w14:paraId="38E3250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&gt;Aanvaard/Einde&lt;/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w:t>
      </w:r>
    </w:p>
    <w:p w14:paraId="38E3250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TransactionPhaseType</w:t>
      </w:r>
      <w:proofErr w:type="spellEnd"/>
      <w:r w:rsidRPr="003012CB">
        <w:rPr>
          <w:rFonts w:ascii="Courier New" w:eastAsia="Times New Roman" w:hAnsi="Courier New" w:cs="Courier New"/>
          <w:kern w:val="0"/>
          <w:sz w:val="18"/>
          <w:szCs w:val="16"/>
          <w:lang w:val="en-US"/>
        </w:rPr>
        <w:t>&gt;</w:t>
      </w:r>
    </w:p>
    <w:p w14:paraId="38E3250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TransactionPhaseType</w:t>
      </w:r>
      <w:proofErr w:type="spellEnd"/>
      <w:r w:rsidRPr="003012CB">
        <w:rPr>
          <w:rFonts w:ascii="Courier New" w:eastAsia="Times New Roman" w:hAnsi="Courier New" w:cs="Courier New"/>
          <w:kern w:val="0"/>
          <w:sz w:val="18"/>
          <w:szCs w:val="16"/>
          <w:lang w:val="en-US"/>
        </w:rPr>
        <w:t xml:space="preserve"> id="</w:t>
      </w:r>
      <w:proofErr w:type="spellStart"/>
      <w:r w:rsidRPr="003012CB">
        <w:rPr>
          <w:rFonts w:ascii="Courier New" w:eastAsia="Times New Roman" w:hAnsi="Courier New" w:cs="Courier New"/>
          <w:kern w:val="0"/>
          <w:sz w:val="18"/>
          <w:szCs w:val="16"/>
          <w:lang w:val="en-US"/>
        </w:rPr>
        <w:t>BeloofdExecutie</w:t>
      </w:r>
      <w:proofErr w:type="spellEnd"/>
      <w:r w:rsidRPr="003012CB">
        <w:rPr>
          <w:rFonts w:ascii="Courier New" w:eastAsia="Times New Roman" w:hAnsi="Courier New" w:cs="Courier New"/>
          <w:kern w:val="0"/>
          <w:sz w:val="18"/>
          <w:szCs w:val="16"/>
          <w:lang w:val="en-US"/>
        </w:rPr>
        <w:t>"&gt;</w:t>
      </w:r>
    </w:p>
    <w:p w14:paraId="38E3251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w:t>
      </w:r>
      <w:proofErr w:type="spellStart"/>
      <w:r w:rsidRPr="003012CB">
        <w:rPr>
          <w:rFonts w:ascii="Courier New" w:eastAsia="Times New Roman" w:hAnsi="Courier New" w:cs="Courier New"/>
          <w:kern w:val="0"/>
          <w:sz w:val="18"/>
          <w:szCs w:val="16"/>
          <w:lang w:val="en-US"/>
        </w:rPr>
        <w:t>Beloofd</w:t>
      </w:r>
      <w:proofErr w:type="spellEnd"/>
      <w:r w:rsidRPr="003012CB">
        <w:rPr>
          <w:rFonts w:ascii="Courier New" w:eastAsia="Times New Roman" w:hAnsi="Courier New" w:cs="Courier New"/>
          <w:kern w:val="0"/>
          <w:sz w:val="18"/>
          <w:szCs w:val="16"/>
          <w:lang w:val="en-US"/>
        </w:rPr>
        <w:t xml:space="preserve"> / </w:t>
      </w:r>
      <w:proofErr w:type="spellStart"/>
      <w:r w:rsidRPr="003012CB">
        <w:rPr>
          <w:rFonts w:ascii="Courier New" w:eastAsia="Times New Roman" w:hAnsi="Courier New" w:cs="Courier New"/>
          <w:kern w:val="0"/>
          <w:sz w:val="18"/>
          <w:szCs w:val="16"/>
          <w:lang w:val="en-US"/>
        </w:rPr>
        <w:t>Executie</w:t>
      </w:r>
      <w:proofErr w:type="spellEnd"/>
      <w:r w:rsidRPr="003012CB">
        <w:rPr>
          <w:rFonts w:ascii="Courier New" w:eastAsia="Times New Roman" w:hAnsi="Courier New" w:cs="Courier New"/>
          <w:kern w:val="0"/>
          <w:sz w:val="18"/>
          <w:szCs w:val="16"/>
          <w:lang w:val="en-US"/>
        </w:rPr>
        <w:t>&lt;/description&gt;</w:t>
      </w:r>
    </w:p>
    <w:p w14:paraId="38E3251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TransactionPhaseType</w:t>
      </w:r>
      <w:proofErr w:type="spellEnd"/>
      <w:r w:rsidRPr="003012CB">
        <w:rPr>
          <w:rFonts w:ascii="Courier New" w:eastAsia="Times New Roman" w:hAnsi="Courier New" w:cs="Courier New"/>
          <w:kern w:val="0"/>
          <w:sz w:val="18"/>
          <w:szCs w:val="16"/>
          <w:lang w:val="en-US"/>
        </w:rPr>
        <w:t>&gt;</w:t>
      </w:r>
    </w:p>
    <w:p w14:paraId="38E3251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TransactionPhaseType</w:t>
      </w:r>
      <w:proofErr w:type="spellEnd"/>
      <w:r w:rsidRPr="003012CB">
        <w:rPr>
          <w:rFonts w:ascii="Courier New" w:eastAsia="Times New Roman" w:hAnsi="Courier New" w:cs="Courier New"/>
          <w:kern w:val="0"/>
          <w:sz w:val="18"/>
          <w:szCs w:val="16"/>
          <w:lang w:val="en-US"/>
        </w:rPr>
        <w:t xml:space="preserve"> id="</w:t>
      </w:r>
      <w:proofErr w:type="spellStart"/>
      <w:r w:rsidRPr="003012CB">
        <w:rPr>
          <w:rFonts w:ascii="Courier New" w:eastAsia="Times New Roman" w:hAnsi="Courier New" w:cs="Courier New"/>
          <w:kern w:val="0"/>
          <w:sz w:val="18"/>
          <w:szCs w:val="16"/>
          <w:lang w:val="en-US"/>
        </w:rPr>
        <w:t>MeldingGereed</w:t>
      </w:r>
      <w:proofErr w:type="spellEnd"/>
      <w:r w:rsidRPr="003012CB">
        <w:rPr>
          <w:rFonts w:ascii="Courier New" w:eastAsia="Times New Roman" w:hAnsi="Courier New" w:cs="Courier New"/>
          <w:kern w:val="0"/>
          <w:sz w:val="18"/>
          <w:szCs w:val="16"/>
          <w:lang w:val="en-US"/>
        </w:rPr>
        <w:t>"&gt;</w:t>
      </w:r>
    </w:p>
    <w:p w14:paraId="38E3251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&lt;description&gt;Melding </w:t>
      </w:r>
      <w:proofErr w:type="spellStart"/>
      <w:r w:rsidRPr="003012CB">
        <w:rPr>
          <w:rFonts w:ascii="Courier New" w:eastAsia="Times New Roman" w:hAnsi="Courier New" w:cs="Courier New"/>
          <w:kern w:val="0"/>
          <w:sz w:val="18"/>
          <w:szCs w:val="16"/>
          <w:lang w:val="en-US"/>
        </w:rPr>
        <w:t>Gereed</w:t>
      </w:r>
      <w:proofErr w:type="spellEnd"/>
      <w:r w:rsidRPr="003012CB">
        <w:rPr>
          <w:rFonts w:ascii="Courier New" w:eastAsia="Times New Roman" w:hAnsi="Courier New" w:cs="Courier New"/>
          <w:kern w:val="0"/>
          <w:sz w:val="18"/>
          <w:szCs w:val="16"/>
          <w:lang w:val="en-US"/>
        </w:rPr>
        <w:t>&lt;/description&gt;</w:t>
      </w:r>
    </w:p>
    <w:p w14:paraId="38E3251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TransactionPhaseType</w:t>
      </w:r>
      <w:proofErr w:type="spellEnd"/>
      <w:r w:rsidRPr="003012CB">
        <w:rPr>
          <w:rFonts w:ascii="Courier New" w:eastAsia="Times New Roman" w:hAnsi="Courier New" w:cs="Courier New"/>
          <w:kern w:val="0"/>
          <w:sz w:val="18"/>
          <w:szCs w:val="16"/>
          <w:lang w:val="en-US"/>
        </w:rPr>
        <w:t>&gt;</w:t>
      </w:r>
    </w:p>
    <w:p w14:paraId="38E3251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TransactionPhaseType</w:t>
      </w:r>
      <w:proofErr w:type="spellEnd"/>
      <w:r w:rsidRPr="003012CB">
        <w:rPr>
          <w:rFonts w:ascii="Courier New" w:eastAsia="Times New Roman" w:hAnsi="Courier New" w:cs="Courier New"/>
          <w:kern w:val="0"/>
          <w:sz w:val="18"/>
          <w:szCs w:val="16"/>
          <w:lang w:val="en-US"/>
        </w:rPr>
        <w:t xml:space="preserve"> id="Start"&gt;</w:t>
      </w:r>
    </w:p>
    <w:p w14:paraId="38E3251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&lt;description&gt;Start&lt;/description&gt;</w:t>
      </w:r>
    </w:p>
    <w:p w14:paraId="38E3251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TransactionPhaseType</w:t>
      </w:r>
      <w:proofErr w:type="spellEnd"/>
      <w:r w:rsidRPr="003012CB">
        <w:rPr>
          <w:rFonts w:ascii="Courier New" w:eastAsia="Times New Roman" w:hAnsi="Courier New" w:cs="Courier New"/>
          <w:kern w:val="0"/>
          <w:sz w:val="18"/>
          <w:szCs w:val="16"/>
          <w:lang w:val="en-US"/>
        </w:rPr>
        <w:t>&gt;</w:t>
      </w:r>
    </w:p>
    <w:p w14:paraId="38E3251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TransactionPhaseType</w:t>
      </w:r>
      <w:proofErr w:type="spellEnd"/>
      <w:r w:rsidRPr="003012CB">
        <w:rPr>
          <w:rFonts w:ascii="Courier New" w:eastAsia="Times New Roman" w:hAnsi="Courier New" w:cs="Courier New"/>
          <w:kern w:val="0"/>
          <w:sz w:val="18"/>
          <w:szCs w:val="16"/>
          <w:lang w:val="en-US"/>
        </w:rPr>
        <w:t xml:space="preserve"> id="</w:t>
      </w:r>
      <w:proofErr w:type="spellStart"/>
      <w:r w:rsidRPr="003012CB">
        <w:rPr>
          <w:rFonts w:ascii="Courier New" w:eastAsia="Times New Roman" w:hAnsi="Courier New" w:cs="Courier New"/>
          <w:kern w:val="0"/>
          <w:sz w:val="18"/>
          <w:szCs w:val="16"/>
          <w:lang w:val="en-US"/>
        </w:rPr>
        <w:t>Verzocht</w:t>
      </w:r>
      <w:proofErr w:type="spellEnd"/>
      <w:r w:rsidRPr="003012CB">
        <w:rPr>
          <w:rFonts w:ascii="Courier New" w:eastAsia="Times New Roman" w:hAnsi="Courier New" w:cs="Courier New"/>
          <w:kern w:val="0"/>
          <w:sz w:val="18"/>
          <w:szCs w:val="16"/>
          <w:lang w:val="en-US"/>
        </w:rPr>
        <w:t>"&gt;</w:t>
      </w:r>
    </w:p>
    <w:p w14:paraId="38E3251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w:t>
      </w:r>
      <w:proofErr w:type="spellStart"/>
      <w:r w:rsidRPr="003012CB">
        <w:rPr>
          <w:rFonts w:ascii="Courier New" w:eastAsia="Times New Roman" w:hAnsi="Courier New" w:cs="Courier New"/>
          <w:kern w:val="0"/>
          <w:sz w:val="18"/>
          <w:szCs w:val="16"/>
          <w:lang w:val="en-US"/>
        </w:rPr>
        <w:t>Verzocht</w:t>
      </w:r>
      <w:proofErr w:type="spellEnd"/>
      <w:r w:rsidRPr="003012CB">
        <w:rPr>
          <w:rFonts w:ascii="Courier New" w:eastAsia="Times New Roman" w:hAnsi="Courier New" w:cs="Courier New"/>
          <w:kern w:val="0"/>
          <w:sz w:val="18"/>
          <w:szCs w:val="16"/>
          <w:lang w:val="en-US"/>
        </w:rPr>
        <w:t>&lt;/description&gt;</w:t>
      </w:r>
    </w:p>
    <w:p w14:paraId="38E3251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TransactionPhaseType</w:t>
      </w:r>
      <w:proofErr w:type="spellEnd"/>
      <w:r w:rsidRPr="003012CB">
        <w:rPr>
          <w:rFonts w:ascii="Courier New" w:eastAsia="Times New Roman" w:hAnsi="Courier New" w:cs="Courier New"/>
          <w:kern w:val="0"/>
          <w:sz w:val="18"/>
          <w:szCs w:val="16"/>
          <w:lang w:val="en-US"/>
        </w:rPr>
        <w:t>&gt;</w:t>
      </w:r>
    </w:p>
    <w:p w14:paraId="38E3251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TransactionPhaseType</w:t>
      </w:r>
      <w:proofErr w:type="spellEnd"/>
      <w:r w:rsidRPr="003012CB">
        <w:rPr>
          <w:rFonts w:ascii="Courier New" w:eastAsia="Times New Roman" w:hAnsi="Courier New" w:cs="Courier New"/>
          <w:kern w:val="0"/>
          <w:sz w:val="18"/>
          <w:szCs w:val="16"/>
          <w:lang w:val="en-US"/>
        </w:rPr>
        <w:t xml:space="preserve"> id="</w:t>
      </w:r>
      <w:proofErr w:type="spellStart"/>
      <w:r w:rsidRPr="003012CB">
        <w:rPr>
          <w:rFonts w:ascii="Courier New" w:eastAsia="Times New Roman" w:hAnsi="Courier New" w:cs="Courier New"/>
          <w:kern w:val="0"/>
          <w:sz w:val="18"/>
          <w:szCs w:val="16"/>
          <w:lang w:val="en-US"/>
        </w:rPr>
        <w:t>WijzigingHold</w:t>
      </w:r>
      <w:proofErr w:type="spellEnd"/>
      <w:r w:rsidRPr="003012CB">
        <w:rPr>
          <w:rFonts w:ascii="Courier New" w:eastAsia="Times New Roman" w:hAnsi="Courier New" w:cs="Courier New"/>
          <w:kern w:val="0"/>
          <w:sz w:val="18"/>
          <w:szCs w:val="16"/>
          <w:lang w:val="en-US"/>
        </w:rPr>
        <w:t>"&gt;</w:t>
      </w:r>
    </w:p>
    <w:p w14:paraId="38E3251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w:t>
      </w:r>
      <w:proofErr w:type="spellStart"/>
      <w:r w:rsidRPr="003012CB">
        <w:rPr>
          <w:rFonts w:ascii="Courier New" w:eastAsia="Times New Roman" w:hAnsi="Courier New" w:cs="Courier New"/>
          <w:kern w:val="0"/>
          <w:sz w:val="18"/>
          <w:szCs w:val="16"/>
          <w:lang w:val="en-US"/>
        </w:rPr>
        <w:t>Wijziging</w:t>
      </w:r>
      <w:proofErr w:type="spellEnd"/>
      <w:r w:rsidRPr="003012CB">
        <w:rPr>
          <w:rFonts w:ascii="Courier New" w:eastAsia="Times New Roman" w:hAnsi="Courier New" w:cs="Courier New"/>
          <w:kern w:val="0"/>
          <w:sz w:val="18"/>
          <w:szCs w:val="16"/>
          <w:lang w:val="en-US"/>
        </w:rPr>
        <w:t>/Hold&lt;/description&gt;</w:t>
      </w:r>
    </w:p>
    <w:p w14:paraId="38E3251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TransactionPhaseType</w:t>
      </w:r>
      <w:proofErr w:type="spellEnd"/>
      <w:r w:rsidRPr="003012CB">
        <w:rPr>
          <w:rFonts w:ascii="Courier New" w:eastAsia="Times New Roman" w:hAnsi="Courier New" w:cs="Courier New"/>
          <w:kern w:val="0"/>
          <w:sz w:val="18"/>
          <w:szCs w:val="16"/>
          <w:lang w:val="en-US"/>
        </w:rPr>
        <w:t>&gt;</w:t>
      </w:r>
    </w:p>
    <w:p w14:paraId="38E3251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TransactionType</w:t>
      </w:r>
      <w:proofErr w:type="spellEnd"/>
      <w:r w:rsidRPr="003012CB">
        <w:rPr>
          <w:rFonts w:ascii="Courier New" w:eastAsia="Times New Roman" w:hAnsi="Courier New" w:cs="Courier New"/>
          <w:kern w:val="0"/>
          <w:sz w:val="18"/>
          <w:szCs w:val="16"/>
        </w:rPr>
        <w:t xml:space="preserve"> id="T01-NieuwOfGewijzigdRaamwerkOfProjectSpeciekBerichtTransactie"&gt;</w:t>
      </w:r>
    </w:p>
    <w:p w14:paraId="38E3251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 xml:space="preserve">&gt;Nieuw of gewijzigd raamwerk of </w:t>
      </w:r>
      <w:proofErr w:type="spellStart"/>
      <w:r w:rsidRPr="003012CB">
        <w:rPr>
          <w:rFonts w:ascii="Courier New" w:eastAsia="Times New Roman" w:hAnsi="Courier New" w:cs="Courier New"/>
          <w:kern w:val="0"/>
          <w:sz w:val="18"/>
          <w:szCs w:val="16"/>
        </w:rPr>
        <w:t>projectspecifiekbericht</w:t>
      </w:r>
      <w:proofErr w:type="spellEnd"/>
      <w:r w:rsidRPr="003012CB">
        <w:rPr>
          <w:rFonts w:ascii="Courier New" w:eastAsia="Times New Roman" w:hAnsi="Courier New" w:cs="Courier New"/>
          <w:kern w:val="0"/>
          <w:sz w:val="18"/>
          <w:szCs w:val="16"/>
        </w:rPr>
        <w:t xml:space="preserve"> transactie&lt;/</w:t>
      </w:r>
      <w:proofErr w:type="spellStart"/>
      <w:r w:rsidRPr="003012CB">
        <w:rPr>
          <w:rFonts w:ascii="Courier New" w:eastAsia="Times New Roman" w:hAnsi="Courier New" w:cs="Courier New"/>
          <w:kern w:val="0"/>
          <w:sz w:val="18"/>
          <w:szCs w:val="16"/>
        </w:rPr>
        <w:t>description</w:t>
      </w:r>
      <w:proofErr w:type="spellEnd"/>
      <w:r w:rsidRPr="003012CB">
        <w:rPr>
          <w:rFonts w:ascii="Courier New" w:eastAsia="Times New Roman" w:hAnsi="Courier New" w:cs="Courier New"/>
          <w:kern w:val="0"/>
          <w:sz w:val="18"/>
          <w:szCs w:val="16"/>
        </w:rPr>
        <w:t>&gt;</w:t>
      </w:r>
    </w:p>
    <w:p w14:paraId="38E3252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&lt;initiator&gt;</w:t>
      </w:r>
    </w:p>
    <w:p w14:paraId="38E3252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RoleTypeRef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="R02-Wijzigingsinitiator" /&gt;</w:t>
      </w:r>
    </w:p>
    <w:p w14:paraId="38E3252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en-US"/>
        </w:rPr>
        <w:t>&lt;/initiator&gt;</w:t>
      </w:r>
    </w:p>
    <w:p w14:paraId="38E3252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&lt;executor&gt;</w:t>
      </w:r>
    </w:p>
    <w:p w14:paraId="38E3252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RoleTypeRef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="R01-VISI-communicatiemanager" /&gt;</w:t>
      </w:r>
    </w:p>
    <w:p w14:paraId="38E3252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lang w:val="fr-FR"/>
        </w:rPr>
        <w:t>&lt;/</w:t>
      </w:r>
      <w:proofErr w:type="spellStart"/>
      <w:r w:rsidRPr="003012CB">
        <w:rPr>
          <w:rFonts w:ascii="Courier New" w:eastAsia="Times New Roman" w:hAnsi="Courier New" w:cs="Courier New"/>
          <w:kern w:val="0"/>
          <w:sz w:val="18"/>
          <w:szCs w:val="16"/>
          <w:lang w:val="fr-FR"/>
        </w:rPr>
        <w:t>executor</w:t>
      </w:r>
      <w:proofErr w:type="spellEnd"/>
      <w:r w:rsidRPr="003012CB">
        <w:rPr>
          <w:rFonts w:ascii="Courier New" w:eastAsia="Times New Roman" w:hAnsi="Courier New" w:cs="Courier New"/>
          <w:kern w:val="0"/>
          <w:sz w:val="18"/>
          <w:szCs w:val="16"/>
          <w:lang w:val="fr-FR"/>
        </w:rPr>
        <w:t>&gt;</w:t>
      </w:r>
    </w:p>
    <w:p w14:paraId="38E3252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TransactionType</w:t>
      </w:r>
      <w:proofErr w:type="spellEnd"/>
      <w:r w:rsidRPr="003012CB">
        <w:rPr>
          <w:rFonts w:ascii="Courier New" w:eastAsia="Times New Roman" w:hAnsi="Courier New" w:cs="Courier New"/>
          <w:kern w:val="0"/>
          <w:sz w:val="18"/>
          <w:szCs w:val="16"/>
          <w:lang w:val="fr-FR"/>
        </w:rPr>
        <w:t>&gt;</w:t>
      </w:r>
    </w:p>
    <w:p w14:paraId="38E3252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TransactionType</w:t>
      </w:r>
      <w:proofErr w:type="spellEnd"/>
      <w:r w:rsidRPr="003012CB">
        <w:rPr>
          <w:rFonts w:ascii="Courier New" w:eastAsia="Times New Roman" w:hAnsi="Courier New" w:cs="Courier New"/>
          <w:kern w:val="0"/>
          <w:sz w:val="18"/>
          <w:szCs w:val="16"/>
          <w:lang w:val="fr-FR"/>
        </w:rPr>
        <w:t xml:space="preserve"> id="T02-"&gt;</w:t>
      </w:r>
    </w:p>
    <w:p w14:paraId="38E3252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&lt;description&gt;VISI </w:t>
      </w:r>
      <w:proofErr w:type="spellStart"/>
      <w:r w:rsidRPr="003012CB">
        <w:rPr>
          <w:rFonts w:ascii="Courier New" w:eastAsia="Times New Roman" w:hAnsi="Courier New" w:cs="Courier New"/>
          <w:kern w:val="0"/>
          <w:sz w:val="18"/>
          <w:szCs w:val="16"/>
          <w:lang w:val="fr-FR"/>
        </w:rPr>
        <w:t>project</w:t>
      </w:r>
      <w:proofErr w:type="spellEnd"/>
      <w:r w:rsidRPr="003012CB">
        <w:rPr>
          <w:rFonts w:ascii="Courier New" w:eastAsia="Times New Roman" w:hAnsi="Courier New" w:cs="Courier New"/>
          <w:kern w:val="0"/>
          <w:sz w:val="18"/>
          <w:szCs w:val="16"/>
          <w:lang w:val="fr-FR"/>
        </w:rPr>
        <w:t xml:space="preserve"> </w:t>
      </w:r>
      <w:proofErr w:type="spellStart"/>
      <w:r w:rsidRPr="003012CB">
        <w:rPr>
          <w:rFonts w:ascii="Courier New" w:eastAsia="Times New Roman" w:hAnsi="Courier New" w:cs="Courier New"/>
          <w:kern w:val="0"/>
          <w:sz w:val="18"/>
          <w:szCs w:val="16"/>
          <w:lang w:val="fr-FR"/>
        </w:rPr>
        <w:t>initiatie</w:t>
      </w:r>
      <w:proofErr w:type="spellEnd"/>
      <w:r w:rsidRPr="003012CB">
        <w:rPr>
          <w:rFonts w:ascii="Courier New" w:eastAsia="Times New Roman" w:hAnsi="Courier New" w:cs="Courier New"/>
          <w:kern w:val="0"/>
          <w:sz w:val="18"/>
          <w:szCs w:val="16"/>
          <w:lang w:val="fr-FR"/>
        </w:rPr>
        <w:t>&lt;/description&gt;</w:t>
      </w:r>
    </w:p>
    <w:p w14:paraId="38E3252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lang w:val="en-US"/>
        </w:rPr>
        <w:t>&lt;initiator&gt;</w:t>
      </w:r>
    </w:p>
    <w:p w14:paraId="38E3252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RoleTypeRef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="R03-Initiator-VISI-project" /&gt;</w:t>
      </w:r>
    </w:p>
    <w:p w14:paraId="38E3252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&lt;/initiator&gt;</w:t>
      </w:r>
    </w:p>
    <w:p w14:paraId="38E3252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&lt;executor&gt;</w:t>
      </w:r>
    </w:p>
    <w:p w14:paraId="38E3252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RoleTypeRef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="R04-Executor-VISI-project" /&gt;</w:t>
      </w:r>
    </w:p>
    <w:p w14:paraId="38E3252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&lt;/executor&gt;</w:t>
      </w:r>
    </w:p>
    <w:p w14:paraId="38E3252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TransactionType</w:t>
      </w:r>
      <w:proofErr w:type="spellEnd"/>
      <w:r w:rsidRPr="003012CB">
        <w:rPr>
          <w:rFonts w:ascii="Courier New" w:eastAsia="Times New Roman" w:hAnsi="Courier New" w:cs="Courier New"/>
          <w:kern w:val="0"/>
          <w:sz w:val="18"/>
          <w:szCs w:val="16"/>
          <w:lang w:val="en-US"/>
        </w:rPr>
        <w:t>&gt;</w:t>
      </w:r>
    </w:p>
    <w:p w14:paraId="38E3253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 xml:space="preserve"> id="Datum"&gt;</w:t>
      </w:r>
    </w:p>
    <w:p w14:paraId="38E3253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lang w:val="fr-FR"/>
        </w:rPr>
        <w:t>&lt;description&gt;</w:t>
      </w:r>
      <w:proofErr w:type="spellStart"/>
      <w:r w:rsidRPr="003012CB">
        <w:rPr>
          <w:rFonts w:ascii="Courier New" w:eastAsia="Times New Roman" w:hAnsi="Courier New" w:cs="Courier New"/>
          <w:kern w:val="0"/>
          <w:sz w:val="18"/>
          <w:szCs w:val="16"/>
          <w:lang w:val="fr-FR"/>
        </w:rPr>
        <w:t>Datum</w:t>
      </w:r>
      <w:proofErr w:type="spellEnd"/>
      <w:r w:rsidRPr="003012CB">
        <w:rPr>
          <w:rFonts w:ascii="Courier New" w:eastAsia="Times New Roman" w:hAnsi="Courier New" w:cs="Courier New"/>
          <w:kern w:val="0"/>
          <w:sz w:val="18"/>
          <w:szCs w:val="16"/>
          <w:lang w:val="fr-FR"/>
        </w:rPr>
        <w:t>&lt;/description&gt;</w:t>
      </w:r>
    </w:p>
    <w:p w14:paraId="38E3253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baseType</w:t>
      </w:r>
      <w:proofErr w:type="spellEnd"/>
      <w:r w:rsidRPr="003012CB">
        <w:rPr>
          <w:rFonts w:ascii="Courier New" w:eastAsia="Times New Roman" w:hAnsi="Courier New" w:cs="Courier New"/>
          <w:kern w:val="0"/>
          <w:sz w:val="18"/>
          <w:szCs w:val="16"/>
          <w:lang w:val="fr-FR"/>
        </w:rPr>
        <w:t>&gt;DATE&lt;/</w:t>
      </w:r>
      <w:proofErr w:type="spellStart"/>
      <w:r w:rsidRPr="003012CB">
        <w:rPr>
          <w:rFonts w:ascii="Courier New" w:eastAsia="Times New Roman" w:hAnsi="Courier New" w:cs="Courier New"/>
          <w:kern w:val="0"/>
          <w:sz w:val="18"/>
          <w:szCs w:val="16"/>
          <w:lang w:val="fr-FR"/>
        </w:rPr>
        <w:t>baseType</w:t>
      </w:r>
      <w:proofErr w:type="spellEnd"/>
      <w:r w:rsidRPr="003012CB">
        <w:rPr>
          <w:rFonts w:ascii="Courier New" w:eastAsia="Times New Roman" w:hAnsi="Courier New" w:cs="Courier New"/>
          <w:kern w:val="0"/>
          <w:sz w:val="18"/>
          <w:szCs w:val="16"/>
          <w:lang w:val="fr-FR"/>
        </w:rPr>
        <w:t>&gt;</w:t>
      </w:r>
    </w:p>
    <w:p w14:paraId="38E3253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UserDefinedType</w:t>
      </w:r>
      <w:proofErr w:type="spellEnd"/>
      <w:r w:rsidRPr="003012CB">
        <w:rPr>
          <w:rFonts w:ascii="Courier New" w:eastAsia="Times New Roman" w:hAnsi="Courier New" w:cs="Courier New"/>
          <w:kern w:val="0"/>
          <w:sz w:val="18"/>
          <w:szCs w:val="16"/>
          <w:lang w:val="fr-FR"/>
        </w:rPr>
        <w:t>&gt;</w:t>
      </w:r>
    </w:p>
    <w:p w14:paraId="38E3253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UserDefinedType</w:t>
      </w:r>
      <w:proofErr w:type="spellEnd"/>
      <w:r w:rsidRPr="003012CB">
        <w:rPr>
          <w:rFonts w:ascii="Courier New" w:eastAsia="Times New Roman" w:hAnsi="Courier New" w:cs="Courier New"/>
          <w:kern w:val="0"/>
          <w:sz w:val="18"/>
          <w:szCs w:val="16"/>
          <w:lang w:val="fr-FR"/>
        </w:rPr>
        <w:t xml:space="preserve"> id="</w:t>
      </w:r>
      <w:proofErr w:type="spellStart"/>
      <w:r w:rsidRPr="003012CB">
        <w:rPr>
          <w:rFonts w:ascii="Courier New" w:eastAsia="Times New Roman" w:hAnsi="Courier New" w:cs="Courier New"/>
          <w:kern w:val="0"/>
          <w:sz w:val="18"/>
          <w:szCs w:val="16"/>
          <w:lang w:val="fr-FR"/>
        </w:rPr>
        <w:t>Datumtijd</w:t>
      </w:r>
      <w:proofErr w:type="spellEnd"/>
      <w:r w:rsidRPr="003012CB">
        <w:rPr>
          <w:rFonts w:ascii="Courier New" w:eastAsia="Times New Roman" w:hAnsi="Courier New" w:cs="Courier New"/>
          <w:kern w:val="0"/>
          <w:sz w:val="18"/>
          <w:szCs w:val="16"/>
          <w:lang w:val="fr-FR"/>
        </w:rPr>
        <w:t>"&gt;</w:t>
      </w:r>
    </w:p>
    <w:p w14:paraId="38E3253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&lt;description&gt;</w:t>
      </w:r>
      <w:proofErr w:type="spellStart"/>
      <w:r w:rsidRPr="003012CB">
        <w:rPr>
          <w:rFonts w:ascii="Courier New" w:eastAsia="Times New Roman" w:hAnsi="Courier New" w:cs="Courier New"/>
          <w:kern w:val="0"/>
          <w:sz w:val="18"/>
          <w:szCs w:val="16"/>
          <w:lang w:val="fr-FR"/>
        </w:rPr>
        <w:t>Datum</w:t>
      </w:r>
      <w:proofErr w:type="spellEnd"/>
      <w:r w:rsidRPr="003012CB">
        <w:rPr>
          <w:rFonts w:ascii="Courier New" w:eastAsia="Times New Roman" w:hAnsi="Courier New" w:cs="Courier New"/>
          <w:kern w:val="0"/>
          <w:sz w:val="18"/>
          <w:szCs w:val="16"/>
          <w:lang w:val="fr-FR"/>
        </w:rPr>
        <w:t xml:space="preserve"> en </w:t>
      </w:r>
      <w:proofErr w:type="spellStart"/>
      <w:r w:rsidRPr="003012CB">
        <w:rPr>
          <w:rFonts w:ascii="Courier New" w:eastAsia="Times New Roman" w:hAnsi="Courier New" w:cs="Courier New"/>
          <w:kern w:val="0"/>
          <w:sz w:val="18"/>
          <w:szCs w:val="16"/>
          <w:lang w:val="fr-FR"/>
        </w:rPr>
        <w:t>tijd</w:t>
      </w:r>
      <w:proofErr w:type="spellEnd"/>
      <w:r w:rsidRPr="003012CB">
        <w:rPr>
          <w:rFonts w:ascii="Courier New" w:eastAsia="Times New Roman" w:hAnsi="Courier New" w:cs="Courier New"/>
          <w:kern w:val="0"/>
          <w:sz w:val="18"/>
          <w:szCs w:val="16"/>
          <w:lang w:val="fr-FR"/>
        </w:rPr>
        <w:t>&lt;/description&gt;</w:t>
      </w:r>
    </w:p>
    <w:p w14:paraId="38E3253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baseType</w:t>
      </w:r>
      <w:proofErr w:type="spellEnd"/>
      <w:r w:rsidRPr="003012CB">
        <w:rPr>
          <w:rFonts w:ascii="Courier New" w:eastAsia="Times New Roman" w:hAnsi="Courier New" w:cs="Courier New"/>
          <w:kern w:val="0"/>
          <w:sz w:val="18"/>
          <w:szCs w:val="16"/>
          <w:lang w:val="fr-FR"/>
        </w:rPr>
        <w:t>&gt;DATETIME&lt;/</w:t>
      </w:r>
      <w:proofErr w:type="spellStart"/>
      <w:r w:rsidRPr="003012CB">
        <w:rPr>
          <w:rFonts w:ascii="Courier New" w:eastAsia="Times New Roman" w:hAnsi="Courier New" w:cs="Courier New"/>
          <w:kern w:val="0"/>
          <w:sz w:val="18"/>
          <w:szCs w:val="16"/>
          <w:lang w:val="fr-FR"/>
        </w:rPr>
        <w:t>baseType</w:t>
      </w:r>
      <w:proofErr w:type="spellEnd"/>
      <w:r w:rsidRPr="003012CB">
        <w:rPr>
          <w:rFonts w:ascii="Courier New" w:eastAsia="Times New Roman" w:hAnsi="Courier New" w:cs="Courier New"/>
          <w:kern w:val="0"/>
          <w:sz w:val="18"/>
          <w:szCs w:val="16"/>
          <w:lang w:val="fr-FR"/>
        </w:rPr>
        <w:t>&gt;</w:t>
      </w:r>
    </w:p>
    <w:p w14:paraId="38E3253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UserDefinedType</w:t>
      </w:r>
      <w:proofErr w:type="spellEnd"/>
      <w:r w:rsidRPr="003012CB">
        <w:rPr>
          <w:rFonts w:ascii="Courier New" w:eastAsia="Times New Roman" w:hAnsi="Courier New" w:cs="Courier New"/>
          <w:kern w:val="0"/>
          <w:sz w:val="18"/>
          <w:szCs w:val="16"/>
          <w:lang w:val="fr-FR"/>
        </w:rPr>
        <w:t>&gt;</w:t>
      </w:r>
    </w:p>
    <w:p w14:paraId="38E3253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UserDefinedType</w:t>
      </w:r>
      <w:proofErr w:type="spellEnd"/>
      <w:r w:rsidRPr="003012CB">
        <w:rPr>
          <w:rFonts w:ascii="Courier New" w:eastAsia="Times New Roman" w:hAnsi="Courier New" w:cs="Courier New"/>
          <w:kern w:val="0"/>
          <w:sz w:val="18"/>
          <w:szCs w:val="16"/>
          <w:lang w:val="fr-FR"/>
        </w:rPr>
        <w:t xml:space="preserve"> id="</w:t>
      </w:r>
      <w:proofErr w:type="spellStart"/>
      <w:r w:rsidRPr="003012CB">
        <w:rPr>
          <w:rFonts w:ascii="Courier New" w:eastAsia="Times New Roman" w:hAnsi="Courier New" w:cs="Courier New"/>
          <w:kern w:val="0"/>
          <w:sz w:val="18"/>
          <w:szCs w:val="16"/>
          <w:lang w:val="fr-FR"/>
        </w:rPr>
        <w:t>ProjectID</w:t>
      </w:r>
      <w:proofErr w:type="spellEnd"/>
      <w:r w:rsidRPr="003012CB">
        <w:rPr>
          <w:rFonts w:ascii="Courier New" w:eastAsia="Times New Roman" w:hAnsi="Courier New" w:cs="Courier New"/>
          <w:kern w:val="0"/>
          <w:sz w:val="18"/>
          <w:szCs w:val="16"/>
          <w:lang w:val="fr-FR"/>
        </w:rPr>
        <w:t>"&gt;</w:t>
      </w:r>
    </w:p>
    <w:p w14:paraId="38E3253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&lt;description&gt;Project ID&lt;/description&gt;</w:t>
      </w:r>
    </w:p>
    <w:p w14:paraId="38E3253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baseType</w:t>
      </w:r>
      <w:proofErr w:type="spellEnd"/>
      <w:r w:rsidRPr="003012CB">
        <w:rPr>
          <w:rFonts w:ascii="Courier New" w:eastAsia="Times New Roman" w:hAnsi="Courier New" w:cs="Courier New"/>
          <w:kern w:val="0"/>
          <w:sz w:val="18"/>
          <w:szCs w:val="16"/>
          <w:lang w:val="en-US"/>
        </w:rPr>
        <w:t>&gt;STRING&lt;/</w:t>
      </w:r>
      <w:proofErr w:type="spellStart"/>
      <w:r w:rsidRPr="003012CB">
        <w:rPr>
          <w:rFonts w:ascii="Courier New" w:eastAsia="Times New Roman" w:hAnsi="Courier New" w:cs="Courier New"/>
          <w:kern w:val="0"/>
          <w:sz w:val="18"/>
          <w:szCs w:val="16"/>
          <w:lang w:val="en-US"/>
        </w:rPr>
        <w:t>baseType</w:t>
      </w:r>
      <w:proofErr w:type="spellEnd"/>
      <w:r w:rsidRPr="003012CB">
        <w:rPr>
          <w:rFonts w:ascii="Courier New" w:eastAsia="Times New Roman" w:hAnsi="Courier New" w:cs="Courier New"/>
          <w:kern w:val="0"/>
          <w:sz w:val="18"/>
          <w:szCs w:val="16"/>
          <w:lang w:val="en-US"/>
        </w:rPr>
        <w:t>&gt;</w:t>
      </w:r>
    </w:p>
    <w:p w14:paraId="38E3253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xsdRestriction</w:t>
      </w:r>
      <w:proofErr w:type="spellEnd"/>
      <w:r w:rsidRPr="003012CB">
        <w:rPr>
          <w:rFonts w:ascii="Courier New" w:eastAsia="Times New Roman" w:hAnsi="Courier New" w:cs="Courier New"/>
          <w:kern w:val="0"/>
          <w:sz w:val="18"/>
          <w:szCs w:val="16"/>
          <w:lang w:val="en-US"/>
        </w:rPr>
        <w:t>&gt;&amp;</w:t>
      </w:r>
      <w:proofErr w:type="spellStart"/>
      <w:r w:rsidRPr="003012CB">
        <w:rPr>
          <w:rFonts w:ascii="Courier New" w:eastAsia="Times New Roman" w:hAnsi="Courier New" w:cs="Courier New"/>
          <w:kern w:val="0"/>
          <w:sz w:val="18"/>
          <w:szCs w:val="16"/>
          <w:lang w:val="en-US"/>
        </w:rPr>
        <w:t>lt;xs:pattern</w:t>
      </w:r>
      <w:proofErr w:type="spellEnd"/>
      <w:r w:rsidRPr="003012CB">
        <w:rPr>
          <w:rFonts w:ascii="Courier New" w:eastAsia="Times New Roman" w:hAnsi="Courier New" w:cs="Courier New"/>
          <w:kern w:val="0"/>
          <w:sz w:val="18"/>
          <w:szCs w:val="16"/>
          <w:lang w:val="en-US"/>
        </w:rPr>
        <w:t xml:space="preserve"> value="[a-</w:t>
      </w:r>
      <w:proofErr w:type="spellStart"/>
      <w:r w:rsidRPr="003012CB">
        <w:rPr>
          <w:rFonts w:ascii="Courier New" w:eastAsia="Times New Roman" w:hAnsi="Courier New" w:cs="Courier New"/>
          <w:kern w:val="0"/>
          <w:sz w:val="18"/>
          <w:szCs w:val="16"/>
          <w:lang w:val="en-US"/>
        </w:rPr>
        <w:t>zA</w:t>
      </w:r>
      <w:proofErr w:type="spellEnd"/>
      <w:r w:rsidRPr="003012CB">
        <w:rPr>
          <w:rFonts w:ascii="Courier New" w:eastAsia="Times New Roman" w:hAnsi="Courier New" w:cs="Courier New"/>
          <w:kern w:val="0"/>
          <w:sz w:val="18"/>
          <w:szCs w:val="16"/>
          <w:lang w:val="en-US"/>
        </w:rPr>
        <w:t>-Z][\w-]*"/&amp;</w:t>
      </w:r>
      <w:proofErr w:type="spellStart"/>
      <w:r w:rsidRPr="003012CB">
        <w:rPr>
          <w:rFonts w:ascii="Courier New" w:eastAsia="Times New Roman" w:hAnsi="Courier New" w:cs="Courier New"/>
          <w:kern w:val="0"/>
          <w:sz w:val="18"/>
          <w:szCs w:val="16"/>
          <w:lang w:val="en-US"/>
        </w:rPr>
        <w:t>gt</w:t>
      </w:r>
      <w:proofErr w:type="spellEnd"/>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xsdRestriction</w:t>
      </w:r>
      <w:proofErr w:type="spellEnd"/>
      <w:r w:rsidRPr="003012CB">
        <w:rPr>
          <w:rFonts w:ascii="Courier New" w:eastAsia="Times New Roman" w:hAnsi="Courier New" w:cs="Courier New"/>
          <w:kern w:val="0"/>
          <w:sz w:val="18"/>
          <w:szCs w:val="16"/>
          <w:lang w:val="en-US"/>
        </w:rPr>
        <w:t>&gt;</w:t>
      </w:r>
    </w:p>
    <w:p w14:paraId="38E3253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&gt;</w:t>
      </w:r>
    </w:p>
    <w:p w14:paraId="38E3253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 xml:space="preserve"> id="String"&gt;</w:t>
      </w:r>
    </w:p>
    <w:p w14:paraId="38E3253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&lt;description&gt;String&lt;/description&gt;</w:t>
      </w:r>
    </w:p>
    <w:p w14:paraId="38E3253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baseType</w:t>
      </w:r>
      <w:proofErr w:type="spellEnd"/>
      <w:r w:rsidRPr="003012CB">
        <w:rPr>
          <w:rFonts w:ascii="Courier New" w:eastAsia="Times New Roman" w:hAnsi="Courier New" w:cs="Courier New"/>
          <w:kern w:val="0"/>
          <w:sz w:val="18"/>
          <w:szCs w:val="16"/>
          <w:lang w:val="en-US"/>
        </w:rPr>
        <w:t>&gt;STRING&lt;/</w:t>
      </w:r>
      <w:proofErr w:type="spellStart"/>
      <w:r w:rsidRPr="003012CB">
        <w:rPr>
          <w:rFonts w:ascii="Courier New" w:eastAsia="Times New Roman" w:hAnsi="Courier New" w:cs="Courier New"/>
          <w:kern w:val="0"/>
          <w:sz w:val="18"/>
          <w:szCs w:val="16"/>
          <w:lang w:val="en-US"/>
        </w:rPr>
        <w:t>baseType</w:t>
      </w:r>
      <w:proofErr w:type="spellEnd"/>
      <w:r w:rsidRPr="003012CB">
        <w:rPr>
          <w:rFonts w:ascii="Courier New" w:eastAsia="Times New Roman" w:hAnsi="Courier New" w:cs="Courier New"/>
          <w:kern w:val="0"/>
          <w:sz w:val="18"/>
          <w:szCs w:val="16"/>
          <w:lang w:val="en-US"/>
        </w:rPr>
        <w:t>&gt;</w:t>
      </w:r>
    </w:p>
    <w:p w14:paraId="38E3254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lastRenderedPageBreak/>
        <w:t xml:space="preserve">  &lt;/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&gt;</w:t>
      </w:r>
    </w:p>
    <w:p w14:paraId="38E3254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 xml:space="preserve"> id="</w:t>
      </w:r>
      <w:proofErr w:type="spellStart"/>
      <w:r w:rsidRPr="003012CB">
        <w:rPr>
          <w:rFonts w:ascii="Courier New" w:eastAsia="Times New Roman" w:hAnsi="Courier New" w:cs="Courier New"/>
          <w:kern w:val="0"/>
          <w:sz w:val="18"/>
          <w:szCs w:val="16"/>
          <w:lang w:val="en-US"/>
        </w:rPr>
        <w:t>StringVerplicht</w:t>
      </w:r>
      <w:proofErr w:type="spellEnd"/>
      <w:r w:rsidRPr="003012CB">
        <w:rPr>
          <w:rFonts w:ascii="Courier New" w:eastAsia="Times New Roman" w:hAnsi="Courier New" w:cs="Courier New"/>
          <w:kern w:val="0"/>
          <w:sz w:val="18"/>
          <w:szCs w:val="16"/>
          <w:lang w:val="en-US"/>
        </w:rPr>
        <w:t>"&gt;</w:t>
      </w:r>
    </w:p>
    <w:p w14:paraId="38E3254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&lt;description&gt;String </w:t>
      </w:r>
      <w:proofErr w:type="spellStart"/>
      <w:r w:rsidRPr="003012CB">
        <w:rPr>
          <w:rFonts w:ascii="Courier New" w:eastAsia="Times New Roman" w:hAnsi="Courier New" w:cs="Courier New"/>
          <w:kern w:val="0"/>
          <w:sz w:val="18"/>
          <w:szCs w:val="16"/>
          <w:lang w:val="en-US"/>
        </w:rPr>
        <w:t>Verplicht</w:t>
      </w:r>
      <w:proofErr w:type="spellEnd"/>
      <w:r w:rsidRPr="003012CB">
        <w:rPr>
          <w:rFonts w:ascii="Courier New" w:eastAsia="Times New Roman" w:hAnsi="Courier New" w:cs="Courier New"/>
          <w:kern w:val="0"/>
          <w:sz w:val="18"/>
          <w:szCs w:val="16"/>
          <w:lang w:val="en-US"/>
        </w:rPr>
        <w:t>&lt;/description&gt;</w:t>
      </w:r>
    </w:p>
    <w:p w14:paraId="38E3254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baseType</w:t>
      </w:r>
      <w:proofErr w:type="spellEnd"/>
      <w:r w:rsidRPr="003012CB">
        <w:rPr>
          <w:rFonts w:ascii="Courier New" w:eastAsia="Times New Roman" w:hAnsi="Courier New" w:cs="Courier New"/>
          <w:kern w:val="0"/>
          <w:sz w:val="18"/>
          <w:szCs w:val="16"/>
          <w:lang w:val="en-US"/>
        </w:rPr>
        <w:t>&gt;STRING&lt;/</w:t>
      </w:r>
      <w:proofErr w:type="spellStart"/>
      <w:r w:rsidRPr="003012CB">
        <w:rPr>
          <w:rFonts w:ascii="Courier New" w:eastAsia="Times New Roman" w:hAnsi="Courier New" w:cs="Courier New"/>
          <w:kern w:val="0"/>
          <w:sz w:val="18"/>
          <w:szCs w:val="16"/>
          <w:lang w:val="en-US"/>
        </w:rPr>
        <w:t>baseType</w:t>
      </w:r>
      <w:proofErr w:type="spellEnd"/>
      <w:r w:rsidRPr="003012CB">
        <w:rPr>
          <w:rFonts w:ascii="Courier New" w:eastAsia="Times New Roman" w:hAnsi="Courier New" w:cs="Courier New"/>
          <w:kern w:val="0"/>
          <w:sz w:val="18"/>
          <w:szCs w:val="16"/>
          <w:lang w:val="en-US"/>
        </w:rPr>
        <w:t>&gt;</w:t>
      </w:r>
    </w:p>
    <w:p w14:paraId="38E3254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xsdRestriction</w:t>
      </w:r>
      <w:proofErr w:type="spellEnd"/>
      <w:r w:rsidRPr="003012CB">
        <w:rPr>
          <w:rFonts w:ascii="Courier New" w:eastAsia="Times New Roman" w:hAnsi="Courier New" w:cs="Courier New"/>
          <w:kern w:val="0"/>
          <w:sz w:val="18"/>
          <w:szCs w:val="16"/>
          <w:lang w:val="en-US"/>
        </w:rPr>
        <w:t>&gt;&amp;</w:t>
      </w:r>
      <w:proofErr w:type="spellStart"/>
      <w:r w:rsidRPr="003012CB">
        <w:rPr>
          <w:rFonts w:ascii="Courier New" w:eastAsia="Times New Roman" w:hAnsi="Courier New" w:cs="Courier New"/>
          <w:kern w:val="0"/>
          <w:sz w:val="18"/>
          <w:szCs w:val="16"/>
          <w:lang w:val="en-US"/>
        </w:rPr>
        <w:t>lt;xs:minLength</w:t>
      </w:r>
      <w:proofErr w:type="spellEnd"/>
      <w:r w:rsidRPr="003012CB">
        <w:rPr>
          <w:rFonts w:ascii="Courier New" w:eastAsia="Times New Roman" w:hAnsi="Courier New" w:cs="Courier New"/>
          <w:kern w:val="0"/>
          <w:sz w:val="18"/>
          <w:szCs w:val="16"/>
          <w:lang w:val="en-US"/>
        </w:rPr>
        <w:t xml:space="preserve"> value="1"/&amp;</w:t>
      </w:r>
      <w:proofErr w:type="spellStart"/>
      <w:r w:rsidRPr="003012CB">
        <w:rPr>
          <w:rFonts w:ascii="Courier New" w:eastAsia="Times New Roman" w:hAnsi="Courier New" w:cs="Courier New"/>
          <w:kern w:val="0"/>
          <w:sz w:val="18"/>
          <w:szCs w:val="16"/>
          <w:lang w:val="en-US"/>
        </w:rPr>
        <w:t>gt</w:t>
      </w:r>
      <w:proofErr w:type="spellEnd"/>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xsdRestriction</w:t>
      </w:r>
      <w:proofErr w:type="spellEnd"/>
      <w:r w:rsidRPr="003012CB">
        <w:rPr>
          <w:rFonts w:ascii="Courier New" w:eastAsia="Times New Roman" w:hAnsi="Courier New" w:cs="Courier New"/>
          <w:kern w:val="0"/>
          <w:sz w:val="18"/>
          <w:szCs w:val="16"/>
          <w:lang w:val="en-US"/>
        </w:rPr>
        <w:t>&gt;</w:t>
      </w:r>
    </w:p>
    <w:p w14:paraId="38E3254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UserDefinedType</w:t>
      </w:r>
      <w:proofErr w:type="spellEnd"/>
      <w:r w:rsidRPr="003012CB">
        <w:rPr>
          <w:rFonts w:ascii="Courier New" w:eastAsia="Times New Roman" w:hAnsi="Courier New" w:cs="Courier New"/>
          <w:kern w:val="0"/>
          <w:sz w:val="18"/>
          <w:szCs w:val="16"/>
          <w:lang w:val="en-US"/>
        </w:rPr>
        <w:t>&gt;</w:t>
      </w:r>
    </w:p>
    <w:p w14:paraId="38E3254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&lt;/</w:t>
      </w:r>
      <w:proofErr w:type="spellStart"/>
      <w:r w:rsidRPr="003012CB">
        <w:rPr>
          <w:rFonts w:ascii="Courier New" w:eastAsia="Times New Roman" w:hAnsi="Courier New" w:cs="Courier New"/>
          <w:kern w:val="0"/>
          <w:sz w:val="18"/>
          <w:szCs w:val="16"/>
          <w:lang w:val="en-US"/>
        </w:rPr>
        <w:t>visiXML_VISI_Systematics</w:t>
      </w:r>
      <w:proofErr w:type="spellEnd"/>
      <w:r w:rsidRPr="003012CB">
        <w:rPr>
          <w:rFonts w:ascii="Courier New" w:eastAsia="Times New Roman" w:hAnsi="Courier New" w:cs="Courier New"/>
          <w:kern w:val="0"/>
          <w:sz w:val="18"/>
          <w:szCs w:val="16"/>
          <w:lang w:val="en-US"/>
        </w:rPr>
        <w:t>&gt;</w:t>
      </w:r>
      <w:r w:rsidRPr="003012CB" w:rsidDel="0033055B">
        <w:rPr>
          <w:rFonts w:ascii="Courier New" w:eastAsia="Times New Roman" w:hAnsi="Courier New" w:cs="Courier New"/>
          <w:kern w:val="0"/>
          <w:sz w:val="18"/>
          <w:szCs w:val="16"/>
          <w:lang w:val="en-US"/>
        </w:rPr>
        <w:t xml:space="preserve"> </w:t>
      </w:r>
    </w:p>
    <w:p w14:paraId="38E3254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p>
    <w:p w14:paraId="38E32548" w14:textId="77777777" w:rsidR="00BC6590" w:rsidRPr="003012CB" w:rsidRDefault="007858F9" w:rsidP="007858F9">
      <w:pPr>
        <w:pStyle w:val="Kop1"/>
        <w:numPr>
          <w:ilvl w:val="1"/>
          <w:numId w:val="18"/>
        </w:numPr>
        <w:tabs>
          <w:tab w:val="clear" w:pos="792"/>
          <w:tab w:val="num" w:pos="567"/>
        </w:tabs>
        <w:ind w:left="567" w:hanging="567"/>
        <w:rPr>
          <w:rFonts w:ascii="Corbel" w:hAnsi="Corbel" w:cs="Arial"/>
          <w:sz w:val="28"/>
          <w:szCs w:val="28"/>
        </w:rPr>
      </w:pPr>
      <w:r w:rsidRPr="003012CB">
        <w:rPr>
          <w:rFonts w:ascii="Corbel" w:hAnsi="Corbel" w:cs="Arial"/>
          <w:sz w:val="28"/>
          <w:szCs w:val="28"/>
        </w:rPr>
        <w:t>Voorbeeld projectbericht</w:t>
      </w:r>
    </w:p>
    <w:p w14:paraId="38E3254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de-DE"/>
        </w:rPr>
      </w:pPr>
      <w:r w:rsidRPr="003012CB">
        <w:rPr>
          <w:rFonts w:ascii="Courier New" w:eastAsia="Times New Roman" w:hAnsi="Courier New" w:cs="Courier New"/>
          <w:kern w:val="0"/>
          <w:sz w:val="18"/>
          <w:szCs w:val="16"/>
          <w:lang w:val="de-DE"/>
        </w:rPr>
        <w:t>&lt;?</w:t>
      </w:r>
      <w:proofErr w:type="spellStart"/>
      <w:r w:rsidRPr="003012CB">
        <w:rPr>
          <w:rFonts w:ascii="Courier New" w:eastAsia="Times New Roman" w:hAnsi="Courier New" w:cs="Courier New"/>
          <w:kern w:val="0"/>
          <w:sz w:val="18"/>
          <w:szCs w:val="16"/>
          <w:lang w:val="de-DE"/>
        </w:rPr>
        <w:t>xml</w:t>
      </w:r>
      <w:proofErr w:type="spellEnd"/>
      <w:r w:rsidRPr="003012CB">
        <w:rPr>
          <w:rFonts w:ascii="Courier New" w:eastAsia="Times New Roman" w:hAnsi="Courier New" w:cs="Courier New"/>
          <w:kern w:val="0"/>
          <w:sz w:val="18"/>
          <w:szCs w:val="16"/>
          <w:lang w:val="de-DE"/>
        </w:rPr>
        <w:t xml:space="preserve"> </w:t>
      </w:r>
      <w:proofErr w:type="spellStart"/>
      <w:r w:rsidRPr="003012CB">
        <w:rPr>
          <w:rFonts w:ascii="Courier New" w:eastAsia="Times New Roman" w:hAnsi="Courier New" w:cs="Courier New"/>
          <w:kern w:val="0"/>
          <w:sz w:val="18"/>
          <w:szCs w:val="16"/>
          <w:lang w:val="de-DE"/>
        </w:rPr>
        <w:t>version</w:t>
      </w:r>
      <w:proofErr w:type="spellEnd"/>
      <w:r w:rsidRPr="003012CB">
        <w:rPr>
          <w:rFonts w:ascii="Courier New" w:eastAsia="Times New Roman" w:hAnsi="Courier New" w:cs="Courier New"/>
          <w:kern w:val="0"/>
          <w:sz w:val="18"/>
          <w:szCs w:val="16"/>
          <w:lang w:val="de-DE"/>
        </w:rPr>
        <w:t xml:space="preserve">="1.0" </w:t>
      </w:r>
      <w:proofErr w:type="spellStart"/>
      <w:r w:rsidRPr="003012CB">
        <w:rPr>
          <w:rFonts w:ascii="Courier New" w:eastAsia="Times New Roman" w:hAnsi="Courier New" w:cs="Courier New"/>
          <w:kern w:val="0"/>
          <w:sz w:val="18"/>
          <w:szCs w:val="16"/>
          <w:lang w:val="de-DE"/>
        </w:rPr>
        <w:t>encoding</w:t>
      </w:r>
      <w:proofErr w:type="spellEnd"/>
      <w:r w:rsidRPr="003012CB">
        <w:rPr>
          <w:rFonts w:ascii="Courier New" w:eastAsia="Times New Roman" w:hAnsi="Courier New" w:cs="Courier New"/>
          <w:kern w:val="0"/>
          <w:sz w:val="18"/>
          <w:szCs w:val="16"/>
          <w:lang w:val="de-DE"/>
        </w:rPr>
        <w:t>="utf-8"?&gt;</w:t>
      </w:r>
    </w:p>
    <w:p w14:paraId="38E3254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de-DE"/>
        </w:rPr>
      </w:pPr>
      <w:r w:rsidRPr="003012CB">
        <w:rPr>
          <w:rFonts w:ascii="Courier New" w:eastAsia="Times New Roman" w:hAnsi="Courier New" w:cs="Courier New"/>
          <w:kern w:val="0"/>
          <w:sz w:val="18"/>
          <w:szCs w:val="16"/>
          <w:lang w:val="de-DE"/>
        </w:rPr>
        <w:t>&lt;</w:t>
      </w:r>
      <w:proofErr w:type="spellStart"/>
      <w:r w:rsidRPr="003012CB">
        <w:rPr>
          <w:rFonts w:ascii="Courier New" w:eastAsia="Times New Roman" w:hAnsi="Courier New" w:cs="Courier New"/>
          <w:kern w:val="0"/>
          <w:sz w:val="18"/>
          <w:szCs w:val="16"/>
          <w:lang w:val="de-DE"/>
        </w:rPr>
        <w:t>visiXML_MessageSchema</w:t>
      </w:r>
      <w:proofErr w:type="spellEnd"/>
      <w:r w:rsidRPr="003012CB">
        <w:rPr>
          <w:rFonts w:ascii="Courier New" w:eastAsia="Times New Roman" w:hAnsi="Courier New" w:cs="Courier New"/>
          <w:kern w:val="0"/>
          <w:sz w:val="18"/>
          <w:szCs w:val="16"/>
          <w:lang w:val="de-DE"/>
        </w:rPr>
        <w:t xml:space="preserve"> </w:t>
      </w:r>
      <w:proofErr w:type="spellStart"/>
      <w:r w:rsidRPr="003012CB">
        <w:rPr>
          <w:rFonts w:ascii="Courier New" w:eastAsia="Times New Roman" w:hAnsi="Courier New" w:cs="Courier New"/>
          <w:kern w:val="0"/>
          <w:sz w:val="18"/>
          <w:szCs w:val="16"/>
          <w:lang w:val="de-DE"/>
        </w:rPr>
        <w:t>xmlns</w:t>
      </w:r>
      <w:proofErr w:type="spellEnd"/>
      <w:r w:rsidRPr="003012CB">
        <w:rPr>
          <w:rFonts w:ascii="Courier New" w:eastAsia="Times New Roman" w:hAnsi="Courier New" w:cs="Courier New"/>
          <w:kern w:val="0"/>
          <w:sz w:val="18"/>
          <w:szCs w:val="16"/>
          <w:lang w:val="de-DE"/>
        </w:rPr>
        <w:t>="http://www.visi.nl/schemas/20140331/metaframework"&gt;</w:t>
      </w:r>
    </w:p>
    <w:p w14:paraId="38E3254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sv-SE"/>
        </w:rPr>
      </w:pPr>
      <w:r w:rsidRPr="003012CB">
        <w:rPr>
          <w:rFonts w:ascii="Courier New" w:eastAsia="Times New Roman" w:hAnsi="Courier New" w:cs="Courier New"/>
          <w:kern w:val="0"/>
          <w:sz w:val="18"/>
          <w:szCs w:val="16"/>
          <w:lang w:val="de-DE"/>
        </w:rPr>
        <w:t xml:space="preserve">  </w:t>
      </w:r>
      <w:r w:rsidRPr="003012CB">
        <w:rPr>
          <w:rFonts w:ascii="Courier New" w:eastAsia="Times New Roman" w:hAnsi="Courier New" w:cs="Courier New"/>
          <w:kern w:val="0"/>
          <w:sz w:val="18"/>
          <w:szCs w:val="16"/>
          <w:lang w:val="sv-SE"/>
        </w:rPr>
        <w:t>&lt;PRT-Meta-raamwerk id="PRO-META-RW"&gt;</w:t>
      </w:r>
    </w:p>
    <w:p w14:paraId="38E3254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de-DE"/>
        </w:rPr>
      </w:pPr>
      <w:r w:rsidRPr="003012CB">
        <w:rPr>
          <w:rFonts w:ascii="Courier New" w:eastAsia="Times New Roman" w:hAnsi="Courier New" w:cs="Courier New"/>
          <w:kern w:val="0"/>
          <w:sz w:val="18"/>
          <w:szCs w:val="16"/>
          <w:lang w:val="sv-SE"/>
        </w:rPr>
        <w:t xml:space="preserve">    </w:t>
      </w:r>
      <w:r w:rsidRPr="003012CB">
        <w:rPr>
          <w:rFonts w:ascii="Courier New" w:eastAsia="Times New Roman" w:hAnsi="Courier New" w:cs="Courier New"/>
          <w:kern w:val="0"/>
          <w:sz w:val="18"/>
          <w:szCs w:val="16"/>
          <w:lang w:val="de-DE"/>
        </w:rPr>
        <w:t>&lt;</w:t>
      </w:r>
      <w:proofErr w:type="spellStart"/>
      <w:r w:rsidRPr="003012CB">
        <w:rPr>
          <w:rFonts w:ascii="Courier New" w:eastAsia="Times New Roman" w:hAnsi="Courier New" w:cs="Courier New"/>
          <w:kern w:val="0"/>
          <w:sz w:val="18"/>
          <w:szCs w:val="16"/>
          <w:lang w:val="de-DE"/>
        </w:rPr>
        <w:t>name</w:t>
      </w:r>
      <w:proofErr w:type="spellEnd"/>
      <w:r w:rsidRPr="003012CB">
        <w:rPr>
          <w:rFonts w:ascii="Courier New" w:eastAsia="Times New Roman" w:hAnsi="Courier New" w:cs="Courier New"/>
          <w:kern w:val="0"/>
          <w:sz w:val="18"/>
          <w:szCs w:val="16"/>
          <w:lang w:val="de-DE"/>
        </w:rPr>
        <w:t>&gt;</w:t>
      </w:r>
      <w:proofErr w:type="spellStart"/>
      <w:r w:rsidRPr="003012CB">
        <w:rPr>
          <w:rFonts w:ascii="Courier New" w:eastAsia="Times New Roman" w:hAnsi="Courier New" w:cs="Courier New"/>
          <w:kern w:val="0"/>
          <w:sz w:val="18"/>
          <w:szCs w:val="16"/>
          <w:lang w:val="de-DE"/>
        </w:rPr>
        <w:t>Meta</w:t>
      </w:r>
      <w:proofErr w:type="spellEnd"/>
      <w:r w:rsidRPr="003012CB">
        <w:rPr>
          <w:rFonts w:ascii="Courier New" w:eastAsia="Times New Roman" w:hAnsi="Courier New" w:cs="Courier New"/>
          <w:kern w:val="0"/>
          <w:sz w:val="18"/>
          <w:szCs w:val="16"/>
          <w:lang w:val="de-DE"/>
        </w:rPr>
        <w:t xml:space="preserve"> </w:t>
      </w:r>
      <w:proofErr w:type="spellStart"/>
      <w:r w:rsidRPr="003012CB">
        <w:rPr>
          <w:rFonts w:ascii="Courier New" w:eastAsia="Times New Roman" w:hAnsi="Courier New" w:cs="Courier New"/>
          <w:kern w:val="0"/>
          <w:sz w:val="18"/>
          <w:szCs w:val="16"/>
          <w:lang w:val="de-DE"/>
        </w:rPr>
        <w:t>Raamwerk</w:t>
      </w:r>
      <w:proofErr w:type="spellEnd"/>
      <w:r w:rsidRPr="003012CB">
        <w:rPr>
          <w:rFonts w:ascii="Courier New" w:eastAsia="Times New Roman" w:hAnsi="Courier New" w:cs="Courier New"/>
          <w:kern w:val="0"/>
          <w:sz w:val="18"/>
          <w:szCs w:val="16"/>
          <w:lang w:val="de-DE"/>
        </w:rPr>
        <w:t xml:space="preserve"> Project&lt;/</w:t>
      </w:r>
      <w:proofErr w:type="spellStart"/>
      <w:r w:rsidRPr="003012CB">
        <w:rPr>
          <w:rFonts w:ascii="Courier New" w:eastAsia="Times New Roman" w:hAnsi="Courier New" w:cs="Courier New"/>
          <w:kern w:val="0"/>
          <w:sz w:val="18"/>
          <w:szCs w:val="16"/>
          <w:lang w:val="de-DE"/>
        </w:rPr>
        <w:t>name</w:t>
      </w:r>
      <w:proofErr w:type="spellEnd"/>
      <w:r w:rsidRPr="003012CB">
        <w:rPr>
          <w:rFonts w:ascii="Courier New" w:eastAsia="Times New Roman" w:hAnsi="Courier New" w:cs="Courier New"/>
          <w:kern w:val="0"/>
          <w:sz w:val="18"/>
          <w:szCs w:val="16"/>
          <w:lang w:val="de-DE"/>
        </w:rPr>
        <w:t>&gt;</w:t>
      </w:r>
    </w:p>
    <w:p w14:paraId="38E3254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de-DE"/>
        </w:rPr>
      </w:pPr>
      <w:r w:rsidRPr="003012CB">
        <w:rPr>
          <w:rFonts w:ascii="Courier New" w:eastAsia="Times New Roman" w:hAnsi="Courier New" w:cs="Courier New"/>
          <w:kern w:val="0"/>
          <w:sz w:val="18"/>
          <w:szCs w:val="16"/>
          <w:lang w:val="de-DE"/>
        </w:rPr>
        <w:t xml:space="preserve">    &lt;</w:t>
      </w:r>
      <w:proofErr w:type="spellStart"/>
      <w:r w:rsidRPr="003012CB">
        <w:rPr>
          <w:rFonts w:ascii="Courier New" w:eastAsia="Times New Roman" w:hAnsi="Courier New" w:cs="Courier New"/>
          <w:kern w:val="0"/>
          <w:sz w:val="18"/>
          <w:szCs w:val="16"/>
          <w:lang w:val="de-DE"/>
        </w:rPr>
        <w:t>description</w:t>
      </w:r>
      <w:proofErr w:type="spellEnd"/>
      <w:r w:rsidRPr="003012CB">
        <w:rPr>
          <w:rFonts w:ascii="Courier New" w:eastAsia="Times New Roman" w:hAnsi="Courier New" w:cs="Courier New"/>
          <w:kern w:val="0"/>
          <w:sz w:val="18"/>
          <w:szCs w:val="16"/>
          <w:lang w:val="de-DE"/>
        </w:rPr>
        <w:t>&gt;</w:t>
      </w:r>
      <w:proofErr w:type="spellStart"/>
      <w:r w:rsidRPr="003012CB">
        <w:rPr>
          <w:rFonts w:ascii="Courier New" w:eastAsia="Times New Roman" w:hAnsi="Courier New" w:cs="Courier New"/>
          <w:kern w:val="0"/>
          <w:sz w:val="18"/>
          <w:szCs w:val="16"/>
          <w:lang w:val="de-DE"/>
        </w:rPr>
        <w:t>Meta</w:t>
      </w:r>
      <w:proofErr w:type="spellEnd"/>
      <w:r w:rsidRPr="003012CB">
        <w:rPr>
          <w:rFonts w:ascii="Courier New" w:eastAsia="Times New Roman" w:hAnsi="Courier New" w:cs="Courier New"/>
          <w:kern w:val="0"/>
          <w:sz w:val="18"/>
          <w:szCs w:val="16"/>
          <w:lang w:val="de-DE"/>
        </w:rPr>
        <w:t xml:space="preserve"> </w:t>
      </w:r>
      <w:proofErr w:type="spellStart"/>
      <w:r w:rsidRPr="003012CB">
        <w:rPr>
          <w:rFonts w:ascii="Courier New" w:eastAsia="Times New Roman" w:hAnsi="Courier New" w:cs="Courier New"/>
          <w:kern w:val="0"/>
          <w:sz w:val="18"/>
          <w:szCs w:val="16"/>
          <w:lang w:val="de-DE"/>
        </w:rPr>
        <w:t>Raamwerk</w:t>
      </w:r>
      <w:proofErr w:type="spellEnd"/>
      <w:r w:rsidRPr="003012CB">
        <w:rPr>
          <w:rFonts w:ascii="Courier New" w:eastAsia="Times New Roman" w:hAnsi="Courier New" w:cs="Courier New"/>
          <w:kern w:val="0"/>
          <w:sz w:val="18"/>
          <w:szCs w:val="16"/>
          <w:lang w:val="de-DE"/>
        </w:rPr>
        <w:t xml:space="preserve"> Project&lt;/</w:t>
      </w:r>
      <w:proofErr w:type="spellStart"/>
      <w:r w:rsidRPr="003012CB">
        <w:rPr>
          <w:rFonts w:ascii="Courier New" w:eastAsia="Times New Roman" w:hAnsi="Courier New" w:cs="Courier New"/>
          <w:kern w:val="0"/>
          <w:sz w:val="18"/>
          <w:szCs w:val="16"/>
          <w:lang w:val="de-DE"/>
        </w:rPr>
        <w:t>description</w:t>
      </w:r>
      <w:proofErr w:type="spellEnd"/>
      <w:r w:rsidRPr="003012CB">
        <w:rPr>
          <w:rFonts w:ascii="Courier New" w:eastAsia="Times New Roman" w:hAnsi="Courier New" w:cs="Courier New"/>
          <w:kern w:val="0"/>
          <w:sz w:val="18"/>
          <w:szCs w:val="16"/>
          <w:lang w:val="de-DE"/>
        </w:rPr>
        <w:t>&gt;</w:t>
      </w:r>
    </w:p>
    <w:p w14:paraId="38E3254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de-DE"/>
        </w:rPr>
      </w:pPr>
      <w:r w:rsidRPr="003012CB">
        <w:rPr>
          <w:rFonts w:ascii="Courier New" w:eastAsia="Times New Roman" w:hAnsi="Courier New" w:cs="Courier New"/>
          <w:kern w:val="0"/>
          <w:sz w:val="18"/>
          <w:szCs w:val="16"/>
          <w:lang w:val="de-DE"/>
        </w:rPr>
        <w:t xml:space="preserve">    &lt;</w:t>
      </w:r>
      <w:proofErr w:type="spellStart"/>
      <w:r w:rsidRPr="003012CB">
        <w:rPr>
          <w:rFonts w:ascii="Courier New" w:eastAsia="Times New Roman" w:hAnsi="Courier New" w:cs="Courier New"/>
          <w:kern w:val="0"/>
          <w:sz w:val="18"/>
          <w:szCs w:val="16"/>
          <w:lang w:val="de-DE"/>
        </w:rPr>
        <w:t>startDate</w:t>
      </w:r>
      <w:proofErr w:type="spellEnd"/>
      <w:r w:rsidRPr="003012CB">
        <w:rPr>
          <w:rFonts w:ascii="Courier New" w:eastAsia="Times New Roman" w:hAnsi="Courier New" w:cs="Courier New"/>
          <w:kern w:val="0"/>
          <w:sz w:val="18"/>
          <w:szCs w:val="16"/>
          <w:lang w:val="de-DE"/>
        </w:rPr>
        <w:t>&gt;2011-12-22T12:30:23.0Z&lt;/</w:t>
      </w:r>
      <w:proofErr w:type="spellStart"/>
      <w:r w:rsidRPr="003012CB">
        <w:rPr>
          <w:rFonts w:ascii="Courier New" w:eastAsia="Times New Roman" w:hAnsi="Courier New" w:cs="Courier New"/>
          <w:kern w:val="0"/>
          <w:sz w:val="18"/>
          <w:szCs w:val="16"/>
          <w:lang w:val="de-DE"/>
        </w:rPr>
        <w:t>startDate</w:t>
      </w:r>
      <w:proofErr w:type="spellEnd"/>
      <w:r w:rsidRPr="003012CB">
        <w:rPr>
          <w:rFonts w:ascii="Courier New" w:eastAsia="Times New Roman" w:hAnsi="Courier New" w:cs="Courier New"/>
          <w:kern w:val="0"/>
          <w:sz w:val="18"/>
          <w:szCs w:val="16"/>
          <w:lang w:val="de-DE"/>
        </w:rPr>
        <w:t>&gt;</w:t>
      </w:r>
    </w:p>
    <w:p w14:paraId="38E3254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de-DE"/>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endDate</w:t>
      </w:r>
      <w:proofErr w:type="spellEnd"/>
      <w:r w:rsidRPr="003012CB">
        <w:rPr>
          <w:rFonts w:ascii="Courier New" w:eastAsia="Times New Roman" w:hAnsi="Courier New" w:cs="Courier New"/>
          <w:kern w:val="0"/>
          <w:sz w:val="18"/>
          <w:szCs w:val="16"/>
        </w:rPr>
        <w:t>&gt;2012-12-22T12:30:23.0Z&lt;/</w:t>
      </w:r>
      <w:proofErr w:type="spellStart"/>
      <w:r w:rsidRPr="003012CB">
        <w:rPr>
          <w:rFonts w:ascii="Courier New" w:eastAsia="Times New Roman" w:hAnsi="Courier New" w:cs="Courier New"/>
          <w:kern w:val="0"/>
          <w:sz w:val="18"/>
          <w:szCs w:val="16"/>
        </w:rPr>
        <w:t>endDate</w:t>
      </w:r>
      <w:proofErr w:type="spellEnd"/>
      <w:r w:rsidRPr="003012CB">
        <w:rPr>
          <w:rFonts w:ascii="Courier New" w:eastAsia="Times New Roman" w:hAnsi="Courier New" w:cs="Courier New"/>
          <w:kern w:val="0"/>
          <w:sz w:val="18"/>
          <w:szCs w:val="16"/>
        </w:rPr>
        <w:t>&gt;</w:t>
      </w:r>
    </w:p>
    <w:p w14:paraId="38E3255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&lt;/PRT-Meta-raamwerk&gt;</w:t>
      </w:r>
    </w:p>
    <w:p w14:paraId="38E3255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standaardPersoon</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="PER-COMG"&gt;</w:t>
      </w:r>
    </w:p>
    <w:p w14:paraId="38E3255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userName</w:t>
      </w:r>
      <w:proofErr w:type="spellEnd"/>
      <w:r w:rsidRPr="003012CB">
        <w:rPr>
          <w:rFonts w:ascii="Courier New" w:eastAsia="Times New Roman" w:hAnsi="Courier New" w:cs="Courier New"/>
          <w:kern w:val="0"/>
          <w:sz w:val="18"/>
          <w:szCs w:val="16"/>
        </w:rPr>
        <w:t>&gt;comg@visi.nl&lt;/</w:t>
      </w:r>
      <w:proofErr w:type="spellStart"/>
      <w:r w:rsidRPr="003012CB">
        <w:rPr>
          <w:rFonts w:ascii="Courier New" w:eastAsia="Times New Roman" w:hAnsi="Courier New" w:cs="Courier New"/>
          <w:kern w:val="0"/>
          <w:sz w:val="18"/>
          <w:szCs w:val="16"/>
        </w:rPr>
        <w:t>userName</w:t>
      </w:r>
      <w:proofErr w:type="spellEnd"/>
      <w:r w:rsidRPr="003012CB">
        <w:rPr>
          <w:rFonts w:ascii="Courier New" w:eastAsia="Times New Roman" w:hAnsi="Courier New" w:cs="Courier New"/>
          <w:kern w:val="0"/>
          <w:sz w:val="18"/>
          <w:szCs w:val="16"/>
        </w:rPr>
        <w:t>&gt;</w:t>
      </w:r>
    </w:p>
    <w:p w14:paraId="38E3255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&lt;name&gt;VISI communicatie manager&lt;/name&gt;</w:t>
      </w:r>
    </w:p>
    <w:p w14:paraId="38E3255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standaardPersoon</w:t>
      </w:r>
      <w:proofErr w:type="spellEnd"/>
      <w:r w:rsidRPr="003012CB">
        <w:rPr>
          <w:rFonts w:ascii="Courier New" w:eastAsia="Times New Roman" w:hAnsi="Courier New" w:cs="Courier New"/>
          <w:kern w:val="0"/>
          <w:sz w:val="18"/>
          <w:szCs w:val="16"/>
        </w:rPr>
        <w:t>&gt;</w:t>
      </w:r>
    </w:p>
    <w:p w14:paraId="38E3255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fr-FR"/>
        </w:rPr>
        <w:t>&lt;R01-VISI-communicatiemanager id="ROL-COMG"&gt;</w:t>
      </w:r>
    </w:p>
    <w:p w14:paraId="38E3255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w:t>
      </w:r>
      <w:proofErr w:type="spellStart"/>
      <w:r w:rsidRPr="003012CB">
        <w:rPr>
          <w:rFonts w:ascii="Courier New" w:eastAsia="Times New Roman" w:hAnsi="Courier New" w:cs="Courier New"/>
          <w:kern w:val="0"/>
          <w:sz w:val="18"/>
          <w:szCs w:val="16"/>
          <w:lang w:val="fr-FR"/>
        </w:rPr>
        <w:t>name</w:t>
      </w:r>
      <w:proofErr w:type="spellEnd"/>
      <w:r w:rsidRPr="003012CB">
        <w:rPr>
          <w:rFonts w:ascii="Courier New" w:eastAsia="Times New Roman" w:hAnsi="Courier New" w:cs="Courier New"/>
          <w:kern w:val="0"/>
          <w:sz w:val="18"/>
          <w:szCs w:val="16"/>
          <w:lang w:val="fr-FR"/>
        </w:rPr>
        <w:t>&gt;R01-VISI-communicatiemanager&lt;/</w:t>
      </w:r>
      <w:proofErr w:type="spellStart"/>
      <w:r w:rsidRPr="003012CB">
        <w:rPr>
          <w:rFonts w:ascii="Courier New" w:eastAsia="Times New Roman" w:hAnsi="Courier New" w:cs="Courier New"/>
          <w:kern w:val="0"/>
          <w:sz w:val="18"/>
          <w:szCs w:val="16"/>
          <w:lang w:val="fr-FR"/>
        </w:rPr>
        <w:t>name</w:t>
      </w:r>
      <w:proofErr w:type="spellEnd"/>
      <w:r w:rsidRPr="003012CB">
        <w:rPr>
          <w:rFonts w:ascii="Courier New" w:eastAsia="Times New Roman" w:hAnsi="Courier New" w:cs="Courier New"/>
          <w:kern w:val="0"/>
          <w:sz w:val="18"/>
          <w:szCs w:val="16"/>
          <w:lang w:val="fr-FR"/>
        </w:rPr>
        <w:t>&gt;</w:t>
      </w:r>
    </w:p>
    <w:p w14:paraId="38E3255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fr-FR"/>
        </w:rPr>
      </w:pPr>
      <w:r w:rsidRPr="003012CB">
        <w:rPr>
          <w:rFonts w:ascii="Courier New" w:eastAsia="Times New Roman" w:hAnsi="Courier New" w:cs="Courier New"/>
          <w:kern w:val="0"/>
          <w:sz w:val="18"/>
          <w:szCs w:val="16"/>
          <w:lang w:val="fr-FR"/>
        </w:rPr>
        <w:t xml:space="preserve">    &lt;description&gt;R01-VISI-communicatiemanager&lt;/description&gt;</w:t>
      </w:r>
    </w:p>
    <w:p w14:paraId="38E3255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fr-FR"/>
        </w:rPr>
        <w:t xml:space="preserve">    </w:t>
      </w:r>
      <w:r w:rsidRPr="003012CB">
        <w:rPr>
          <w:rFonts w:ascii="Courier New" w:eastAsia="Times New Roman" w:hAnsi="Courier New" w:cs="Courier New"/>
          <w:kern w:val="0"/>
          <w:sz w:val="18"/>
          <w:szCs w:val="16"/>
          <w:lang w:val="en-US"/>
        </w:rPr>
        <w:t>&lt;category&gt;-&lt;/category&gt;</w:t>
      </w:r>
    </w:p>
    <w:p w14:paraId="38E3255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&lt;/R01-VISI-communicatiemanager&gt;</w:t>
      </w:r>
    </w:p>
    <w:p w14:paraId="38E3255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standaardOrganisatie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="ORG-INF"&gt;</w:t>
      </w:r>
    </w:p>
    <w:p w14:paraId="38E3255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&lt;name&gt;org1&lt;/name&gt;</w:t>
      </w:r>
    </w:p>
    <w:p w14:paraId="38E3255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en-US"/>
        </w:rPr>
        <w:t>&lt;abbreviation&gt;INF&lt;/abbreviation&gt;</w:t>
      </w:r>
    </w:p>
    <w:p w14:paraId="38E3255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contactPerson</w:t>
      </w:r>
      <w:proofErr w:type="spellEnd"/>
      <w:r w:rsidRPr="003012CB">
        <w:rPr>
          <w:rFonts w:ascii="Courier New" w:eastAsia="Times New Roman" w:hAnsi="Courier New" w:cs="Courier New"/>
          <w:kern w:val="0"/>
          <w:sz w:val="18"/>
          <w:szCs w:val="16"/>
          <w:lang w:val="en-US"/>
        </w:rPr>
        <w:t>&gt;</w:t>
      </w:r>
    </w:p>
    <w:p w14:paraId="38E3255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standaardPersoonRef</w:t>
      </w:r>
      <w:proofErr w:type="spellEnd"/>
      <w:r w:rsidRPr="003012CB">
        <w:rPr>
          <w:rFonts w:ascii="Courier New" w:eastAsia="Times New Roman" w:hAnsi="Courier New" w:cs="Courier New"/>
          <w:kern w:val="0"/>
          <w:sz w:val="18"/>
          <w:szCs w:val="16"/>
          <w:lang w:val="en-US"/>
        </w:rPr>
        <w:t xml:space="preserve"> </w:t>
      </w:r>
      <w:proofErr w:type="spellStart"/>
      <w:r w:rsidRPr="003012CB">
        <w:rPr>
          <w:rFonts w:ascii="Courier New" w:eastAsia="Times New Roman" w:hAnsi="Courier New" w:cs="Courier New"/>
          <w:kern w:val="0"/>
          <w:sz w:val="18"/>
          <w:szCs w:val="16"/>
          <w:lang w:val="en-US"/>
        </w:rPr>
        <w:t>idref</w:t>
      </w:r>
      <w:proofErr w:type="spellEnd"/>
      <w:r w:rsidRPr="003012CB">
        <w:rPr>
          <w:rFonts w:ascii="Courier New" w:eastAsia="Times New Roman" w:hAnsi="Courier New" w:cs="Courier New"/>
          <w:kern w:val="0"/>
          <w:sz w:val="18"/>
          <w:szCs w:val="16"/>
          <w:lang w:val="en-US"/>
        </w:rPr>
        <w:t>="PER-COMG" /&gt;</w:t>
      </w:r>
    </w:p>
    <w:p w14:paraId="38E3255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w:t>
      </w:r>
      <w:proofErr w:type="spellStart"/>
      <w:r w:rsidRPr="003012CB">
        <w:rPr>
          <w:rFonts w:ascii="Courier New" w:eastAsia="Times New Roman" w:hAnsi="Courier New" w:cs="Courier New"/>
          <w:kern w:val="0"/>
          <w:sz w:val="18"/>
          <w:szCs w:val="16"/>
          <w:lang w:val="en-US"/>
        </w:rPr>
        <w:t>contactPerson</w:t>
      </w:r>
      <w:proofErr w:type="spellEnd"/>
      <w:r w:rsidRPr="003012CB">
        <w:rPr>
          <w:rFonts w:ascii="Courier New" w:eastAsia="Times New Roman" w:hAnsi="Courier New" w:cs="Courier New"/>
          <w:kern w:val="0"/>
          <w:sz w:val="18"/>
          <w:szCs w:val="16"/>
          <w:lang w:val="en-US"/>
        </w:rPr>
        <w:t>&gt;</w:t>
      </w:r>
    </w:p>
    <w:p w14:paraId="38E3256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ceOrganisatieSOAPServer</w:t>
      </w:r>
      <w:proofErr w:type="spellEnd"/>
      <w:r w:rsidRPr="003012CB">
        <w:rPr>
          <w:rFonts w:ascii="Courier New" w:eastAsia="Times New Roman" w:hAnsi="Courier New" w:cs="Courier New"/>
          <w:kern w:val="0"/>
          <w:sz w:val="18"/>
          <w:szCs w:val="16"/>
        </w:rPr>
        <w:t>&gt;</w:t>
      </w:r>
    </w:p>
    <w:p w14:paraId="38E3256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CeOrganisatieSOAPServerRef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="SCE-INF" /&gt;</w:t>
      </w:r>
    </w:p>
    <w:p w14:paraId="38E3256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ceOrganisatieSOAPServer</w:t>
      </w:r>
      <w:proofErr w:type="spellEnd"/>
      <w:r w:rsidRPr="003012CB">
        <w:rPr>
          <w:rFonts w:ascii="Courier New" w:eastAsia="Times New Roman" w:hAnsi="Courier New" w:cs="Courier New"/>
          <w:kern w:val="0"/>
          <w:sz w:val="18"/>
          <w:szCs w:val="16"/>
        </w:rPr>
        <w:t>&gt;</w:t>
      </w:r>
    </w:p>
    <w:p w14:paraId="38E3256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standaardOrganisatie</w:t>
      </w:r>
      <w:proofErr w:type="spellEnd"/>
      <w:r w:rsidRPr="003012CB">
        <w:rPr>
          <w:rFonts w:ascii="Courier New" w:eastAsia="Times New Roman" w:hAnsi="Courier New" w:cs="Courier New"/>
          <w:kern w:val="0"/>
          <w:sz w:val="18"/>
          <w:szCs w:val="16"/>
        </w:rPr>
        <w:t>&gt;</w:t>
      </w:r>
    </w:p>
    <w:p w14:paraId="38E3256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CeOrganisatieSOAPServer</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="SCE-INF"&gt;</w:t>
      </w:r>
    </w:p>
    <w:p w14:paraId="38E3256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sOAPServerURL</w:t>
      </w:r>
      <w:proofErr w:type="spellEnd"/>
      <w:r w:rsidRPr="003012CB">
        <w:rPr>
          <w:rFonts w:ascii="Courier New" w:eastAsia="Times New Roman" w:hAnsi="Courier New" w:cs="Courier New"/>
          <w:kern w:val="0"/>
          <w:sz w:val="18"/>
          <w:szCs w:val="16"/>
        </w:rPr>
        <w:t>&gt;http://visi.nl/soapservice.asmx&lt;/sOAPServerURL&gt;</w:t>
      </w:r>
    </w:p>
    <w:p w14:paraId="38E3256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CeOrganisatieSOAPServer</w:t>
      </w:r>
      <w:proofErr w:type="spellEnd"/>
      <w:r w:rsidRPr="003012CB">
        <w:rPr>
          <w:rFonts w:ascii="Courier New" w:eastAsia="Times New Roman" w:hAnsi="Courier New" w:cs="Courier New"/>
          <w:kern w:val="0"/>
          <w:sz w:val="18"/>
          <w:szCs w:val="16"/>
        </w:rPr>
        <w:t>&gt;</w:t>
      </w:r>
    </w:p>
    <w:p w14:paraId="38E3256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PersonInRole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="PIR-COMG"&gt;</w:t>
      </w:r>
    </w:p>
    <w:p w14:paraId="38E3256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contactPerson</w:t>
      </w:r>
      <w:proofErr w:type="spellEnd"/>
      <w:r w:rsidRPr="003012CB">
        <w:rPr>
          <w:rFonts w:ascii="Courier New" w:eastAsia="Times New Roman" w:hAnsi="Courier New" w:cs="Courier New"/>
          <w:kern w:val="0"/>
          <w:sz w:val="18"/>
          <w:szCs w:val="16"/>
        </w:rPr>
        <w:t>&gt;</w:t>
      </w:r>
    </w:p>
    <w:p w14:paraId="38E3256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standaardPersoonRef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="PER-COMG" /&gt;</w:t>
      </w:r>
    </w:p>
    <w:p w14:paraId="38E3256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contactPerson</w:t>
      </w:r>
      <w:proofErr w:type="spellEnd"/>
      <w:r w:rsidRPr="003012CB">
        <w:rPr>
          <w:rFonts w:ascii="Courier New" w:eastAsia="Times New Roman" w:hAnsi="Courier New" w:cs="Courier New"/>
          <w:kern w:val="0"/>
          <w:sz w:val="18"/>
          <w:szCs w:val="16"/>
        </w:rPr>
        <w:t>&gt;</w:t>
      </w:r>
    </w:p>
    <w:p w14:paraId="38E3256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organisation</w:t>
      </w:r>
      <w:proofErr w:type="spellEnd"/>
      <w:r w:rsidRPr="003012CB">
        <w:rPr>
          <w:rFonts w:ascii="Courier New" w:eastAsia="Times New Roman" w:hAnsi="Courier New" w:cs="Courier New"/>
          <w:kern w:val="0"/>
          <w:sz w:val="18"/>
          <w:szCs w:val="16"/>
        </w:rPr>
        <w:t>&gt;</w:t>
      </w:r>
    </w:p>
    <w:p w14:paraId="38E3256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standaardOrganisatieRef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="ORG-INF" /&gt;</w:t>
      </w:r>
    </w:p>
    <w:p w14:paraId="38E3256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organisation</w:t>
      </w:r>
      <w:proofErr w:type="spellEnd"/>
      <w:r w:rsidRPr="003012CB">
        <w:rPr>
          <w:rFonts w:ascii="Courier New" w:eastAsia="Times New Roman" w:hAnsi="Courier New" w:cs="Courier New"/>
          <w:kern w:val="0"/>
          <w:sz w:val="18"/>
          <w:szCs w:val="16"/>
        </w:rPr>
        <w:t>&gt;</w:t>
      </w:r>
    </w:p>
    <w:p w14:paraId="38E3256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role</w:t>
      </w:r>
      <w:proofErr w:type="spellEnd"/>
      <w:r w:rsidRPr="003012CB">
        <w:rPr>
          <w:rFonts w:ascii="Courier New" w:eastAsia="Times New Roman" w:hAnsi="Courier New" w:cs="Courier New"/>
          <w:kern w:val="0"/>
          <w:sz w:val="18"/>
          <w:szCs w:val="16"/>
        </w:rPr>
        <w:t>&gt;</w:t>
      </w:r>
    </w:p>
    <w:p w14:paraId="38E3256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&lt;R01-VISI-communicatiemanagerRef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="ROL-COMG" /&gt;</w:t>
      </w:r>
    </w:p>
    <w:p w14:paraId="38E3257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role</w:t>
      </w:r>
      <w:proofErr w:type="spellEnd"/>
      <w:r w:rsidRPr="003012CB">
        <w:rPr>
          <w:rFonts w:ascii="Courier New" w:eastAsia="Times New Roman" w:hAnsi="Courier New" w:cs="Courier New"/>
          <w:kern w:val="0"/>
          <w:sz w:val="18"/>
          <w:szCs w:val="16"/>
        </w:rPr>
        <w:t>&gt;</w:t>
      </w:r>
    </w:p>
    <w:p w14:paraId="38E3257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PersonInRole</w:t>
      </w:r>
      <w:proofErr w:type="spellEnd"/>
      <w:r w:rsidRPr="003012CB">
        <w:rPr>
          <w:rFonts w:ascii="Courier New" w:eastAsia="Times New Roman" w:hAnsi="Courier New" w:cs="Courier New"/>
          <w:kern w:val="0"/>
          <w:sz w:val="18"/>
          <w:szCs w:val="16"/>
        </w:rPr>
        <w:t>&gt;</w:t>
      </w:r>
    </w:p>
    <w:p w14:paraId="38E3257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standaardPersoon</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="PER-WZGI"&gt;</w:t>
      </w:r>
    </w:p>
    <w:p w14:paraId="38E3257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userName</w:t>
      </w:r>
      <w:proofErr w:type="spellEnd"/>
      <w:r w:rsidRPr="003012CB">
        <w:rPr>
          <w:rFonts w:ascii="Courier New" w:eastAsia="Times New Roman" w:hAnsi="Courier New" w:cs="Courier New"/>
          <w:kern w:val="0"/>
          <w:sz w:val="18"/>
          <w:szCs w:val="16"/>
        </w:rPr>
        <w:t>&gt;wzgi@visi.nl&lt;/</w:t>
      </w:r>
      <w:proofErr w:type="spellStart"/>
      <w:r w:rsidRPr="003012CB">
        <w:rPr>
          <w:rFonts w:ascii="Courier New" w:eastAsia="Times New Roman" w:hAnsi="Courier New" w:cs="Courier New"/>
          <w:kern w:val="0"/>
          <w:sz w:val="18"/>
          <w:szCs w:val="16"/>
        </w:rPr>
        <w:t>userName</w:t>
      </w:r>
      <w:proofErr w:type="spellEnd"/>
      <w:r w:rsidRPr="003012CB">
        <w:rPr>
          <w:rFonts w:ascii="Courier New" w:eastAsia="Times New Roman" w:hAnsi="Courier New" w:cs="Courier New"/>
          <w:kern w:val="0"/>
          <w:sz w:val="18"/>
          <w:szCs w:val="16"/>
        </w:rPr>
        <w:t>&gt;</w:t>
      </w:r>
    </w:p>
    <w:p w14:paraId="38E3257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&lt;name&gt;Wijzigingsinitiator&lt;/name&gt;</w:t>
      </w:r>
    </w:p>
    <w:p w14:paraId="38E3257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standaardPersoon</w:t>
      </w:r>
      <w:proofErr w:type="spellEnd"/>
      <w:r w:rsidRPr="003012CB">
        <w:rPr>
          <w:rFonts w:ascii="Courier New" w:eastAsia="Times New Roman" w:hAnsi="Courier New" w:cs="Courier New"/>
          <w:kern w:val="0"/>
          <w:sz w:val="18"/>
          <w:szCs w:val="16"/>
        </w:rPr>
        <w:t>&gt;</w:t>
      </w:r>
    </w:p>
    <w:p w14:paraId="38E3257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&lt;R02-Wijzigingsinitiator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="ROL-WZGI"&gt;</w:t>
      </w:r>
    </w:p>
    <w:p w14:paraId="38E32577"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rPr>
        <w:t xml:space="preserve">    </w:t>
      </w:r>
      <w:r w:rsidRPr="003012CB">
        <w:rPr>
          <w:rFonts w:ascii="Courier New" w:eastAsia="Times New Roman" w:hAnsi="Courier New" w:cs="Courier New"/>
          <w:kern w:val="0"/>
          <w:sz w:val="18"/>
          <w:szCs w:val="16"/>
          <w:lang w:val="en-US"/>
        </w:rPr>
        <w:t>&lt;name&gt;R02-Wijzigingsinitiator&lt;/name&gt;</w:t>
      </w:r>
    </w:p>
    <w:p w14:paraId="38E32578"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&lt;description&gt;R02-Wijzigingsinitiator&lt;/description&gt;</w:t>
      </w:r>
    </w:p>
    <w:p w14:paraId="38E32579"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en-US"/>
        </w:rPr>
      </w:pPr>
      <w:r w:rsidRPr="003012CB">
        <w:rPr>
          <w:rFonts w:ascii="Courier New" w:eastAsia="Times New Roman" w:hAnsi="Courier New" w:cs="Courier New"/>
          <w:kern w:val="0"/>
          <w:sz w:val="18"/>
          <w:szCs w:val="16"/>
          <w:lang w:val="en-US"/>
        </w:rPr>
        <w:t xml:space="preserve">    &lt;category&gt;-&lt;/category&gt;</w:t>
      </w:r>
    </w:p>
    <w:p w14:paraId="38E3257A"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lang w:val="en-US"/>
        </w:rPr>
        <w:t xml:space="preserve">  </w:t>
      </w:r>
      <w:r w:rsidRPr="003012CB">
        <w:rPr>
          <w:rFonts w:ascii="Courier New" w:eastAsia="Times New Roman" w:hAnsi="Courier New" w:cs="Courier New"/>
          <w:kern w:val="0"/>
          <w:sz w:val="18"/>
          <w:szCs w:val="16"/>
        </w:rPr>
        <w:t>&lt;/R02-Wijzigingsinitiator&gt;</w:t>
      </w:r>
    </w:p>
    <w:p w14:paraId="38E3257B"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PersonInRole</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w:t>
      </w:r>
      <w:proofErr w:type="spellEnd"/>
      <w:r w:rsidRPr="003012CB">
        <w:rPr>
          <w:rFonts w:ascii="Courier New" w:eastAsia="Times New Roman" w:hAnsi="Courier New" w:cs="Courier New"/>
          <w:kern w:val="0"/>
          <w:sz w:val="18"/>
          <w:szCs w:val="16"/>
        </w:rPr>
        <w:t>="PIR-WZGI"&gt;</w:t>
      </w:r>
    </w:p>
    <w:p w14:paraId="38E3257C"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contactPerson</w:t>
      </w:r>
      <w:proofErr w:type="spellEnd"/>
      <w:r w:rsidRPr="003012CB">
        <w:rPr>
          <w:rFonts w:ascii="Courier New" w:eastAsia="Times New Roman" w:hAnsi="Courier New" w:cs="Courier New"/>
          <w:kern w:val="0"/>
          <w:sz w:val="18"/>
          <w:szCs w:val="16"/>
        </w:rPr>
        <w:t>&gt;</w:t>
      </w:r>
    </w:p>
    <w:p w14:paraId="38E3257D"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standaardPersoonRef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="PER-WZGI" /&gt;</w:t>
      </w:r>
    </w:p>
    <w:p w14:paraId="38E3257E"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contactPerson</w:t>
      </w:r>
      <w:proofErr w:type="spellEnd"/>
      <w:r w:rsidRPr="003012CB">
        <w:rPr>
          <w:rFonts w:ascii="Courier New" w:eastAsia="Times New Roman" w:hAnsi="Courier New" w:cs="Courier New"/>
          <w:kern w:val="0"/>
          <w:sz w:val="18"/>
          <w:szCs w:val="16"/>
        </w:rPr>
        <w:t>&gt;</w:t>
      </w:r>
    </w:p>
    <w:p w14:paraId="38E3257F"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organisation</w:t>
      </w:r>
      <w:proofErr w:type="spellEnd"/>
      <w:r w:rsidRPr="003012CB">
        <w:rPr>
          <w:rFonts w:ascii="Courier New" w:eastAsia="Times New Roman" w:hAnsi="Courier New" w:cs="Courier New"/>
          <w:kern w:val="0"/>
          <w:sz w:val="18"/>
          <w:szCs w:val="16"/>
        </w:rPr>
        <w:t>&gt;</w:t>
      </w:r>
    </w:p>
    <w:p w14:paraId="38E32580"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standaardOrganisatieRef</w:t>
      </w:r>
      <w:proofErr w:type="spellEnd"/>
      <w:r w:rsidRPr="003012CB">
        <w:rPr>
          <w:rFonts w:ascii="Courier New" w:eastAsia="Times New Roman" w:hAnsi="Courier New" w:cs="Courier New"/>
          <w:kern w:val="0"/>
          <w:sz w:val="18"/>
          <w:szCs w:val="16"/>
        </w:rPr>
        <w:t xml:space="preserve">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="ORG-INF" /&gt;</w:t>
      </w:r>
    </w:p>
    <w:p w14:paraId="38E32581"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lastRenderedPageBreak/>
        <w:t xml:space="preserve">    &lt;/</w:t>
      </w:r>
      <w:proofErr w:type="spellStart"/>
      <w:r w:rsidRPr="003012CB">
        <w:rPr>
          <w:rFonts w:ascii="Courier New" w:eastAsia="Times New Roman" w:hAnsi="Courier New" w:cs="Courier New"/>
          <w:kern w:val="0"/>
          <w:sz w:val="18"/>
          <w:szCs w:val="16"/>
        </w:rPr>
        <w:t>organisation</w:t>
      </w:r>
      <w:proofErr w:type="spellEnd"/>
      <w:r w:rsidRPr="003012CB">
        <w:rPr>
          <w:rFonts w:ascii="Courier New" w:eastAsia="Times New Roman" w:hAnsi="Courier New" w:cs="Courier New"/>
          <w:kern w:val="0"/>
          <w:sz w:val="18"/>
          <w:szCs w:val="16"/>
        </w:rPr>
        <w:t>&gt;</w:t>
      </w:r>
    </w:p>
    <w:p w14:paraId="38E32582"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role</w:t>
      </w:r>
      <w:proofErr w:type="spellEnd"/>
      <w:r w:rsidRPr="003012CB">
        <w:rPr>
          <w:rFonts w:ascii="Courier New" w:eastAsia="Times New Roman" w:hAnsi="Courier New" w:cs="Courier New"/>
          <w:kern w:val="0"/>
          <w:sz w:val="18"/>
          <w:szCs w:val="16"/>
        </w:rPr>
        <w:t>&gt;</w:t>
      </w:r>
    </w:p>
    <w:p w14:paraId="38E32583"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&lt;R02-WijzigingsinitiatorRef </w:t>
      </w:r>
      <w:proofErr w:type="spellStart"/>
      <w:r w:rsidRPr="003012CB">
        <w:rPr>
          <w:rFonts w:ascii="Courier New" w:eastAsia="Times New Roman" w:hAnsi="Courier New" w:cs="Courier New"/>
          <w:kern w:val="0"/>
          <w:sz w:val="18"/>
          <w:szCs w:val="16"/>
        </w:rPr>
        <w:t>idref</w:t>
      </w:r>
      <w:proofErr w:type="spellEnd"/>
      <w:r w:rsidRPr="003012CB">
        <w:rPr>
          <w:rFonts w:ascii="Courier New" w:eastAsia="Times New Roman" w:hAnsi="Courier New" w:cs="Courier New"/>
          <w:kern w:val="0"/>
          <w:sz w:val="18"/>
          <w:szCs w:val="16"/>
        </w:rPr>
        <w:t>="ROL-WZGI" /&gt;</w:t>
      </w:r>
    </w:p>
    <w:p w14:paraId="38E32584"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role</w:t>
      </w:r>
      <w:proofErr w:type="spellEnd"/>
      <w:r w:rsidRPr="003012CB">
        <w:rPr>
          <w:rFonts w:ascii="Courier New" w:eastAsia="Times New Roman" w:hAnsi="Courier New" w:cs="Courier New"/>
          <w:kern w:val="0"/>
          <w:sz w:val="18"/>
          <w:szCs w:val="16"/>
        </w:rPr>
        <w:t>&gt;</w:t>
      </w:r>
    </w:p>
    <w:p w14:paraId="38E32585"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 xml:space="preserve">  &lt;/</w:t>
      </w:r>
      <w:proofErr w:type="spellStart"/>
      <w:r w:rsidRPr="003012CB">
        <w:rPr>
          <w:rFonts w:ascii="Courier New" w:eastAsia="Times New Roman" w:hAnsi="Courier New" w:cs="Courier New"/>
          <w:kern w:val="0"/>
          <w:sz w:val="18"/>
          <w:szCs w:val="16"/>
        </w:rPr>
        <w:t>PersonInRole</w:t>
      </w:r>
      <w:proofErr w:type="spellEnd"/>
      <w:r w:rsidRPr="003012CB">
        <w:rPr>
          <w:rFonts w:ascii="Courier New" w:eastAsia="Times New Roman" w:hAnsi="Courier New" w:cs="Courier New"/>
          <w:kern w:val="0"/>
          <w:sz w:val="18"/>
          <w:szCs w:val="16"/>
        </w:rPr>
        <w:t>&gt;</w:t>
      </w:r>
    </w:p>
    <w:p w14:paraId="38E32586" w14:textId="77777777" w:rsidR="0033055B" w:rsidRPr="003012CB" w:rsidRDefault="0033055B" w:rsidP="0033055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rPr>
      </w:pPr>
      <w:r w:rsidRPr="003012CB">
        <w:rPr>
          <w:rFonts w:ascii="Courier New" w:eastAsia="Times New Roman" w:hAnsi="Courier New" w:cs="Courier New"/>
          <w:kern w:val="0"/>
          <w:sz w:val="18"/>
          <w:szCs w:val="16"/>
        </w:rPr>
        <w:t>&lt;/</w:t>
      </w:r>
      <w:proofErr w:type="spellStart"/>
      <w:r w:rsidRPr="003012CB">
        <w:rPr>
          <w:rFonts w:ascii="Courier New" w:eastAsia="Times New Roman" w:hAnsi="Courier New" w:cs="Courier New"/>
          <w:kern w:val="0"/>
          <w:sz w:val="18"/>
          <w:szCs w:val="16"/>
        </w:rPr>
        <w:t>visiXML_MessageSchema</w:t>
      </w:r>
      <w:proofErr w:type="spellEnd"/>
      <w:r w:rsidRPr="003012CB">
        <w:rPr>
          <w:rFonts w:ascii="Courier New" w:eastAsia="Times New Roman" w:hAnsi="Courier New" w:cs="Courier New"/>
          <w:kern w:val="0"/>
          <w:sz w:val="18"/>
          <w:szCs w:val="16"/>
        </w:rPr>
        <w:t>&gt;</w:t>
      </w:r>
      <w:r w:rsidRPr="003012CB" w:rsidDel="0033055B">
        <w:rPr>
          <w:rFonts w:ascii="Courier New" w:eastAsia="Times New Roman" w:hAnsi="Courier New" w:cs="Courier New"/>
          <w:kern w:val="0"/>
          <w:sz w:val="18"/>
          <w:szCs w:val="16"/>
        </w:rPr>
        <w:t xml:space="preserve"> </w:t>
      </w:r>
    </w:p>
    <w:p w14:paraId="38E32587" w14:textId="77777777" w:rsidR="00101BE4" w:rsidRPr="003012CB" w:rsidRDefault="00101BE4" w:rsidP="00775570">
      <w:pPr>
        <w:pStyle w:val="Kop1"/>
        <w:numPr>
          <w:ilvl w:val="0"/>
          <w:numId w:val="18"/>
        </w:numPr>
        <w:rPr>
          <w:rFonts w:ascii="Corbel" w:hAnsi="Corbel" w:cs="Arial"/>
          <w:sz w:val="28"/>
          <w:szCs w:val="28"/>
        </w:rPr>
      </w:pPr>
      <w:r w:rsidRPr="003012CB">
        <w:rPr>
          <w:rFonts w:ascii="Corbel" w:hAnsi="Corbel" w:cs="Arial"/>
          <w:sz w:val="28"/>
          <w:szCs w:val="28"/>
        </w:rPr>
        <w:t>Scenario voor het gebruik van meta-raamwerk en meta-</w:t>
      </w:r>
      <w:proofErr w:type="spellStart"/>
      <w:r w:rsidRPr="003012CB">
        <w:rPr>
          <w:rFonts w:ascii="Corbel" w:hAnsi="Corbel" w:cs="Arial"/>
          <w:sz w:val="28"/>
          <w:szCs w:val="28"/>
        </w:rPr>
        <w:t>projectspecifiek</w:t>
      </w:r>
      <w:proofErr w:type="spellEnd"/>
      <w:r w:rsidRPr="003012CB">
        <w:rPr>
          <w:rFonts w:ascii="Corbel" w:hAnsi="Corbel" w:cs="Arial"/>
          <w:sz w:val="28"/>
          <w:szCs w:val="28"/>
        </w:rPr>
        <w:t xml:space="preserve"> bericht</w:t>
      </w:r>
    </w:p>
    <w:p w14:paraId="38E32588" w14:textId="77777777" w:rsidR="00101BE4" w:rsidRPr="003012CB" w:rsidRDefault="00101BE4" w:rsidP="00775570">
      <w:pPr>
        <w:pStyle w:val="Kop1"/>
        <w:numPr>
          <w:ilvl w:val="0"/>
          <w:numId w:val="0"/>
        </w:numPr>
        <w:ind w:left="360"/>
        <w:rPr>
          <w:rFonts w:ascii="Corbel" w:hAnsi="Corbel" w:cs="Arial"/>
          <w:sz w:val="28"/>
          <w:szCs w:val="28"/>
        </w:rPr>
      </w:pPr>
      <w:r w:rsidRPr="003012CB">
        <w:rPr>
          <w:rFonts w:ascii="Corbel" w:hAnsi="Corbel" w:cs="Arial"/>
          <w:sz w:val="28"/>
          <w:szCs w:val="28"/>
        </w:rPr>
        <w:t>3.1. Inleiding</w:t>
      </w:r>
    </w:p>
    <w:p w14:paraId="38E32589" w14:textId="77777777" w:rsidR="00101BE4" w:rsidRPr="003012CB" w:rsidRDefault="00101BE4" w:rsidP="00101BE4">
      <w:pPr>
        <w:pStyle w:val="Normaalweb"/>
        <w:spacing w:before="0" w:beforeAutospacing="0" w:after="0" w:afterAutospacing="0" w:line="285" w:lineRule="atLeast"/>
        <w:textAlignment w:val="baseline"/>
        <w:rPr>
          <w:rFonts w:ascii="Corbel" w:hAnsi="Corbel" w:cs="Segoe UI"/>
          <w:sz w:val="22"/>
          <w:szCs w:val="22"/>
        </w:rPr>
      </w:pPr>
      <w:r w:rsidRPr="003012CB">
        <w:rPr>
          <w:rFonts w:ascii="Corbel" w:hAnsi="Corbel" w:cs="Segoe UI"/>
          <w:sz w:val="22"/>
          <w:szCs w:val="22"/>
          <w:bdr w:val="none" w:sz="0" w:space="0" w:color="auto" w:frame="1"/>
        </w:rPr>
        <w:t>Om de werking van het meta-raamwerk en meta-</w:t>
      </w:r>
      <w:proofErr w:type="spellStart"/>
      <w:r w:rsidRPr="003012CB">
        <w:rPr>
          <w:rFonts w:ascii="Corbel" w:hAnsi="Corbel" w:cs="Segoe UI"/>
          <w:sz w:val="22"/>
          <w:szCs w:val="22"/>
          <w:bdr w:val="none" w:sz="0" w:space="0" w:color="auto" w:frame="1"/>
        </w:rPr>
        <w:t>projectspecifiek</w:t>
      </w:r>
      <w:proofErr w:type="spellEnd"/>
      <w:r w:rsidRPr="003012CB">
        <w:rPr>
          <w:rFonts w:ascii="Corbel" w:hAnsi="Corbel" w:cs="Segoe UI"/>
          <w:sz w:val="22"/>
          <w:szCs w:val="22"/>
          <w:bdr w:val="none" w:sz="0" w:space="0" w:color="auto" w:frame="1"/>
        </w:rPr>
        <w:t xml:space="preserve"> bericht tussen de verschillende organisaties te verduidelijken is </w:t>
      </w:r>
      <w:r w:rsidR="00775570" w:rsidRPr="003012CB">
        <w:rPr>
          <w:rFonts w:ascii="Corbel" w:hAnsi="Corbel" w:cs="Segoe UI"/>
          <w:sz w:val="22"/>
          <w:szCs w:val="22"/>
          <w:bdr w:val="none" w:sz="0" w:space="0" w:color="auto" w:frame="1"/>
        </w:rPr>
        <w:t xml:space="preserve">een </w:t>
      </w:r>
      <w:r w:rsidRPr="003012CB">
        <w:rPr>
          <w:rFonts w:ascii="Corbel" w:hAnsi="Corbel" w:cs="Segoe UI"/>
          <w:sz w:val="22"/>
          <w:szCs w:val="22"/>
          <w:bdr w:val="none" w:sz="0" w:space="0" w:color="auto" w:frame="1"/>
        </w:rPr>
        <w:t>scenario uitgewerkt.</w:t>
      </w:r>
    </w:p>
    <w:p w14:paraId="38E3258A" w14:textId="77777777" w:rsidR="00101BE4" w:rsidRPr="003012CB" w:rsidRDefault="00101BE4" w:rsidP="00775570">
      <w:pPr>
        <w:pStyle w:val="Kop1"/>
        <w:numPr>
          <w:ilvl w:val="0"/>
          <w:numId w:val="0"/>
        </w:numPr>
        <w:ind w:left="360"/>
        <w:rPr>
          <w:rFonts w:ascii="Corbel" w:hAnsi="Corbel" w:cs="Arial"/>
          <w:sz w:val="28"/>
          <w:szCs w:val="28"/>
        </w:rPr>
      </w:pPr>
      <w:r w:rsidRPr="003012CB">
        <w:rPr>
          <w:rFonts w:ascii="Corbel" w:hAnsi="Corbel" w:cs="Arial"/>
          <w:sz w:val="28"/>
          <w:szCs w:val="28"/>
        </w:rPr>
        <w:t>3.2. Scenario</w:t>
      </w:r>
    </w:p>
    <w:p w14:paraId="38E3258B" w14:textId="77777777" w:rsidR="00101BE4" w:rsidRPr="003012CB" w:rsidRDefault="00101BE4" w:rsidP="00101BE4">
      <w:pPr>
        <w:pStyle w:val="Normaalweb"/>
        <w:spacing w:before="0" w:beforeAutospacing="0" w:after="300" w:afterAutospacing="0" w:line="285" w:lineRule="atLeast"/>
        <w:textAlignment w:val="baseline"/>
        <w:rPr>
          <w:rFonts w:ascii="Corbel" w:hAnsi="Corbel" w:cs="Segoe UI"/>
          <w:b/>
          <w:i/>
          <w:sz w:val="22"/>
          <w:szCs w:val="22"/>
          <w:u w:val="single"/>
        </w:rPr>
      </w:pPr>
      <w:r w:rsidRPr="003012CB">
        <w:rPr>
          <w:rFonts w:ascii="Corbel" w:hAnsi="Corbel" w:cs="Segoe UI"/>
          <w:b/>
          <w:i/>
          <w:sz w:val="22"/>
          <w:szCs w:val="22"/>
          <w:u w:val="single"/>
        </w:rPr>
        <w:t>STAP 0</w:t>
      </w:r>
    </w:p>
    <w:p w14:paraId="38E3258C" w14:textId="77777777" w:rsidR="00101BE4" w:rsidRPr="003012CB" w:rsidRDefault="00101BE4" w:rsidP="00101BE4">
      <w:pPr>
        <w:pStyle w:val="Normaalweb"/>
        <w:spacing w:before="0" w:beforeAutospacing="0" w:after="300" w:afterAutospacing="0" w:line="285" w:lineRule="atLeast"/>
        <w:textAlignment w:val="baseline"/>
        <w:rPr>
          <w:rFonts w:ascii="Corbel" w:hAnsi="Corbel" w:cs="Segoe UI"/>
          <w:sz w:val="22"/>
          <w:szCs w:val="22"/>
        </w:rPr>
      </w:pPr>
      <w:r w:rsidRPr="003012CB">
        <w:rPr>
          <w:rFonts w:ascii="Corbel" w:hAnsi="Corbel" w:cs="Segoe UI"/>
          <w:sz w:val="22"/>
          <w:szCs w:val="22"/>
        </w:rPr>
        <w:t>Organisatie A heeft VISI-software X met SOAP server 2222. Deze partij heeft de beschikking over een meta-project (m-p-A) met daarin het universele meta-raamwerk (m-</w:t>
      </w:r>
      <w:proofErr w:type="spellStart"/>
      <w:r w:rsidRPr="003012CB">
        <w:rPr>
          <w:rFonts w:ascii="Corbel" w:hAnsi="Corbel" w:cs="Segoe UI"/>
          <w:sz w:val="22"/>
          <w:szCs w:val="22"/>
        </w:rPr>
        <w:t>rw</w:t>
      </w:r>
      <w:proofErr w:type="spellEnd"/>
      <w:r w:rsidRPr="003012CB">
        <w:rPr>
          <w:rFonts w:ascii="Corbel" w:hAnsi="Corbel" w:cs="Segoe UI"/>
          <w:sz w:val="22"/>
          <w:szCs w:val="22"/>
        </w:rPr>
        <w:t>) en een meta-</w:t>
      </w:r>
      <w:proofErr w:type="spellStart"/>
      <w:r w:rsidRPr="003012CB">
        <w:rPr>
          <w:rFonts w:ascii="Corbel" w:hAnsi="Corbel" w:cs="Segoe UI"/>
          <w:sz w:val="22"/>
          <w:szCs w:val="22"/>
        </w:rPr>
        <w:t>projectspecifiek</w:t>
      </w:r>
      <w:proofErr w:type="spellEnd"/>
      <w:r w:rsidRPr="003012CB">
        <w:rPr>
          <w:rFonts w:ascii="Corbel" w:hAnsi="Corbel" w:cs="Segoe UI"/>
          <w:sz w:val="22"/>
          <w:szCs w:val="22"/>
        </w:rPr>
        <w:t xml:space="preserve"> bericht van deze organisatie (m-psb-A-0).</w:t>
      </w:r>
    </w:p>
    <w:p w14:paraId="38E3258D" w14:textId="77777777" w:rsidR="00101BE4" w:rsidRPr="003012CB" w:rsidRDefault="00101BE4" w:rsidP="00101BE4">
      <w:pPr>
        <w:pStyle w:val="Normaalweb"/>
        <w:spacing w:before="0" w:beforeAutospacing="0" w:after="300" w:afterAutospacing="0" w:line="285" w:lineRule="atLeast"/>
        <w:textAlignment w:val="baseline"/>
        <w:rPr>
          <w:rFonts w:ascii="Corbel" w:hAnsi="Corbel" w:cs="Segoe UI"/>
          <w:sz w:val="22"/>
          <w:szCs w:val="22"/>
        </w:rPr>
      </w:pPr>
      <w:r w:rsidRPr="003012CB">
        <w:rPr>
          <w:rFonts w:ascii="Corbel" w:hAnsi="Corbel" w:cs="Segoe UI"/>
          <w:sz w:val="22"/>
          <w:szCs w:val="22"/>
        </w:rPr>
        <w:t>Organisatie B heeft VISI-software Y met SOAP server 4444.</w:t>
      </w:r>
    </w:p>
    <w:p w14:paraId="38E3258E" w14:textId="77777777" w:rsidR="00101BE4" w:rsidRPr="003012CB" w:rsidRDefault="00101BE4" w:rsidP="00101BE4">
      <w:pPr>
        <w:pStyle w:val="Normaalweb"/>
        <w:spacing w:before="0" w:beforeAutospacing="0" w:after="300" w:afterAutospacing="0" w:line="285" w:lineRule="atLeast"/>
        <w:textAlignment w:val="baseline"/>
        <w:rPr>
          <w:rFonts w:ascii="Corbel" w:hAnsi="Corbel" w:cs="Segoe UI"/>
          <w:sz w:val="22"/>
          <w:szCs w:val="22"/>
        </w:rPr>
      </w:pPr>
      <w:r w:rsidRPr="003012CB">
        <w:rPr>
          <w:rFonts w:ascii="Corbel" w:hAnsi="Corbel" w:cs="Segoe UI"/>
          <w:sz w:val="22"/>
          <w:szCs w:val="22"/>
        </w:rPr>
        <w:t>Organisatie C heeft VISI-software Y met SOAP server 4444.</w:t>
      </w:r>
    </w:p>
    <w:p w14:paraId="38E3258F" w14:textId="77777777" w:rsidR="00101BE4" w:rsidRPr="003012CB" w:rsidRDefault="00101BE4" w:rsidP="00101BE4">
      <w:pPr>
        <w:pStyle w:val="Normaalweb"/>
        <w:spacing w:before="0" w:beforeAutospacing="0" w:after="300" w:afterAutospacing="0" w:line="285" w:lineRule="atLeast"/>
        <w:textAlignment w:val="baseline"/>
        <w:rPr>
          <w:rFonts w:ascii="Corbel" w:hAnsi="Corbel" w:cs="Segoe UI"/>
          <w:sz w:val="22"/>
          <w:szCs w:val="22"/>
        </w:rPr>
      </w:pPr>
      <w:r w:rsidRPr="003012CB">
        <w:rPr>
          <w:rFonts w:ascii="Corbel" w:hAnsi="Corbel" w:cs="Segoe UI"/>
          <w:sz w:val="22"/>
          <w:szCs w:val="22"/>
        </w:rPr>
        <w:t>Organisatie R heeft VISI-software Z met SOAP server 8888. Deze partij heeft de beschikking over een meta-project (m-p-R) met daarin het universele meta-raamwerk (m-</w:t>
      </w:r>
      <w:proofErr w:type="spellStart"/>
      <w:r w:rsidRPr="003012CB">
        <w:rPr>
          <w:rFonts w:ascii="Corbel" w:hAnsi="Corbel" w:cs="Segoe UI"/>
          <w:sz w:val="22"/>
          <w:szCs w:val="22"/>
        </w:rPr>
        <w:t>rw</w:t>
      </w:r>
      <w:proofErr w:type="spellEnd"/>
      <w:r w:rsidRPr="003012CB">
        <w:rPr>
          <w:rFonts w:ascii="Corbel" w:hAnsi="Corbel" w:cs="Segoe UI"/>
          <w:sz w:val="22"/>
          <w:szCs w:val="22"/>
        </w:rPr>
        <w:t>) en een meta-</w:t>
      </w:r>
      <w:proofErr w:type="spellStart"/>
      <w:r w:rsidRPr="003012CB">
        <w:rPr>
          <w:rFonts w:ascii="Corbel" w:hAnsi="Corbel" w:cs="Segoe UI"/>
          <w:sz w:val="22"/>
          <w:szCs w:val="22"/>
        </w:rPr>
        <w:t>projectspecifiek</w:t>
      </w:r>
      <w:proofErr w:type="spellEnd"/>
      <w:r w:rsidRPr="003012CB">
        <w:rPr>
          <w:rFonts w:ascii="Corbel" w:hAnsi="Corbel" w:cs="Segoe UI"/>
          <w:sz w:val="22"/>
          <w:szCs w:val="22"/>
        </w:rPr>
        <w:t xml:space="preserve"> bericht van deze organisatie (m-psb-R-0).</w:t>
      </w:r>
    </w:p>
    <w:p w14:paraId="38E32590" w14:textId="77777777" w:rsidR="00775570" w:rsidRPr="003012CB" w:rsidRDefault="00775570">
      <w:pPr>
        <w:widowControl/>
        <w:suppressAutoHyphens w:val="0"/>
        <w:rPr>
          <w:rFonts w:ascii="Corbel" w:eastAsia="Times New Roman" w:hAnsi="Corbel" w:cs="Segoe UI"/>
          <w:b/>
          <w:i/>
          <w:kern w:val="0"/>
          <w:sz w:val="22"/>
          <w:szCs w:val="22"/>
          <w:u w:val="single"/>
        </w:rPr>
      </w:pPr>
    </w:p>
    <w:p w14:paraId="38E32591" w14:textId="77777777" w:rsidR="00316AF3" w:rsidRPr="003012CB" w:rsidRDefault="00316AF3">
      <w:pPr>
        <w:widowControl/>
        <w:suppressAutoHyphens w:val="0"/>
        <w:rPr>
          <w:rFonts w:ascii="Corbel" w:eastAsia="Times New Roman" w:hAnsi="Corbel" w:cs="Segoe UI"/>
          <w:kern w:val="0"/>
          <w:sz w:val="22"/>
          <w:szCs w:val="22"/>
        </w:rPr>
      </w:pPr>
      <w:r w:rsidRPr="003012CB">
        <w:rPr>
          <w:rFonts w:ascii="Corbel" w:hAnsi="Corbel" w:cs="Segoe UI"/>
          <w:sz w:val="22"/>
          <w:szCs w:val="22"/>
        </w:rPr>
        <w:br w:type="page"/>
      </w:r>
    </w:p>
    <w:p w14:paraId="38E32592" w14:textId="77777777" w:rsidR="00101BE4" w:rsidRPr="003012CB" w:rsidRDefault="00101BE4" w:rsidP="00101BE4">
      <w:pPr>
        <w:pStyle w:val="Normaalweb"/>
        <w:spacing w:before="0" w:beforeAutospacing="0" w:after="300" w:afterAutospacing="0" w:line="285" w:lineRule="atLeast"/>
        <w:textAlignment w:val="baseline"/>
        <w:rPr>
          <w:rFonts w:ascii="Corbel" w:hAnsi="Corbel" w:cs="Segoe UI"/>
          <w:sz w:val="22"/>
          <w:szCs w:val="22"/>
        </w:rPr>
      </w:pPr>
      <w:r w:rsidRPr="003012CB">
        <w:rPr>
          <w:rFonts w:ascii="Corbel" w:hAnsi="Corbel" w:cs="Segoe UI"/>
          <w:b/>
          <w:i/>
          <w:sz w:val="22"/>
          <w:szCs w:val="22"/>
          <w:u w:val="single"/>
        </w:rPr>
        <w:lastRenderedPageBreak/>
        <w:t>STAP 1</w:t>
      </w:r>
    </w:p>
    <w:p w14:paraId="38E32593" w14:textId="77777777" w:rsidR="00775570" w:rsidRPr="003012CB" w:rsidRDefault="00775570" w:rsidP="00101BE4">
      <w:pPr>
        <w:pStyle w:val="Normaalweb"/>
        <w:spacing w:before="0" w:beforeAutospacing="0" w:after="300" w:afterAutospacing="0" w:line="285" w:lineRule="atLeast"/>
        <w:textAlignment w:val="baseline"/>
        <w:rPr>
          <w:rFonts w:ascii="Corbel" w:hAnsi="Corbel" w:cs="Segoe UI"/>
          <w:sz w:val="22"/>
          <w:szCs w:val="22"/>
        </w:rPr>
      </w:pPr>
    </w:p>
    <w:p w14:paraId="38E32594" w14:textId="77777777" w:rsidR="0084483B" w:rsidRPr="003012CB" w:rsidRDefault="00FF3D70" w:rsidP="00101BE4">
      <w:pPr>
        <w:pStyle w:val="Normaalweb"/>
        <w:spacing w:before="0" w:beforeAutospacing="0" w:after="300" w:afterAutospacing="0" w:line="285" w:lineRule="atLeast"/>
        <w:textAlignment w:val="baseline"/>
        <w:rPr>
          <w:rFonts w:ascii="Corbel" w:hAnsi="Corbel"/>
          <w:sz w:val="22"/>
          <w:szCs w:val="22"/>
        </w:rPr>
      </w:pPr>
      <w:r w:rsidRPr="003012CB">
        <w:rPr>
          <w:rFonts w:ascii="Corbel" w:hAnsi="Corbel"/>
          <w:noProof/>
          <w:sz w:val="22"/>
          <w:szCs w:val="22"/>
        </w:rPr>
        <w:drawing>
          <wp:inline distT="0" distB="0" distL="0" distR="0" wp14:anchorId="38E325D8" wp14:editId="38E325D9">
            <wp:extent cx="3738245" cy="482790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8245" cy="4827905"/>
                    </a:xfrm>
                    <a:prstGeom prst="rect">
                      <a:avLst/>
                    </a:prstGeom>
                    <a:noFill/>
                    <a:ln>
                      <a:noFill/>
                    </a:ln>
                  </pic:spPr>
                </pic:pic>
              </a:graphicData>
            </a:graphic>
          </wp:inline>
        </w:drawing>
      </w:r>
    </w:p>
    <w:p w14:paraId="38E32595" w14:textId="77777777" w:rsidR="0084483B" w:rsidRPr="003012CB" w:rsidRDefault="0084483B" w:rsidP="0084483B">
      <w:pPr>
        <w:pStyle w:val="Normaalweb"/>
        <w:spacing w:after="300" w:line="285" w:lineRule="atLeast"/>
        <w:textAlignment w:val="baseline"/>
        <w:rPr>
          <w:rFonts w:ascii="Corbel" w:hAnsi="Corbel" w:cs="Segoe UI"/>
          <w:sz w:val="22"/>
          <w:szCs w:val="22"/>
        </w:rPr>
      </w:pPr>
      <w:r w:rsidRPr="003012CB">
        <w:rPr>
          <w:rFonts w:ascii="Corbel" w:hAnsi="Corbel" w:cs="Segoe UI"/>
          <w:sz w:val="22"/>
          <w:szCs w:val="22"/>
        </w:rPr>
        <w:t>Organisatie B geeft door aan Organisatie A: SOAP server en de persoon die optreedt als VISI-communicatiemanager.</w:t>
      </w:r>
    </w:p>
    <w:p w14:paraId="38E32596" w14:textId="77777777" w:rsidR="0084483B" w:rsidRPr="003012CB" w:rsidRDefault="0084483B" w:rsidP="0084483B">
      <w:pPr>
        <w:pStyle w:val="Normaalweb"/>
        <w:spacing w:after="300" w:line="285" w:lineRule="atLeast"/>
        <w:textAlignment w:val="baseline"/>
        <w:rPr>
          <w:rFonts w:ascii="Corbel" w:hAnsi="Corbel" w:cs="Segoe UI"/>
          <w:sz w:val="22"/>
          <w:szCs w:val="22"/>
        </w:rPr>
      </w:pPr>
      <w:r w:rsidRPr="003012CB">
        <w:rPr>
          <w:rFonts w:ascii="Corbel" w:hAnsi="Corbel" w:cs="Segoe UI"/>
          <w:sz w:val="22"/>
          <w:szCs w:val="22"/>
        </w:rPr>
        <w:t>Organisatie A breidt het meta-</w:t>
      </w:r>
      <w:proofErr w:type="spellStart"/>
      <w:r w:rsidRPr="003012CB">
        <w:rPr>
          <w:rFonts w:ascii="Corbel" w:hAnsi="Corbel" w:cs="Segoe UI"/>
          <w:sz w:val="22"/>
          <w:szCs w:val="22"/>
        </w:rPr>
        <w:t>projectspecifiek</w:t>
      </w:r>
      <w:proofErr w:type="spellEnd"/>
      <w:r w:rsidRPr="003012CB">
        <w:rPr>
          <w:rFonts w:ascii="Corbel" w:hAnsi="Corbel" w:cs="Segoe UI"/>
          <w:sz w:val="22"/>
          <w:szCs w:val="22"/>
        </w:rPr>
        <w:t xml:space="preserve"> bericht uit met o.a. de SOAP server van Organisatie B (m-psb-A-1).</w:t>
      </w:r>
    </w:p>
    <w:p w14:paraId="38E32597" w14:textId="77777777" w:rsidR="0084483B" w:rsidRPr="003012CB" w:rsidRDefault="0084483B" w:rsidP="0084483B">
      <w:pPr>
        <w:pStyle w:val="Normaalweb"/>
        <w:spacing w:after="300" w:line="285" w:lineRule="atLeast"/>
        <w:textAlignment w:val="baseline"/>
        <w:rPr>
          <w:rFonts w:ascii="Corbel" w:hAnsi="Corbel" w:cs="Segoe UI"/>
          <w:sz w:val="22"/>
          <w:szCs w:val="22"/>
        </w:rPr>
      </w:pPr>
      <w:r w:rsidRPr="003012CB">
        <w:rPr>
          <w:rFonts w:ascii="Corbel" w:hAnsi="Corbel" w:cs="Segoe UI"/>
          <w:sz w:val="22"/>
          <w:szCs w:val="22"/>
        </w:rPr>
        <w:t>Organisatie B ontvangt per e-mail van Organisatie A het meta-</w:t>
      </w:r>
      <w:proofErr w:type="spellStart"/>
      <w:r w:rsidRPr="003012CB">
        <w:rPr>
          <w:rFonts w:ascii="Corbel" w:hAnsi="Corbel" w:cs="Segoe UI"/>
          <w:sz w:val="22"/>
          <w:szCs w:val="22"/>
        </w:rPr>
        <w:t>projectspecifiek</w:t>
      </w:r>
      <w:proofErr w:type="spellEnd"/>
      <w:r w:rsidRPr="003012CB">
        <w:rPr>
          <w:rFonts w:ascii="Corbel" w:hAnsi="Corbel" w:cs="Segoe UI"/>
          <w:sz w:val="22"/>
          <w:szCs w:val="22"/>
        </w:rPr>
        <w:t xml:space="preserve"> bericht (m-psb-A-1). Organisatie B richt een meta-project in met dit meta-</w:t>
      </w:r>
      <w:proofErr w:type="spellStart"/>
      <w:r w:rsidRPr="003012CB">
        <w:rPr>
          <w:rFonts w:ascii="Corbel" w:hAnsi="Corbel" w:cs="Segoe UI"/>
          <w:sz w:val="22"/>
          <w:szCs w:val="22"/>
        </w:rPr>
        <w:t>projectspecifiek</w:t>
      </w:r>
      <w:proofErr w:type="spellEnd"/>
      <w:r w:rsidRPr="003012CB">
        <w:rPr>
          <w:rFonts w:ascii="Corbel" w:hAnsi="Corbel" w:cs="Segoe UI"/>
          <w:sz w:val="22"/>
          <w:szCs w:val="22"/>
        </w:rPr>
        <w:t xml:space="preserve"> bericht.</w:t>
      </w:r>
    </w:p>
    <w:p w14:paraId="38E32598" w14:textId="77777777" w:rsidR="0084483B" w:rsidRPr="003012CB" w:rsidRDefault="0084483B" w:rsidP="0084483B">
      <w:pPr>
        <w:pStyle w:val="Normaalweb"/>
        <w:spacing w:after="300" w:line="285" w:lineRule="atLeast"/>
        <w:textAlignment w:val="baseline"/>
        <w:rPr>
          <w:rFonts w:ascii="Corbel" w:hAnsi="Corbel" w:cs="Segoe UI"/>
          <w:sz w:val="22"/>
          <w:szCs w:val="22"/>
        </w:rPr>
      </w:pPr>
      <w:r w:rsidRPr="003012CB">
        <w:rPr>
          <w:rFonts w:ascii="Corbel" w:hAnsi="Corbel" w:cs="Segoe UI"/>
          <w:sz w:val="22"/>
          <w:szCs w:val="22"/>
        </w:rPr>
        <w:t>Organisatie A richt een VISI-project (p-A-555) in, en verstuurt middels een bericht in het meta-project het project-raamwerk (rw-A-555-0) en project-</w:t>
      </w:r>
      <w:proofErr w:type="spellStart"/>
      <w:r w:rsidRPr="003012CB">
        <w:rPr>
          <w:rFonts w:ascii="Corbel" w:hAnsi="Corbel" w:cs="Segoe UI"/>
          <w:sz w:val="22"/>
          <w:szCs w:val="22"/>
        </w:rPr>
        <w:t>projectspecifieke</w:t>
      </w:r>
      <w:proofErr w:type="spellEnd"/>
      <w:r w:rsidRPr="003012CB">
        <w:rPr>
          <w:rFonts w:ascii="Corbel" w:hAnsi="Corbel" w:cs="Segoe UI"/>
          <w:sz w:val="22"/>
          <w:szCs w:val="22"/>
        </w:rPr>
        <w:t xml:space="preserve"> bericht (psb-A-555-0) naar Organisatie B.</w:t>
      </w:r>
    </w:p>
    <w:p w14:paraId="38E32599" w14:textId="77777777" w:rsidR="0084483B" w:rsidRPr="003012CB" w:rsidRDefault="0084483B" w:rsidP="0084483B">
      <w:pPr>
        <w:pStyle w:val="Normaalweb"/>
        <w:spacing w:after="300" w:line="285" w:lineRule="atLeast"/>
        <w:textAlignment w:val="baseline"/>
        <w:rPr>
          <w:rFonts w:ascii="Corbel" w:hAnsi="Corbel" w:cs="Segoe UI"/>
          <w:sz w:val="22"/>
          <w:szCs w:val="22"/>
        </w:rPr>
      </w:pPr>
      <w:r w:rsidRPr="003012CB">
        <w:rPr>
          <w:rFonts w:ascii="Corbel" w:hAnsi="Corbel" w:cs="Segoe UI"/>
          <w:sz w:val="22"/>
          <w:szCs w:val="22"/>
        </w:rPr>
        <w:t>Organisatie B ontvangt in het meta-project de gegevens van het nieuwe VISI-project, en richt dit project in.</w:t>
      </w:r>
    </w:p>
    <w:p w14:paraId="38E3259A" w14:textId="77777777" w:rsidR="00775570" w:rsidRPr="003012CB" w:rsidRDefault="00775570">
      <w:pPr>
        <w:widowControl/>
        <w:suppressAutoHyphens w:val="0"/>
        <w:rPr>
          <w:rFonts w:ascii="Corbel" w:eastAsia="Times New Roman" w:hAnsi="Corbel" w:cs="Segoe UI"/>
          <w:kern w:val="0"/>
          <w:sz w:val="22"/>
          <w:szCs w:val="22"/>
        </w:rPr>
      </w:pPr>
      <w:r w:rsidRPr="003012CB">
        <w:rPr>
          <w:rFonts w:ascii="Corbel" w:hAnsi="Corbel" w:cs="Segoe UI"/>
          <w:sz w:val="22"/>
          <w:szCs w:val="22"/>
        </w:rPr>
        <w:br w:type="page"/>
      </w:r>
    </w:p>
    <w:p w14:paraId="38E3259B" w14:textId="77777777" w:rsidR="0084483B" w:rsidRPr="003012CB" w:rsidRDefault="0084483B" w:rsidP="00775570">
      <w:pPr>
        <w:pStyle w:val="Normaalweb"/>
        <w:spacing w:before="0" w:beforeAutospacing="0" w:after="300" w:afterAutospacing="0" w:line="285" w:lineRule="atLeast"/>
        <w:textAlignment w:val="baseline"/>
        <w:rPr>
          <w:rFonts w:ascii="Corbel" w:hAnsi="Corbel" w:cs="Segoe UI"/>
          <w:b/>
          <w:i/>
          <w:sz w:val="22"/>
          <w:szCs w:val="22"/>
          <w:u w:val="single"/>
        </w:rPr>
      </w:pPr>
      <w:r w:rsidRPr="003012CB">
        <w:rPr>
          <w:rFonts w:ascii="Corbel" w:hAnsi="Corbel" w:cs="Segoe UI"/>
          <w:b/>
          <w:i/>
          <w:sz w:val="22"/>
          <w:szCs w:val="22"/>
          <w:u w:val="single"/>
        </w:rPr>
        <w:lastRenderedPageBreak/>
        <w:t>STAP 2</w:t>
      </w:r>
    </w:p>
    <w:p w14:paraId="38E3259C" w14:textId="77777777" w:rsidR="0084483B" w:rsidRPr="003012CB" w:rsidRDefault="00FF3D70" w:rsidP="00101BE4">
      <w:pPr>
        <w:pStyle w:val="Normaalweb"/>
        <w:spacing w:before="0" w:beforeAutospacing="0" w:after="300" w:afterAutospacing="0" w:line="285" w:lineRule="atLeast"/>
        <w:textAlignment w:val="baseline"/>
        <w:rPr>
          <w:rFonts w:ascii="Corbel" w:hAnsi="Corbel"/>
          <w:sz w:val="22"/>
          <w:szCs w:val="22"/>
        </w:rPr>
      </w:pPr>
      <w:r w:rsidRPr="003012CB">
        <w:rPr>
          <w:rFonts w:ascii="Corbel" w:hAnsi="Corbel"/>
          <w:noProof/>
          <w:sz w:val="22"/>
          <w:szCs w:val="22"/>
        </w:rPr>
        <w:drawing>
          <wp:inline distT="0" distB="0" distL="0" distR="0" wp14:anchorId="38E325DA" wp14:editId="38E325DB">
            <wp:extent cx="3869690" cy="196786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9690" cy="1967865"/>
                    </a:xfrm>
                    <a:prstGeom prst="rect">
                      <a:avLst/>
                    </a:prstGeom>
                    <a:noFill/>
                    <a:ln>
                      <a:noFill/>
                    </a:ln>
                  </pic:spPr>
                </pic:pic>
              </a:graphicData>
            </a:graphic>
          </wp:inline>
        </w:drawing>
      </w:r>
    </w:p>
    <w:p w14:paraId="38E3259D" w14:textId="77777777" w:rsidR="0084483B" w:rsidRPr="003012CB" w:rsidRDefault="0084483B" w:rsidP="0084483B">
      <w:pPr>
        <w:pStyle w:val="Normaalweb"/>
        <w:spacing w:after="300" w:line="285" w:lineRule="atLeast"/>
        <w:textAlignment w:val="baseline"/>
        <w:rPr>
          <w:rFonts w:ascii="Corbel" w:hAnsi="Corbel" w:cs="Segoe UI"/>
          <w:sz w:val="22"/>
          <w:szCs w:val="22"/>
        </w:rPr>
      </w:pPr>
      <w:r w:rsidRPr="003012CB">
        <w:rPr>
          <w:rFonts w:ascii="Corbel" w:hAnsi="Corbel" w:cs="Segoe UI"/>
          <w:sz w:val="22"/>
          <w:szCs w:val="22"/>
        </w:rPr>
        <w:t xml:space="preserve">Organisatie A past het raamwerk en/of </w:t>
      </w:r>
      <w:proofErr w:type="spellStart"/>
      <w:r w:rsidRPr="003012CB">
        <w:rPr>
          <w:rFonts w:ascii="Corbel" w:hAnsi="Corbel" w:cs="Segoe UI"/>
          <w:sz w:val="22"/>
          <w:szCs w:val="22"/>
        </w:rPr>
        <w:t>projectspecifieke</w:t>
      </w:r>
      <w:proofErr w:type="spellEnd"/>
      <w:r w:rsidRPr="003012CB">
        <w:rPr>
          <w:rFonts w:ascii="Corbel" w:hAnsi="Corbel" w:cs="Segoe UI"/>
          <w:sz w:val="22"/>
          <w:szCs w:val="22"/>
        </w:rPr>
        <w:t xml:space="preserve"> bericht van het VISI-project (p-A-555) aan, en verstuurt middels een bericht in het meta-project (m-p-A) het project-raamwerk (rw-A-555-1) en/of project-</w:t>
      </w:r>
      <w:proofErr w:type="spellStart"/>
      <w:r w:rsidRPr="003012CB">
        <w:rPr>
          <w:rFonts w:ascii="Corbel" w:hAnsi="Corbel" w:cs="Segoe UI"/>
          <w:sz w:val="22"/>
          <w:szCs w:val="22"/>
        </w:rPr>
        <w:t>projectspecifieke</w:t>
      </w:r>
      <w:proofErr w:type="spellEnd"/>
      <w:r w:rsidRPr="003012CB">
        <w:rPr>
          <w:rFonts w:ascii="Corbel" w:hAnsi="Corbel" w:cs="Segoe UI"/>
          <w:sz w:val="22"/>
          <w:szCs w:val="22"/>
        </w:rPr>
        <w:t xml:space="preserve"> bericht (psb-A-555-1) naar Organisatie B.</w:t>
      </w:r>
    </w:p>
    <w:p w14:paraId="38E3259E" w14:textId="77777777" w:rsidR="0084483B" w:rsidRPr="003012CB" w:rsidRDefault="0084483B" w:rsidP="0084483B">
      <w:pPr>
        <w:pStyle w:val="Normaalweb"/>
        <w:spacing w:before="0" w:beforeAutospacing="0" w:after="300" w:afterAutospacing="0" w:line="285" w:lineRule="atLeast"/>
        <w:textAlignment w:val="baseline"/>
        <w:rPr>
          <w:rFonts w:ascii="Corbel" w:hAnsi="Corbel" w:cs="Segoe UI"/>
          <w:sz w:val="22"/>
          <w:szCs w:val="22"/>
        </w:rPr>
      </w:pPr>
      <w:r w:rsidRPr="003012CB">
        <w:rPr>
          <w:rFonts w:ascii="Corbel" w:hAnsi="Corbel" w:cs="Segoe UI"/>
          <w:sz w:val="22"/>
          <w:szCs w:val="22"/>
        </w:rPr>
        <w:t>Organisatie B ontvangt in het meta-project de aangepaste gegevens van het VISI-project, en actualiseert dit bestaande VISI-project.</w:t>
      </w:r>
    </w:p>
    <w:p w14:paraId="38E3259F" w14:textId="77777777" w:rsidR="00775570" w:rsidRPr="003012CB" w:rsidRDefault="00775570">
      <w:pPr>
        <w:widowControl/>
        <w:suppressAutoHyphens w:val="0"/>
        <w:rPr>
          <w:rFonts w:ascii="Corbel" w:eastAsia="Times New Roman" w:hAnsi="Corbel" w:cs="Segoe UI"/>
          <w:kern w:val="0"/>
          <w:sz w:val="22"/>
          <w:szCs w:val="22"/>
        </w:rPr>
      </w:pPr>
      <w:r w:rsidRPr="003012CB">
        <w:rPr>
          <w:rFonts w:ascii="Corbel" w:hAnsi="Corbel" w:cs="Segoe UI"/>
          <w:sz w:val="22"/>
          <w:szCs w:val="22"/>
        </w:rPr>
        <w:br w:type="page"/>
      </w:r>
    </w:p>
    <w:p w14:paraId="38E325A0" w14:textId="77777777" w:rsidR="0084483B" w:rsidRPr="003012CB" w:rsidRDefault="0084483B" w:rsidP="0084483B">
      <w:pPr>
        <w:pStyle w:val="Normaalweb"/>
        <w:spacing w:before="0" w:beforeAutospacing="0" w:after="300" w:afterAutospacing="0" w:line="285" w:lineRule="atLeast"/>
        <w:textAlignment w:val="baseline"/>
        <w:rPr>
          <w:rFonts w:ascii="Corbel" w:hAnsi="Corbel" w:cs="Segoe UI"/>
          <w:b/>
          <w:i/>
          <w:sz w:val="22"/>
          <w:szCs w:val="22"/>
          <w:u w:val="single"/>
        </w:rPr>
      </w:pPr>
      <w:r w:rsidRPr="003012CB">
        <w:rPr>
          <w:rFonts w:ascii="Corbel" w:hAnsi="Corbel" w:cs="Segoe UI"/>
          <w:b/>
          <w:i/>
          <w:sz w:val="22"/>
          <w:szCs w:val="22"/>
          <w:u w:val="single"/>
        </w:rPr>
        <w:lastRenderedPageBreak/>
        <w:t>STAP 3</w:t>
      </w:r>
    </w:p>
    <w:p w14:paraId="38E325A1" w14:textId="77777777" w:rsidR="00101BE4" w:rsidRPr="003012CB" w:rsidRDefault="00FF3D70" w:rsidP="00BC6590">
      <w:pPr>
        <w:rPr>
          <w:rFonts w:ascii="Corbel" w:hAnsi="Corbel"/>
          <w:sz w:val="22"/>
          <w:szCs w:val="22"/>
        </w:rPr>
      </w:pPr>
      <w:r w:rsidRPr="003012CB">
        <w:rPr>
          <w:rFonts w:ascii="Corbel" w:hAnsi="Corbel"/>
          <w:noProof/>
          <w:sz w:val="22"/>
          <w:szCs w:val="22"/>
        </w:rPr>
        <w:drawing>
          <wp:inline distT="0" distB="0" distL="0" distR="0" wp14:anchorId="38E325DC" wp14:editId="38E325DD">
            <wp:extent cx="3869690" cy="196786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690" cy="1967865"/>
                    </a:xfrm>
                    <a:prstGeom prst="rect">
                      <a:avLst/>
                    </a:prstGeom>
                    <a:noFill/>
                    <a:ln>
                      <a:noFill/>
                    </a:ln>
                  </pic:spPr>
                </pic:pic>
              </a:graphicData>
            </a:graphic>
          </wp:inline>
        </w:drawing>
      </w:r>
    </w:p>
    <w:p w14:paraId="38E325A2" w14:textId="77777777" w:rsidR="0084483B" w:rsidRPr="003012CB" w:rsidRDefault="0084483B" w:rsidP="00BC6590">
      <w:pPr>
        <w:rPr>
          <w:rFonts w:ascii="Corbel" w:hAnsi="Corbel"/>
          <w:sz w:val="22"/>
          <w:szCs w:val="22"/>
        </w:rPr>
      </w:pPr>
    </w:p>
    <w:p w14:paraId="38E325A3" w14:textId="77777777" w:rsidR="0084483B" w:rsidRPr="003012CB" w:rsidRDefault="0084483B" w:rsidP="0084483B">
      <w:pPr>
        <w:rPr>
          <w:rFonts w:ascii="Corbel" w:eastAsia="Arial" w:hAnsi="Corbel" w:cs="Arial"/>
          <w:sz w:val="22"/>
          <w:szCs w:val="22"/>
        </w:rPr>
      </w:pPr>
      <w:r w:rsidRPr="003012CB">
        <w:rPr>
          <w:rFonts w:ascii="Corbel" w:eastAsia="Arial" w:hAnsi="Corbel" w:cs="Arial"/>
          <w:sz w:val="22"/>
          <w:szCs w:val="22"/>
        </w:rPr>
        <w:t>Organisatie C geeft door aan Organisatie A: SOAP server en de persoon die optreedt als VISI-communicatiemanager.</w:t>
      </w:r>
    </w:p>
    <w:p w14:paraId="38E325A4" w14:textId="77777777" w:rsidR="0084483B" w:rsidRPr="003012CB" w:rsidRDefault="0084483B" w:rsidP="0084483B">
      <w:pPr>
        <w:rPr>
          <w:rFonts w:ascii="Corbel" w:eastAsia="Arial" w:hAnsi="Corbel" w:cs="Arial"/>
          <w:sz w:val="22"/>
          <w:szCs w:val="22"/>
        </w:rPr>
      </w:pPr>
    </w:p>
    <w:p w14:paraId="38E325A5" w14:textId="77777777" w:rsidR="0084483B" w:rsidRPr="003012CB" w:rsidRDefault="0084483B" w:rsidP="0084483B">
      <w:pPr>
        <w:rPr>
          <w:rFonts w:ascii="Corbel" w:eastAsia="Arial" w:hAnsi="Corbel" w:cs="Arial"/>
          <w:sz w:val="22"/>
          <w:szCs w:val="22"/>
        </w:rPr>
      </w:pPr>
      <w:r w:rsidRPr="003012CB">
        <w:rPr>
          <w:rFonts w:ascii="Corbel" w:eastAsia="Arial" w:hAnsi="Corbel" w:cs="Arial"/>
          <w:sz w:val="22"/>
          <w:szCs w:val="22"/>
        </w:rPr>
        <w:t>Organisatie A breidt het meta-</w:t>
      </w:r>
      <w:proofErr w:type="spellStart"/>
      <w:r w:rsidRPr="003012CB">
        <w:rPr>
          <w:rFonts w:ascii="Corbel" w:eastAsia="Arial" w:hAnsi="Corbel" w:cs="Arial"/>
          <w:sz w:val="22"/>
          <w:szCs w:val="22"/>
        </w:rPr>
        <w:t>projectspecifiek</w:t>
      </w:r>
      <w:proofErr w:type="spellEnd"/>
      <w:r w:rsidRPr="003012CB">
        <w:rPr>
          <w:rFonts w:ascii="Corbel" w:eastAsia="Arial" w:hAnsi="Corbel" w:cs="Arial"/>
          <w:sz w:val="22"/>
          <w:szCs w:val="22"/>
        </w:rPr>
        <w:t xml:space="preserve"> bericht uit met o.a. de SOAP server van Organisatie C (m-psb-A-2).</w:t>
      </w:r>
    </w:p>
    <w:p w14:paraId="38E325A6" w14:textId="77777777" w:rsidR="0084483B" w:rsidRPr="003012CB" w:rsidRDefault="0084483B" w:rsidP="0084483B">
      <w:pPr>
        <w:rPr>
          <w:rFonts w:ascii="Corbel" w:eastAsia="Arial" w:hAnsi="Corbel" w:cs="Arial"/>
          <w:sz w:val="22"/>
          <w:szCs w:val="22"/>
        </w:rPr>
      </w:pPr>
    </w:p>
    <w:p w14:paraId="38E325A7" w14:textId="77777777" w:rsidR="0084483B" w:rsidRPr="003012CB" w:rsidRDefault="0084483B" w:rsidP="0084483B">
      <w:pPr>
        <w:rPr>
          <w:rFonts w:ascii="Corbel" w:eastAsia="Arial" w:hAnsi="Corbel" w:cs="Arial"/>
          <w:sz w:val="22"/>
          <w:szCs w:val="22"/>
        </w:rPr>
      </w:pPr>
      <w:r w:rsidRPr="003012CB">
        <w:rPr>
          <w:rFonts w:ascii="Corbel" w:eastAsia="Arial" w:hAnsi="Corbel" w:cs="Arial"/>
          <w:sz w:val="22"/>
          <w:szCs w:val="22"/>
        </w:rPr>
        <w:t>Optioneel: Organisatie B ontvangt per e-mail van Organisatie A het aangepaste meta-</w:t>
      </w:r>
      <w:proofErr w:type="spellStart"/>
      <w:r w:rsidRPr="003012CB">
        <w:rPr>
          <w:rFonts w:ascii="Corbel" w:eastAsia="Arial" w:hAnsi="Corbel" w:cs="Arial"/>
          <w:sz w:val="22"/>
          <w:szCs w:val="22"/>
        </w:rPr>
        <w:t>projectspecifiek</w:t>
      </w:r>
      <w:proofErr w:type="spellEnd"/>
      <w:r w:rsidRPr="003012CB">
        <w:rPr>
          <w:rFonts w:ascii="Corbel" w:eastAsia="Arial" w:hAnsi="Corbel" w:cs="Arial"/>
          <w:sz w:val="22"/>
          <w:szCs w:val="22"/>
        </w:rPr>
        <w:t xml:space="preserve"> bericht (m-psb-A-2). Organisatie B actualiseert het corresponderende meta-project in met dit meta-</w:t>
      </w:r>
      <w:proofErr w:type="spellStart"/>
      <w:r w:rsidRPr="003012CB">
        <w:rPr>
          <w:rFonts w:ascii="Corbel" w:eastAsia="Arial" w:hAnsi="Corbel" w:cs="Arial"/>
          <w:sz w:val="22"/>
          <w:szCs w:val="22"/>
        </w:rPr>
        <w:t>projectspecifiek</w:t>
      </w:r>
      <w:proofErr w:type="spellEnd"/>
      <w:r w:rsidRPr="003012CB">
        <w:rPr>
          <w:rFonts w:ascii="Corbel" w:eastAsia="Arial" w:hAnsi="Corbel" w:cs="Arial"/>
          <w:sz w:val="22"/>
          <w:szCs w:val="22"/>
        </w:rPr>
        <w:t xml:space="preserve"> bericht.</w:t>
      </w:r>
    </w:p>
    <w:p w14:paraId="38E325A8" w14:textId="77777777" w:rsidR="0084483B" w:rsidRPr="003012CB" w:rsidRDefault="0084483B" w:rsidP="0084483B">
      <w:pPr>
        <w:rPr>
          <w:rFonts w:ascii="Corbel" w:eastAsia="Arial" w:hAnsi="Corbel" w:cs="Arial"/>
          <w:sz w:val="22"/>
          <w:szCs w:val="22"/>
        </w:rPr>
      </w:pPr>
    </w:p>
    <w:p w14:paraId="38E325A9" w14:textId="77777777" w:rsidR="0084483B" w:rsidRPr="003012CB" w:rsidRDefault="0084483B" w:rsidP="0084483B">
      <w:pPr>
        <w:rPr>
          <w:rFonts w:ascii="Corbel" w:eastAsia="Arial" w:hAnsi="Corbel" w:cs="Arial"/>
          <w:sz w:val="22"/>
          <w:szCs w:val="22"/>
        </w:rPr>
      </w:pPr>
      <w:r w:rsidRPr="003012CB">
        <w:rPr>
          <w:rFonts w:ascii="Corbel" w:eastAsia="Arial" w:hAnsi="Corbel" w:cs="Arial"/>
          <w:sz w:val="22"/>
          <w:szCs w:val="22"/>
        </w:rPr>
        <w:t>Organisatie C ontvangt per e-mail van Organisatie A het meta-</w:t>
      </w:r>
      <w:proofErr w:type="spellStart"/>
      <w:r w:rsidRPr="003012CB">
        <w:rPr>
          <w:rFonts w:ascii="Corbel" w:eastAsia="Arial" w:hAnsi="Corbel" w:cs="Arial"/>
          <w:sz w:val="22"/>
          <w:szCs w:val="22"/>
        </w:rPr>
        <w:t>projectspecifiek</w:t>
      </w:r>
      <w:proofErr w:type="spellEnd"/>
      <w:r w:rsidRPr="003012CB">
        <w:rPr>
          <w:rFonts w:ascii="Corbel" w:eastAsia="Arial" w:hAnsi="Corbel" w:cs="Arial"/>
          <w:sz w:val="22"/>
          <w:szCs w:val="22"/>
        </w:rPr>
        <w:t xml:space="preserve"> bericht (m-psb-A-2). Organisatie C richt een meta-project in met dit meta-</w:t>
      </w:r>
      <w:proofErr w:type="spellStart"/>
      <w:r w:rsidRPr="003012CB">
        <w:rPr>
          <w:rFonts w:ascii="Corbel" w:eastAsia="Arial" w:hAnsi="Corbel" w:cs="Arial"/>
          <w:sz w:val="22"/>
          <w:szCs w:val="22"/>
        </w:rPr>
        <w:t>projectspecifiek</w:t>
      </w:r>
      <w:proofErr w:type="spellEnd"/>
      <w:r w:rsidRPr="003012CB">
        <w:rPr>
          <w:rFonts w:ascii="Corbel" w:eastAsia="Arial" w:hAnsi="Corbel" w:cs="Arial"/>
          <w:sz w:val="22"/>
          <w:szCs w:val="22"/>
        </w:rPr>
        <w:t xml:space="preserve"> bericht.</w:t>
      </w:r>
    </w:p>
    <w:p w14:paraId="38E325AA" w14:textId="77777777" w:rsidR="0084483B" w:rsidRPr="003012CB" w:rsidRDefault="0084483B" w:rsidP="0084483B">
      <w:pPr>
        <w:rPr>
          <w:rFonts w:ascii="Corbel" w:eastAsia="Arial" w:hAnsi="Corbel" w:cs="Arial"/>
          <w:sz w:val="22"/>
          <w:szCs w:val="22"/>
        </w:rPr>
      </w:pPr>
    </w:p>
    <w:p w14:paraId="38E325AB" w14:textId="77777777" w:rsidR="00775570" w:rsidRPr="003012CB" w:rsidRDefault="00775570">
      <w:pPr>
        <w:widowControl/>
        <w:suppressAutoHyphens w:val="0"/>
        <w:rPr>
          <w:rFonts w:ascii="Corbel" w:eastAsia="Times New Roman" w:hAnsi="Corbel" w:cs="Segoe UI"/>
          <w:kern w:val="0"/>
          <w:sz w:val="22"/>
          <w:szCs w:val="22"/>
        </w:rPr>
      </w:pPr>
      <w:r w:rsidRPr="003012CB">
        <w:rPr>
          <w:rFonts w:ascii="Corbel" w:hAnsi="Corbel" w:cs="Segoe UI"/>
          <w:sz w:val="22"/>
          <w:szCs w:val="22"/>
        </w:rPr>
        <w:br w:type="page"/>
      </w:r>
    </w:p>
    <w:p w14:paraId="38E325AC" w14:textId="77777777" w:rsidR="0084483B" w:rsidRPr="003012CB" w:rsidRDefault="0084483B" w:rsidP="00775570">
      <w:pPr>
        <w:pStyle w:val="Normaalweb"/>
        <w:spacing w:before="0" w:beforeAutospacing="0" w:after="300" w:afterAutospacing="0" w:line="285" w:lineRule="atLeast"/>
        <w:textAlignment w:val="baseline"/>
        <w:rPr>
          <w:rFonts w:ascii="Corbel" w:hAnsi="Corbel" w:cs="Segoe UI"/>
          <w:b/>
          <w:i/>
          <w:sz w:val="22"/>
          <w:szCs w:val="22"/>
          <w:u w:val="single"/>
        </w:rPr>
      </w:pPr>
      <w:r w:rsidRPr="003012CB">
        <w:rPr>
          <w:rFonts w:ascii="Corbel" w:hAnsi="Corbel" w:cs="Segoe UI"/>
          <w:b/>
          <w:i/>
          <w:sz w:val="22"/>
          <w:szCs w:val="22"/>
          <w:u w:val="single"/>
        </w:rPr>
        <w:lastRenderedPageBreak/>
        <w:t>STAP 4</w:t>
      </w:r>
    </w:p>
    <w:p w14:paraId="38E325AD" w14:textId="77777777" w:rsidR="0084483B" w:rsidRPr="003012CB" w:rsidRDefault="0084483B" w:rsidP="0084483B">
      <w:pPr>
        <w:rPr>
          <w:rFonts w:ascii="Corbel" w:eastAsia="Arial" w:hAnsi="Corbel" w:cs="Arial"/>
          <w:sz w:val="22"/>
          <w:szCs w:val="22"/>
        </w:rPr>
      </w:pPr>
    </w:p>
    <w:p w14:paraId="38E325AE" w14:textId="77777777" w:rsidR="0084483B" w:rsidRPr="003012CB" w:rsidRDefault="00FF3D70" w:rsidP="0084483B">
      <w:pPr>
        <w:rPr>
          <w:rFonts w:ascii="Corbel" w:hAnsi="Corbel"/>
          <w:sz w:val="22"/>
          <w:szCs w:val="22"/>
        </w:rPr>
      </w:pPr>
      <w:r w:rsidRPr="003012CB">
        <w:rPr>
          <w:rFonts w:ascii="Corbel" w:hAnsi="Corbel"/>
          <w:noProof/>
          <w:sz w:val="22"/>
          <w:szCs w:val="22"/>
        </w:rPr>
        <w:drawing>
          <wp:inline distT="0" distB="0" distL="0" distR="0" wp14:anchorId="38E325DE" wp14:editId="38E325DF">
            <wp:extent cx="3869690" cy="3233420"/>
            <wp:effectExtent l="0" t="0" r="0" b="508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9690" cy="3233420"/>
                    </a:xfrm>
                    <a:prstGeom prst="rect">
                      <a:avLst/>
                    </a:prstGeom>
                    <a:noFill/>
                    <a:ln>
                      <a:noFill/>
                    </a:ln>
                  </pic:spPr>
                </pic:pic>
              </a:graphicData>
            </a:graphic>
          </wp:inline>
        </w:drawing>
      </w:r>
    </w:p>
    <w:p w14:paraId="38E325AF" w14:textId="77777777" w:rsidR="0084483B" w:rsidRPr="003012CB" w:rsidRDefault="0084483B" w:rsidP="0084483B">
      <w:pPr>
        <w:rPr>
          <w:rFonts w:ascii="Corbel" w:hAnsi="Corbel"/>
          <w:sz w:val="22"/>
          <w:szCs w:val="22"/>
        </w:rPr>
      </w:pPr>
    </w:p>
    <w:p w14:paraId="38E325B0" w14:textId="77777777" w:rsidR="0084483B" w:rsidRPr="003012CB" w:rsidRDefault="0084483B" w:rsidP="0084483B">
      <w:pPr>
        <w:rPr>
          <w:rFonts w:ascii="Corbel" w:eastAsia="Arial" w:hAnsi="Corbel" w:cs="Arial"/>
          <w:sz w:val="22"/>
          <w:szCs w:val="22"/>
        </w:rPr>
      </w:pPr>
      <w:r w:rsidRPr="003012CB">
        <w:rPr>
          <w:rFonts w:ascii="Corbel" w:eastAsia="Arial" w:hAnsi="Corbel" w:cs="Arial"/>
          <w:sz w:val="22"/>
          <w:szCs w:val="22"/>
        </w:rPr>
        <w:t>Organisatie A richt een VISI-project (p-A-777) in, en verstuurt middels een bericht in het meta-project het project-raamwerk (rw-A-777-0) en project-</w:t>
      </w:r>
      <w:proofErr w:type="spellStart"/>
      <w:r w:rsidRPr="003012CB">
        <w:rPr>
          <w:rFonts w:ascii="Corbel" w:eastAsia="Arial" w:hAnsi="Corbel" w:cs="Arial"/>
          <w:sz w:val="22"/>
          <w:szCs w:val="22"/>
        </w:rPr>
        <w:t>projectspecifieke</w:t>
      </w:r>
      <w:proofErr w:type="spellEnd"/>
      <w:r w:rsidRPr="003012CB">
        <w:rPr>
          <w:rFonts w:ascii="Corbel" w:eastAsia="Arial" w:hAnsi="Corbel" w:cs="Arial"/>
          <w:sz w:val="22"/>
          <w:szCs w:val="22"/>
        </w:rPr>
        <w:t xml:space="preserve"> bericht (psb-A-777-0) naar Organisatie C.</w:t>
      </w:r>
    </w:p>
    <w:p w14:paraId="38E325B1" w14:textId="77777777" w:rsidR="0084483B" w:rsidRPr="003012CB" w:rsidRDefault="0084483B" w:rsidP="0084483B">
      <w:pPr>
        <w:rPr>
          <w:rFonts w:ascii="Corbel" w:eastAsia="Arial" w:hAnsi="Corbel" w:cs="Arial"/>
          <w:sz w:val="22"/>
          <w:szCs w:val="22"/>
        </w:rPr>
      </w:pPr>
    </w:p>
    <w:p w14:paraId="38E325B2" w14:textId="77777777" w:rsidR="0084483B" w:rsidRPr="003012CB" w:rsidRDefault="0084483B" w:rsidP="0084483B">
      <w:pPr>
        <w:rPr>
          <w:rFonts w:ascii="Corbel" w:eastAsia="Arial" w:hAnsi="Corbel" w:cs="Arial"/>
          <w:sz w:val="22"/>
          <w:szCs w:val="22"/>
        </w:rPr>
      </w:pPr>
      <w:r w:rsidRPr="003012CB">
        <w:rPr>
          <w:rFonts w:ascii="Corbel" w:eastAsia="Arial" w:hAnsi="Corbel" w:cs="Arial"/>
          <w:sz w:val="22"/>
          <w:szCs w:val="22"/>
        </w:rPr>
        <w:t>Organisatie C ontvangt in het meta-project de gegevens van het nieuwe VISI-project, en richt dit project in.</w:t>
      </w:r>
    </w:p>
    <w:p w14:paraId="38E325B3" w14:textId="77777777" w:rsidR="0084483B" w:rsidRPr="003012CB" w:rsidRDefault="0084483B" w:rsidP="0084483B">
      <w:pPr>
        <w:rPr>
          <w:rFonts w:ascii="Corbel" w:eastAsia="Arial" w:hAnsi="Corbel" w:cs="Arial"/>
          <w:sz w:val="22"/>
          <w:szCs w:val="22"/>
        </w:rPr>
      </w:pPr>
    </w:p>
    <w:p w14:paraId="38E325B4" w14:textId="77777777" w:rsidR="00775570" w:rsidRPr="003012CB" w:rsidRDefault="00775570">
      <w:pPr>
        <w:widowControl/>
        <w:suppressAutoHyphens w:val="0"/>
        <w:rPr>
          <w:rFonts w:ascii="Corbel" w:eastAsia="Times New Roman" w:hAnsi="Corbel" w:cs="Segoe UI"/>
          <w:kern w:val="0"/>
          <w:sz w:val="22"/>
          <w:szCs w:val="22"/>
        </w:rPr>
      </w:pPr>
      <w:r w:rsidRPr="003012CB">
        <w:rPr>
          <w:rFonts w:ascii="Corbel" w:hAnsi="Corbel" w:cs="Segoe UI"/>
          <w:sz w:val="22"/>
          <w:szCs w:val="22"/>
        </w:rPr>
        <w:br w:type="page"/>
      </w:r>
    </w:p>
    <w:p w14:paraId="38E325B5" w14:textId="77777777" w:rsidR="0084483B" w:rsidRPr="003012CB" w:rsidRDefault="0084483B" w:rsidP="00775570">
      <w:pPr>
        <w:pStyle w:val="Normaalweb"/>
        <w:spacing w:before="0" w:beforeAutospacing="0" w:after="300" w:afterAutospacing="0" w:line="285" w:lineRule="atLeast"/>
        <w:textAlignment w:val="baseline"/>
        <w:rPr>
          <w:rFonts w:ascii="Corbel" w:hAnsi="Corbel" w:cs="Segoe UI"/>
          <w:b/>
          <w:i/>
          <w:sz w:val="22"/>
          <w:szCs w:val="22"/>
          <w:u w:val="single"/>
        </w:rPr>
      </w:pPr>
      <w:r w:rsidRPr="003012CB">
        <w:rPr>
          <w:rFonts w:ascii="Corbel" w:hAnsi="Corbel" w:cs="Segoe UI"/>
          <w:b/>
          <w:i/>
          <w:sz w:val="22"/>
          <w:szCs w:val="22"/>
          <w:u w:val="single"/>
        </w:rPr>
        <w:lastRenderedPageBreak/>
        <w:t>STAP 5</w:t>
      </w:r>
    </w:p>
    <w:p w14:paraId="38E325B6" w14:textId="77777777" w:rsidR="0084483B" w:rsidRPr="003012CB" w:rsidRDefault="0084483B" w:rsidP="0084483B">
      <w:pPr>
        <w:rPr>
          <w:rFonts w:ascii="Corbel" w:eastAsia="Arial" w:hAnsi="Corbel" w:cs="Arial"/>
          <w:sz w:val="22"/>
          <w:szCs w:val="22"/>
        </w:rPr>
      </w:pPr>
    </w:p>
    <w:p w14:paraId="38E325B7" w14:textId="77777777" w:rsidR="0084483B" w:rsidRPr="003012CB" w:rsidRDefault="00FF3D70" w:rsidP="0084483B">
      <w:pPr>
        <w:rPr>
          <w:rFonts w:ascii="Corbel" w:hAnsi="Corbel"/>
          <w:sz w:val="22"/>
          <w:szCs w:val="22"/>
        </w:rPr>
      </w:pPr>
      <w:r w:rsidRPr="003012CB">
        <w:rPr>
          <w:rFonts w:ascii="Corbel" w:hAnsi="Corbel"/>
          <w:noProof/>
          <w:sz w:val="22"/>
          <w:szCs w:val="22"/>
        </w:rPr>
        <w:drawing>
          <wp:inline distT="0" distB="0" distL="0" distR="0" wp14:anchorId="38E325E0" wp14:editId="38E325E1">
            <wp:extent cx="3869690" cy="45720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69690" cy="4572000"/>
                    </a:xfrm>
                    <a:prstGeom prst="rect">
                      <a:avLst/>
                    </a:prstGeom>
                    <a:noFill/>
                    <a:ln>
                      <a:noFill/>
                    </a:ln>
                  </pic:spPr>
                </pic:pic>
              </a:graphicData>
            </a:graphic>
          </wp:inline>
        </w:drawing>
      </w:r>
    </w:p>
    <w:p w14:paraId="38E325B8" w14:textId="77777777" w:rsidR="0084483B" w:rsidRPr="003012CB" w:rsidRDefault="0084483B" w:rsidP="0084483B">
      <w:pPr>
        <w:rPr>
          <w:rFonts w:ascii="Corbel" w:hAnsi="Corbel"/>
          <w:sz w:val="22"/>
          <w:szCs w:val="22"/>
        </w:rPr>
      </w:pPr>
    </w:p>
    <w:p w14:paraId="38E325B9" w14:textId="77777777" w:rsidR="0084483B" w:rsidRPr="003012CB" w:rsidRDefault="0084483B" w:rsidP="0084483B">
      <w:pPr>
        <w:rPr>
          <w:rFonts w:ascii="Corbel" w:eastAsia="Arial" w:hAnsi="Corbel" w:cs="Arial"/>
          <w:sz w:val="22"/>
          <w:szCs w:val="22"/>
        </w:rPr>
      </w:pPr>
      <w:r w:rsidRPr="003012CB">
        <w:rPr>
          <w:rFonts w:ascii="Corbel" w:eastAsia="Arial" w:hAnsi="Corbel" w:cs="Arial"/>
          <w:sz w:val="22"/>
          <w:szCs w:val="22"/>
        </w:rPr>
        <w:t>Organisatie C geeft door aan Organisatie R: SOAP server en de persoon die optreedt als VISI-communicatiemanager.</w:t>
      </w:r>
    </w:p>
    <w:p w14:paraId="38E325BA" w14:textId="77777777" w:rsidR="0084483B" w:rsidRPr="003012CB" w:rsidRDefault="0084483B" w:rsidP="0084483B">
      <w:pPr>
        <w:rPr>
          <w:rFonts w:ascii="Corbel" w:eastAsia="Arial" w:hAnsi="Corbel" w:cs="Arial"/>
          <w:sz w:val="22"/>
          <w:szCs w:val="22"/>
        </w:rPr>
      </w:pPr>
    </w:p>
    <w:p w14:paraId="38E325BB" w14:textId="77777777" w:rsidR="0084483B" w:rsidRPr="003012CB" w:rsidRDefault="0084483B" w:rsidP="0084483B">
      <w:pPr>
        <w:rPr>
          <w:rFonts w:ascii="Corbel" w:eastAsia="Arial" w:hAnsi="Corbel" w:cs="Arial"/>
          <w:sz w:val="22"/>
          <w:szCs w:val="22"/>
        </w:rPr>
      </w:pPr>
      <w:r w:rsidRPr="003012CB">
        <w:rPr>
          <w:rFonts w:ascii="Corbel" w:eastAsia="Arial" w:hAnsi="Corbel" w:cs="Arial"/>
          <w:sz w:val="22"/>
          <w:szCs w:val="22"/>
        </w:rPr>
        <w:t>Organisatie R breidt het meta-</w:t>
      </w:r>
      <w:proofErr w:type="spellStart"/>
      <w:r w:rsidRPr="003012CB">
        <w:rPr>
          <w:rFonts w:ascii="Corbel" w:eastAsia="Arial" w:hAnsi="Corbel" w:cs="Arial"/>
          <w:sz w:val="22"/>
          <w:szCs w:val="22"/>
        </w:rPr>
        <w:t>projectspecifiek</w:t>
      </w:r>
      <w:proofErr w:type="spellEnd"/>
      <w:r w:rsidRPr="003012CB">
        <w:rPr>
          <w:rFonts w:ascii="Corbel" w:eastAsia="Arial" w:hAnsi="Corbel" w:cs="Arial"/>
          <w:sz w:val="22"/>
          <w:szCs w:val="22"/>
        </w:rPr>
        <w:t xml:space="preserve"> bericht uit met o.a. de SOAP server van Organisatie C (m-psb-R-1).</w:t>
      </w:r>
    </w:p>
    <w:p w14:paraId="38E325BC" w14:textId="77777777" w:rsidR="0084483B" w:rsidRPr="003012CB" w:rsidRDefault="0084483B" w:rsidP="0084483B">
      <w:pPr>
        <w:rPr>
          <w:rFonts w:ascii="Corbel" w:eastAsia="Arial" w:hAnsi="Corbel" w:cs="Arial"/>
          <w:sz w:val="22"/>
          <w:szCs w:val="22"/>
        </w:rPr>
      </w:pPr>
    </w:p>
    <w:p w14:paraId="38E325BD" w14:textId="77777777" w:rsidR="00775570" w:rsidRPr="003012CB" w:rsidRDefault="00775570">
      <w:pPr>
        <w:widowControl/>
        <w:suppressAutoHyphens w:val="0"/>
        <w:rPr>
          <w:rFonts w:ascii="Corbel" w:eastAsia="Times New Roman" w:hAnsi="Corbel" w:cs="Segoe UI"/>
          <w:kern w:val="0"/>
          <w:sz w:val="22"/>
          <w:szCs w:val="22"/>
        </w:rPr>
      </w:pPr>
      <w:r w:rsidRPr="003012CB">
        <w:rPr>
          <w:rFonts w:ascii="Corbel" w:hAnsi="Corbel" w:cs="Segoe UI"/>
          <w:sz w:val="22"/>
          <w:szCs w:val="22"/>
        </w:rPr>
        <w:br w:type="page"/>
      </w:r>
    </w:p>
    <w:p w14:paraId="38E325BE" w14:textId="77777777" w:rsidR="0084483B" w:rsidRPr="003012CB" w:rsidRDefault="0084483B" w:rsidP="00775570">
      <w:pPr>
        <w:pStyle w:val="Normaalweb"/>
        <w:spacing w:before="0" w:beforeAutospacing="0" w:after="300" w:afterAutospacing="0" w:line="285" w:lineRule="atLeast"/>
        <w:textAlignment w:val="baseline"/>
        <w:rPr>
          <w:rFonts w:ascii="Corbel" w:hAnsi="Corbel" w:cs="Segoe UI"/>
          <w:b/>
          <w:i/>
          <w:sz w:val="22"/>
          <w:szCs w:val="22"/>
          <w:u w:val="single"/>
        </w:rPr>
      </w:pPr>
      <w:r w:rsidRPr="003012CB">
        <w:rPr>
          <w:rFonts w:ascii="Corbel" w:hAnsi="Corbel" w:cs="Segoe UI"/>
          <w:b/>
          <w:i/>
          <w:sz w:val="22"/>
          <w:szCs w:val="22"/>
          <w:u w:val="single"/>
        </w:rPr>
        <w:lastRenderedPageBreak/>
        <w:t>STAP 6</w:t>
      </w:r>
    </w:p>
    <w:p w14:paraId="38E325BF" w14:textId="77777777" w:rsidR="0084483B" w:rsidRPr="003012CB" w:rsidRDefault="0084483B" w:rsidP="0084483B">
      <w:pPr>
        <w:rPr>
          <w:rFonts w:ascii="Corbel" w:eastAsia="Arial" w:hAnsi="Corbel" w:cs="Arial"/>
          <w:sz w:val="22"/>
          <w:szCs w:val="22"/>
        </w:rPr>
      </w:pPr>
    </w:p>
    <w:p w14:paraId="38E325C0" w14:textId="77777777" w:rsidR="0084483B" w:rsidRPr="003012CB" w:rsidRDefault="00FF3D70" w:rsidP="0084483B">
      <w:pPr>
        <w:rPr>
          <w:rFonts w:ascii="Corbel" w:hAnsi="Corbel"/>
          <w:sz w:val="22"/>
          <w:szCs w:val="22"/>
        </w:rPr>
      </w:pPr>
      <w:r w:rsidRPr="003012CB">
        <w:rPr>
          <w:rFonts w:ascii="Corbel" w:hAnsi="Corbel"/>
          <w:noProof/>
          <w:sz w:val="22"/>
          <w:szCs w:val="22"/>
        </w:rPr>
        <w:drawing>
          <wp:inline distT="0" distB="0" distL="0" distR="0" wp14:anchorId="38E325E2" wp14:editId="38E325E3">
            <wp:extent cx="3869690" cy="45720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9690" cy="4572000"/>
                    </a:xfrm>
                    <a:prstGeom prst="rect">
                      <a:avLst/>
                    </a:prstGeom>
                    <a:noFill/>
                    <a:ln>
                      <a:noFill/>
                    </a:ln>
                  </pic:spPr>
                </pic:pic>
              </a:graphicData>
            </a:graphic>
          </wp:inline>
        </w:drawing>
      </w:r>
    </w:p>
    <w:p w14:paraId="38E325C1" w14:textId="77777777" w:rsidR="0084483B" w:rsidRPr="003012CB" w:rsidRDefault="0084483B" w:rsidP="0084483B">
      <w:pPr>
        <w:rPr>
          <w:rFonts w:ascii="Corbel" w:hAnsi="Corbel"/>
          <w:sz w:val="22"/>
          <w:szCs w:val="22"/>
        </w:rPr>
      </w:pPr>
    </w:p>
    <w:p w14:paraId="38E325C2" w14:textId="77777777" w:rsidR="0084483B" w:rsidRPr="003012CB" w:rsidRDefault="0084483B" w:rsidP="0084483B">
      <w:pPr>
        <w:rPr>
          <w:rFonts w:ascii="Corbel" w:eastAsia="Arial" w:hAnsi="Corbel" w:cs="Arial"/>
          <w:sz w:val="22"/>
          <w:szCs w:val="22"/>
        </w:rPr>
      </w:pPr>
      <w:r w:rsidRPr="003012CB">
        <w:rPr>
          <w:rFonts w:ascii="Corbel" w:eastAsia="Arial" w:hAnsi="Corbel" w:cs="Arial"/>
          <w:sz w:val="22"/>
          <w:szCs w:val="22"/>
        </w:rPr>
        <w:t>Organisatie C ontvangt per e-mail van Organisatie R het meta-</w:t>
      </w:r>
      <w:proofErr w:type="spellStart"/>
      <w:r w:rsidRPr="003012CB">
        <w:rPr>
          <w:rFonts w:ascii="Corbel" w:eastAsia="Arial" w:hAnsi="Corbel" w:cs="Arial"/>
          <w:sz w:val="22"/>
          <w:szCs w:val="22"/>
        </w:rPr>
        <w:t>projectspecifiek</w:t>
      </w:r>
      <w:proofErr w:type="spellEnd"/>
      <w:r w:rsidRPr="003012CB">
        <w:rPr>
          <w:rFonts w:ascii="Corbel" w:eastAsia="Arial" w:hAnsi="Corbel" w:cs="Arial"/>
          <w:sz w:val="22"/>
          <w:szCs w:val="22"/>
        </w:rPr>
        <w:t xml:space="preserve"> bericht (m-psb-R-1). Organisatie B richt een meta-project in met dit meta-</w:t>
      </w:r>
      <w:proofErr w:type="spellStart"/>
      <w:r w:rsidRPr="003012CB">
        <w:rPr>
          <w:rFonts w:ascii="Corbel" w:eastAsia="Arial" w:hAnsi="Corbel" w:cs="Arial"/>
          <w:sz w:val="22"/>
          <w:szCs w:val="22"/>
        </w:rPr>
        <w:t>projectspecifiek</w:t>
      </w:r>
      <w:proofErr w:type="spellEnd"/>
      <w:r w:rsidRPr="003012CB">
        <w:rPr>
          <w:rFonts w:ascii="Corbel" w:eastAsia="Arial" w:hAnsi="Corbel" w:cs="Arial"/>
          <w:sz w:val="22"/>
          <w:szCs w:val="22"/>
        </w:rPr>
        <w:t xml:space="preserve"> bericht.</w:t>
      </w:r>
    </w:p>
    <w:p w14:paraId="38E325C3" w14:textId="77777777" w:rsidR="0084483B" w:rsidRPr="003012CB" w:rsidRDefault="0084483B" w:rsidP="0084483B">
      <w:pPr>
        <w:rPr>
          <w:rFonts w:ascii="Corbel" w:eastAsia="Arial" w:hAnsi="Corbel" w:cs="Arial"/>
          <w:sz w:val="22"/>
          <w:szCs w:val="22"/>
        </w:rPr>
      </w:pPr>
    </w:p>
    <w:p w14:paraId="38E325C4" w14:textId="77777777" w:rsidR="0084483B" w:rsidRPr="003012CB" w:rsidRDefault="0084483B" w:rsidP="0084483B">
      <w:pPr>
        <w:rPr>
          <w:rFonts w:ascii="Corbel" w:eastAsia="Arial" w:hAnsi="Corbel" w:cs="Arial"/>
          <w:sz w:val="22"/>
          <w:szCs w:val="22"/>
        </w:rPr>
      </w:pPr>
      <w:r w:rsidRPr="003012CB">
        <w:rPr>
          <w:rFonts w:ascii="Corbel" w:eastAsia="Arial" w:hAnsi="Corbel" w:cs="Arial"/>
          <w:sz w:val="22"/>
          <w:szCs w:val="22"/>
        </w:rPr>
        <w:t>Organisatie R richt een VISI-project (p-R-999) in, en verstuurt middels een bericht in het meta-project het project-raamwerk (rw-R-999-0) en project-</w:t>
      </w:r>
      <w:proofErr w:type="spellStart"/>
      <w:r w:rsidRPr="003012CB">
        <w:rPr>
          <w:rFonts w:ascii="Corbel" w:eastAsia="Arial" w:hAnsi="Corbel" w:cs="Arial"/>
          <w:sz w:val="22"/>
          <w:szCs w:val="22"/>
        </w:rPr>
        <w:t>projectspecifieke</w:t>
      </w:r>
      <w:proofErr w:type="spellEnd"/>
      <w:r w:rsidRPr="003012CB">
        <w:rPr>
          <w:rFonts w:ascii="Corbel" w:eastAsia="Arial" w:hAnsi="Corbel" w:cs="Arial"/>
          <w:sz w:val="22"/>
          <w:szCs w:val="22"/>
        </w:rPr>
        <w:t xml:space="preserve"> bericht (psb-R-999-0) naar Organisatie C.</w:t>
      </w:r>
    </w:p>
    <w:p w14:paraId="38E325C5" w14:textId="77777777" w:rsidR="0084483B" w:rsidRPr="003012CB" w:rsidRDefault="0084483B" w:rsidP="0084483B">
      <w:pPr>
        <w:rPr>
          <w:rFonts w:ascii="Corbel" w:eastAsia="Arial" w:hAnsi="Corbel" w:cs="Arial"/>
          <w:sz w:val="22"/>
          <w:szCs w:val="22"/>
        </w:rPr>
      </w:pPr>
    </w:p>
    <w:p w14:paraId="38E325C6" w14:textId="77777777" w:rsidR="0084483B" w:rsidRPr="003012CB" w:rsidRDefault="0084483B" w:rsidP="0084483B">
      <w:pPr>
        <w:rPr>
          <w:rFonts w:ascii="Corbel" w:eastAsia="Arial" w:hAnsi="Corbel" w:cs="Arial"/>
          <w:sz w:val="22"/>
          <w:szCs w:val="22"/>
        </w:rPr>
      </w:pPr>
      <w:r w:rsidRPr="003012CB">
        <w:rPr>
          <w:rFonts w:ascii="Corbel" w:eastAsia="Arial" w:hAnsi="Corbel" w:cs="Arial"/>
          <w:sz w:val="22"/>
          <w:szCs w:val="22"/>
        </w:rPr>
        <w:t>Organisatie C ontvangt in het meta-project de gegevens van het nieuwe VISI-project, en richt dit project in.</w:t>
      </w:r>
    </w:p>
    <w:p w14:paraId="38E325C7" w14:textId="77777777" w:rsidR="0084483B" w:rsidRPr="003012CB" w:rsidRDefault="0084483B" w:rsidP="0084483B">
      <w:pPr>
        <w:rPr>
          <w:rFonts w:ascii="Corbel" w:eastAsia="Arial" w:hAnsi="Corbel" w:cs="Arial"/>
          <w:sz w:val="22"/>
          <w:szCs w:val="22"/>
        </w:rPr>
      </w:pPr>
    </w:p>
    <w:p w14:paraId="38E325C8" w14:textId="77777777" w:rsidR="00775570" w:rsidRPr="003012CB" w:rsidRDefault="00775570">
      <w:pPr>
        <w:widowControl/>
        <w:suppressAutoHyphens w:val="0"/>
        <w:rPr>
          <w:rFonts w:ascii="Corbel" w:eastAsia="Times New Roman" w:hAnsi="Corbel" w:cs="Segoe UI"/>
          <w:kern w:val="0"/>
          <w:sz w:val="22"/>
          <w:szCs w:val="22"/>
        </w:rPr>
      </w:pPr>
      <w:r w:rsidRPr="003012CB">
        <w:rPr>
          <w:rFonts w:ascii="Corbel" w:hAnsi="Corbel" w:cs="Segoe UI"/>
          <w:sz w:val="22"/>
          <w:szCs w:val="22"/>
        </w:rPr>
        <w:br w:type="page"/>
      </w:r>
    </w:p>
    <w:p w14:paraId="38E325C9" w14:textId="77777777" w:rsidR="0084483B" w:rsidRPr="003012CB" w:rsidRDefault="0084483B" w:rsidP="00775570">
      <w:pPr>
        <w:pStyle w:val="Normaalweb"/>
        <w:spacing w:before="0" w:beforeAutospacing="0" w:after="300" w:afterAutospacing="0" w:line="285" w:lineRule="atLeast"/>
        <w:textAlignment w:val="baseline"/>
        <w:rPr>
          <w:rFonts w:ascii="Corbel" w:hAnsi="Corbel" w:cs="Segoe UI"/>
          <w:b/>
          <w:i/>
          <w:sz w:val="22"/>
          <w:szCs w:val="22"/>
          <w:u w:val="single"/>
        </w:rPr>
      </w:pPr>
      <w:r w:rsidRPr="003012CB">
        <w:rPr>
          <w:rFonts w:ascii="Corbel" w:hAnsi="Corbel" w:cs="Segoe UI"/>
          <w:b/>
          <w:i/>
          <w:sz w:val="22"/>
          <w:szCs w:val="22"/>
          <w:u w:val="single"/>
        </w:rPr>
        <w:lastRenderedPageBreak/>
        <w:t>STAP 7</w:t>
      </w:r>
    </w:p>
    <w:p w14:paraId="38E325CA" w14:textId="77777777" w:rsidR="0084483B" w:rsidRPr="003012CB" w:rsidRDefault="0084483B" w:rsidP="0084483B">
      <w:pPr>
        <w:rPr>
          <w:rFonts w:ascii="Corbel" w:eastAsia="Arial" w:hAnsi="Corbel" w:cs="Arial"/>
          <w:sz w:val="22"/>
          <w:szCs w:val="22"/>
        </w:rPr>
      </w:pPr>
    </w:p>
    <w:p w14:paraId="38E325CB" w14:textId="77777777" w:rsidR="0084483B" w:rsidRPr="003012CB" w:rsidRDefault="00FF3D70" w:rsidP="0084483B">
      <w:pPr>
        <w:rPr>
          <w:rFonts w:ascii="Corbel" w:hAnsi="Corbel"/>
          <w:sz w:val="22"/>
          <w:szCs w:val="22"/>
        </w:rPr>
      </w:pPr>
      <w:r w:rsidRPr="003012CB">
        <w:rPr>
          <w:rFonts w:ascii="Corbel" w:hAnsi="Corbel"/>
          <w:noProof/>
          <w:sz w:val="22"/>
          <w:szCs w:val="22"/>
        </w:rPr>
        <w:drawing>
          <wp:inline distT="0" distB="0" distL="0" distR="0" wp14:anchorId="38E325E4" wp14:editId="38E325E5">
            <wp:extent cx="3898900" cy="5881370"/>
            <wp:effectExtent l="0" t="0" r="6350" b="508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98900" cy="5881370"/>
                    </a:xfrm>
                    <a:prstGeom prst="rect">
                      <a:avLst/>
                    </a:prstGeom>
                    <a:noFill/>
                    <a:ln>
                      <a:noFill/>
                    </a:ln>
                  </pic:spPr>
                </pic:pic>
              </a:graphicData>
            </a:graphic>
          </wp:inline>
        </w:drawing>
      </w:r>
    </w:p>
    <w:p w14:paraId="38E325CC" w14:textId="77777777" w:rsidR="0084483B" w:rsidRPr="003012CB" w:rsidRDefault="0084483B" w:rsidP="0084483B">
      <w:pPr>
        <w:rPr>
          <w:rFonts w:ascii="Corbel" w:hAnsi="Corbel"/>
          <w:sz w:val="22"/>
          <w:szCs w:val="22"/>
        </w:rPr>
      </w:pPr>
    </w:p>
    <w:p w14:paraId="38E325CD" w14:textId="77777777" w:rsidR="0084483B" w:rsidRPr="003012CB" w:rsidRDefault="0084483B" w:rsidP="0084483B">
      <w:pPr>
        <w:rPr>
          <w:rFonts w:ascii="Corbel" w:eastAsia="Arial" w:hAnsi="Corbel" w:cs="Arial"/>
          <w:sz w:val="22"/>
          <w:szCs w:val="22"/>
        </w:rPr>
      </w:pPr>
    </w:p>
    <w:p w14:paraId="38E325CE" w14:textId="77777777" w:rsidR="0084483B" w:rsidRPr="003012CB" w:rsidRDefault="0084483B" w:rsidP="0084483B">
      <w:pPr>
        <w:rPr>
          <w:rFonts w:ascii="Corbel" w:eastAsia="Arial" w:hAnsi="Corbel" w:cs="Arial"/>
          <w:sz w:val="22"/>
          <w:szCs w:val="22"/>
        </w:rPr>
      </w:pPr>
    </w:p>
    <w:p w14:paraId="38E325CF" w14:textId="77777777" w:rsidR="00A840D4" w:rsidRPr="003012CB" w:rsidRDefault="00E518DC" w:rsidP="00317E2A">
      <w:pPr>
        <w:rPr>
          <w:rFonts w:ascii="Corbel" w:eastAsia="Arial" w:hAnsi="Corbel"/>
          <w:sz w:val="22"/>
          <w:szCs w:val="22"/>
          <w:lang w:val="en-US"/>
        </w:rPr>
      </w:pPr>
      <w:r w:rsidRPr="003012CB">
        <w:rPr>
          <w:rFonts w:ascii="Corbel" w:eastAsia="Arial" w:hAnsi="Corbel"/>
          <w:sz w:val="22"/>
          <w:szCs w:val="22"/>
          <w:lang w:val="en-US"/>
        </w:rPr>
        <w:t>&lt;</w:t>
      </w:r>
      <w:r w:rsidR="00E567D6" w:rsidRPr="003012CB">
        <w:rPr>
          <w:rFonts w:ascii="Corbel" w:eastAsia="Arial" w:hAnsi="Corbel"/>
          <w:sz w:val="22"/>
          <w:szCs w:val="22"/>
          <w:lang w:val="en-US"/>
        </w:rPr>
        <w:t xml:space="preserve"> </w:t>
      </w:r>
      <w:proofErr w:type="spellStart"/>
      <w:r w:rsidRPr="003012CB">
        <w:rPr>
          <w:rFonts w:ascii="Corbel" w:eastAsia="Arial" w:hAnsi="Corbel"/>
          <w:sz w:val="22"/>
          <w:szCs w:val="22"/>
          <w:lang w:val="en-US"/>
        </w:rPr>
        <w:t>einde</w:t>
      </w:r>
      <w:proofErr w:type="spellEnd"/>
      <w:r w:rsidRPr="003012CB">
        <w:rPr>
          <w:rFonts w:ascii="Corbel" w:eastAsia="Arial" w:hAnsi="Corbel"/>
          <w:sz w:val="22"/>
          <w:szCs w:val="22"/>
          <w:lang w:val="en-US"/>
        </w:rPr>
        <w:t xml:space="preserve"> </w:t>
      </w:r>
      <w:proofErr w:type="spellStart"/>
      <w:r w:rsidRPr="003012CB">
        <w:rPr>
          <w:rFonts w:ascii="Corbel" w:eastAsia="Arial" w:hAnsi="Corbel"/>
          <w:sz w:val="22"/>
          <w:szCs w:val="22"/>
          <w:lang w:val="en-US"/>
        </w:rPr>
        <w:t>Bijlage</w:t>
      </w:r>
      <w:proofErr w:type="spellEnd"/>
      <w:r w:rsidRPr="003012CB">
        <w:rPr>
          <w:rFonts w:ascii="Corbel" w:eastAsia="Arial" w:hAnsi="Corbel"/>
          <w:sz w:val="22"/>
          <w:szCs w:val="22"/>
          <w:lang w:val="en-US"/>
        </w:rPr>
        <w:t xml:space="preserve"> 6</w:t>
      </w:r>
      <w:r w:rsidR="00E567D6" w:rsidRPr="003012CB">
        <w:rPr>
          <w:rFonts w:ascii="Corbel" w:eastAsia="Arial" w:hAnsi="Corbel"/>
          <w:sz w:val="22"/>
          <w:szCs w:val="22"/>
          <w:lang w:val="en-US"/>
        </w:rPr>
        <w:t xml:space="preserve"> </w:t>
      </w:r>
      <w:r w:rsidRPr="003012CB">
        <w:rPr>
          <w:rFonts w:ascii="Corbel" w:eastAsia="Arial" w:hAnsi="Corbel"/>
          <w:sz w:val="22"/>
          <w:szCs w:val="22"/>
          <w:lang w:val="en-US"/>
        </w:rPr>
        <w:t>&gt;</w:t>
      </w:r>
    </w:p>
    <w:sectPr w:rsidR="00A840D4" w:rsidRPr="003012CB" w:rsidSect="00E63088">
      <w:headerReference w:type="default" r:id="rId21"/>
      <w:footerReference w:type="default" r:id="rId22"/>
      <w:footnotePr>
        <w:pos w:val="beneathText"/>
      </w:footnotePr>
      <w:type w:val="continuous"/>
      <w:pgSz w:w="11905" w:h="16837"/>
      <w:pgMar w:top="1701" w:right="1134" w:bottom="1134" w:left="1701"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6D77A9" w14:textId="77777777" w:rsidR="00F94CC5" w:rsidRDefault="00F94CC5">
      <w:r>
        <w:separator/>
      </w:r>
    </w:p>
  </w:endnote>
  <w:endnote w:type="continuationSeparator" w:id="0">
    <w:p w14:paraId="73D35977" w14:textId="77777777" w:rsidR="00F94CC5" w:rsidRDefault="00F94C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Frutiger-Roman">
    <w:altName w:val="Arial Unicode MS"/>
    <w:panose1 w:val="00000000000000000000"/>
    <w:charset w:val="80"/>
    <w:family w:val="auto"/>
    <w:notTrueType/>
    <w:pitch w:val="default"/>
    <w:sig w:usb0="00000003" w:usb1="08070000" w:usb2="00000010" w:usb3="00000000" w:csb0="0002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325EA" w14:textId="77777777" w:rsidR="008C72A3" w:rsidRPr="00F53F0B" w:rsidRDefault="008C72A3">
    <w:pPr>
      <w:pStyle w:val="Voettekst"/>
      <w:rPr>
        <w:rFonts w:asciiTheme="minorHAnsi" w:hAnsiTheme="minorHAnsi"/>
      </w:rPr>
    </w:pPr>
    <w:r w:rsidRPr="00F53F0B">
      <w:rPr>
        <w:rFonts w:asciiTheme="minorHAnsi" w:hAnsiTheme="minorHAnsi"/>
        <w:noProof/>
      </w:rPr>
      <w:drawing>
        <wp:inline distT="0" distB="0" distL="0" distR="0" wp14:anchorId="38E325EE" wp14:editId="38E325EF">
          <wp:extent cx="694690" cy="124460"/>
          <wp:effectExtent l="0" t="0" r="0" b="8890"/>
          <wp:docPr id="12" name="Afbeelding 12" descr="by-nc-sa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y-nc-sa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124460"/>
                  </a:xfrm>
                  <a:prstGeom prst="rect">
                    <a:avLst/>
                  </a:prstGeom>
                  <a:noFill/>
                  <a:ln>
                    <a:noFill/>
                  </a:ln>
                </pic:spPr>
              </pic:pic>
            </a:graphicData>
          </a:graphic>
        </wp:inline>
      </w:drawing>
    </w:r>
    <w:r w:rsidRPr="00F53F0B">
      <w:rPr>
        <w:rFonts w:asciiTheme="minorHAnsi" w:hAnsiTheme="minorHAnsi"/>
        <w:sz w:val="16"/>
        <w:szCs w:val="16"/>
      </w:rPr>
      <w:t xml:space="preserve"> VISI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325ED" w14:textId="77777777" w:rsidR="008C72A3" w:rsidRPr="003012CB" w:rsidRDefault="008C72A3">
    <w:pPr>
      <w:pStyle w:val="Voettekst"/>
      <w:rPr>
        <w:rFonts w:ascii="Corbel" w:hAnsi="Corbel"/>
        <w:sz w:val="16"/>
        <w:szCs w:val="16"/>
      </w:rPr>
    </w:pPr>
    <w:r w:rsidRPr="003012CB">
      <w:rPr>
        <w:rFonts w:ascii="Corbel" w:hAnsi="Corbel"/>
        <w:noProof/>
      </w:rPr>
      <w:drawing>
        <wp:inline distT="0" distB="0" distL="0" distR="0" wp14:anchorId="38E325F2" wp14:editId="38E325F3">
          <wp:extent cx="694690" cy="124460"/>
          <wp:effectExtent l="0" t="0" r="0" b="8890"/>
          <wp:docPr id="13" name="Afbeelding 13" descr="by-nc-sa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y-nc-sa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124460"/>
                  </a:xfrm>
                  <a:prstGeom prst="rect">
                    <a:avLst/>
                  </a:prstGeom>
                  <a:noFill/>
                  <a:ln>
                    <a:noFill/>
                  </a:ln>
                </pic:spPr>
              </pic:pic>
            </a:graphicData>
          </a:graphic>
        </wp:inline>
      </w:drawing>
    </w:r>
    <w:r w:rsidRPr="003012CB">
      <w:rPr>
        <w:rFonts w:ascii="Corbel" w:hAnsi="Corbel"/>
        <w:sz w:val="16"/>
        <w:szCs w:val="16"/>
      </w:rPr>
      <w:t xml:space="preserve"> VISI</w:t>
    </w:r>
    <w:r w:rsidRPr="003012CB">
      <w:rPr>
        <w:rFonts w:ascii="Corbel" w:hAnsi="Corbel"/>
        <w:sz w:val="16"/>
        <w:szCs w:val="16"/>
      </w:rPr>
      <w:tab/>
      <w:t xml:space="preserve">Pagina </w:t>
    </w:r>
    <w:r w:rsidRPr="003012CB">
      <w:rPr>
        <w:rFonts w:ascii="Corbel" w:hAnsi="Corbel"/>
        <w:sz w:val="16"/>
        <w:szCs w:val="16"/>
      </w:rPr>
      <w:fldChar w:fldCharType="begin"/>
    </w:r>
    <w:r w:rsidRPr="003012CB">
      <w:rPr>
        <w:rFonts w:ascii="Corbel" w:hAnsi="Corbel"/>
        <w:sz w:val="16"/>
        <w:szCs w:val="16"/>
      </w:rPr>
      <w:instrText xml:space="preserve"> PAGE </w:instrText>
    </w:r>
    <w:r w:rsidRPr="003012CB">
      <w:rPr>
        <w:rFonts w:ascii="Corbel" w:hAnsi="Corbel"/>
        <w:sz w:val="16"/>
        <w:szCs w:val="16"/>
      </w:rPr>
      <w:fldChar w:fldCharType="separate"/>
    </w:r>
    <w:r w:rsidR="003F4CC8">
      <w:rPr>
        <w:rFonts w:ascii="Corbel" w:hAnsi="Corbel"/>
        <w:noProof/>
        <w:sz w:val="16"/>
        <w:szCs w:val="16"/>
      </w:rPr>
      <w:t>2</w:t>
    </w:r>
    <w:r w:rsidRPr="003012CB">
      <w:rPr>
        <w:rFonts w:ascii="Corbel" w:hAnsi="Corbel"/>
        <w:sz w:val="16"/>
        <w:szCs w:val="16"/>
      </w:rPr>
      <w:fldChar w:fldCharType="end"/>
    </w:r>
    <w:r w:rsidRPr="003012CB">
      <w:rPr>
        <w:rFonts w:ascii="Corbel" w:hAnsi="Corbel"/>
        <w:sz w:val="16"/>
        <w:szCs w:val="16"/>
      </w:rPr>
      <w:t xml:space="preserve"> van </w:t>
    </w:r>
    <w:r w:rsidRPr="003012CB">
      <w:rPr>
        <w:rFonts w:ascii="Corbel" w:hAnsi="Corbel"/>
        <w:sz w:val="16"/>
        <w:szCs w:val="16"/>
      </w:rPr>
      <w:fldChar w:fldCharType="begin"/>
    </w:r>
    <w:r w:rsidRPr="003012CB">
      <w:rPr>
        <w:rFonts w:ascii="Corbel" w:hAnsi="Corbel"/>
        <w:sz w:val="16"/>
        <w:szCs w:val="16"/>
      </w:rPr>
      <w:instrText xml:space="preserve"> NUMPAGES </w:instrText>
    </w:r>
    <w:r w:rsidRPr="003012CB">
      <w:rPr>
        <w:rFonts w:ascii="Corbel" w:hAnsi="Corbel"/>
        <w:sz w:val="16"/>
        <w:szCs w:val="16"/>
      </w:rPr>
      <w:fldChar w:fldCharType="separate"/>
    </w:r>
    <w:r w:rsidR="003F4CC8">
      <w:rPr>
        <w:rFonts w:ascii="Corbel" w:hAnsi="Corbel"/>
        <w:noProof/>
        <w:sz w:val="16"/>
        <w:szCs w:val="16"/>
      </w:rPr>
      <w:t>6</w:t>
    </w:r>
    <w:r w:rsidRPr="003012CB">
      <w:rPr>
        <w:rFonts w:ascii="Corbel" w:hAnsi="Corbe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797C09" w14:textId="77777777" w:rsidR="00F94CC5" w:rsidRDefault="00F94CC5">
      <w:r>
        <w:separator/>
      </w:r>
    </w:p>
  </w:footnote>
  <w:footnote w:type="continuationSeparator" w:id="0">
    <w:p w14:paraId="4D122949" w14:textId="77777777" w:rsidR="00F94CC5" w:rsidRDefault="00F94C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325EB" w14:textId="77777777" w:rsidR="008C72A3" w:rsidRPr="003012CB" w:rsidRDefault="003012CB" w:rsidP="00EC5A5D">
    <w:pPr>
      <w:pStyle w:val="Koptekst"/>
      <w:pBdr>
        <w:bottom w:val="single" w:sz="4" w:space="1" w:color="auto"/>
      </w:pBdr>
      <w:tabs>
        <w:tab w:val="clear" w:pos="9072"/>
        <w:tab w:val="left" w:pos="4395"/>
      </w:tabs>
      <w:ind w:right="2974"/>
      <w:rPr>
        <w:rFonts w:ascii="Corbel" w:hAnsi="Corbel" w:cs="Courier New"/>
        <w:sz w:val="20"/>
        <w:szCs w:val="20"/>
      </w:rPr>
    </w:pPr>
    <w:r w:rsidRPr="003012CB">
      <w:rPr>
        <w:rFonts w:ascii="Corbel" w:hAnsi="Corbel" w:cs="Courier New"/>
        <w:b/>
        <w:i/>
        <w:noProof/>
        <w:sz w:val="32"/>
        <w:szCs w:val="32"/>
        <w:u w:val="single"/>
      </w:rPr>
      <w:drawing>
        <wp:anchor distT="0" distB="0" distL="114300" distR="114300" simplePos="0" relativeHeight="251659264" behindDoc="0" locked="0" layoutInCell="1" allowOverlap="1" wp14:anchorId="38E325F0" wp14:editId="38E325F1">
          <wp:simplePos x="0" y="0"/>
          <wp:positionH relativeFrom="column">
            <wp:posOffset>3838575</wp:posOffset>
          </wp:positionH>
          <wp:positionV relativeFrom="paragraph">
            <wp:posOffset>-240665</wp:posOffset>
          </wp:positionV>
          <wp:extent cx="2519680" cy="604520"/>
          <wp:effectExtent l="0" t="0" r="0" b="508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m logo standaard vis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19680" cy="604520"/>
                  </a:xfrm>
                  <a:prstGeom prst="rect">
                    <a:avLst/>
                  </a:prstGeom>
                </pic:spPr>
              </pic:pic>
            </a:graphicData>
          </a:graphic>
          <wp14:sizeRelH relativeFrom="page">
            <wp14:pctWidth>0</wp14:pctWidth>
          </wp14:sizeRelH>
          <wp14:sizeRelV relativeFrom="page">
            <wp14:pctHeight>0</wp14:pctHeight>
          </wp14:sizeRelV>
        </wp:anchor>
      </w:drawing>
    </w:r>
    <w:r>
      <w:rPr>
        <w:rFonts w:ascii="Corbel" w:hAnsi="Corbel" w:cs="Courier New"/>
        <w:sz w:val="20"/>
        <w:szCs w:val="20"/>
      </w:rPr>
      <w:t>Leidraad VISI-systematiek v.1.6</w:t>
    </w:r>
  </w:p>
  <w:p w14:paraId="38E325EC" w14:textId="77777777" w:rsidR="008C72A3" w:rsidRPr="003012CB" w:rsidRDefault="008C72A3" w:rsidP="00EC5A5D">
    <w:pPr>
      <w:pStyle w:val="Koptekst"/>
      <w:pBdr>
        <w:bottom w:val="single" w:sz="4" w:space="1" w:color="auto"/>
      </w:pBdr>
      <w:tabs>
        <w:tab w:val="clear" w:pos="9072"/>
        <w:tab w:val="left" w:pos="4395"/>
      </w:tabs>
      <w:ind w:right="2974"/>
      <w:rPr>
        <w:rFonts w:ascii="Corbel" w:hAnsi="Corbel" w:cs="Courier New"/>
        <w:sz w:val="20"/>
        <w:szCs w:val="20"/>
      </w:rPr>
    </w:pPr>
    <w:r w:rsidRPr="003012CB">
      <w:rPr>
        <w:rFonts w:ascii="Corbel" w:hAnsi="Corbel" w:cs="Courier New"/>
        <w:sz w:val="20"/>
        <w:szCs w:val="20"/>
      </w:rPr>
      <w:t>Bijlage 6</w:t>
    </w:r>
    <w:r w:rsidRPr="003012CB">
      <w:rPr>
        <w:rFonts w:ascii="Corbel" w:hAnsi="Corbel" w:cs="Courier New"/>
        <w:sz w:val="20"/>
        <w:szCs w:val="20"/>
      </w:rPr>
      <w:tab/>
      <w:t>NORMATIEF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6CEBEB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BCBDC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1ADF9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5EE875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E26AB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AFCD5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08CF5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326D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C2C9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8D028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none"/>
      <w:pStyle w:val="Kop1"/>
      <w:lvlText w:val=""/>
      <w:lvlJc w:val="left"/>
      <w:pPr>
        <w:tabs>
          <w:tab w:val="num" w:pos="432"/>
        </w:tabs>
        <w:ind w:left="432" w:hanging="432"/>
      </w:pPr>
    </w:lvl>
    <w:lvl w:ilvl="1">
      <w:start w:val="1"/>
      <w:numFmt w:val="none"/>
      <w:pStyle w:val="Kop2"/>
      <w:lvlText w:val=""/>
      <w:lvlJc w:val="left"/>
      <w:pPr>
        <w:tabs>
          <w:tab w:val="num" w:pos="576"/>
        </w:tabs>
        <w:ind w:left="576" w:hanging="576"/>
      </w:pPr>
    </w:lvl>
    <w:lvl w:ilvl="2">
      <w:start w:val="1"/>
      <w:numFmt w:val="none"/>
      <w:pStyle w:val="Kop3"/>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1" w15:restartNumberingAfterBreak="0">
    <w:nsid w:val="00000002"/>
    <w:multiLevelType w:val="multilevel"/>
    <w:tmpl w:val="0000000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 w15:restartNumberingAfterBreak="0">
    <w:nsid w:val="00000003"/>
    <w:multiLevelType w:val="multilevel"/>
    <w:tmpl w:val="0000000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06EF326D"/>
    <w:multiLevelType w:val="multilevel"/>
    <w:tmpl w:val="DA629C38"/>
    <w:lvl w:ilvl="0">
      <w:start w:val="1"/>
      <w:numFmt w:val="decimal"/>
      <w:lvlText w:val="%1."/>
      <w:lvlJc w:val="left"/>
      <w:pPr>
        <w:tabs>
          <w:tab w:val="num" w:pos="288"/>
        </w:tabs>
        <w:ind w:left="288" w:hanging="360"/>
      </w:pPr>
    </w:lvl>
    <w:lvl w:ilvl="1">
      <w:start w:val="1"/>
      <w:numFmt w:val="lowerLetter"/>
      <w:lvlText w:val="%2."/>
      <w:lvlJc w:val="left"/>
      <w:pPr>
        <w:tabs>
          <w:tab w:val="num" w:pos="1008"/>
        </w:tabs>
        <w:ind w:left="1008" w:hanging="360"/>
      </w:pPr>
    </w:lvl>
    <w:lvl w:ilvl="2">
      <w:start w:val="1"/>
      <w:numFmt w:val="lowerRoman"/>
      <w:lvlText w:val="%3."/>
      <w:lvlJc w:val="right"/>
      <w:pPr>
        <w:tabs>
          <w:tab w:val="num" w:pos="1728"/>
        </w:tabs>
        <w:ind w:left="1728" w:hanging="180"/>
      </w:pPr>
    </w:lvl>
    <w:lvl w:ilvl="3">
      <w:start w:val="1"/>
      <w:numFmt w:val="decimal"/>
      <w:lvlText w:val="%4."/>
      <w:lvlJc w:val="left"/>
      <w:pPr>
        <w:tabs>
          <w:tab w:val="num" w:pos="2448"/>
        </w:tabs>
        <w:ind w:left="2448" w:hanging="360"/>
      </w:pPr>
    </w:lvl>
    <w:lvl w:ilvl="4">
      <w:start w:val="1"/>
      <w:numFmt w:val="lowerLetter"/>
      <w:lvlText w:val="%5."/>
      <w:lvlJc w:val="left"/>
      <w:pPr>
        <w:tabs>
          <w:tab w:val="num" w:pos="3168"/>
        </w:tabs>
        <w:ind w:left="3168" w:hanging="360"/>
      </w:pPr>
    </w:lvl>
    <w:lvl w:ilvl="5">
      <w:start w:val="1"/>
      <w:numFmt w:val="lowerRoman"/>
      <w:lvlText w:val="%6."/>
      <w:lvlJc w:val="right"/>
      <w:pPr>
        <w:tabs>
          <w:tab w:val="num" w:pos="3888"/>
        </w:tabs>
        <w:ind w:left="3888" w:hanging="180"/>
      </w:pPr>
    </w:lvl>
    <w:lvl w:ilvl="6">
      <w:start w:val="1"/>
      <w:numFmt w:val="decimal"/>
      <w:lvlText w:val="%7."/>
      <w:lvlJc w:val="left"/>
      <w:pPr>
        <w:tabs>
          <w:tab w:val="num" w:pos="4608"/>
        </w:tabs>
        <w:ind w:left="4608" w:hanging="360"/>
      </w:pPr>
    </w:lvl>
    <w:lvl w:ilvl="7">
      <w:start w:val="1"/>
      <w:numFmt w:val="lowerLetter"/>
      <w:lvlText w:val="%8."/>
      <w:lvlJc w:val="left"/>
      <w:pPr>
        <w:tabs>
          <w:tab w:val="num" w:pos="5328"/>
        </w:tabs>
        <w:ind w:left="5328" w:hanging="360"/>
      </w:pPr>
    </w:lvl>
    <w:lvl w:ilvl="8">
      <w:start w:val="1"/>
      <w:numFmt w:val="lowerRoman"/>
      <w:lvlText w:val="%9."/>
      <w:lvlJc w:val="right"/>
      <w:pPr>
        <w:tabs>
          <w:tab w:val="num" w:pos="6048"/>
        </w:tabs>
        <w:ind w:left="6048" w:hanging="180"/>
      </w:pPr>
    </w:lvl>
  </w:abstractNum>
  <w:abstractNum w:abstractNumId="15" w15:restartNumberingAfterBreak="0">
    <w:nsid w:val="07BD7D31"/>
    <w:multiLevelType w:val="hybridMultilevel"/>
    <w:tmpl w:val="4230BA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0ADC40EE"/>
    <w:multiLevelType w:val="multilevel"/>
    <w:tmpl w:val="828237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1C7151E5"/>
    <w:multiLevelType w:val="hybridMultilevel"/>
    <w:tmpl w:val="0D92F51E"/>
    <w:lvl w:ilvl="0" w:tplc="0413000F">
      <w:start w:val="1"/>
      <w:numFmt w:val="decimal"/>
      <w:lvlText w:val="%1."/>
      <w:lvlJc w:val="left"/>
      <w:pPr>
        <w:tabs>
          <w:tab w:val="num" w:pos="288"/>
        </w:tabs>
        <w:ind w:left="288" w:hanging="360"/>
      </w:pPr>
    </w:lvl>
    <w:lvl w:ilvl="1" w:tplc="04130019" w:tentative="1">
      <w:start w:val="1"/>
      <w:numFmt w:val="lowerLetter"/>
      <w:lvlText w:val="%2."/>
      <w:lvlJc w:val="left"/>
      <w:pPr>
        <w:tabs>
          <w:tab w:val="num" w:pos="1008"/>
        </w:tabs>
        <w:ind w:left="1008" w:hanging="360"/>
      </w:pPr>
    </w:lvl>
    <w:lvl w:ilvl="2" w:tplc="0413001B" w:tentative="1">
      <w:start w:val="1"/>
      <w:numFmt w:val="lowerRoman"/>
      <w:lvlText w:val="%3."/>
      <w:lvlJc w:val="right"/>
      <w:pPr>
        <w:tabs>
          <w:tab w:val="num" w:pos="1728"/>
        </w:tabs>
        <w:ind w:left="1728" w:hanging="180"/>
      </w:pPr>
    </w:lvl>
    <w:lvl w:ilvl="3" w:tplc="0413000F" w:tentative="1">
      <w:start w:val="1"/>
      <w:numFmt w:val="decimal"/>
      <w:lvlText w:val="%4."/>
      <w:lvlJc w:val="left"/>
      <w:pPr>
        <w:tabs>
          <w:tab w:val="num" w:pos="2448"/>
        </w:tabs>
        <w:ind w:left="2448" w:hanging="360"/>
      </w:pPr>
    </w:lvl>
    <w:lvl w:ilvl="4" w:tplc="04130019" w:tentative="1">
      <w:start w:val="1"/>
      <w:numFmt w:val="lowerLetter"/>
      <w:lvlText w:val="%5."/>
      <w:lvlJc w:val="left"/>
      <w:pPr>
        <w:tabs>
          <w:tab w:val="num" w:pos="3168"/>
        </w:tabs>
        <w:ind w:left="3168" w:hanging="360"/>
      </w:pPr>
    </w:lvl>
    <w:lvl w:ilvl="5" w:tplc="0413001B" w:tentative="1">
      <w:start w:val="1"/>
      <w:numFmt w:val="lowerRoman"/>
      <w:lvlText w:val="%6."/>
      <w:lvlJc w:val="right"/>
      <w:pPr>
        <w:tabs>
          <w:tab w:val="num" w:pos="3888"/>
        </w:tabs>
        <w:ind w:left="3888" w:hanging="180"/>
      </w:pPr>
    </w:lvl>
    <w:lvl w:ilvl="6" w:tplc="0413000F" w:tentative="1">
      <w:start w:val="1"/>
      <w:numFmt w:val="decimal"/>
      <w:lvlText w:val="%7."/>
      <w:lvlJc w:val="left"/>
      <w:pPr>
        <w:tabs>
          <w:tab w:val="num" w:pos="4608"/>
        </w:tabs>
        <w:ind w:left="4608" w:hanging="360"/>
      </w:pPr>
    </w:lvl>
    <w:lvl w:ilvl="7" w:tplc="04130019" w:tentative="1">
      <w:start w:val="1"/>
      <w:numFmt w:val="lowerLetter"/>
      <w:lvlText w:val="%8."/>
      <w:lvlJc w:val="left"/>
      <w:pPr>
        <w:tabs>
          <w:tab w:val="num" w:pos="5328"/>
        </w:tabs>
        <w:ind w:left="5328" w:hanging="360"/>
      </w:pPr>
    </w:lvl>
    <w:lvl w:ilvl="8" w:tplc="0413001B" w:tentative="1">
      <w:start w:val="1"/>
      <w:numFmt w:val="lowerRoman"/>
      <w:lvlText w:val="%9."/>
      <w:lvlJc w:val="right"/>
      <w:pPr>
        <w:tabs>
          <w:tab w:val="num" w:pos="6048"/>
        </w:tabs>
        <w:ind w:left="6048" w:hanging="180"/>
      </w:pPr>
    </w:lvl>
  </w:abstractNum>
  <w:abstractNum w:abstractNumId="18" w15:restartNumberingAfterBreak="0">
    <w:nsid w:val="23F17BE2"/>
    <w:multiLevelType w:val="hybridMultilevel"/>
    <w:tmpl w:val="77764F72"/>
    <w:lvl w:ilvl="0" w:tplc="A6BE3648">
      <w:start w:val="1"/>
      <w:numFmt w:val="lowerLetter"/>
      <w:lvlText w:val="%1."/>
      <w:lvlJc w:val="left"/>
      <w:pPr>
        <w:tabs>
          <w:tab w:val="num" w:pos="288"/>
        </w:tabs>
        <w:ind w:left="288" w:hanging="360"/>
      </w:pPr>
      <w:rPr>
        <w:rFonts w:hint="default"/>
      </w:rPr>
    </w:lvl>
    <w:lvl w:ilvl="1" w:tplc="04130019" w:tentative="1">
      <w:start w:val="1"/>
      <w:numFmt w:val="lowerLetter"/>
      <w:lvlText w:val="%2."/>
      <w:lvlJc w:val="left"/>
      <w:pPr>
        <w:tabs>
          <w:tab w:val="num" w:pos="1008"/>
        </w:tabs>
        <w:ind w:left="1008" w:hanging="360"/>
      </w:pPr>
    </w:lvl>
    <w:lvl w:ilvl="2" w:tplc="0413001B" w:tentative="1">
      <w:start w:val="1"/>
      <w:numFmt w:val="lowerRoman"/>
      <w:lvlText w:val="%3."/>
      <w:lvlJc w:val="right"/>
      <w:pPr>
        <w:tabs>
          <w:tab w:val="num" w:pos="1728"/>
        </w:tabs>
        <w:ind w:left="1728" w:hanging="180"/>
      </w:pPr>
    </w:lvl>
    <w:lvl w:ilvl="3" w:tplc="0413000F" w:tentative="1">
      <w:start w:val="1"/>
      <w:numFmt w:val="decimal"/>
      <w:lvlText w:val="%4."/>
      <w:lvlJc w:val="left"/>
      <w:pPr>
        <w:tabs>
          <w:tab w:val="num" w:pos="2448"/>
        </w:tabs>
        <w:ind w:left="2448" w:hanging="360"/>
      </w:pPr>
    </w:lvl>
    <w:lvl w:ilvl="4" w:tplc="04130019" w:tentative="1">
      <w:start w:val="1"/>
      <w:numFmt w:val="lowerLetter"/>
      <w:lvlText w:val="%5."/>
      <w:lvlJc w:val="left"/>
      <w:pPr>
        <w:tabs>
          <w:tab w:val="num" w:pos="3168"/>
        </w:tabs>
        <w:ind w:left="3168" w:hanging="360"/>
      </w:pPr>
    </w:lvl>
    <w:lvl w:ilvl="5" w:tplc="0413001B" w:tentative="1">
      <w:start w:val="1"/>
      <w:numFmt w:val="lowerRoman"/>
      <w:lvlText w:val="%6."/>
      <w:lvlJc w:val="right"/>
      <w:pPr>
        <w:tabs>
          <w:tab w:val="num" w:pos="3888"/>
        </w:tabs>
        <w:ind w:left="3888" w:hanging="180"/>
      </w:pPr>
    </w:lvl>
    <w:lvl w:ilvl="6" w:tplc="0413000F" w:tentative="1">
      <w:start w:val="1"/>
      <w:numFmt w:val="decimal"/>
      <w:lvlText w:val="%7."/>
      <w:lvlJc w:val="left"/>
      <w:pPr>
        <w:tabs>
          <w:tab w:val="num" w:pos="4608"/>
        </w:tabs>
        <w:ind w:left="4608" w:hanging="360"/>
      </w:pPr>
    </w:lvl>
    <w:lvl w:ilvl="7" w:tplc="04130019" w:tentative="1">
      <w:start w:val="1"/>
      <w:numFmt w:val="lowerLetter"/>
      <w:lvlText w:val="%8."/>
      <w:lvlJc w:val="left"/>
      <w:pPr>
        <w:tabs>
          <w:tab w:val="num" w:pos="5328"/>
        </w:tabs>
        <w:ind w:left="5328" w:hanging="360"/>
      </w:pPr>
    </w:lvl>
    <w:lvl w:ilvl="8" w:tplc="0413001B" w:tentative="1">
      <w:start w:val="1"/>
      <w:numFmt w:val="lowerRoman"/>
      <w:lvlText w:val="%9."/>
      <w:lvlJc w:val="right"/>
      <w:pPr>
        <w:tabs>
          <w:tab w:val="num" w:pos="6048"/>
        </w:tabs>
        <w:ind w:left="6048" w:hanging="180"/>
      </w:pPr>
    </w:lvl>
  </w:abstractNum>
  <w:abstractNum w:abstractNumId="19" w15:restartNumberingAfterBreak="0">
    <w:nsid w:val="41B73E3C"/>
    <w:multiLevelType w:val="multilevel"/>
    <w:tmpl w:val="0413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51D64B43"/>
    <w:multiLevelType w:val="multilevel"/>
    <w:tmpl w:val="0413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0"/>
  </w:num>
  <w:num w:numId="2">
    <w:abstractNumId w:val="11"/>
  </w:num>
  <w:num w:numId="3">
    <w:abstractNumId w:val="12"/>
  </w:num>
  <w:num w:numId="4">
    <w:abstractNumId w:val="13"/>
  </w:num>
  <w:num w:numId="5">
    <w:abstractNumId w:val="17"/>
  </w:num>
  <w:num w:numId="6">
    <w:abstractNumId w:val="18"/>
  </w:num>
  <w:num w:numId="7">
    <w:abstractNumId w:val="14"/>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0"/>
  </w:num>
  <w:num w:numId="19">
    <w:abstractNumId w:val="10"/>
  </w:num>
  <w:num w:numId="20">
    <w:abstractNumId w:val="10"/>
  </w:num>
  <w:num w:numId="21">
    <w:abstractNumId w:val="16"/>
  </w:num>
  <w:num w:numId="22">
    <w:abstractNumId w:val="19"/>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ems, P.H. (Peter)">
    <w15:presenceInfo w15:providerId="AD" w15:userId="S-1-5-21-1104492580-2141259050-3462381582-26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spelling="clean"/>
  <w:revisionView w:markup="0"/>
  <w:trackRevisions/>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1EC0"/>
    <w:rsid w:val="00042E93"/>
    <w:rsid w:val="000816F1"/>
    <w:rsid w:val="00092572"/>
    <w:rsid w:val="000B2BAF"/>
    <w:rsid w:val="000C6B4C"/>
    <w:rsid w:val="000F5942"/>
    <w:rsid w:val="00101A20"/>
    <w:rsid w:val="00101BE4"/>
    <w:rsid w:val="00124961"/>
    <w:rsid w:val="0015133B"/>
    <w:rsid w:val="001570F7"/>
    <w:rsid w:val="001E750B"/>
    <w:rsid w:val="00243448"/>
    <w:rsid w:val="0026069E"/>
    <w:rsid w:val="002756F7"/>
    <w:rsid w:val="002D4671"/>
    <w:rsid w:val="002D5D99"/>
    <w:rsid w:val="002F1915"/>
    <w:rsid w:val="003012CB"/>
    <w:rsid w:val="00316AF3"/>
    <w:rsid w:val="00317E2A"/>
    <w:rsid w:val="00320AF3"/>
    <w:rsid w:val="003233BF"/>
    <w:rsid w:val="0033055B"/>
    <w:rsid w:val="003A1E5D"/>
    <w:rsid w:val="003A6E62"/>
    <w:rsid w:val="003B3084"/>
    <w:rsid w:val="003D6E90"/>
    <w:rsid w:val="003F4CC8"/>
    <w:rsid w:val="00416317"/>
    <w:rsid w:val="0041634E"/>
    <w:rsid w:val="00443848"/>
    <w:rsid w:val="004736BA"/>
    <w:rsid w:val="0049685E"/>
    <w:rsid w:val="004C6D08"/>
    <w:rsid w:val="004F2E0D"/>
    <w:rsid w:val="0050438F"/>
    <w:rsid w:val="00570B5C"/>
    <w:rsid w:val="00573E12"/>
    <w:rsid w:val="00587E5E"/>
    <w:rsid w:val="005A1063"/>
    <w:rsid w:val="005C1EB5"/>
    <w:rsid w:val="005D6116"/>
    <w:rsid w:val="005F1EC0"/>
    <w:rsid w:val="005F2FA5"/>
    <w:rsid w:val="005F6923"/>
    <w:rsid w:val="00611F1D"/>
    <w:rsid w:val="00612B89"/>
    <w:rsid w:val="006303B0"/>
    <w:rsid w:val="00634D37"/>
    <w:rsid w:val="00645285"/>
    <w:rsid w:val="00645BE3"/>
    <w:rsid w:val="00652D1D"/>
    <w:rsid w:val="00664D6C"/>
    <w:rsid w:val="00697CA9"/>
    <w:rsid w:val="006C2D4E"/>
    <w:rsid w:val="006F617F"/>
    <w:rsid w:val="00747769"/>
    <w:rsid w:val="007648A1"/>
    <w:rsid w:val="0076760D"/>
    <w:rsid w:val="00767A75"/>
    <w:rsid w:val="00775570"/>
    <w:rsid w:val="007858F9"/>
    <w:rsid w:val="0079622E"/>
    <w:rsid w:val="007D2D7F"/>
    <w:rsid w:val="007E7AE5"/>
    <w:rsid w:val="00830403"/>
    <w:rsid w:val="008373B4"/>
    <w:rsid w:val="0084483B"/>
    <w:rsid w:val="00850573"/>
    <w:rsid w:val="008C72A3"/>
    <w:rsid w:val="00916332"/>
    <w:rsid w:val="00932C59"/>
    <w:rsid w:val="0093746D"/>
    <w:rsid w:val="0095188A"/>
    <w:rsid w:val="00956466"/>
    <w:rsid w:val="00970072"/>
    <w:rsid w:val="009745D7"/>
    <w:rsid w:val="009C4254"/>
    <w:rsid w:val="009C6C5A"/>
    <w:rsid w:val="009D690E"/>
    <w:rsid w:val="009F114B"/>
    <w:rsid w:val="00A1646A"/>
    <w:rsid w:val="00A21376"/>
    <w:rsid w:val="00A31D6F"/>
    <w:rsid w:val="00A44E1E"/>
    <w:rsid w:val="00A73CD2"/>
    <w:rsid w:val="00A803CF"/>
    <w:rsid w:val="00A840D4"/>
    <w:rsid w:val="00AE4BC8"/>
    <w:rsid w:val="00AF1CED"/>
    <w:rsid w:val="00AF4248"/>
    <w:rsid w:val="00AF6085"/>
    <w:rsid w:val="00B30948"/>
    <w:rsid w:val="00B4663F"/>
    <w:rsid w:val="00B626F5"/>
    <w:rsid w:val="00B62AAA"/>
    <w:rsid w:val="00B91136"/>
    <w:rsid w:val="00B959A6"/>
    <w:rsid w:val="00BC6590"/>
    <w:rsid w:val="00BD5A97"/>
    <w:rsid w:val="00BE5D2F"/>
    <w:rsid w:val="00BF0F58"/>
    <w:rsid w:val="00C03350"/>
    <w:rsid w:val="00C25B65"/>
    <w:rsid w:val="00CB609B"/>
    <w:rsid w:val="00D24D5E"/>
    <w:rsid w:val="00D52B15"/>
    <w:rsid w:val="00D71643"/>
    <w:rsid w:val="00D77939"/>
    <w:rsid w:val="00D90466"/>
    <w:rsid w:val="00DB0965"/>
    <w:rsid w:val="00DC5213"/>
    <w:rsid w:val="00E209AC"/>
    <w:rsid w:val="00E518DC"/>
    <w:rsid w:val="00E567D6"/>
    <w:rsid w:val="00E63088"/>
    <w:rsid w:val="00E72F9C"/>
    <w:rsid w:val="00E8780B"/>
    <w:rsid w:val="00EA0C76"/>
    <w:rsid w:val="00EC3D05"/>
    <w:rsid w:val="00EC5A5D"/>
    <w:rsid w:val="00F05FE1"/>
    <w:rsid w:val="00F22B14"/>
    <w:rsid w:val="00F4020F"/>
    <w:rsid w:val="00F53F0B"/>
    <w:rsid w:val="00F71AA5"/>
    <w:rsid w:val="00F94CC5"/>
    <w:rsid w:val="00FD1384"/>
    <w:rsid w:val="00FE6CA7"/>
    <w:rsid w:val="00FF3D7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32264"/>
  <w15:docId w15:val="{69028924-B969-4C92-A075-6C1777031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pPr>
      <w:widowControl w:val="0"/>
      <w:suppressAutoHyphens/>
    </w:pPr>
    <w:rPr>
      <w:rFonts w:eastAsia="Arial Unicode MS"/>
      <w:kern w:val="1"/>
      <w:sz w:val="24"/>
      <w:szCs w:val="24"/>
    </w:rPr>
  </w:style>
  <w:style w:type="paragraph" w:styleId="Kop1">
    <w:name w:val="heading 1"/>
    <w:basedOn w:val="Kop"/>
    <w:next w:val="Plattetekst"/>
    <w:qFormat/>
    <w:pPr>
      <w:numPr>
        <w:numId w:val="1"/>
      </w:numPr>
      <w:outlineLvl w:val="0"/>
    </w:pPr>
    <w:rPr>
      <w:rFonts w:ascii="Times New Roman" w:eastAsia="Arial Unicode MS" w:hAnsi="Times New Roman"/>
      <w:b/>
      <w:bCs/>
      <w:sz w:val="48"/>
      <w:szCs w:val="48"/>
    </w:rPr>
  </w:style>
  <w:style w:type="paragraph" w:styleId="Kop2">
    <w:name w:val="heading 2"/>
    <w:basedOn w:val="Kop"/>
    <w:next w:val="Plattetekst"/>
    <w:qFormat/>
    <w:pPr>
      <w:numPr>
        <w:ilvl w:val="1"/>
        <w:numId w:val="1"/>
      </w:numPr>
      <w:outlineLvl w:val="1"/>
    </w:pPr>
    <w:rPr>
      <w:rFonts w:ascii="Times New Roman" w:eastAsia="Arial Unicode MS" w:hAnsi="Times New Roman"/>
      <w:b/>
      <w:bCs/>
      <w:sz w:val="36"/>
      <w:szCs w:val="36"/>
    </w:rPr>
  </w:style>
  <w:style w:type="paragraph" w:styleId="Kop3">
    <w:name w:val="heading 3"/>
    <w:basedOn w:val="Kop"/>
    <w:next w:val="Plattetekst"/>
    <w:qFormat/>
    <w:pPr>
      <w:numPr>
        <w:ilvl w:val="2"/>
        <w:numId w:val="1"/>
      </w:numPr>
      <w:outlineLvl w:val="2"/>
    </w:pPr>
    <w:rPr>
      <w:rFonts w:ascii="Times New Roman" w:eastAsia="Arial Unicode MS" w:hAnsi="Times New Roman"/>
      <w:b/>
      <w:b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semiHidden/>
    <w:rPr>
      <w:color w:val="000080"/>
      <w:u w:val="single"/>
    </w:rPr>
  </w:style>
  <w:style w:type="character" w:customStyle="1" w:styleId="Opsommingstekens">
    <w:name w:val="Opsommingstekens"/>
    <w:rPr>
      <w:rFonts w:ascii="OpenSymbol" w:eastAsia="OpenSymbol" w:hAnsi="OpenSymbol" w:cs="OpenSymbol"/>
    </w:rPr>
  </w:style>
  <w:style w:type="character" w:customStyle="1" w:styleId="Brontekst">
    <w:name w:val="Brontekst"/>
    <w:rPr>
      <w:rFonts w:ascii="Courier New" w:eastAsia="Courier New" w:hAnsi="Courier New" w:cs="Courier New"/>
    </w:rPr>
  </w:style>
  <w:style w:type="paragraph" w:customStyle="1" w:styleId="Kop">
    <w:name w:val="Kop"/>
    <w:basedOn w:val="Standaard"/>
    <w:next w:val="Plattetekst"/>
    <w:pPr>
      <w:keepNext/>
      <w:spacing w:before="240" w:after="120"/>
    </w:pPr>
    <w:rPr>
      <w:rFonts w:ascii="Arial" w:eastAsia="MS Mincho" w:hAnsi="Arial" w:cs="Tahoma"/>
      <w:sz w:val="28"/>
      <w:szCs w:val="28"/>
    </w:rPr>
  </w:style>
  <w:style w:type="paragraph" w:styleId="Plattetekst">
    <w:name w:val="Body Text"/>
    <w:basedOn w:val="Standaard"/>
    <w:semiHidden/>
    <w:pPr>
      <w:spacing w:after="120"/>
    </w:pPr>
  </w:style>
  <w:style w:type="paragraph" w:styleId="Lijst">
    <w:name w:val="List"/>
    <w:basedOn w:val="Plattetekst"/>
    <w:semiHidden/>
    <w:rPr>
      <w:rFonts w:cs="Tahoma"/>
    </w:rPr>
  </w:style>
  <w:style w:type="paragraph" w:customStyle="1" w:styleId="Bijschrift1">
    <w:name w:val="Bijschrift1"/>
    <w:basedOn w:val="Standaard"/>
    <w:pPr>
      <w:suppressLineNumbers/>
      <w:spacing w:before="120" w:after="120"/>
    </w:pPr>
    <w:rPr>
      <w:rFonts w:cs="Tahoma"/>
      <w:i/>
      <w:iCs/>
    </w:rPr>
  </w:style>
  <w:style w:type="paragraph" w:customStyle="1" w:styleId="Index">
    <w:name w:val="Index"/>
    <w:basedOn w:val="Standaard"/>
    <w:pPr>
      <w:suppressLineNumbers/>
    </w:pPr>
    <w:rPr>
      <w:rFonts w:cs="Tahoma"/>
    </w:rPr>
  </w:style>
  <w:style w:type="paragraph" w:customStyle="1" w:styleId="Inhoudtabel">
    <w:name w:val="Inhoud tabel"/>
    <w:basedOn w:val="Standaard"/>
    <w:pPr>
      <w:suppressLineNumbers/>
    </w:pPr>
  </w:style>
  <w:style w:type="paragraph" w:customStyle="1" w:styleId="Tabelkop">
    <w:name w:val="Tabelkop"/>
    <w:basedOn w:val="Inhoudtabel"/>
    <w:pPr>
      <w:jc w:val="center"/>
    </w:pPr>
    <w:rPr>
      <w:b/>
      <w:bCs/>
    </w:rPr>
  </w:style>
  <w:style w:type="paragraph" w:customStyle="1" w:styleId="Reedsopgemaaktetekst">
    <w:name w:val="Reeds opgemaakte tekst"/>
    <w:basedOn w:val="Standaard"/>
    <w:rPr>
      <w:rFonts w:ascii="Courier New" w:eastAsia="Courier New" w:hAnsi="Courier New" w:cs="Courier New"/>
      <w:sz w:val="20"/>
      <w:szCs w:val="20"/>
    </w:rPr>
  </w:style>
  <w:style w:type="paragraph" w:styleId="Ballontekst">
    <w:name w:val="Balloon Text"/>
    <w:basedOn w:val="Standaard"/>
    <w:link w:val="BallontekstChar"/>
    <w:uiPriority w:val="99"/>
    <w:semiHidden/>
    <w:unhideWhenUsed/>
    <w:rsid w:val="009F114B"/>
    <w:rPr>
      <w:rFonts w:ascii="Tahoma" w:hAnsi="Tahoma"/>
      <w:sz w:val="16"/>
      <w:szCs w:val="16"/>
      <w:lang w:val="x-none"/>
    </w:rPr>
  </w:style>
  <w:style w:type="character" w:customStyle="1" w:styleId="BallontekstChar">
    <w:name w:val="Ballontekst Char"/>
    <w:link w:val="Ballontekst"/>
    <w:uiPriority w:val="99"/>
    <w:semiHidden/>
    <w:rsid w:val="009F114B"/>
    <w:rPr>
      <w:rFonts w:ascii="Tahoma" w:eastAsia="Arial Unicode MS" w:hAnsi="Tahoma" w:cs="Tahoma"/>
      <w:kern w:val="1"/>
      <w:sz w:val="16"/>
      <w:szCs w:val="16"/>
    </w:rPr>
  </w:style>
  <w:style w:type="paragraph" w:styleId="Koptekst">
    <w:name w:val="header"/>
    <w:basedOn w:val="Standaard"/>
    <w:rsid w:val="004C6D08"/>
    <w:pPr>
      <w:tabs>
        <w:tab w:val="center" w:pos="4536"/>
        <w:tab w:val="right" w:pos="9072"/>
      </w:tabs>
    </w:pPr>
  </w:style>
  <w:style w:type="paragraph" w:styleId="Voettekst">
    <w:name w:val="footer"/>
    <w:basedOn w:val="Standaard"/>
    <w:link w:val="VoettekstChar"/>
    <w:uiPriority w:val="99"/>
    <w:rsid w:val="004C6D08"/>
    <w:pPr>
      <w:tabs>
        <w:tab w:val="center" w:pos="4536"/>
        <w:tab w:val="right" w:pos="9072"/>
      </w:tabs>
    </w:pPr>
  </w:style>
  <w:style w:type="character" w:customStyle="1" w:styleId="NumberingSymbols">
    <w:name w:val="Numbering Symbols"/>
    <w:rsid w:val="00BC6590"/>
  </w:style>
  <w:style w:type="character" w:customStyle="1" w:styleId="Bullets">
    <w:name w:val="Bullets"/>
    <w:rsid w:val="00BC6590"/>
    <w:rPr>
      <w:rFonts w:ascii="OpenSymbol" w:eastAsia="OpenSymbol" w:hAnsi="OpenSymbol" w:cs="OpenSymbol"/>
    </w:rPr>
  </w:style>
  <w:style w:type="character" w:customStyle="1" w:styleId="RTFNum21">
    <w:name w:val="RTF_Num 2 1"/>
    <w:rsid w:val="00BC6590"/>
  </w:style>
  <w:style w:type="character" w:customStyle="1" w:styleId="RTFNum22">
    <w:name w:val="RTF_Num 2 2"/>
    <w:rsid w:val="00BC6590"/>
  </w:style>
  <w:style w:type="character" w:customStyle="1" w:styleId="RTFNum23">
    <w:name w:val="RTF_Num 2 3"/>
    <w:rsid w:val="00BC6590"/>
  </w:style>
  <w:style w:type="character" w:customStyle="1" w:styleId="RTFNum24">
    <w:name w:val="RTF_Num 2 4"/>
    <w:rsid w:val="00BC6590"/>
  </w:style>
  <w:style w:type="character" w:customStyle="1" w:styleId="RTFNum25">
    <w:name w:val="RTF_Num 2 5"/>
    <w:rsid w:val="00BC6590"/>
  </w:style>
  <w:style w:type="character" w:customStyle="1" w:styleId="RTFNum26">
    <w:name w:val="RTF_Num 2 6"/>
    <w:rsid w:val="00BC6590"/>
  </w:style>
  <w:style w:type="character" w:customStyle="1" w:styleId="RTFNum27">
    <w:name w:val="RTF_Num 2 7"/>
    <w:rsid w:val="00BC6590"/>
  </w:style>
  <w:style w:type="character" w:customStyle="1" w:styleId="RTFNum28">
    <w:name w:val="RTF_Num 2 8"/>
    <w:rsid w:val="00BC6590"/>
  </w:style>
  <w:style w:type="character" w:customStyle="1" w:styleId="Definition">
    <w:name w:val="Definition"/>
    <w:rsid w:val="00BC6590"/>
  </w:style>
  <w:style w:type="character" w:customStyle="1" w:styleId="CITE">
    <w:name w:val="CITE"/>
    <w:rsid w:val="00BC6590"/>
    <w:rPr>
      <w:i/>
      <w:iCs/>
    </w:rPr>
  </w:style>
  <w:style w:type="character" w:customStyle="1" w:styleId="CODE">
    <w:name w:val="CODE"/>
    <w:rsid w:val="00BC6590"/>
    <w:rPr>
      <w:rFonts w:ascii="Courier New" w:eastAsia="Courier New" w:hAnsi="Courier New" w:cs="Courier New"/>
      <w:sz w:val="20"/>
      <w:szCs w:val="20"/>
    </w:rPr>
  </w:style>
  <w:style w:type="character" w:styleId="Nadruk">
    <w:name w:val="Emphasis"/>
    <w:uiPriority w:val="20"/>
    <w:qFormat/>
    <w:rsid w:val="00BC6590"/>
    <w:rPr>
      <w:i/>
      <w:iCs/>
    </w:rPr>
  </w:style>
  <w:style w:type="character" w:customStyle="1" w:styleId="FollowedHyperlink1">
    <w:name w:val="FollowedHyperlink1"/>
    <w:rsid w:val="00BC6590"/>
    <w:rPr>
      <w:color w:val="800080"/>
      <w:u w:val="single"/>
    </w:rPr>
  </w:style>
  <w:style w:type="character" w:customStyle="1" w:styleId="Keyboard">
    <w:name w:val="Keyboard"/>
    <w:rsid w:val="00BC6590"/>
    <w:rPr>
      <w:rFonts w:ascii="Courier New" w:eastAsia="Courier New" w:hAnsi="Courier New" w:cs="Courier New"/>
      <w:b/>
      <w:bCs/>
      <w:sz w:val="20"/>
      <w:szCs w:val="20"/>
    </w:rPr>
  </w:style>
  <w:style w:type="character" w:customStyle="1" w:styleId="Sample">
    <w:name w:val="Sample"/>
    <w:rsid w:val="00BC6590"/>
    <w:rPr>
      <w:rFonts w:ascii="Courier New" w:eastAsia="Courier New" w:hAnsi="Courier New" w:cs="Courier New"/>
    </w:rPr>
  </w:style>
  <w:style w:type="character" w:styleId="Zwaar">
    <w:name w:val="Strong"/>
    <w:uiPriority w:val="22"/>
    <w:qFormat/>
    <w:rsid w:val="00BC6590"/>
    <w:rPr>
      <w:b/>
      <w:bCs/>
    </w:rPr>
  </w:style>
  <w:style w:type="character" w:customStyle="1" w:styleId="Typewriter">
    <w:name w:val="Typewriter"/>
    <w:rsid w:val="00BC6590"/>
    <w:rPr>
      <w:rFonts w:ascii="Courier New" w:eastAsia="Courier New" w:hAnsi="Courier New" w:cs="Courier New"/>
      <w:sz w:val="20"/>
      <w:szCs w:val="20"/>
    </w:rPr>
  </w:style>
  <w:style w:type="character" w:customStyle="1" w:styleId="Variable">
    <w:name w:val="Variable"/>
    <w:rsid w:val="00BC6590"/>
    <w:rPr>
      <w:i/>
      <w:iCs/>
    </w:rPr>
  </w:style>
  <w:style w:type="character" w:customStyle="1" w:styleId="HTMLMarkup">
    <w:name w:val="HTML Markup"/>
    <w:rsid w:val="00BC6590"/>
    <w:rPr>
      <w:vanish/>
      <w:color w:val="FF0000"/>
    </w:rPr>
  </w:style>
  <w:style w:type="character" w:customStyle="1" w:styleId="Comment">
    <w:name w:val="Comment"/>
    <w:rsid w:val="00BC6590"/>
    <w:rPr>
      <w:vanish/>
    </w:rPr>
  </w:style>
  <w:style w:type="paragraph" w:customStyle="1" w:styleId="Heading">
    <w:name w:val="Heading"/>
    <w:basedOn w:val="Standaard"/>
    <w:next w:val="Plattetekst"/>
    <w:rsid w:val="00BC6590"/>
    <w:pPr>
      <w:keepNext/>
      <w:spacing w:before="240" w:after="120"/>
    </w:pPr>
    <w:rPr>
      <w:rFonts w:ascii="Arial" w:hAnsi="Arial" w:cs="Tahoma"/>
      <w:sz w:val="28"/>
      <w:szCs w:val="28"/>
      <w:lang w:eastAsia="hi-IN" w:bidi="hi-IN"/>
    </w:rPr>
  </w:style>
  <w:style w:type="paragraph" w:customStyle="1" w:styleId="Caption1">
    <w:name w:val="Caption1"/>
    <w:basedOn w:val="Standaard"/>
    <w:rsid w:val="00BC6590"/>
    <w:pPr>
      <w:suppressLineNumbers/>
      <w:spacing w:before="120" w:after="120"/>
    </w:pPr>
    <w:rPr>
      <w:rFonts w:cs="Tahoma"/>
      <w:i/>
      <w:iCs/>
      <w:lang w:eastAsia="hi-IN" w:bidi="hi-IN"/>
    </w:rPr>
  </w:style>
  <w:style w:type="paragraph" w:styleId="Titel">
    <w:name w:val="Title"/>
    <w:basedOn w:val="Heading"/>
    <w:next w:val="Ondertitel"/>
    <w:qFormat/>
    <w:rsid w:val="00BC6590"/>
    <w:pPr>
      <w:jc w:val="center"/>
    </w:pPr>
    <w:rPr>
      <w:b/>
      <w:bCs/>
      <w:sz w:val="36"/>
      <w:szCs w:val="36"/>
    </w:rPr>
  </w:style>
  <w:style w:type="paragraph" w:styleId="Ondertitel">
    <w:name w:val="Subtitle"/>
    <w:basedOn w:val="Heading"/>
    <w:next w:val="Plattetekst"/>
    <w:qFormat/>
    <w:rsid w:val="00BC6590"/>
    <w:pPr>
      <w:jc w:val="center"/>
    </w:pPr>
    <w:rPr>
      <w:i/>
      <w:iCs/>
    </w:rPr>
  </w:style>
  <w:style w:type="paragraph" w:customStyle="1" w:styleId="Quotations">
    <w:name w:val="Quotations"/>
    <w:basedOn w:val="Standaard"/>
    <w:rsid w:val="00BC6590"/>
    <w:pPr>
      <w:spacing w:after="283"/>
      <w:ind w:left="567" w:right="567"/>
    </w:pPr>
    <w:rPr>
      <w:rFonts w:cs="Tahoma"/>
      <w:lang w:eastAsia="hi-IN" w:bidi="hi-IN"/>
    </w:rPr>
  </w:style>
  <w:style w:type="paragraph" w:customStyle="1" w:styleId="Figuur">
    <w:name w:val="Figuur"/>
    <w:basedOn w:val="Caption1"/>
    <w:rsid w:val="00BC6590"/>
  </w:style>
  <w:style w:type="paragraph" w:customStyle="1" w:styleId="Framecontents">
    <w:name w:val="Frame contents"/>
    <w:basedOn w:val="Plattetekst"/>
    <w:rsid w:val="00BC6590"/>
    <w:rPr>
      <w:rFonts w:cs="Tahoma"/>
      <w:lang w:eastAsia="hi-IN" w:bidi="hi-IN"/>
    </w:rPr>
  </w:style>
  <w:style w:type="paragraph" w:customStyle="1" w:styleId="DefinitionTerm">
    <w:name w:val="Definition Term"/>
    <w:basedOn w:val="Standaard"/>
    <w:next w:val="DefinitionList"/>
    <w:rsid w:val="00BC6590"/>
    <w:rPr>
      <w:rFonts w:cs="Tahoma"/>
      <w:lang w:eastAsia="hi-IN" w:bidi="hi-IN"/>
    </w:rPr>
  </w:style>
  <w:style w:type="paragraph" w:customStyle="1" w:styleId="DefinitionList">
    <w:name w:val="Definition List"/>
    <w:basedOn w:val="Standaard"/>
    <w:next w:val="DefinitionTerm"/>
    <w:rsid w:val="00BC6590"/>
    <w:pPr>
      <w:ind w:left="360"/>
    </w:pPr>
    <w:rPr>
      <w:rFonts w:cs="Tahoma"/>
      <w:lang w:eastAsia="hi-IN" w:bidi="hi-IN"/>
    </w:rPr>
  </w:style>
  <w:style w:type="paragraph" w:customStyle="1" w:styleId="H1">
    <w:name w:val="H1"/>
    <w:basedOn w:val="Standaard"/>
    <w:next w:val="Standaard"/>
    <w:rsid w:val="00BC6590"/>
    <w:pPr>
      <w:keepNext/>
    </w:pPr>
    <w:rPr>
      <w:rFonts w:cs="Tahoma"/>
      <w:b/>
      <w:bCs/>
      <w:sz w:val="48"/>
      <w:szCs w:val="48"/>
      <w:lang w:eastAsia="hi-IN" w:bidi="hi-IN"/>
    </w:rPr>
  </w:style>
  <w:style w:type="paragraph" w:customStyle="1" w:styleId="H2">
    <w:name w:val="H2"/>
    <w:basedOn w:val="Standaard"/>
    <w:next w:val="Standaard"/>
    <w:rsid w:val="00BC6590"/>
    <w:pPr>
      <w:keepNext/>
    </w:pPr>
    <w:rPr>
      <w:rFonts w:cs="Tahoma"/>
      <w:b/>
      <w:bCs/>
      <w:sz w:val="36"/>
      <w:szCs w:val="36"/>
      <w:lang w:eastAsia="hi-IN" w:bidi="hi-IN"/>
    </w:rPr>
  </w:style>
  <w:style w:type="paragraph" w:customStyle="1" w:styleId="H3">
    <w:name w:val="H3"/>
    <w:basedOn w:val="Standaard"/>
    <w:next w:val="Standaard"/>
    <w:rsid w:val="00BC6590"/>
    <w:pPr>
      <w:keepNext/>
    </w:pPr>
    <w:rPr>
      <w:rFonts w:cs="Tahoma"/>
      <w:b/>
      <w:bCs/>
      <w:sz w:val="28"/>
      <w:szCs w:val="28"/>
      <w:lang w:eastAsia="hi-IN" w:bidi="hi-IN"/>
    </w:rPr>
  </w:style>
  <w:style w:type="paragraph" w:customStyle="1" w:styleId="H4">
    <w:name w:val="H4"/>
    <w:basedOn w:val="Standaard"/>
    <w:next w:val="Standaard"/>
    <w:rsid w:val="00BC6590"/>
    <w:pPr>
      <w:keepNext/>
    </w:pPr>
    <w:rPr>
      <w:rFonts w:cs="Tahoma"/>
      <w:b/>
      <w:bCs/>
      <w:lang w:eastAsia="hi-IN" w:bidi="hi-IN"/>
    </w:rPr>
  </w:style>
  <w:style w:type="paragraph" w:customStyle="1" w:styleId="H5">
    <w:name w:val="H5"/>
    <w:basedOn w:val="Standaard"/>
    <w:next w:val="Standaard"/>
    <w:rsid w:val="00BC6590"/>
    <w:pPr>
      <w:keepNext/>
    </w:pPr>
    <w:rPr>
      <w:rFonts w:cs="Tahoma"/>
      <w:b/>
      <w:bCs/>
      <w:sz w:val="20"/>
      <w:szCs w:val="20"/>
      <w:lang w:eastAsia="hi-IN" w:bidi="hi-IN"/>
    </w:rPr>
  </w:style>
  <w:style w:type="paragraph" w:customStyle="1" w:styleId="H6">
    <w:name w:val="H6"/>
    <w:basedOn w:val="Standaard"/>
    <w:next w:val="Standaard"/>
    <w:rsid w:val="00BC6590"/>
    <w:pPr>
      <w:keepNext/>
    </w:pPr>
    <w:rPr>
      <w:rFonts w:cs="Tahoma"/>
      <w:b/>
      <w:bCs/>
      <w:sz w:val="16"/>
      <w:szCs w:val="16"/>
      <w:lang w:eastAsia="hi-IN" w:bidi="hi-IN"/>
    </w:rPr>
  </w:style>
  <w:style w:type="paragraph" w:customStyle="1" w:styleId="Address">
    <w:name w:val="Address"/>
    <w:basedOn w:val="Standaard"/>
    <w:next w:val="Standaard"/>
    <w:rsid w:val="00BC6590"/>
    <w:rPr>
      <w:rFonts w:cs="Tahoma"/>
      <w:i/>
      <w:iCs/>
      <w:lang w:eastAsia="hi-IN" w:bidi="hi-IN"/>
    </w:rPr>
  </w:style>
  <w:style w:type="paragraph" w:customStyle="1" w:styleId="Blockquote">
    <w:name w:val="Blockquote"/>
    <w:basedOn w:val="Standaard"/>
    <w:next w:val="Standaard"/>
    <w:rsid w:val="00BC6590"/>
    <w:pPr>
      <w:ind w:left="360" w:right="360"/>
    </w:pPr>
    <w:rPr>
      <w:rFonts w:cs="Tahoma"/>
      <w:lang w:eastAsia="hi-IN" w:bidi="hi-IN"/>
    </w:rPr>
  </w:style>
  <w:style w:type="paragraph" w:customStyle="1" w:styleId="Preformatted">
    <w:name w:val="Preformatted"/>
    <w:basedOn w:val="Standaard"/>
    <w:next w:val="Standaard"/>
    <w:rsid w:val="00BC6590"/>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eastAsia="Courier New" w:hAnsi="Courier New" w:cs="Courier New"/>
      <w:sz w:val="20"/>
      <w:szCs w:val="20"/>
      <w:lang w:eastAsia="hi-IN" w:bidi="hi-IN"/>
    </w:rPr>
  </w:style>
  <w:style w:type="paragraph" w:customStyle="1" w:styleId="z-BottomofForm1">
    <w:name w:val="z-Bottom of Form1"/>
    <w:next w:val="Standaard"/>
    <w:rsid w:val="00BC6590"/>
    <w:pPr>
      <w:widowControl w:val="0"/>
      <w:pBdr>
        <w:top w:val="double" w:sz="1" w:space="0" w:color="000000"/>
      </w:pBdr>
      <w:suppressAutoHyphens/>
      <w:autoSpaceDE w:val="0"/>
      <w:jc w:val="center"/>
    </w:pPr>
    <w:rPr>
      <w:rFonts w:ascii="Arial" w:eastAsia="Arial" w:hAnsi="Arial" w:cs="Arial"/>
      <w:vanish/>
      <w:kern w:val="1"/>
      <w:sz w:val="16"/>
      <w:szCs w:val="16"/>
      <w:lang w:eastAsia="hi-IN" w:bidi="hi-IN"/>
    </w:rPr>
  </w:style>
  <w:style w:type="paragraph" w:customStyle="1" w:styleId="z-TopofForm1">
    <w:name w:val="z-Top of Form1"/>
    <w:next w:val="Standaard"/>
    <w:rsid w:val="00BC6590"/>
    <w:pPr>
      <w:widowControl w:val="0"/>
      <w:pBdr>
        <w:bottom w:val="double" w:sz="1" w:space="0" w:color="000000"/>
      </w:pBdr>
      <w:suppressAutoHyphens/>
      <w:autoSpaceDE w:val="0"/>
      <w:jc w:val="center"/>
    </w:pPr>
    <w:rPr>
      <w:rFonts w:ascii="Arial" w:eastAsia="Arial" w:hAnsi="Arial" w:cs="Arial"/>
      <w:vanish/>
      <w:kern w:val="1"/>
      <w:sz w:val="16"/>
      <w:szCs w:val="16"/>
      <w:lang w:eastAsia="hi-IN" w:bidi="hi-IN"/>
    </w:rPr>
  </w:style>
  <w:style w:type="character" w:customStyle="1" w:styleId="VoettekstChar">
    <w:name w:val="Voettekst Char"/>
    <w:link w:val="Voettekst"/>
    <w:uiPriority w:val="99"/>
    <w:rsid w:val="00830403"/>
    <w:rPr>
      <w:rFonts w:eastAsia="Arial Unicode MS"/>
      <w:kern w:val="1"/>
      <w:sz w:val="24"/>
      <w:szCs w:val="24"/>
    </w:rPr>
  </w:style>
  <w:style w:type="character" w:styleId="GevolgdeHyperlink">
    <w:name w:val="FollowedHyperlink"/>
    <w:uiPriority w:val="99"/>
    <w:semiHidden/>
    <w:unhideWhenUsed/>
    <w:rsid w:val="00F71AA5"/>
    <w:rPr>
      <w:color w:val="800080"/>
      <w:u w:val="single"/>
    </w:rPr>
  </w:style>
  <w:style w:type="paragraph" w:styleId="Normaalweb">
    <w:name w:val="Normal (Web)"/>
    <w:basedOn w:val="Standaard"/>
    <w:uiPriority w:val="99"/>
    <w:semiHidden/>
    <w:unhideWhenUsed/>
    <w:rsid w:val="00645285"/>
    <w:pPr>
      <w:widowControl/>
      <w:suppressAutoHyphens w:val="0"/>
      <w:spacing w:before="100" w:beforeAutospacing="1" w:after="100" w:afterAutospacing="1"/>
    </w:pPr>
    <w:rPr>
      <w:rFonts w:eastAsia="Times New Roman"/>
      <w:kern w:val="0"/>
    </w:rPr>
  </w:style>
  <w:style w:type="character" w:customStyle="1" w:styleId="apple-converted-space">
    <w:name w:val="apple-converted-space"/>
    <w:rsid w:val="006452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309934">
      <w:bodyDiv w:val="1"/>
      <w:marLeft w:val="0"/>
      <w:marRight w:val="0"/>
      <w:marTop w:val="0"/>
      <w:marBottom w:val="0"/>
      <w:divBdr>
        <w:top w:val="none" w:sz="0" w:space="0" w:color="auto"/>
        <w:left w:val="none" w:sz="0" w:space="0" w:color="auto"/>
        <w:bottom w:val="none" w:sz="0" w:space="0" w:color="auto"/>
        <w:right w:val="none" w:sz="0" w:space="0" w:color="auto"/>
      </w:divBdr>
    </w:div>
    <w:div w:id="567039704">
      <w:bodyDiv w:val="1"/>
      <w:marLeft w:val="0"/>
      <w:marRight w:val="0"/>
      <w:marTop w:val="0"/>
      <w:marBottom w:val="0"/>
      <w:divBdr>
        <w:top w:val="none" w:sz="0" w:space="0" w:color="auto"/>
        <w:left w:val="none" w:sz="0" w:space="0" w:color="auto"/>
        <w:bottom w:val="none" w:sz="0" w:space="0" w:color="auto"/>
        <w:right w:val="none" w:sz="0" w:space="0" w:color="auto"/>
      </w:divBdr>
    </w:div>
    <w:div w:id="1300185787">
      <w:bodyDiv w:val="1"/>
      <w:marLeft w:val="0"/>
      <w:marRight w:val="0"/>
      <w:marTop w:val="0"/>
      <w:marBottom w:val="0"/>
      <w:divBdr>
        <w:top w:val="none" w:sz="0" w:space="0" w:color="auto"/>
        <w:left w:val="none" w:sz="0" w:space="0" w:color="auto"/>
        <w:bottom w:val="none" w:sz="0" w:space="0" w:color="auto"/>
        <w:right w:val="none" w:sz="0" w:space="0" w:color="auto"/>
      </w:divBdr>
    </w:div>
    <w:div w:id="1501769741">
      <w:bodyDiv w:val="1"/>
      <w:marLeft w:val="0"/>
      <w:marRight w:val="0"/>
      <w:marTop w:val="0"/>
      <w:marBottom w:val="0"/>
      <w:divBdr>
        <w:top w:val="none" w:sz="0" w:space="0" w:color="auto"/>
        <w:left w:val="none" w:sz="0" w:space="0" w:color="auto"/>
        <w:bottom w:val="none" w:sz="0" w:space="0" w:color="auto"/>
        <w:right w:val="none" w:sz="0" w:space="0" w:color="auto"/>
      </w:divBdr>
    </w:div>
    <w:div w:id="1745451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reativecommons.org/licenses/by-nc-sa/3.0/nl/"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FEE23A-F1E4-4D54-A6BF-646F97F9F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25</Pages>
  <Words>3106</Words>
  <Characters>34265</Characters>
  <Application>Microsoft Office Word</Application>
  <DocSecurity>0</DocSecurity>
  <Lines>1105</Lines>
  <Paragraphs>869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TNO</Company>
  <LinksUpToDate>false</LinksUpToDate>
  <CharactersWithSpaces>36502</CharactersWithSpaces>
  <SharedDoc>false</SharedDoc>
  <HLinks>
    <vt:vector size="18" baseType="variant">
      <vt:variant>
        <vt:i4>458776</vt:i4>
      </vt:variant>
      <vt:variant>
        <vt:i4>0</vt:i4>
      </vt:variant>
      <vt:variant>
        <vt:i4>0</vt:i4>
      </vt:variant>
      <vt:variant>
        <vt:i4>5</vt:i4>
      </vt:variant>
      <vt:variant>
        <vt:lpwstr>http://creativecommons.org/licenses/by-nc-sa/3.0/nl/</vt:lpwstr>
      </vt:variant>
      <vt:variant>
        <vt:lpwstr/>
      </vt:variant>
      <vt:variant>
        <vt:i4>4915271</vt:i4>
      </vt:variant>
      <vt:variant>
        <vt:i4>-1</vt:i4>
      </vt:variant>
      <vt:variant>
        <vt:i4>2049</vt:i4>
      </vt:variant>
      <vt:variant>
        <vt:i4>1</vt:i4>
      </vt:variant>
      <vt:variant>
        <vt:lpwstr>C:\Documents and Settings\100048\Local Settings\Temporary Internet Files\Content.MSO\9258BF21.gif</vt:lpwstr>
      </vt:variant>
      <vt:variant>
        <vt:lpwstr/>
      </vt:variant>
      <vt:variant>
        <vt:i4>4915271</vt:i4>
      </vt:variant>
      <vt:variant>
        <vt:i4>-1</vt:i4>
      </vt:variant>
      <vt:variant>
        <vt:i4>1027</vt:i4>
      </vt:variant>
      <vt:variant>
        <vt:i4>1</vt:i4>
      </vt:variant>
      <vt:variant>
        <vt:lpwstr>C:\Documents and Settings\100048\Local Settings\Temporary Internet Files\Content.MSO\9258BF21.gif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Werknemer</dc:creator>
  <cp:lastModifiedBy>Willems, P.H. (Peter)</cp:lastModifiedBy>
  <cp:revision>14</cp:revision>
  <cp:lastPrinted>2019-03-27T09:56:00Z</cp:lastPrinted>
  <dcterms:created xsi:type="dcterms:W3CDTF">2014-11-18T08:18:00Z</dcterms:created>
  <dcterms:modified xsi:type="dcterms:W3CDTF">2019-03-27T09:56:00Z</dcterms:modified>
</cp:coreProperties>
</file>