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7CDC9C" w14:textId="77777777" w:rsidR="00EA0C76" w:rsidRPr="00E67FAE" w:rsidRDefault="00EA0C76" w:rsidP="00EA0C76">
      <w:pPr>
        <w:rPr>
          <w:rFonts w:ascii="Corbel" w:hAnsi="Corbel"/>
          <w:sz w:val="22"/>
          <w:szCs w:val="22"/>
        </w:rPr>
      </w:pPr>
      <w:bookmarkStart w:id="0" w:name="_GoBack"/>
      <w:bookmarkEnd w:id="0"/>
    </w:p>
    <w:p w14:paraId="767CDC9D" w14:textId="77777777" w:rsidR="00EA0C76" w:rsidRPr="00E67FAE" w:rsidRDefault="00E67FAE" w:rsidP="00EA0C76">
      <w:pPr>
        <w:rPr>
          <w:rFonts w:ascii="Corbel" w:hAnsi="Corbel"/>
          <w:sz w:val="22"/>
          <w:szCs w:val="22"/>
        </w:rPr>
      </w:pPr>
      <w:r w:rsidRPr="00E67FAE">
        <w:rPr>
          <w:rFonts w:ascii="Corbel" w:hAnsi="Corbel"/>
          <w:b/>
          <w:i/>
          <w:noProof/>
          <w:sz w:val="32"/>
          <w:szCs w:val="32"/>
          <w:u w:val="single"/>
        </w:rPr>
        <w:drawing>
          <wp:anchor distT="0" distB="0" distL="114300" distR="114300" simplePos="0" relativeHeight="251659264" behindDoc="0" locked="0" layoutInCell="1" allowOverlap="1" wp14:anchorId="767CE165" wp14:editId="767CE166">
            <wp:simplePos x="0" y="0"/>
            <wp:positionH relativeFrom="column">
              <wp:posOffset>3398520</wp:posOffset>
            </wp:positionH>
            <wp:positionV relativeFrom="paragraph">
              <wp:posOffset>-305435</wp:posOffset>
            </wp:positionV>
            <wp:extent cx="2586990" cy="620395"/>
            <wp:effectExtent l="0" t="0" r="3810" b="825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6990" cy="620395"/>
                    </a:xfrm>
                    <a:prstGeom prst="rect">
                      <a:avLst/>
                    </a:prstGeom>
                  </pic:spPr>
                </pic:pic>
              </a:graphicData>
            </a:graphic>
            <wp14:sizeRelH relativeFrom="page">
              <wp14:pctWidth>0</wp14:pctWidth>
            </wp14:sizeRelH>
            <wp14:sizeRelV relativeFrom="page">
              <wp14:pctHeight>0</wp14:pctHeight>
            </wp14:sizeRelV>
          </wp:anchor>
        </w:drawing>
      </w:r>
    </w:p>
    <w:p w14:paraId="767CDC9E" w14:textId="77777777" w:rsidR="00EA0C76" w:rsidRPr="00E67FAE" w:rsidRDefault="00EA0C76" w:rsidP="00EA0C76">
      <w:pPr>
        <w:rPr>
          <w:rFonts w:ascii="Corbel" w:hAnsi="Corbel"/>
          <w:sz w:val="22"/>
          <w:szCs w:val="22"/>
        </w:rPr>
      </w:pPr>
    </w:p>
    <w:p w14:paraId="767CDC9F" w14:textId="77777777" w:rsidR="00EA0C76" w:rsidRPr="00E67FAE" w:rsidRDefault="00EA0C76" w:rsidP="00EA0C76">
      <w:pPr>
        <w:rPr>
          <w:rFonts w:ascii="Corbel" w:hAnsi="Corbel"/>
          <w:sz w:val="22"/>
          <w:szCs w:val="22"/>
        </w:rPr>
      </w:pPr>
    </w:p>
    <w:p w14:paraId="767CDCA0" w14:textId="77777777" w:rsidR="00EA0C76" w:rsidRPr="00E67FAE" w:rsidRDefault="00EA0C76" w:rsidP="00EA0C76">
      <w:pPr>
        <w:rPr>
          <w:rFonts w:ascii="Corbel" w:hAnsi="Corbel"/>
          <w:sz w:val="22"/>
          <w:szCs w:val="22"/>
        </w:rPr>
      </w:pPr>
    </w:p>
    <w:p w14:paraId="767CDCA1" w14:textId="77777777" w:rsidR="00EA0C76" w:rsidRPr="00E67FAE" w:rsidRDefault="00EA0C76" w:rsidP="00EA0C76">
      <w:pPr>
        <w:rPr>
          <w:rFonts w:ascii="Corbel" w:hAnsi="Corbel"/>
          <w:sz w:val="22"/>
          <w:szCs w:val="22"/>
        </w:rPr>
      </w:pPr>
    </w:p>
    <w:p w14:paraId="767CDCA2" w14:textId="77777777" w:rsidR="00EA0C76" w:rsidRPr="00E67FAE" w:rsidRDefault="00EA0C76" w:rsidP="00EA0C76">
      <w:pPr>
        <w:rPr>
          <w:rFonts w:ascii="Corbel" w:hAnsi="Corbel"/>
          <w:sz w:val="22"/>
          <w:szCs w:val="22"/>
        </w:rPr>
      </w:pPr>
    </w:p>
    <w:p w14:paraId="767CDCA3" w14:textId="77777777" w:rsidR="00EA0C76" w:rsidRPr="00E67FAE" w:rsidRDefault="00EA0C76" w:rsidP="00EA0C76">
      <w:pPr>
        <w:rPr>
          <w:rFonts w:ascii="Corbel" w:hAnsi="Corbel"/>
          <w:sz w:val="22"/>
          <w:szCs w:val="22"/>
        </w:rPr>
      </w:pPr>
    </w:p>
    <w:p w14:paraId="767CDCA4" w14:textId="77777777" w:rsidR="00C03C00" w:rsidRPr="00E67FAE" w:rsidRDefault="00C03C00" w:rsidP="00EA0C76">
      <w:pPr>
        <w:rPr>
          <w:rFonts w:ascii="Corbel" w:hAnsi="Corbel"/>
          <w:sz w:val="22"/>
          <w:szCs w:val="22"/>
        </w:rPr>
      </w:pPr>
    </w:p>
    <w:p w14:paraId="767CDCA5" w14:textId="77777777" w:rsidR="00EA0C76" w:rsidRPr="00E67FAE" w:rsidRDefault="00EA0C76" w:rsidP="00EA0C76">
      <w:pPr>
        <w:rPr>
          <w:rFonts w:ascii="Corbel" w:hAnsi="Corbel"/>
          <w:sz w:val="22"/>
          <w:szCs w:val="22"/>
        </w:rPr>
      </w:pPr>
    </w:p>
    <w:p w14:paraId="767CDCA6" w14:textId="77777777" w:rsidR="00EA0C76" w:rsidRPr="00E67FAE" w:rsidRDefault="00EA0C76" w:rsidP="00EA0C76">
      <w:pPr>
        <w:rPr>
          <w:rFonts w:ascii="Corbel" w:hAnsi="Corbel"/>
          <w:sz w:val="22"/>
          <w:szCs w:val="22"/>
        </w:rPr>
      </w:pPr>
    </w:p>
    <w:p w14:paraId="767CDCA7" w14:textId="77777777" w:rsidR="00EA0C76" w:rsidRPr="00E67FAE" w:rsidRDefault="00EA0C76" w:rsidP="00EA0C76">
      <w:pPr>
        <w:rPr>
          <w:rFonts w:ascii="Corbel" w:hAnsi="Corbel"/>
          <w:sz w:val="22"/>
          <w:szCs w:val="22"/>
        </w:rPr>
      </w:pPr>
    </w:p>
    <w:p w14:paraId="767CDCA8" w14:textId="77777777" w:rsidR="00EA0C76" w:rsidRPr="00E67FAE" w:rsidRDefault="00EA0C76" w:rsidP="00EA0C76">
      <w:pPr>
        <w:rPr>
          <w:rFonts w:ascii="Corbel" w:hAnsi="Corbel"/>
          <w:sz w:val="22"/>
          <w:szCs w:val="22"/>
        </w:rPr>
      </w:pPr>
    </w:p>
    <w:p w14:paraId="767CDCA9" w14:textId="77777777" w:rsidR="00EA0C76" w:rsidRPr="00E67FAE" w:rsidRDefault="00EA0C76" w:rsidP="00EA0C76">
      <w:pPr>
        <w:rPr>
          <w:rFonts w:ascii="Corbel" w:hAnsi="Corbel"/>
          <w:sz w:val="22"/>
          <w:szCs w:val="22"/>
        </w:rPr>
      </w:pPr>
    </w:p>
    <w:p w14:paraId="767CDCAA" w14:textId="77777777" w:rsidR="00EA0C76" w:rsidRPr="00E67FAE" w:rsidRDefault="00EA0C76" w:rsidP="00EA0C76">
      <w:pPr>
        <w:rPr>
          <w:rFonts w:ascii="Corbel" w:hAnsi="Corbel"/>
          <w:sz w:val="22"/>
          <w:szCs w:val="22"/>
        </w:rPr>
      </w:pPr>
    </w:p>
    <w:p w14:paraId="767CDCAB" w14:textId="77777777" w:rsidR="00EA0C76" w:rsidRPr="00E67FAE" w:rsidRDefault="00EA0C76" w:rsidP="00EA0C76">
      <w:pPr>
        <w:rPr>
          <w:rFonts w:ascii="Corbel" w:hAnsi="Corbel"/>
          <w:sz w:val="22"/>
          <w:szCs w:val="22"/>
        </w:rPr>
      </w:pPr>
    </w:p>
    <w:p w14:paraId="767CDCAC" w14:textId="77777777" w:rsidR="00EA0C76" w:rsidRPr="00E67FAE" w:rsidRDefault="00EA0C76" w:rsidP="00EA0C76">
      <w:pPr>
        <w:rPr>
          <w:rFonts w:ascii="Corbel" w:hAnsi="Corbel"/>
          <w:sz w:val="22"/>
          <w:szCs w:val="22"/>
        </w:rPr>
      </w:pPr>
    </w:p>
    <w:p w14:paraId="767CDCAD" w14:textId="77777777" w:rsidR="00EA0C76" w:rsidRPr="00E67FAE" w:rsidRDefault="00EA0C76" w:rsidP="00EA0C76">
      <w:pPr>
        <w:rPr>
          <w:rFonts w:ascii="Corbel" w:hAnsi="Corbel"/>
          <w:sz w:val="22"/>
          <w:szCs w:val="22"/>
        </w:rPr>
      </w:pPr>
    </w:p>
    <w:p w14:paraId="767CDCAE" w14:textId="77777777" w:rsidR="00EA0C76" w:rsidRPr="00E67FAE" w:rsidRDefault="00EA0C76" w:rsidP="00EA0C76">
      <w:pPr>
        <w:rPr>
          <w:rFonts w:ascii="Corbel" w:hAnsi="Corbel"/>
          <w:sz w:val="22"/>
          <w:szCs w:val="22"/>
        </w:rPr>
      </w:pPr>
    </w:p>
    <w:p w14:paraId="767CDCAF" w14:textId="3B072D37" w:rsidR="00EA0C76" w:rsidRPr="00E67FAE" w:rsidRDefault="00EA0C76" w:rsidP="00EA0C76">
      <w:pPr>
        <w:rPr>
          <w:rFonts w:ascii="Corbel" w:hAnsi="Corbel"/>
          <w:b/>
          <w:sz w:val="32"/>
          <w:szCs w:val="32"/>
        </w:rPr>
      </w:pPr>
      <w:r w:rsidRPr="00E67FAE">
        <w:rPr>
          <w:rFonts w:ascii="Corbel" w:hAnsi="Corbel"/>
          <w:b/>
          <w:sz w:val="32"/>
          <w:szCs w:val="32"/>
        </w:rPr>
        <w:t>Leidraad VISI-systematiek versie 1.</w:t>
      </w:r>
      <w:r w:rsidR="00CC631A" w:rsidRPr="00E67FAE">
        <w:rPr>
          <w:rFonts w:ascii="Corbel" w:hAnsi="Corbel"/>
          <w:b/>
          <w:sz w:val="32"/>
          <w:szCs w:val="32"/>
        </w:rPr>
        <w:t xml:space="preserve">6 </w:t>
      </w:r>
      <w:del w:id="1" w:author="Willems, P.H. (Peter)" w:date="2019-03-26T09:07:00Z">
        <w:r w:rsidR="00CC631A" w:rsidRPr="00E67FAE" w:rsidDel="008E5D8B">
          <w:rPr>
            <w:rFonts w:ascii="Corbel" w:hAnsi="Corbel"/>
            <w:b/>
            <w:sz w:val="32"/>
            <w:szCs w:val="32"/>
            <w:highlight w:val="red"/>
          </w:rPr>
          <w:delText>&gt;&gt;&gt;nog actualiseren!!&lt;&lt;&lt;</w:delText>
        </w:r>
      </w:del>
    </w:p>
    <w:p w14:paraId="767CDCB0" w14:textId="77777777" w:rsidR="000F51C6" w:rsidRPr="00E67FAE" w:rsidRDefault="000F51C6" w:rsidP="00EA0C76">
      <w:pPr>
        <w:rPr>
          <w:rFonts w:ascii="Corbel" w:hAnsi="Corbel"/>
          <w:b/>
          <w:sz w:val="32"/>
          <w:szCs w:val="32"/>
        </w:rPr>
      </w:pPr>
    </w:p>
    <w:p w14:paraId="767CDCB1" w14:textId="77777777" w:rsidR="00EA0C76" w:rsidRPr="00E67FAE" w:rsidRDefault="00EA0C76" w:rsidP="000F51C6">
      <w:pPr>
        <w:pBdr>
          <w:top w:val="single" w:sz="4" w:space="1" w:color="auto"/>
          <w:left w:val="single" w:sz="4" w:space="4" w:color="auto"/>
          <w:bottom w:val="single" w:sz="4" w:space="1" w:color="auto"/>
          <w:right w:val="single" w:sz="4" w:space="4" w:color="auto"/>
        </w:pBdr>
        <w:rPr>
          <w:rFonts w:ascii="Corbel" w:hAnsi="Corbel"/>
          <w:b/>
          <w:sz w:val="32"/>
          <w:szCs w:val="32"/>
        </w:rPr>
      </w:pPr>
      <w:r w:rsidRPr="00E67FAE">
        <w:rPr>
          <w:rFonts w:ascii="Corbel" w:hAnsi="Corbel"/>
          <w:b/>
          <w:sz w:val="32"/>
          <w:szCs w:val="32"/>
        </w:rPr>
        <w:t xml:space="preserve">Bijlage </w:t>
      </w:r>
      <w:r w:rsidR="007C672F" w:rsidRPr="00E67FAE">
        <w:rPr>
          <w:rFonts w:ascii="Corbel" w:hAnsi="Corbel"/>
          <w:b/>
          <w:sz w:val="32"/>
          <w:szCs w:val="32"/>
        </w:rPr>
        <w:t>5</w:t>
      </w:r>
    </w:p>
    <w:p w14:paraId="767CDCB2" w14:textId="77777777" w:rsidR="00EA0C76" w:rsidRPr="00E67FAE" w:rsidRDefault="00C5561B" w:rsidP="000F51C6">
      <w:pPr>
        <w:pBdr>
          <w:top w:val="single" w:sz="4" w:space="1" w:color="auto"/>
          <w:left w:val="single" w:sz="4" w:space="4" w:color="auto"/>
          <w:bottom w:val="single" w:sz="4" w:space="1" w:color="auto"/>
          <w:right w:val="single" w:sz="4" w:space="4" w:color="auto"/>
        </w:pBdr>
        <w:rPr>
          <w:rFonts w:ascii="Corbel" w:hAnsi="Corbel"/>
          <w:b/>
          <w:sz w:val="32"/>
          <w:szCs w:val="32"/>
        </w:rPr>
      </w:pPr>
      <w:r w:rsidRPr="00E67FAE">
        <w:rPr>
          <w:rFonts w:ascii="Corbel" w:hAnsi="Corbel"/>
          <w:b/>
          <w:sz w:val="32"/>
          <w:szCs w:val="32"/>
        </w:rPr>
        <w:t xml:space="preserve">Logboek van </w:t>
      </w:r>
      <w:r w:rsidR="00BA257F" w:rsidRPr="00E67FAE">
        <w:rPr>
          <w:rFonts w:ascii="Corbel" w:hAnsi="Corbel"/>
          <w:b/>
          <w:sz w:val="32"/>
          <w:szCs w:val="32"/>
        </w:rPr>
        <w:t xml:space="preserve">wijzigingen </w:t>
      </w:r>
      <w:r w:rsidRPr="00E67FAE">
        <w:rPr>
          <w:rFonts w:ascii="Corbel" w:hAnsi="Corbel"/>
          <w:b/>
          <w:sz w:val="32"/>
          <w:szCs w:val="32"/>
        </w:rPr>
        <w:t xml:space="preserve">en </w:t>
      </w:r>
      <w:r w:rsidR="00E96511" w:rsidRPr="00E67FAE">
        <w:rPr>
          <w:rFonts w:ascii="Corbel" w:hAnsi="Corbel"/>
          <w:b/>
          <w:sz w:val="32"/>
          <w:szCs w:val="32"/>
        </w:rPr>
        <w:t>‘</w:t>
      </w:r>
      <w:r w:rsidR="000A5263" w:rsidRPr="00E67FAE">
        <w:rPr>
          <w:rFonts w:ascii="Corbel" w:hAnsi="Corbel"/>
          <w:b/>
          <w:sz w:val="32"/>
          <w:szCs w:val="32"/>
        </w:rPr>
        <w:t>F</w:t>
      </w:r>
      <w:r w:rsidR="00E96511" w:rsidRPr="00E67FAE">
        <w:rPr>
          <w:rFonts w:ascii="Corbel" w:hAnsi="Corbel"/>
          <w:b/>
          <w:sz w:val="32"/>
          <w:szCs w:val="32"/>
        </w:rPr>
        <w:t>requently Asked Questions’</w:t>
      </w:r>
    </w:p>
    <w:p w14:paraId="767CDCB3" w14:textId="77777777" w:rsidR="00013691" w:rsidRPr="00E67FAE" w:rsidRDefault="00013691" w:rsidP="00EA0C76">
      <w:pPr>
        <w:rPr>
          <w:rFonts w:ascii="Corbel" w:hAnsi="Corbel"/>
          <w:b/>
          <w:sz w:val="32"/>
          <w:szCs w:val="32"/>
        </w:rPr>
      </w:pPr>
    </w:p>
    <w:p w14:paraId="767CDCB4" w14:textId="77777777" w:rsidR="00EA0C76" w:rsidRPr="00E67FAE" w:rsidRDefault="00720322" w:rsidP="00EA0C76">
      <w:pPr>
        <w:rPr>
          <w:rFonts w:ascii="Corbel" w:hAnsi="Corbel"/>
          <w:b/>
          <w:sz w:val="32"/>
          <w:szCs w:val="32"/>
        </w:rPr>
      </w:pPr>
      <w:r w:rsidRPr="00E67FAE">
        <w:rPr>
          <w:rFonts w:ascii="Corbel" w:hAnsi="Corbel"/>
          <w:b/>
          <w:sz w:val="32"/>
          <w:szCs w:val="32"/>
        </w:rPr>
        <w:t>Informatief</w:t>
      </w:r>
    </w:p>
    <w:p w14:paraId="767CDCB5" w14:textId="77777777" w:rsidR="00C501AB" w:rsidRPr="00E67FAE" w:rsidRDefault="00C501AB" w:rsidP="00EA0C76">
      <w:pPr>
        <w:rPr>
          <w:rFonts w:ascii="Corbel" w:hAnsi="Corbel"/>
          <w:b/>
          <w:sz w:val="32"/>
          <w:szCs w:val="32"/>
        </w:rPr>
      </w:pPr>
    </w:p>
    <w:p w14:paraId="767CDCB6" w14:textId="77777777" w:rsidR="00C03C00" w:rsidRPr="00E67FAE" w:rsidRDefault="00C03C00" w:rsidP="00B52EEA">
      <w:pPr>
        <w:tabs>
          <w:tab w:val="left" w:pos="1701"/>
          <w:tab w:val="left" w:pos="4253"/>
        </w:tabs>
        <w:rPr>
          <w:rFonts w:ascii="Corbel" w:hAnsi="Corbel"/>
          <w:sz w:val="22"/>
          <w:szCs w:val="22"/>
        </w:rPr>
      </w:pPr>
    </w:p>
    <w:p w14:paraId="767CDCB7" w14:textId="77777777" w:rsidR="00383CCF" w:rsidRPr="00E67FAE" w:rsidRDefault="00383CCF" w:rsidP="00B52EEA">
      <w:pPr>
        <w:tabs>
          <w:tab w:val="left" w:pos="1701"/>
          <w:tab w:val="left" w:pos="4253"/>
        </w:tabs>
        <w:rPr>
          <w:rFonts w:ascii="Corbel" w:hAnsi="Corbel"/>
          <w:sz w:val="22"/>
          <w:szCs w:val="22"/>
        </w:rPr>
      </w:pPr>
      <w:r w:rsidRPr="00E67FAE">
        <w:rPr>
          <w:rFonts w:ascii="Corbel" w:hAnsi="Corbel"/>
          <w:sz w:val="22"/>
          <w:szCs w:val="22"/>
        </w:rPr>
        <w:t>Documentversie:</w:t>
      </w:r>
      <w:r w:rsidRPr="00E67FAE">
        <w:rPr>
          <w:rFonts w:ascii="Corbel" w:hAnsi="Corbel"/>
          <w:sz w:val="22"/>
          <w:szCs w:val="22"/>
        </w:rPr>
        <w:tab/>
      </w:r>
      <w:r w:rsidR="0073181B" w:rsidRPr="00E67FAE">
        <w:rPr>
          <w:rFonts w:ascii="Corbel" w:hAnsi="Corbel"/>
          <w:sz w:val="22"/>
          <w:szCs w:val="22"/>
        </w:rPr>
        <w:t>1.2</w:t>
      </w:r>
    </w:p>
    <w:p w14:paraId="767CDCB8" w14:textId="383F855D" w:rsidR="00F84618" w:rsidRPr="00286E0C" w:rsidRDefault="00EA0C76" w:rsidP="00B52EEA">
      <w:pPr>
        <w:tabs>
          <w:tab w:val="left" w:pos="1701"/>
          <w:tab w:val="left" w:pos="4253"/>
        </w:tabs>
        <w:rPr>
          <w:rFonts w:ascii="Corbel" w:hAnsi="Corbel"/>
          <w:sz w:val="22"/>
          <w:szCs w:val="22"/>
          <w:lang w:val="en-US"/>
          <w:rPrChange w:id="2" w:author="Willems, P.H. (Peter)" w:date="2019-03-26T09:08:00Z">
            <w:rPr>
              <w:rFonts w:ascii="Corbel" w:hAnsi="Corbel"/>
              <w:sz w:val="22"/>
              <w:szCs w:val="22"/>
            </w:rPr>
          </w:rPrChange>
        </w:rPr>
      </w:pPr>
      <w:r w:rsidRPr="00286E0C">
        <w:rPr>
          <w:rFonts w:ascii="Corbel" w:hAnsi="Corbel"/>
          <w:sz w:val="22"/>
          <w:szCs w:val="22"/>
          <w:lang w:val="en-US"/>
          <w:rPrChange w:id="3" w:author="Willems, P.H. (Peter)" w:date="2019-03-26T09:08:00Z">
            <w:rPr>
              <w:rFonts w:ascii="Corbel" w:hAnsi="Corbel"/>
              <w:sz w:val="22"/>
              <w:szCs w:val="22"/>
            </w:rPr>
          </w:rPrChange>
        </w:rPr>
        <w:t>Datum:</w:t>
      </w:r>
      <w:r w:rsidR="007C672F" w:rsidRPr="00286E0C">
        <w:rPr>
          <w:rFonts w:ascii="Corbel" w:hAnsi="Corbel"/>
          <w:sz w:val="22"/>
          <w:szCs w:val="22"/>
          <w:lang w:val="en-US"/>
          <w:rPrChange w:id="4" w:author="Willems, P.H. (Peter)" w:date="2019-03-26T09:08:00Z">
            <w:rPr>
              <w:rFonts w:ascii="Corbel" w:hAnsi="Corbel"/>
              <w:sz w:val="22"/>
              <w:szCs w:val="22"/>
            </w:rPr>
          </w:rPrChange>
        </w:rPr>
        <w:tab/>
      </w:r>
      <w:del w:id="5" w:author="Willems, P.H. (Peter)" w:date="2019-03-26T09:08:00Z">
        <w:r w:rsidR="0073181B" w:rsidRPr="00286E0C" w:rsidDel="0092544D">
          <w:rPr>
            <w:rFonts w:ascii="Corbel" w:hAnsi="Corbel"/>
            <w:sz w:val="22"/>
            <w:szCs w:val="22"/>
            <w:lang w:val="en-US"/>
            <w:rPrChange w:id="6" w:author="Willems, P.H. (Peter)" w:date="2019-03-26T09:08:00Z">
              <w:rPr>
                <w:rFonts w:ascii="Corbel" w:hAnsi="Corbel"/>
                <w:sz w:val="22"/>
                <w:szCs w:val="22"/>
              </w:rPr>
            </w:rPrChange>
          </w:rPr>
          <w:delText>## november 2016</w:delText>
        </w:r>
      </w:del>
      <w:ins w:id="7" w:author="Willems, P.H. (Peter)" w:date="2019-03-26T09:08:00Z">
        <w:r w:rsidR="0092544D" w:rsidRPr="00286E0C">
          <w:rPr>
            <w:rFonts w:ascii="Corbel" w:hAnsi="Corbel"/>
            <w:sz w:val="22"/>
            <w:szCs w:val="22"/>
            <w:lang w:val="en-US"/>
            <w:rPrChange w:id="8" w:author="Willems, P.H. (Peter)" w:date="2019-03-26T09:08:00Z">
              <w:rPr>
                <w:rFonts w:ascii="Corbel" w:hAnsi="Corbel"/>
                <w:sz w:val="22"/>
                <w:szCs w:val="22"/>
              </w:rPr>
            </w:rPrChange>
          </w:rPr>
          <w:t>april 20</w:t>
        </w:r>
        <w:r w:rsidR="00286E0C" w:rsidRPr="00286E0C">
          <w:rPr>
            <w:rFonts w:ascii="Corbel" w:hAnsi="Corbel"/>
            <w:sz w:val="22"/>
            <w:szCs w:val="22"/>
            <w:lang w:val="en-US"/>
            <w:rPrChange w:id="9" w:author="Willems, P.H. (Peter)" w:date="2019-03-26T09:08:00Z">
              <w:rPr>
                <w:rFonts w:ascii="Corbel" w:hAnsi="Corbel"/>
                <w:sz w:val="22"/>
                <w:szCs w:val="22"/>
              </w:rPr>
            </w:rPrChange>
          </w:rPr>
          <w:t>19</w:t>
        </w:r>
      </w:ins>
    </w:p>
    <w:p w14:paraId="767CDCB9" w14:textId="77777777" w:rsidR="00EA0C76" w:rsidRPr="00286E0C" w:rsidRDefault="00F0053C" w:rsidP="00B52EEA">
      <w:pPr>
        <w:tabs>
          <w:tab w:val="left" w:pos="1701"/>
          <w:tab w:val="left" w:pos="4253"/>
        </w:tabs>
        <w:rPr>
          <w:rFonts w:ascii="Corbel" w:hAnsi="Corbel"/>
          <w:sz w:val="22"/>
          <w:szCs w:val="22"/>
          <w:lang w:val="en-US"/>
          <w:rPrChange w:id="10" w:author="Willems, P.H. (Peter)" w:date="2019-03-26T09:08:00Z">
            <w:rPr>
              <w:rFonts w:ascii="Corbel" w:hAnsi="Corbel"/>
              <w:sz w:val="22"/>
              <w:szCs w:val="22"/>
            </w:rPr>
          </w:rPrChange>
        </w:rPr>
      </w:pPr>
      <w:r w:rsidRPr="00286E0C">
        <w:rPr>
          <w:rFonts w:ascii="Corbel" w:hAnsi="Corbel"/>
          <w:sz w:val="22"/>
          <w:szCs w:val="22"/>
          <w:lang w:val="en-US"/>
          <w:rPrChange w:id="11" w:author="Willems, P.H. (Peter)" w:date="2019-03-26T09:08:00Z">
            <w:rPr>
              <w:rFonts w:ascii="Corbel" w:hAnsi="Corbel"/>
              <w:sz w:val="22"/>
              <w:szCs w:val="22"/>
            </w:rPr>
          </w:rPrChange>
        </w:rPr>
        <w:t>Status:</w:t>
      </w:r>
      <w:r w:rsidRPr="00286E0C">
        <w:rPr>
          <w:rFonts w:ascii="Corbel" w:hAnsi="Corbel"/>
          <w:sz w:val="22"/>
          <w:szCs w:val="22"/>
          <w:lang w:val="en-US"/>
          <w:rPrChange w:id="12" w:author="Willems, P.H. (Peter)" w:date="2019-03-26T09:08:00Z">
            <w:rPr>
              <w:rFonts w:ascii="Corbel" w:hAnsi="Corbel"/>
              <w:sz w:val="22"/>
              <w:szCs w:val="22"/>
            </w:rPr>
          </w:rPrChange>
        </w:rPr>
        <w:tab/>
      </w:r>
      <w:r w:rsidR="00E67FAE" w:rsidRPr="00286E0C">
        <w:rPr>
          <w:rFonts w:ascii="Corbel" w:hAnsi="Corbel"/>
          <w:sz w:val="22"/>
          <w:szCs w:val="22"/>
          <w:lang w:val="en-US"/>
          <w:rPrChange w:id="13" w:author="Willems, P.H. (Peter)" w:date="2019-03-26T09:08:00Z">
            <w:rPr>
              <w:rFonts w:ascii="Corbel" w:hAnsi="Corbel"/>
              <w:sz w:val="22"/>
              <w:szCs w:val="22"/>
            </w:rPr>
          </w:rPrChange>
        </w:rPr>
        <w:t>Concept</w:t>
      </w:r>
    </w:p>
    <w:p w14:paraId="767CDCBA" w14:textId="77777777" w:rsidR="007E7AE5" w:rsidRPr="00286E0C" w:rsidRDefault="007E7AE5" w:rsidP="00EA0C76">
      <w:pPr>
        <w:tabs>
          <w:tab w:val="right" w:pos="3969"/>
          <w:tab w:val="left" w:pos="4253"/>
        </w:tabs>
        <w:rPr>
          <w:rFonts w:ascii="Corbel" w:hAnsi="Corbel"/>
          <w:sz w:val="22"/>
          <w:szCs w:val="22"/>
          <w:lang w:val="en-US"/>
          <w:rPrChange w:id="14" w:author="Willems, P.H. (Peter)" w:date="2019-03-26T09:08:00Z">
            <w:rPr>
              <w:rFonts w:ascii="Corbel" w:hAnsi="Corbel"/>
              <w:sz w:val="22"/>
              <w:szCs w:val="22"/>
            </w:rPr>
          </w:rPrChange>
        </w:rPr>
      </w:pPr>
    </w:p>
    <w:p w14:paraId="767CDCBB" w14:textId="77777777" w:rsidR="00EA0C76" w:rsidRPr="00286E0C" w:rsidRDefault="00EA0C76" w:rsidP="00EA0C76">
      <w:pPr>
        <w:tabs>
          <w:tab w:val="left" w:pos="3402"/>
          <w:tab w:val="left" w:pos="4253"/>
        </w:tabs>
        <w:rPr>
          <w:rFonts w:ascii="Corbel" w:hAnsi="Corbel"/>
          <w:sz w:val="22"/>
          <w:szCs w:val="22"/>
          <w:lang w:val="en-US"/>
          <w:rPrChange w:id="15" w:author="Willems, P.H. (Peter)" w:date="2019-03-26T09:08:00Z">
            <w:rPr>
              <w:rFonts w:ascii="Corbel" w:hAnsi="Corbel"/>
              <w:sz w:val="22"/>
              <w:szCs w:val="22"/>
            </w:rPr>
          </w:rPrChange>
        </w:rPr>
      </w:pPr>
    </w:p>
    <w:p w14:paraId="767CDCBC" w14:textId="77777777" w:rsidR="00EA0C76" w:rsidRPr="00286E0C" w:rsidRDefault="00EA0C76" w:rsidP="00EA0C76">
      <w:pPr>
        <w:rPr>
          <w:rFonts w:ascii="Corbel" w:hAnsi="Corbel"/>
          <w:sz w:val="22"/>
          <w:szCs w:val="22"/>
          <w:lang w:val="en-US"/>
          <w:rPrChange w:id="16" w:author="Willems, P.H. (Peter)" w:date="2019-03-26T09:08:00Z">
            <w:rPr>
              <w:rFonts w:ascii="Corbel" w:hAnsi="Corbel"/>
              <w:sz w:val="22"/>
              <w:szCs w:val="22"/>
            </w:rPr>
          </w:rPrChange>
        </w:rPr>
        <w:sectPr w:rsidR="00EA0C76" w:rsidRPr="00286E0C" w:rsidSect="00EA0C76">
          <w:footerReference w:type="default" r:id="rId9"/>
          <w:type w:val="continuous"/>
          <w:pgSz w:w="11906" w:h="16838"/>
          <w:pgMar w:top="1702" w:right="1133" w:bottom="1417" w:left="1701" w:header="708" w:footer="708" w:gutter="0"/>
          <w:cols w:space="708"/>
          <w:docGrid w:linePitch="360"/>
        </w:sectPr>
      </w:pPr>
    </w:p>
    <w:p w14:paraId="767CDCBD" w14:textId="77777777" w:rsidR="00EA0C76" w:rsidRPr="00286E0C" w:rsidRDefault="00EA0C76" w:rsidP="00EA0C76">
      <w:pPr>
        <w:rPr>
          <w:rFonts w:ascii="Corbel" w:hAnsi="Corbel"/>
          <w:sz w:val="22"/>
          <w:szCs w:val="22"/>
          <w:lang w:val="en-US"/>
          <w:rPrChange w:id="17" w:author="Willems, P.H. (Peter)" w:date="2019-03-26T09:08:00Z">
            <w:rPr>
              <w:rFonts w:ascii="Corbel" w:hAnsi="Corbel"/>
              <w:sz w:val="22"/>
              <w:szCs w:val="22"/>
            </w:rPr>
          </w:rPrChange>
        </w:rPr>
      </w:pPr>
    </w:p>
    <w:p w14:paraId="767CDCBE" w14:textId="77777777" w:rsidR="00EA0C76" w:rsidRPr="00286E0C" w:rsidRDefault="00EA0C76" w:rsidP="00EA0C76">
      <w:pPr>
        <w:rPr>
          <w:rFonts w:ascii="Corbel" w:hAnsi="Corbel"/>
          <w:sz w:val="22"/>
          <w:szCs w:val="22"/>
          <w:lang w:val="en-US"/>
          <w:rPrChange w:id="18" w:author="Willems, P.H. (Peter)" w:date="2019-03-26T09:08:00Z">
            <w:rPr>
              <w:rFonts w:ascii="Corbel" w:hAnsi="Corbel"/>
              <w:sz w:val="22"/>
              <w:szCs w:val="22"/>
            </w:rPr>
          </w:rPrChange>
        </w:rPr>
      </w:pPr>
    </w:p>
    <w:p w14:paraId="767CDCBF" w14:textId="77777777" w:rsidR="00EA0C76" w:rsidRPr="00286E0C" w:rsidRDefault="00EA0C76" w:rsidP="00EA0C76">
      <w:pPr>
        <w:rPr>
          <w:rFonts w:ascii="Corbel" w:hAnsi="Corbel"/>
          <w:sz w:val="22"/>
          <w:szCs w:val="22"/>
          <w:lang w:val="en-US"/>
          <w:rPrChange w:id="19" w:author="Willems, P.H. (Peter)" w:date="2019-03-26T09:08:00Z">
            <w:rPr>
              <w:rFonts w:ascii="Corbel" w:hAnsi="Corbel"/>
              <w:sz w:val="22"/>
              <w:szCs w:val="22"/>
            </w:rPr>
          </w:rPrChange>
        </w:rPr>
      </w:pPr>
    </w:p>
    <w:p w14:paraId="767CDCC0" w14:textId="77777777" w:rsidR="00EA0C76" w:rsidRPr="00286E0C" w:rsidRDefault="00EA0C76" w:rsidP="00EA0C76">
      <w:pPr>
        <w:rPr>
          <w:rFonts w:ascii="Corbel" w:hAnsi="Corbel"/>
          <w:sz w:val="22"/>
          <w:szCs w:val="22"/>
          <w:lang w:val="en-US"/>
          <w:rPrChange w:id="20" w:author="Willems, P.H. (Peter)" w:date="2019-03-26T09:08:00Z">
            <w:rPr>
              <w:rFonts w:ascii="Corbel" w:hAnsi="Corbel"/>
              <w:sz w:val="22"/>
              <w:szCs w:val="22"/>
            </w:rPr>
          </w:rPrChange>
        </w:rPr>
      </w:pPr>
    </w:p>
    <w:p w14:paraId="767CDCC1" w14:textId="77777777" w:rsidR="00EA0C76" w:rsidRPr="00286E0C" w:rsidRDefault="00EA0C76" w:rsidP="00EA0C76">
      <w:pPr>
        <w:rPr>
          <w:rFonts w:ascii="Corbel" w:hAnsi="Corbel"/>
          <w:sz w:val="22"/>
          <w:szCs w:val="22"/>
          <w:lang w:val="en-US"/>
          <w:rPrChange w:id="21" w:author="Willems, P.H. (Peter)" w:date="2019-03-26T09:08:00Z">
            <w:rPr>
              <w:rFonts w:ascii="Corbel" w:hAnsi="Corbel"/>
              <w:sz w:val="22"/>
              <w:szCs w:val="22"/>
            </w:rPr>
          </w:rPrChange>
        </w:rPr>
      </w:pPr>
    </w:p>
    <w:p w14:paraId="767CDCC2" w14:textId="77777777" w:rsidR="00EA0C76" w:rsidRPr="00286E0C" w:rsidRDefault="00EA0C76" w:rsidP="00EA0C76">
      <w:pPr>
        <w:rPr>
          <w:rFonts w:ascii="Corbel" w:hAnsi="Corbel"/>
          <w:sz w:val="22"/>
          <w:szCs w:val="22"/>
          <w:lang w:val="en-US"/>
          <w:rPrChange w:id="22" w:author="Willems, P.H. (Peter)" w:date="2019-03-26T09:08:00Z">
            <w:rPr>
              <w:rFonts w:ascii="Corbel" w:hAnsi="Corbel"/>
              <w:sz w:val="22"/>
              <w:szCs w:val="22"/>
            </w:rPr>
          </w:rPrChange>
        </w:rPr>
      </w:pPr>
    </w:p>
    <w:p w14:paraId="767CDCC3" w14:textId="77777777" w:rsidR="00EA0C76" w:rsidRPr="00286E0C" w:rsidRDefault="00EA0C76" w:rsidP="00EA0C76">
      <w:pPr>
        <w:rPr>
          <w:rFonts w:ascii="Corbel" w:hAnsi="Corbel"/>
          <w:sz w:val="22"/>
          <w:szCs w:val="22"/>
          <w:lang w:val="en-US"/>
          <w:rPrChange w:id="23" w:author="Willems, P.H. (Peter)" w:date="2019-03-26T09:08:00Z">
            <w:rPr>
              <w:rFonts w:ascii="Corbel" w:hAnsi="Corbel"/>
              <w:sz w:val="22"/>
              <w:szCs w:val="22"/>
            </w:rPr>
          </w:rPrChange>
        </w:rPr>
      </w:pPr>
    </w:p>
    <w:p w14:paraId="767CDCC4" w14:textId="77777777" w:rsidR="00EA0C76" w:rsidRPr="00286E0C" w:rsidRDefault="00EA0C76" w:rsidP="00EA0C76">
      <w:pPr>
        <w:rPr>
          <w:rFonts w:ascii="Corbel" w:hAnsi="Corbel"/>
          <w:sz w:val="22"/>
          <w:szCs w:val="22"/>
          <w:lang w:val="en-US"/>
          <w:rPrChange w:id="24" w:author="Willems, P.H. (Peter)" w:date="2019-03-26T09:08:00Z">
            <w:rPr>
              <w:rFonts w:ascii="Corbel" w:hAnsi="Corbel"/>
              <w:sz w:val="22"/>
              <w:szCs w:val="22"/>
            </w:rPr>
          </w:rPrChange>
        </w:rPr>
      </w:pPr>
    </w:p>
    <w:p w14:paraId="767CDCC5" w14:textId="77777777" w:rsidR="00EA0C76" w:rsidRPr="00286E0C" w:rsidRDefault="00EA0C76" w:rsidP="00EA0C76">
      <w:pPr>
        <w:rPr>
          <w:rFonts w:ascii="Corbel" w:hAnsi="Corbel"/>
          <w:sz w:val="22"/>
          <w:szCs w:val="22"/>
          <w:lang w:val="en-US"/>
          <w:rPrChange w:id="25" w:author="Willems, P.H. (Peter)" w:date="2019-03-26T09:08:00Z">
            <w:rPr>
              <w:rFonts w:ascii="Corbel" w:hAnsi="Corbel"/>
              <w:sz w:val="22"/>
              <w:szCs w:val="22"/>
            </w:rPr>
          </w:rPrChange>
        </w:rPr>
      </w:pPr>
    </w:p>
    <w:p w14:paraId="767CDCC6" w14:textId="77777777" w:rsidR="00EA0C76" w:rsidRPr="00286E0C" w:rsidRDefault="00EA0C76" w:rsidP="00EA0C76">
      <w:pPr>
        <w:rPr>
          <w:rFonts w:ascii="Corbel" w:hAnsi="Corbel"/>
          <w:sz w:val="22"/>
          <w:szCs w:val="22"/>
          <w:lang w:val="en-US"/>
          <w:rPrChange w:id="26" w:author="Willems, P.H. (Peter)" w:date="2019-03-26T09:08:00Z">
            <w:rPr>
              <w:rFonts w:ascii="Corbel" w:hAnsi="Corbel"/>
              <w:sz w:val="22"/>
              <w:szCs w:val="22"/>
            </w:rPr>
          </w:rPrChange>
        </w:rPr>
      </w:pPr>
    </w:p>
    <w:p w14:paraId="767CDCC7" w14:textId="77777777" w:rsidR="00EA0C76" w:rsidRPr="00286E0C" w:rsidRDefault="00EA0C76" w:rsidP="00EA0C76">
      <w:pPr>
        <w:rPr>
          <w:rFonts w:ascii="Corbel" w:hAnsi="Corbel"/>
          <w:sz w:val="22"/>
          <w:szCs w:val="22"/>
          <w:lang w:val="en-US"/>
          <w:rPrChange w:id="27" w:author="Willems, P.H. (Peter)" w:date="2019-03-26T09:08:00Z">
            <w:rPr>
              <w:rFonts w:ascii="Corbel" w:hAnsi="Corbel"/>
              <w:sz w:val="22"/>
              <w:szCs w:val="22"/>
            </w:rPr>
          </w:rPrChange>
        </w:rPr>
      </w:pPr>
    </w:p>
    <w:p w14:paraId="767CDCC8" w14:textId="77777777" w:rsidR="00EA0C76" w:rsidRPr="00286E0C" w:rsidRDefault="00EA0C76" w:rsidP="00EA0C76">
      <w:pPr>
        <w:rPr>
          <w:rFonts w:ascii="Corbel" w:hAnsi="Corbel"/>
          <w:sz w:val="22"/>
          <w:szCs w:val="22"/>
          <w:lang w:val="en-US"/>
          <w:rPrChange w:id="28" w:author="Willems, P.H. (Peter)" w:date="2019-03-26T09:08:00Z">
            <w:rPr>
              <w:rFonts w:ascii="Corbel" w:hAnsi="Corbel"/>
              <w:sz w:val="22"/>
              <w:szCs w:val="22"/>
            </w:rPr>
          </w:rPrChange>
        </w:rPr>
      </w:pPr>
    </w:p>
    <w:p w14:paraId="767CDCC9" w14:textId="77777777" w:rsidR="00EA0C76" w:rsidRPr="00286E0C" w:rsidRDefault="00EA0C76" w:rsidP="00EA0C76">
      <w:pPr>
        <w:rPr>
          <w:rFonts w:ascii="Corbel" w:hAnsi="Corbel"/>
          <w:sz w:val="22"/>
          <w:szCs w:val="22"/>
          <w:lang w:val="en-US"/>
          <w:rPrChange w:id="29" w:author="Willems, P.H. (Peter)" w:date="2019-03-26T09:08:00Z">
            <w:rPr>
              <w:rFonts w:ascii="Corbel" w:hAnsi="Corbel"/>
              <w:sz w:val="22"/>
              <w:szCs w:val="22"/>
            </w:rPr>
          </w:rPrChange>
        </w:rPr>
      </w:pPr>
    </w:p>
    <w:p w14:paraId="767CDCCA" w14:textId="77777777" w:rsidR="00EA0C76" w:rsidRPr="00286E0C" w:rsidRDefault="00EA0C76" w:rsidP="00EA0C76">
      <w:pPr>
        <w:rPr>
          <w:rFonts w:ascii="Corbel" w:hAnsi="Corbel"/>
          <w:sz w:val="22"/>
          <w:szCs w:val="22"/>
          <w:lang w:val="en-US"/>
          <w:rPrChange w:id="30" w:author="Willems, P.H. (Peter)" w:date="2019-03-26T09:08:00Z">
            <w:rPr>
              <w:rFonts w:ascii="Corbel" w:hAnsi="Corbel"/>
              <w:sz w:val="22"/>
              <w:szCs w:val="22"/>
            </w:rPr>
          </w:rPrChange>
        </w:rPr>
      </w:pPr>
    </w:p>
    <w:p w14:paraId="767CDCCB" w14:textId="77777777" w:rsidR="00EA0C76" w:rsidRPr="00286E0C" w:rsidRDefault="00EA0C76" w:rsidP="00EA0C76">
      <w:pPr>
        <w:rPr>
          <w:rFonts w:ascii="Corbel" w:hAnsi="Corbel"/>
          <w:sz w:val="22"/>
          <w:szCs w:val="22"/>
          <w:lang w:val="en-US"/>
          <w:rPrChange w:id="31" w:author="Willems, P.H. (Peter)" w:date="2019-03-26T09:08:00Z">
            <w:rPr>
              <w:rFonts w:ascii="Corbel" w:hAnsi="Corbel"/>
              <w:sz w:val="22"/>
              <w:szCs w:val="22"/>
            </w:rPr>
          </w:rPrChange>
        </w:rPr>
      </w:pPr>
    </w:p>
    <w:p w14:paraId="767CDCCC" w14:textId="77777777" w:rsidR="00EA0C76" w:rsidRPr="00286E0C" w:rsidRDefault="00EA0C76" w:rsidP="00EA0C76">
      <w:pPr>
        <w:rPr>
          <w:rFonts w:ascii="Corbel" w:hAnsi="Corbel"/>
          <w:sz w:val="22"/>
          <w:szCs w:val="22"/>
          <w:lang w:val="en-US"/>
          <w:rPrChange w:id="32" w:author="Willems, P.H. (Peter)" w:date="2019-03-26T09:08:00Z">
            <w:rPr>
              <w:rFonts w:ascii="Corbel" w:hAnsi="Corbel"/>
              <w:sz w:val="22"/>
              <w:szCs w:val="22"/>
            </w:rPr>
          </w:rPrChange>
        </w:rPr>
      </w:pPr>
    </w:p>
    <w:p w14:paraId="767CDCCD" w14:textId="77777777" w:rsidR="00EA0C76" w:rsidRPr="00286E0C" w:rsidRDefault="00EA0C76" w:rsidP="00EA0C76">
      <w:pPr>
        <w:rPr>
          <w:rFonts w:ascii="Corbel" w:hAnsi="Corbel"/>
          <w:sz w:val="22"/>
          <w:szCs w:val="22"/>
          <w:lang w:val="en-US"/>
          <w:rPrChange w:id="33" w:author="Willems, P.H. (Peter)" w:date="2019-03-26T09:08:00Z">
            <w:rPr>
              <w:rFonts w:ascii="Corbel" w:hAnsi="Corbel"/>
              <w:sz w:val="22"/>
              <w:szCs w:val="22"/>
            </w:rPr>
          </w:rPrChange>
        </w:rPr>
      </w:pPr>
    </w:p>
    <w:p w14:paraId="767CDCCE" w14:textId="77777777" w:rsidR="00EA0C76" w:rsidRPr="00286E0C" w:rsidRDefault="00EA0C76" w:rsidP="00EA0C76">
      <w:pPr>
        <w:rPr>
          <w:rFonts w:ascii="Corbel" w:hAnsi="Corbel"/>
          <w:sz w:val="22"/>
          <w:szCs w:val="22"/>
          <w:lang w:val="en-US"/>
          <w:rPrChange w:id="34" w:author="Willems, P.H. (Peter)" w:date="2019-03-26T09:08:00Z">
            <w:rPr>
              <w:rFonts w:ascii="Corbel" w:hAnsi="Corbel"/>
              <w:sz w:val="22"/>
              <w:szCs w:val="22"/>
            </w:rPr>
          </w:rPrChange>
        </w:rPr>
      </w:pPr>
    </w:p>
    <w:p w14:paraId="767CDCCF" w14:textId="77777777" w:rsidR="00EA0C76" w:rsidRPr="00286E0C" w:rsidRDefault="00EA0C76" w:rsidP="00EA0C76">
      <w:pPr>
        <w:rPr>
          <w:rFonts w:ascii="Corbel" w:hAnsi="Corbel"/>
          <w:sz w:val="22"/>
          <w:szCs w:val="22"/>
          <w:lang w:val="en-US"/>
          <w:rPrChange w:id="35" w:author="Willems, P.H. (Peter)" w:date="2019-03-26T09:08:00Z">
            <w:rPr>
              <w:rFonts w:ascii="Corbel" w:hAnsi="Corbel"/>
              <w:sz w:val="22"/>
              <w:szCs w:val="22"/>
            </w:rPr>
          </w:rPrChange>
        </w:rPr>
      </w:pPr>
    </w:p>
    <w:p w14:paraId="767CDCD0" w14:textId="77777777" w:rsidR="00EA0C76" w:rsidRPr="00286E0C" w:rsidRDefault="00EA0C76" w:rsidP="00EA0C76">
      <w:pPr>
        <w:rPr>
          <w:rFonts w:ascii="Corbel" w:hAnsi="Corbel"/>
          <w:sz w:val="22"/>
          <w:szCs w:val="22"/>
          <w:lang w:val="en-US"/>
          <w:rPrChange w:id="36" w:author="Willems, P.H. (Peter)" w:date="2019-03-26T09:08:00Z">
            <w:rPr>
              <w:rFonts w:ascii="Corbel" w:hAnsi="Corbel"/>
              <w:sz w:val="22"/>
              <w:szCs w:val="22"/>
            </w:rPr>
          </w:rPrChange>
        </w:rPr>
      </w:pPr>
    </w:p>
    <w:p w14:paraId="767CDCD1" w14:textId="77777777" w:rsidR="00EA0C76" w:rsidRPr="00286E0C" w:rsidRDefault="00EA0C76" w:rsidP="00EA0C76">
      <w:pPr>
        <w:rPr>
          <w:rFonts w:ascii="Corbel" w:hAnsi="Corbel"/>
          <w:sz w:val="22"/>
          <w:szCs w:val="22"/>
          <w:lang w:val="en-US"/>
          <w:rPrChange w:id="37" w:author="Willems, P.H. (Peter)" w:date="2019-03-26T09:08:00Z">
            <w:rPr>
              <w:rFonts w:ascii="Corbel" w:hAnsi="Corbel"/>
              <w:sz w:val="22"/>
              <w:szCs w:val="22"/>
            </w:rPr>
          </w:rPrChange>
        </w:rPr>
      </w:pPr>
    </w:p>
    <w:p w14:paraId="767CDCD2" w14:textId="77777777" w:rsidR="00EA0C76" w:rsidRPr="00286E0C" w:rsidRDefault="00EA0C76" w:rsidP="00EA0C76">
      <w:pPr>
        <w:rPr>
          <w:rFonts w:ascii="Corbel" w:hAnsi="Corbel"/>
          <w:sz w:val="22"/>
          <w:szCs w:val="22"/>
          <w:lang w:val="en-US"/>
          <w:rPrChange w:id="38" w:author="Willems, P.H. (Peter)" w:date="2019-03-26T09:08:00Z">
            <w:rPr>
              <w:rFonts w:ascii="Corbel" w:hAnsi="Corbel"/>
              <w:sz w:val="22"/>
              <w:szCs w:val="22"/>
            </w:rPr>
          </w:rPrChange>
        </w:rPr>
      </w:pPr>
    </w:p>
    <w:p w14:paraId="767CDCD3" w14:textId="77777777" w:rsidR="00EA0C76" w:rsidRPr="00286E0C" w:rsidRDefault="00EA0C76" w:rsidP="00EA0C76">
      <w:pPr>
        <w:rPr>
          <w:rFonts w:ascii="Corbel" w:hAnsi="Corbel"/>
          <w:sz w:val="22"/>
          <w:szCs w:val="22"/>
          <w:lang w:val="en-US"/>
          <w:rPrChange w:id="39" w:author="Willems, P.H. (Peter)" w:date="2019-03-26T09:08:00Z">
            <w:rPr>
              <w:rFonts w:ascii="Corbel" w:hAnsi="Corbel"/>
              <w:sz w:val="22"/>
              <w:szCs w:val="22"/>
            </w:rPr>
          </w:rPrChange>
        </w:rPr>
      </w:pPr>
    </w:p>
    <w:p w14:paraId="767CDCD4" w14:textId="77777777" w:rsidR="00EA0C76" w:rsidRPr="00286E0C" w:rsidRDefault="00EA0C76" w:rsidP="00EA0C76">
      <w:pPr>
        <w:rPr>
          <w:rFonts w:ascii="Corbel" w:hAnsi="Corbel"/>
          <w:sz w:val="22"/>
          <w:szCs w:val="22"/>
          <w:lang w:val="en-US"/>
          <w:rPrChange w:id="40" w:author="Willems, P.H. (Peter)" w:date="2019-03-26T09:08:00Z">
            <w:rPr>
              <w:rFonts w:ascii="Corbel" w:hAnsi="Corbel"/>
              <w:sz w:val="22"/>
              <w:szCs w:val="22"/>
            </w:rPr>
          </w:rPrChange>
        </w:rPr>
      </w:pPr>
    </w:p>
    <w:p w14:paraId="767CDCD5" w14:textId="77777777" w:rsidR="00EA0C76" w:rsidRPr="00286E0C" w:rsidRDefault="00EA0C76" w:rsidP="00EA0C76">
      <w:pPr>
        <w:rPr>
          <w:rFonts w:ascii="Corbel" w:hAnsi="Corbel"/>
          <w:sz w:val="22"/>
          <w:szCs w:val="22"/>
          <w:lang w:val="en-US"/>
          <w:rPrChange w:id="41" w:author="Willems, P.H. (Peter)" w:date="2019-03-26T09:08:00Z">
            <w:rPr>
              <w:rFonts w:ascii="Corbel" w:hAnsi="Corbel"/>
              <w:sz w:val="22"/>
              <w:szCs w:val="22"/>
            </w:rPr>
          </w:rPrChange>
        </w:rPr>
      </w:pPr>
    </w:p>
    <w:p w14:paraId="767CDCD6" w14:textId="77777777" w:rsidR="00EA0C76" w:rsidRPr="00286E0C" w:rsidRDefault="00EA0C76" w:rsidP="00EA0C76">
      <w:pPr>
        <w:rPr>
          <w:rFonts w:ascii="Corbel" w:hAnsi="Corbel"/>
          <w:sz w:val="22"/>
          <w:szCs w:val="22"/>
          <w:lang w:val="en-US"/>
          <w:rPrChange w:id="42" w:author="Willems, P.H. (Peter)" w:date="2019-03-26T09:08:00Z">
            <w:rPr>
              <w:rFonts w:ascii="Corbel" w:hAnsi="Corbel"/>
              <w:sz w:val="22"/>
              <w:szCs w:val="22"/>
            </w:rPr>
          </w:rPrChange>
        </w:rPr>
      </w:pPr>
    </w:p>
    <w:p w14:paraId="767CDCD7" w14:textId="77777777" w:rsidR="00EA0C76" w:rsidRPr="00286E0C" w:rsidRDefault="00EA0C76" w:rsidP="00EA0C76">
      <w:pPr>
        <w:rPr>
          <w:rFonts w:ascii="Corbel" w:hAnsi="Corbel"/>
          <w:sz w:val="22"/>
          <w:szCs w:val="22"/>
          <w:lang w:val="en-US"/>
          <w:rPrChange w:id="43" w:author="Willems, P.H. (Peter)" w:date="2019-03-26T09:08:00Z">
            <w:rPr>
              <w:rFonts w:ascii="Corbel" w:hAnsi="Corbel"/>
              <w:sz w:val="22"/>
              <w:szCs w:val="22"/>
            </w:rPr>
          </w:rPrChange>
        </w:rPr>
      </w:pPr>
    </w:p>
    <w:p w14:paraId="767CDCD8" w14:textId="77777777" w:rsidR="00EA0C76" w:rsidRPr="00286E0C" w:rsidRDefault="00EA0C76" w:rsidP="00EA0C76">
      <w:pPr>
        <w:rPr>
          <w:rFonts w:ascii="Corbel" w:hAnsi="Corbel"/>
          <w:sz w:val="22"/>
          <w:szCs w:val="22"/>
          <w:lang w:val="en-US"/>
          <w:rPrChange w:id="44" w:author="Willems, P.H. (Peter)" w:date="2019-03-26T09:08:00Z">
            <w:rPr>
              <w:rFonts w:ascii="Corbel" w:hAnsi="Corbel"/>
              <w:sz w:val="22"/>
              <w:szCs w:val="22"/>
            </w:rPr>
          </w:rPrChange>
        </w:rPr>
      </w:pPr>
    </w:p>
    <w:p w14:paraId="767CDCD9" w14:textId="77777777" w:rsidR="00EA0C76" w:rsidRPr="00286E0C" w:rsidRDefault="00EA0C76" w:rsidP="00EA0C76">
      <w:pPr>
        <w:rPr>
          <w:rFonts w:ascii="Corbel" w:hAnsi="Corbel"/>
          <w:sz w:val="22"/>
          <w:szCs w:val="22"/>
          <w:lang w:val="en-US"/>
          <w:rPrChange w:id="45" w:author="Willems, P.H. (Peter)" w:date="2019-03-26T09:08:00Z">
            <w:rPr>
              <w:rFonts w:ascii="Corbel" w:hAnsi="Corbel"/>
              <w:sz w:val="22"/>
              <w:szCs w:val="22"/>
            </w:rPr>
          </w:rPrChange>
        </w:rPr>
      </w:pPr>
    </w:p>
    <w:p w14:paraId="767CDCDA" w14:textId="77777777" w:rsidR="00EA0C76" w:rsidRPr="00286E0C" w:rsidRDefault="00EA0C76" w:rsidP="00EA0C76">
      <w:pPr>
        <w:rPr>
          <w:rFonts w:ascii="Corbel" w:hAnsi="Corbel"/>
          <w:sz w:val="22"/>
          <w:szCs w:val="22"/>
          <w:lang w:val="en-US"/>
          <w:rPrChange w:id="46" w:author="Willems, P.H. (Peter)" w:date="2019-03-26T09:08:00Z">
            <w:rPr>
              <w:rFonts w:ascii="Corbel" w:hAnsi="Corbel"/>
              <w:sz w:val="22"/>
              <w:szCs w:val="22"/>
            </w:rPr>
          </w:rPrChange>
        </w:rPr>
      </w:pPr>
    </w:p>
    <w:p w14:paraId="767CDCDB" w14:textId="77777777" w:rsidR="00EA0C76" w:rsidRPr="00286E0C" w:rsidRDefault="00EA0C76" w:rsidP="00EA0C76">
      <w:pPr>
        <w:rPr>
          <w:rFonts w:ascii="Corbel" w:hAnsi="Corbel"/>
          <w:sz w:val="22"/>
          <w:szCs w:val="22"/>
          <w:lang w:val="en-US"/>
          <w:rPrChange w:id="47" w:author="Willems, P.H. (Peter)" w:date="2019-03-26T09:08:00Z">
            <w:rPr>
              <w:rFonts w:ascii="Corbel" w:hAnsi="Corbel"/>
              <w:sz w:val="22"/>
              <w:szCs w:val="22"/>
            </w:rPr>
          </w:rPrChange>
        </w:rPr>
      </w:pPr>
    </w:p>
    <w:p w14:paraId="767CDCDC" w14:textId="77777777" w:rsidR="00EA0C76" w:rsidRPr="00286E0C" w:rsidRDefault="00EA0C76" w:rsidP="00EA0C76">
      <w:pPr>
        <w:rPr>
          <w:rFonts w:ascii="Corbel" w:hAnsi="Corbel"/>
          <w:sz w:val="22"/>
          <w:szCs w:val="22"/>
          <w:lang w:val="en-US"/>
          <w:rPrChange w:id="48" w:author="Willems, P.H. (Peter)" w:date="2019-03-26T09:08:00Z">
            <w:rPr>
              <w:rFonts w:ascii="Corbel" w:hAnsi="Corbel"/>
              <w:sz w:val="22"/>
              <w:szCs w:val="22"/>
            </w:rPr>
          </w:rPrChange>
        </w:rPr>
      </w:pPr>
    </w:p>
    <w:p w14:paraId="767CDCDD" w14:textId="77777777" w:rsidR="00EA0C76" w:rsidRPr="00286E0C" w:rsidRDefault="00EA0C76" w:rsidP="00EA0C76">
      <w:pPr>
        <w:rPr>
          <w:rFonts w:ascii="Corbel" w:hAnsi="Corbel"/>
          <w:sz w:val="22"/>
          <w:szCs w:val="22"/>
          <w:lang w:val="en-US"/>
          <w:rPrChange w:id="49" w:author="Willems, P.H. (Peter)" w:date="2019-03-26T09:08:00Z">
            <w:rPr>
              <w:rFonts w:ascii="Corbel" w:hAnsi="Corbel"/>
              <w:sz w:val="22"/>
              <w:szCs w:val="22"/>
            </w:rPr>
          </w:rPrChange>
        </w:rPr>
      </w:pPr>
    </w:p>
    <w:p w14:paraId="767CDCDE" w14:textId="77777777" w:rsidR="00EA0C76" w:rsidRPr="00286E0C" w:rsidRDefault="00EA0C76" w:rsidP="00EA0C76">
      <w:pPr>
        <w:rPr>
          <w:rFonts w:ascii="Corbel" w:hAnsi="Corbel"/>
          <w:sz w:val="22"/>
          <w:szCs w:val="22"/>
          <w:lang w:val="en-US"/>
          <w:rPrChange w:id="50" w:author="Willems, P.H. (Peter)" w:date="2019-03-26T09:08:00Z">
            <w:rPr>
              <w:rFonts w:ascii="Corbel" w:hAnsi="Corbel"/>
              <w:sz w:val="22"/>
              <w:szCs w:val="22"/>
            </w:rPr>
          </w:rPrChange>
        </w:rPr>
      </w:pPr>
    </w:p>
    <w:p w14:paraId="767CDCDF" w14:textId="77777777" w:rsidR="00C03C00" w:rsidRPr="00286E0C" w:rsidRDefault="00C03C00" w:rsidP="00EA0C76">
      <w:pPr>
        <w:rPr>
          <w:rFonts w:ascii="Corbel" w:hAnsi="Corbel"/>
          <w:sz w:val="22"/>
          <w:szCs w:val="22"/>
          <w:lang w:val="en-US"/>
          <w:rPrChange w:id="51" w:author="Willems, P.H. (Peter)" w:date="2019-03-26T09:08:00Z">
            <w:rPr>
              <w:rFonts w:ascii="Corbel" w:hAnsi="Corbel"/>
              <w:sz w:val="22"/>
              <w:szCs w:val="22"/>
            </w:rPr>
          </w:rPrChange>
        </w:rPr>
      </w:pPr>
    </w:p>
    <w:p w14:paraId="767CDCE0" w14:textId="77777777" w:rsidR="00C03C00" w:rsidRPr="00286E0C" w:rsidRDefault="00C03C00" w:rsidP="00EA0C76">
      <w:pPr>
        <w:rPr>
          <w:rFonts w:ascii="Corbel" w:hAnsi="Corbel"/>
          <w:sz w:val="22"/>
          <w:szCs w:val="22"/>
          <w:lang w:val="en-US"/>
          <w:rPrChange w:id="52" w:author="Willems, P.H. (Peter)" w:date="2019-03-26T09:08:00Z">
            <w:rPr>
              <w:rFonts w:ascii="Corbel" w:hAnsi="Corbel"/>
              <w:sz w:val="22"/>
              <w:szCs w:val="22"/>
            </w:rPr>
          </w:rPrChange>
        </w:rPr>
      </w:pPr>
    </w:p>
    <w:p w14:paraId="767CDCE1" w14:textId="77777777" w:rsidR="00EA0C76" w:rsidRPr="00286E0C" w:rsidRDefault="00EA0C76" w:rsidP="00EA0C76">
      <w:pPr>
        <w:rPr>
          <w:rFonts w:ascii="Corbel" w:hAnsi="Corbel"/>
          <w:sz w:val="22"/>
          <w:szCs w:val="22"/>
          <w:lang w:val="en-US"/>
          <w:rPrChange w:id="53" w:author="Willems, P.H. (Peter)" w:date="2019-03-26T09:08:00Z">
            <w:rPr>
              <w:rFonts w:ascii="Corbel" w:hAnsi="Corbel"/>
              <w:sz w:val="22"/>
              <w:szCs w:val="22"/>
            </w:rPr>
          </w:rPrChange>
        </w:rPr>
      </w:pPr>
    </w:p>
    <w:p w14:paraId="767CDCE2" w14:textId="77777777" w:rsidR="004F26A4" w:rsidRPr="00286E0C" w:rsidRDefault="004F26A4" w:rsidP="004F26A4">
      <w:pPr>
        <w:rPr>
          <w:rFonts w:ascii="Corbel" w:hAnsi="Corbel"/>
          <w:sz w:val="22"/>
          <w:szCs w:val="22"/>
          <w:lang w:val="en-US"/>
          <w:rPrChange w:id="54" w:author="Willems, P.H. (Peter)" w:date="2019-03-26T09:08:00Z">
            <w:rPr>
              <w:rFonts w:ascii="Corbel" w:hAnsi="Corbel"/>
              <w:sz w:val="22"/>
              <w:szCs w:val="22"/>
            </w:rPr>
          </w:rPrChange>
        </w:rPr>
      </w:pPr>
      <w:bookmarkStart w:id="55" w:name="Element_typen"/>
      <w:bookmarkEnd w:id="55"/>
    </w:p>
    <w:p w14:paraId="767CDCE3" w14:textId="6009B8F1" w:rsidR="004F26A4" w:rsidRPr="00286E0C" w:rsidRDefault="00D27F07" w:rsidP="004F26A4">
      <w:pPr>
        <w:rPr>
          <w:rFonts w:ascii="Corbel" w:hAnsi="Corbel"/>
          <w:sz w:val="22"/>
          <w:szCs w:val="22"/>
          <w:lang w:val="en-US"/>
          <w:rPrChange w:id="56" w:author="Willems, P.H. (Peter)" w:date="2019-03-26T09:08:00Z">
            <w:rPr>
              <w:rFonts w:ascii="Corbel" w:hAnsi="Corbel"/>
              <w:sz w:val="22"/>
              <w:szCs w:val="22"/>
            </w:rPr>
          </w:rPrChange>
        </w:rPr>
      </w:pPr>
      <w:r w:rsidRPr="00E67FAE">
        <w:rPr>
          <w:rFonts w:ascii="Corbel" w:hAnsi="Corbel"/>
          <w:noProof/>
          <w:sz w:val="22"/>
          <w:szCs w:val="22"/>
        </w:rPr>
        <w:drawing>
          <wp:inline distT="0" distB="0" distL="0" distR="0" wp14:anchorId="767CE167" wp14:editId="767CE168">
            <wp:extent cx="866775" cy="304800"/>
            <wp:effectExtent l="0" t="0" r="9525" b="0"/>
            <wp:docPr id="5" name="Afbeelding 1"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y-nc-s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66775" cy="304800"/>
                    </a:xfrm>
                    <a:prstGeom prst="rect">
                      <a:avLst/>
                    </a:prstGeom>
                    <a:noFill/>
                    <a:ln>
                      <a:noFill/>
                    </a:ln>
                  </pic:spPr>
                </pic:pic>
              </a:graphicData>
            </a:graphic>
          </wp:inline>
        </w:drawing>
      </w:r>
      <w:r w:rsidR="004F26A4" w:rsidRPr="00286E0C">
        <w:rPr>
          <w:rFonts w:ascii="Corbel" w:hAnsi="Corbel"/>
          <w:sz w:val="22"/>
          <w:szCs w:val="22"/>
          <w:lang w:val="en-US"/>
          <w:rPrChange w:id="57" w:author="Willems, P.H. (Peter)" w:date="2019-03-26T09:08:00Z">
            <w:rPr>
              <w:rFonts w:ascii="Corbel" w:hAnsi="Corbel"/>
              <w:sz w:val="22"/>
              <w:szCs w:val="22"/>
            </w:rPr>
          </w:rPrChange>
        </w:rPr>
        <w:t xml:space="preserve">  VISI  2003</w:t>
      </w:r>
      <w:r w:rsidR="00E67FAE" w:rsidRPr="00286E0C">
        <w:rPr>
          <w:rFonts w:ascii="Corbel" w:hAnsi="Corbel"/>
          <w:sz w:val="22"/>
          <w:szCs w:val="22"/>
          <w:lang w:val="en-US"/>
          <w:rPrChange w:id="58" w:author="Willems, P.H. (Peter)" w:date="2019-03-26T09:08:00Z">
            <w:rPr>
              <w:rFonts w:ascii="Corbel" w:hAnsi="Corbel"/>
              <w:sz w:val="22"/>
              <w:szCs w:val="22"/>
            </w:rPr>
          </w:rPrChange>
        </w:rPr>
        <w:t xml:space="preserve"> -</w:t>
      </w:r>
      <w:r w:rsidR="0073181B" w:rsidRPr="00286E0C">
        <w:rPr>
          <w:rFonts w:ascii="Corbel" w:hAnsi="Corbel"/>
          <w:sz w:val="22"/>
          <w:szCs w:val="22"/>
          <w:lang w:val="en-US"/>
          <w:rPrChange w:id="59" w:author="Willems, P.H. (Peter)" w:date="2019-03-26T09:08:00Z">
            <w:rPr>
              <w:rFonts w:ascii="Corbel" w:hAnsi="Corbel"/>
              <w:sz w:val="22"/>
              <w:szCs w:val="22"/>
            </w:rPr>
          </w:rPrChange>
        </w:rPr>
        <w:t xml:space="preserve"> </w:t>
      </w:r>
      <w:del w:id="60" w:author="Willems, P.H. (Peter)" w:date="2019-03-26T09:08:00Z">
        <w:r w:rsidR="0073181B" w:rsidRPr="00286E0C" w:rsidDel="00286E0C">
          <w:rPr>
            <w:rFonts w:ascii="Corbel" w:hAnsi="Corbel"/>
            <w:sz w:val="22"/>
            <w:szCs w:val="22"/>
            <w:lang w:val="en-US"/>
            <w:rPrChange w:id="61" w:author="Willems, P.H. (Peter)" w:date="2019-03-26T09:08:00Z">
              <w:rPr>
                <w:rFonts w:ascii="Corbel" w:hAnsi="Corbel"/>
                <w:sz w:val="22"/>
                <w:szCs w:val="22"/>
              </w:rPr>
            </w:rPrChange>
          </w:rPr>
          <w:delText>2016</w:delText>
        </w:r>
      </w:del>
      <w:ins w:id="62" w:author="Willems, P.H. (Peter)" w:date="2019-03-26T09:08:00Z">
        <w:r w:rsidR="00286E0C" w:rsidRPr="00286E0C">
          <w:rPr>
            <w:rFonts w:ascii="Corbel" w:hAnsi="Corbel"/>
            <w:sz w:val="22"/>
            <w:szCs w:val="22"/>
            <w:lang w:val="en-US"/>
            <w:rPrChange w:id="63" w:author="Willems, P.H. (Peter)" w:date="2019-03-26T09:08:00Z">
              <w:rPr>
                <w:rFonts w:ascii="Corbel" w:hAnsi="Corbel"/>
                <w:sz w:val="22"/>
                <w:szCs w:val="22"/>
              </w:rPr>
            </w:rPrChange>
          </w:rPr>
          <w:t>2019</w:t>
        </w:r>
      </w:ins>
      <w:r w:rsidR="004F26A4" w:rsidRPr="00286E0C">
        <w:rPr>
          <w:rFonts w:ascii="Corbel" w:hAnsi="Corbel"/>
          <w:sz w:val="22"/>
          <w:szCs w:val="22"/>
          <w:lang w:val="en-US"/>
          <w:rPrChange w:id="64" w:author="Willems, P.H. (Peter)" w:date="2019-03-26T09:08:00Z">
            <w:rPr>
              <w:rFonts w:ascii="Corbel" w:hAnsi="Corbel"/>
              <w:sz w:val="22"/>
              <w:szCs w:val="22"/>
            </w:rPr>
          </w:rPrChange>
        </w:rPr>
        <w:t>.</w:t>
      </w:r>
    </w:p>
    <w:p w14:paraId="767CDCE4" w14:textId="77777777" w:rsidR="004F26A4" w:rsidRPr="00286E0C" w:rsidRDefault="004F26A4" w:rsidP="004F26A4">
      <w:pPr>
        <w:ind w:right="-2"/>
        <w:rPr>
          <w:rFonts w:ascii="Corbel" w:eastAsia="Frutiger-Roman" w:hAnsi="Corbel"/>
          <w:sz w:val="22"/>
          <w:szCs w:val="22"/>
          <w:lang w:val="en-US"/>
          <w:rPrChange w:id="65" w:author="Willems, P.H. (Peter)" w:date="2019-03-26T09:08:00Z">
            <w:rPr>
              <w:rFonts w:ascii="Corbel" w:eastAsia="Frutiger-Roman" w:hAnsi="Corbel"/>
              <w:sz w:val="22"/>
              <w:szCs w:val="22"/>
            </w:rPr>
          </w:rPrChange>
        </w:rPr>
      </w:pPr>
    </w:p>
    <w:p w14:paraId="767CDCE5" w14:textId="77777777" w:rsidR="004F26A4" w:rsidRPr="00E67FAE" w:rsidRDefault="004F26A4" w:rsidP="004F26A4">
      <w:pPr>
        <w:ind w:right="-2"/>
        <w:rPr>
          <w:rFonts w:ascii="Corbel" w:eastAsia="Frutiger-Roman" w:hAnsi="Corbel"/>
          <w:sz w:val="22"/>
          <w:szCs w:val="22"/>
        </w:rPr>
      </w:pPr>
      <w:r w:rsidRPr="00E67FAE">
        <w:rPr>
          <w:rFonts w:ascii="Corbel" w:eastAsia="Frutiger-Roman" w:hAnsi="Corbel"/>
          <w:sz w:val="22"/>
          <w:szCs w:val="22"/>
        </w:rPr>
        <w:t xml:space="preserve">Op deze uitgave is de Creative Commons Licentie – Naamsvermelding – NietCommercieel – GelijkDelen – van toepassing. (zie: </w:t>
      </w:r>
      <w:hyperlink r:id="rId11" w:history="1">
        <w:r w:rsidRPr="00E67FAE">
          <w:rPr>
            <w:rStyle w:val="Hyperlink"/>
            <w:rFonts w:ascii="Corbel" w:hAnsi="Corbel"/>
            <w:sz w:val="22"/>
            <w:szCs w:val="22"/>
          </w:rPr>
          <w:t>http://creativecommons.org/licenses/by-nc-sa/3.0/nl/</w:t>
        </w:r>
      </w:hyperlink>
      <w:r w:rsidRPr="00E67FAE">
        <w:rPr>
          <w:rFonts w:ascii="Corbel" w:eastAsia="Frutiger-Roman" w:hAnsi="Corbel"/>
          <w:sz w:val="22"/>
          <w:szCs w:val="22"/>
        </w:rPr>
        <w:t>)</w:t>
      </w:r>
    </w:p>
    <w:p w14:paraId="767CDCE6" w14:textId="77777777" w:rsidR="004F26A4" w:rsidRPr="00E67FAE" w:rsidRDefault="004F26A4" w:rsidP="004F26A4">
      <w:pPr>
        <w:ind w:right="-2"/>
        <w:rPr>
          <w:rFonts w:ascii="Corbel" w:eastAsia="Frutiger-Roman" w:hAnsi="Corbel"/>
          <w:sz w:val="22"/>
          <w:szCs w:val="22"/>
        </w:rPr>
      </w:pPr>
    </w:p>
    <w:p w14:paraId="767CDCE7" w14:textId="77777777" w:rsidR="005964F3" w:rsidRPr="00E67FAE" w:rsidRDefault="005964F3" w:rsidP="005964F3">
      <w:pPr>
        <w:ind w:right="-2"/>
        <w:rPr>
          <w:rFonts w:ascii="Corbel" w:eastAsia="Frutiger-Roman" w:hAnsi="Corbel"/>
          <w:sz w:val="22"/>
          <w:szCs w:val="22"/>
        </w:rPr>
      </w:pPr>
      <w:r w:rsidRPr="00E67FAE">
        <w:rPr>
          <w:rFonts w:ascii="Corbel" w:eastAsia="Frutiger-Roman" w:hAnsi="Corbel"/>
          <w:sz w:val="22"/>
          <w:szCs w:val="22"/>
        </w:rPr>
        <w:t>CROW en degenen die aan deze publicatie hebben meegewerkt, hebben de hierin opgenomen</w:t>
      </w:r>
    </w:p>
    <w:p w14:paraId="767CDCE8" w14:textId="77777777" w:rsidR="005964F3" w:rsidRPr="00E67FAE" w:rsidRDefault="005964F3" w:rsidP="005964F3">
      <w:pPr>
        <w:ind w:right="-2"/>
        <w:rPr>
          <w:rFonts w:ascii="Corbel" w:eastAsia="Frutiger-Roman" w:hAnsi="Corbel"/>
          <w:sz w:val="22"/>
          <w:szCs w:val="22"/>
        </w:rPr>
      </w:pPr>
      <w:r w:rsidRPr="00E67FAE">
        <w:rPr>
          <w:rFonts w:ascii="Corbel" w:eastAsia="Frutiger-Roman" w:hAnsi="Corbel"/>
          <w:sz w:val="22"/>
          <w:szCs w:val="22"/>
        </w:rPr>
        <w:t>gegevens zorgvuldig verzameld naar de laatste stand van wetenschap en techniek. Desondanks</w:t>
      </w:r>
    </w:p>
    <w:p w14:paraId="767CDCE9" w14:textId="77777777" w:rsidR="005964F3" w:rsidRPr="00E67FAE" w:rsidRDefault="005964F3" w:rsidP="005964F3">
      <w:pPr>
        <w:ind w:right="-2"/>
        <w:rPr>
          <w:rFonts w:ascii="Corbel" w:eastAsia="Frutiger-Roman" w:hAnsi="Corbel"/>
          <w:sz w:val="22"/>
          <w:szCs w:val="22"/>
        </w:rPr>
      </w:pPr>
      <w:r w:rsidRPr="00E67FAE">
        <w:rPr>
          <w:rFonts w:ascii="Corbel" w:eastAsia="Frutiger-Roman" w:hAnsi="Corbel"/>
          <w:sz w:val="22"/>
          <w:szCs w:val="22"/>
        </w:rPr>
        <w:t>kunnen er onjuistheden in deze publicatie voorkomen. Gebruikers aanvaarden het risico daarvan.</w:t>
      </w:r>
    </w:p>
    <w:p w14:paraId="767CDCEA" w14:textId="77777777" w:rsidR="005964F3" w:rsidRPr="00E67FAE" w:rsidRDefault="005964F3" w:rsidP="005964F3">
      <w:pPr>
        <w:ind w:right="-2"/>
        <w:rPr>
          <w:rFonts w:ascii="Corbel" w:eastAsia="Frutiger-Roman" w:hAnsi="Corbel"/>
          <w:sz w:val="22"/>
          <w:szCs w:val="22"/>
        </w:rPr>
      </w:pPr>
      <w:r w:rsidRPr="00E67FAE">
        <w:rPr>
          <w:rFonts w:ascii="Corbel" w:eastAsia="Frutiger-Roman" w:hAnsi="Corbel"/>
          <w:sz w:val="22"/>
          <w:szCs w:val="22"/>
        </w:rPr>
        <w:t>CROW sluit, mede ten behoeve van degenen die aan deze publicatie hebben meegewerkt, iedere</w:t>
      </w:r>
    </w:p>
    <w:p w14:paraId="767CDCEB" w14:textId="77777777" w:rsidR="005964F3" w:rsidRPr="00E67FAE" w:rsidRDefault="005964F3" w:rsidP="005964F3">
      <w:pPr>
        <w:ind w:right="-2"/>
        <w:rPr>
          <w:rFonts w:ascii="Corbel" w:eastAsia="Frutiger-Roman" w:hAnsi="Corbel"/>
          <w:sz w:val="22"/>
          <w:szCs w:val="22"/>
        </w:rPr>
      </w:pPr>
      <w:r w:rsidRPr="00E67FAE">
        <w:rPr>
          <w:rFonts w:ascii="Corbel" w:eastAsia="Frutiger-Roman" w:hAnsi="Corbel"/>
          <w:sz w:val="22"/>
          <w:szCs w:val="22"/>
        </w:rPr>
        <w:t>aansprakelijkheid uit voor schade die mocht voortvloeien uit het gebruik van de gegevens.</w:t>
      </w:r>
    </w:p>
    <w:p w14:paraId="767CDCEC" w14:textId="77777777" w:rsidR="00BA257F" w:rsidRPr="00E67FAE" w:rsidRDefault="005F1EC0" w:rsidP="00BA257F">
      <w:pPr>
        <w:pStyle w:val="Plattetekst"/>
        <w:rPr>
          <w:rFonts w:ascii="Corbel" w:hAnsi="Corbel"/>
          <w:b/>
          <w:sz w:val="28"/>
          <w:szCs w:val="28"/>
        </w:rPr>
      </w:pPr>
      <w:r w:rsidRPr="00E67FAE">
        <w:rPr>
          <w:rFonts w:ascii="Corbel" w:hAnsi="Corbel"/>
        </w:rPr>
        <w:br w:type="page"/>
      </w:r>
      <w:r w:rsidR="00295A62" w:rsidRPr="00E67FAE">
        <w:rPr>
          <w:rFonts w:ascii="Corbel" w:hAnsi="Corbel"/>
          <w:b/>
          <w:sz w:val="28"/>
          <w:szCs w:val="28"/>
        </w:rPr>
        <w:lastRenderedPageBreak/>
        <w:t>Inhoud</w:t>
      </w:r>
    </w:p>
    <w:p w14:paraId="3E88B7EA" w14:textId="6A8F6456" w:rsidR="00E42B16" w:rsidRDefault="004758E0">
      <w:pPr>
        <w:pStyle w:val="Inhopg1"/>
        <w:tabs>
          <w:tab w:val="left" w:pos="480"/>
          <w:tab w:val="right" w:leader="dot" w:pos="9062"/>
        </w:tabs>
        <w:rPr>
          <w:ins w:id="66" w:author="Willems, P.H. (Peter)" w:date="2019-03-26T09:20:00Z"/>
          <w:rFonts w:asciiTheme="minorHAnsi" w:eastAsiaTheme="minorEastAsia" w:hAnsiTheme="minorHAnsi" w:cstheme="minorBidi"/>
          <w:bCs w:val="0"/>
          <w:noProof/>
          <w:sz w:val="22"/>
          <w:szCs w:val="22"/>
          <w:lang w:val="en-US" w:eastAsia="en-US"/>
        </w:rPr>
      </w:pPr>
      <w:r w:rsidRPr="00E67FAE">
        <w:rPr>
          <w:rFonts w:ascii="Corbel" w:hAnsi="Corbel"/>
          <w:sz w:val="22"/>
          <w:szCs w:val="22"/>
        </w:rPr>
        <w:fldChar w:fldCharType="begin"/>
      </w:r>
      <w:r w:rsidRPr="00E67FAE">
        <w:rPr>
          <w:rFonts w:ascii="Corbel" w:hAnsi="Corbel"/>
          <w:sz w:val="22"/>
          <w:szCs w:val="22"/>
        </w:rPr>
        <w:instrText xml:space="preserve"> TOC \o "1-3" \h \z \u </w:instrText>
      </w:r>
      <w:r w:rsidRPr="00E67FAE">
        <w:rPr>
          <w:rFonts w:ascii="Corbel" w:hAnsi="Corbel"/>
          <w:sz w:val="22"/>
          <w:szCs w:val="22"/>
        </w:rPr>
        <w:fldChar w:fldCharType="separate"/>
      </w:r>
      <w:ins w:id="67" w:author="Willems, P.H. (Peter)" w:date="2019-03-26T09:20:00Z">
        <w:r w:rsidR="00E42B16" w:rsidRPr="00D01D80">
          <w:rPr>
            <w:rStyle w:val="Hyperlink"/>
            <w:noProof/>
          </w:rPr>
          <w:fldChar w:fldCharType="begin"/>
        </w:r>
        <w:r w:rsidR="00E42B16" w:rsidRPr="00D01D80">
          <w:rPr>
            <w:rStyle w:val="Hyperlink"/>
            <w:noProof/>
          </w:rPr>
          <w:instrText xml:space="preserve"> </w:instrText>
        </w:r>
        <w:r w:rsidR="00E42B16">
          <w:rPr>
            <w:noProof/>
          </w:rPr>
          <w:instrText>HYPERLINK \l "_Toc4484430"</w:instrText>
        </w:r>
        <w:r w:rsidR="00E42B16" w:rsidRPr="00D01D80">
          <w:rPr>
            <w:rStyle w:val="Hyperlink"/>
            <w:noProof/>
          </w:rPr>
          <w:instrText xml:space="preserve"> </w:instrText>
        </w:r>
        <w:r w:rsidR="00E42B16" w:rsidRPr="00D01D80">
          <w:rPr>
            <w:rStyle w:val="Hyperlink"/>
            <w:noProof/>
          </w:rPr>
          <w:fldChar w:fldCharType="separate"/>
        </w:r>
        <w:r w:rsidR="00E42B16" w:rsidRPr="00D01D80">
          <w:rPr>
            <w:rStyle w:val="Hyperlink"/>
            <w:rFonts w:ascii="Corbel" w:eastAsia="Times New Roman" w:hAnsi="Corbel" w:cs="Arial"/>
            <w:noProof/>
            <w:kern w:val="32"/>
          </w:rPr>
          <w:t>1</w:t>
        </w:r>
        <w:r w:rsidR="00E42B16">
          <w:rPr>
            <w:rFonts w:asciiTheme="minorHAnsi" w:eastAsiaTheme="minorEastAsia" w:hAnsiTheme="minorHAnsi" w:cstheme="minorBidi"/>
            <w:bCs w:val="0"/>
            <w:noProof/>
            <w:sz w:val="22"/>
            <w:szCs w:val="22"/>
            <w:lang w:val="en-US" w:eastAsia="en-US"/>
          </w:rPr>
          <w:tab/>
        </w:r>
        <w:r w:rsidR="00E42B16" w:rsidRPr="00D01D80">
          <w:rPr>
            <w:rStyle w:val="Hyperlink"/>
            <w:rFonts w:ascii="Corbel" w:eastAsia="Times New Roman" w:hAnsi="Corbel" w:cs="Arial"/>
            <w:noProof/>
            <w:kern w:val="32"/>
          </w:rPr>
          <w:t>Logboek van wijzigingen in de VISI-systematiek</w:t>
        </w:r>
        <w:r w:rsidR="00E42B16">
          <w:rPr>
            <w:noProof/>
            <w:webHidden/>
          </w:rPr>
          <w:tab/>
        </w:r>
        <w:r w:rsidR="00E42B16">
          <w:rPr>
            <w:noProof/>
            <w:webHidden/>
          </w:rPr>
          <w:fldChar w:fldCharType="begin"/>
        </w:r>
        <w:r w:rsidR="00E42B16">
          <w:rPr>
            <w:noProof/>
            <w:webHidden/>
          </w:rPr>
          <w:instrText xml:space="preserve"> PAGEREF _Toc4484430 \h </w:instrText>
        </w:r>
      </w:ins>
      <w:r w:rsidR="00E42B16">
        <w:rPr>
          <w:noProof/>
          <w:webHidden/>
        </w:rPr>
      </w:r>
      <w:r w:rsidR="00E42B16">
        <w:rPr>
          <w:noProof/>
          <w:webHidden/>
        </w:rPr>
        <w:fldChar w:fldCharType="separate"/>
      </w:r>
      <w:ins w:id="68" w:author="Willems, P.H. (Peter)" w:date="2019-03-27T10:55:00Z">
        <w:r w:rsidR="007B3565">
          <w:rPr>
            <w:noProof/>
            <w:webHidden/>
          </w:rPr>
          <w:t>5</w:t>
        </w:r>
      </w:ins>
      <w:ins w:id="69" w:author="Willems, P.H. (Peter)" w:date="2019-03-26T09:20:00Z">
        <w:r w:rsidR="00E42B16">
          <w:rPr>
            <w:noProof/>
            <w:webHidden/>
          </w:rPr>
          <w:fldChar w:fldCharType="end"/>
        </w:r>
        <w:r w:rsidR="00E42B16" w:rsidRPr="00D01D80">
          <w:rPr>
            <w:rStyle w:val="Hyperlink"/>
            <w:noProof/>
          </w:rPr>
          <w:fldChar w:fldCharType="end"/>
        </w:r>
      </w:ins>
    </w:p>
    <w:p w14:paraId="1E046C38" w14:textId="02D069AD" w:rsidR="00E42B16" w:rsidRDefault="00E42B16">
      <w:pPr>
        <w:pStyle w:val="Inhopg2"/>
        <w:tabs>
          <w:tab w:val="left" w:pos="960"/>
          <w:tab w:val="right" w:leader="dot" w:pos="9062"/>
        </w:tabs>
        <w:rPr>
          <w:ins w:id="70" w:author="Willems, P.H. (Peter)" w:date="2019-03-26T09:20:00Z"/>
          <w:rFonts w:asciiTheme="minorHAnsi" w:eastAsiaTheme="minorEastAsia" w:hAnsiTheme="minorHAnsi" w:cstheme="minorBidi"/>
          <w:noProof/>
          <w:sz w:val="22"/>
          <w:szCs w:val="22"/>
          <w:lang w:val="en-US" w:eastAsia="en-US"/>
        </w:rPr>
      </w:pPr>
      <w:ins w:id="7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"_Toc4484431"</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1.1</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Wijzigingen in versie 1.6 t.o.v. 1.4</w:t>
        </w:r>
        <w:r>
          <w:rPr>
            <w:noProof/>
            <w:webHidden/>
          </w:rPr>
          <w:tab/>
        </w:r>
        <w:r>
          <w:rPr>
            <w:noProof/>
            <w:webHidden/>
          </w:rPr>
          <w:fldChar w:fldCharType="begin"/>
        </w:r>
        <w:r>
          <w:rPr>
            <w:noProof/>
            <w:webHidden/>
          </w:rPr>
          <w:instrText xml:space="preserve"> PAGEREF _Toc4484431 \h </w:instrText>
        </w:r>
      </w:ins>
      <w:r>
        <w:rPr>
          <w:noProof/>
          <w:webHidden/>
        </w:rPr>
      </w:r>
      <w:r>
        <w:rPr>
          <w:noProof/>
          <w:webHidden/>
        </w:rPr>
        <w:fldChar w:fldCharType="separate"/>
      </w:r>
      <w:ins w:id="72" w:author="Willems, P.H. (Peter)" w:date="2019-03-27T10:55:00Z">
        <w:r w:rsidR="007B3565">
          <w:rPr>
            <w:noProof/>
            <w:webHidden/>
          </w:rPr>
          <w:t>5</w:t>
        </w:r>
      </w:ins>
      <w:ins w:id="73" w:author="Willems, P.H. (Peter)" w:date="2019-03-26T09:20:00Z">
        <w:r>
          <w:rPr>
            <w:noProof/>
            <w:webHidden/>
          </w:rPr>
          <w:fldChar w:fldCharType="end"/>
        </w:r>
        <w:r w:rsidRPr="00D01D80">
          <w:rPr>
            <w:rStyle w:val="Hyperlink"/>
            <w:noProof/>
          </w:rPr>
          <w:fldChar w:fldCharType="end"/>
        </w:r>
      </w:ins>
    </w:p>
    <w:p w14:paraId="2AB85C83" w14:textId="1CA462DE" w:rsidR="00E42B16" w:rsidRDefault="00E42B16">
      <w:pPr>
        <w:pStyle w:val="Inhopg3"/>
        <w:rPr>
          <w:ins w:id="74" w:author="Willems, P.H. (Peter)" w:date="2019-03-26T09:20:00Z"/>
          <w:rFonts w:asciiTheme="minorHAnsi" w:eastAsiaTheme="minorEastAsia" w:hAnsiTheme="minorHAnsi" w:cstheme="minorBidi"/>
          <w:iCs w:val="0"/>
          <w:noProof/>
          <w:kern w:val="0"/>
          <w:sz w:val="22"/>
          <w:szCs w:val="22"/>
          <w:lang w:val="en-US" w:eastAsia="en-US"/>
        </w:rPr>
      </w:pPr>
      <w:ins w:id="7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"_Toc4484432"</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1.1.1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Definiëren van aantal rijen in een tabel (1008)</w:t>
        </w:r>
        <w:r>
          <w:rPr>
            <w:noProof/>
            <w:webHidden/>
          </w:rPr>
          <w:tab/>
        </w:r>
        <w:r>
          <w:rPr>
            <w:noProof/>
            <w:webHidden/>
          </w:rPr>
          <w:fldChar w:fldCharType="begin"/>
        </w:r>
        <w:r>
          <w:rPr>
            <w:noProof/>
            <w:webHidden/>
          </w:rPr>
          <w:instrText xml:space="preserve"> PAGEREF _Toc4484432 \h </w:instrText>
        </w:r>
      </w:ins>
      <w:r>
        <w:rPr>
          <w:noProof/>
          <w:webHidden/>
        </w:rPr>
      </w:r>
      <w:r>
        <w:rPr>
          <w:noProof/>
          <w:webHidden/>
        </w:rPr>
        <w:fldChar w:fldCharType="separate"/>
      </w:r>
      <w:ins w:id="76" w:author="Willems, P.H. (Peter)" w:date="2019-03-27T10:55:00Z">
        <w:r w:rsidR="007B3565">
          <w:rPr>
            <w:noProof/>
            <w:webHidden/>
          </w:rPr>
          <w:t>5</w:t>
        </w:r>
      </w:ins>
      <w:ins w:id="77" w:author="Willems, P.H. (Peter)" w:date="2019-03-26T09:20:00Z">
        <w:r>
          <w:rPr>
            <w:noProof/>
            <w:webHidden/>
          </w:rPr>
          <w:fldChar w:fldCharType="end"/>
        </w:r>
        <w:r w:rsidRPr="00D01D80">
          <w:rPr>
            <w:rStyle w:val="Hyperlink"/>
            <w:noProof/>
          </w:rPr>
          <w:fldChar w:fldCharType="end"/>
        </w:r>
      </w:ins>
    </w:p>
    <w:p w14:paraId="7DC1E1F5" w14:textId="44788D60" w:rsidR="00E42B16" w:rsidRDefault="00E42B16">
      <w:pPr>
        <w:pStyle w:val="Inhopg3"/>
        <w:rPr>
          <w:ins w:id="78" w:author="Willems, P.H. (Peter)" w:date="2019-03-26T09:20:00Z"/>
          <w:rFonts w:asciiTheme="minorHAnsi" w:eastAsiaTheme="minorEastAsia" w:hAnsiTheme="minorHAnsi" w:cstheme="minorBidi"/>
          <w:iCs w:val="0"/>
          <w:noProof/>
          <w:kern w:val="0"/>
          <w:sz w:val="22"/>
          <w:szCs w:val="22"/>
          <w:lang w:val="en-US" w:eastAsia="en-US"/>
        </w:rPr>
      </w:pPr>
      <w:ins w:id="7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"_Toc4484433"</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1.1.2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Bijlage verplicht kunnen stellen per berichttype (1019)</w:t>
        </w:r>
        <w:r>
          <w:rPr>
            <w:noProof/>
            <w:webHidden/>
          </w:rPr>
          <w:tab/>
        </w:r>
        <w:r>
          <w:rPr>
            <w:noProof/>
            <w:webHidden/>
          </w:rPr>
          <w:fldChar w:fldCharType="begin"/>
        </w:r>
        <w:r>
          <w:rPr>
            <w:noProof/>
            <w:webHidden/>
          </w:rPr>
          <w:instrText xml:space="preserve"> PAGEREF _Toc4484433 \h </w:instrText>
        </w:r>
      </w:ins>
      <w:r>
        <w:rPr>
          <w:noProof/>
          <w:webHidden/>
        </w:rPr>
      </w:r>
      <w:r>
        <w:rPr>
          <w:noProof/>
          <w:webHidden/>
        </w:rPr>
        <w:fldChar w:fldCharType="separate"/>
      </w:r>
      <w:ins w:id="80" w:author="Willems, P.H. (Peter)" w:date="2019-03-27T10:55:00Z">
        <w:r w:rsidR="007B3565">
          <w:rPr>
            <w:noProof/>
            <w:webHidden/>
          </w:rPr>
          <w:t>5</w:t>
        </w:r>
      </w:ins>
      <w:ins w:id="81" w:author="Willems, P.H. (Peter)" w:date="2019-03-26T09:20:00Z">
        <w:r>
          <w:rPr>
            <w:noProof/>
            <w:webHidden/>
          </w:rPr>
          <w:fldChar w:fldCharType="end"/>
        </w:r>
        <w:r w:rsidRPr="00D01D80">
          <w:rPr>
            <w:rStyle w:val="Hyperlink"/>
            <w:noProof/>
          </w:rPr>
          <w:fldChar w:fldCharType="end"/>
        </w:r>
      </w:ins>
    </w:p>
    <w:p w14:paraId="12066214" w14:textId="74EB5CB1" w:rsidR="00E42B16" w:rsidRDefault="00E42B16">
      <w:pPr>
        <w:pStyle w:val="Inhopg3"/>
        <w:rPr>
          <w:ins w:id="82" w:author="Willems, P.H. (Peter)" w:date="2019-03-26T09:20:00Z"/>
          <w:rFonts w:asciiTheme="minorHAnsi" w:eastAsiaTheme="minorEastAsia" w:hAnsiTheme="minorHAnsi" w:cstheme="minorBidi"/>
          <w:iCs w:val="0"/>
          <w:noProof/>
          <w:kern w:val="0"/>
          <w:sz w:val="22"/>
          <w:szCs w:val="22"/>
          <w:lang w:val="en-US" w:eastAsia="en-US"/>
        </w:rPr>
      </w:pPr>
      <w:ins w:id="8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"_Toc4484434"</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1.1.3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w:t>
        </w:r>
        <w:r>
          <w:rPr>
            <w:noProof/>
            <w:webHidden/>
          </w:rPr>
          <w:tab/>
        </w:r>
        <w:r>
          <w:rPr>
            <w:noProof/>
            <w:webHidden/>
          </w:rPr>
          <w:fldChar w:fldCharType="begin"/>
        </w:r>
        <w:r>
          <w:rPr>
            <w:noProof/>
            <w:webHidden/>
          </w:rPr>
          <w:instrText xml:space="preserve"> PAGEREF _Toc4484434 \h </w:instrText>
        </w:r>
      </w:ins>
      <w:r>
        <w:rPr>
          <w:noProof/>
          <w:webHidden/>
        </w:rPr>
      </w:r>
      <w:r>
        <w:rPr>
          <w:noProof/>
          <w:webHidden/>
        </w:rPr>
        <w:fldChar w:fldCharType="separate"/>
      </w:r>
      <w:ins w:id="84" w:author="Willems, P.H. (Peter)" w:date="2019-03-27T10:55:00Z">
        <w:r w:rsidR="007B3565">
          <w:rPr>
            <w:noProof/>
            <w:webHidden/>
          </w:rPr>
          <w:t>6</w:t>
        </w:r>
      </w:ins>
      <w:ins w:id="85" w:author="Willems, P.H. (Peter)" w:date="2019-03-26T09:20:00Z">
        <w:r>
          <w:rPr>
            <w:noProof/>
            <w:webHidden/>
          </w:rPr>
          <w:fldChar w:fldCharType="end"/>
        </w:r>
        <w:r w:rsidRPr="00D01D80">
          <w:rPr>
            <w:rStyle w:val="Hyperlink"/>
            <w:noProof/>
          </w:rPr>
          <w:fldChar w:fldCharType="end"/>
        </w:r>
      </w:ins>
    </w:p>
    <w:p w14:paraId="19ED464D" w14:textId="09C97408" w:rsidR="00E42B16" w:rsidRDefault="00E42B16">
      <w:pPr>
        <w:pStyle w:val="Inhopg2"/>
        <w:tabs>
          <w:tab w:val="left" w:pos="960"/>
          <w:tab w:val="right" w:leader="dot" w:pos="9062"/>
        </w:tabs>
        <w:rPr>
          <w:ins w:id="86" w:author="Willems, P.H. (Peter)" w:date="2019-03-26T09:20:00Z"/>
          <w:rFonts w:asciiTheme="minorHAnsi" w:eastAsiaTheme="minorEastAsia" w:hAnsiTheme="minorHAnsi" w:cstheme="minorBidi"/>
          <w:noProof/>
          <w:sz w:val="22"/>
          <w:szCs w:val="22"/>
          <w:lang w:val="en-US" w:eastAsia="en-US"/>
        </w:rPr>
      </w:pPr>
      <w:ins w:id="8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"_Toc4484435"</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1.2</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Wijzigingen in versie 1.4 t.o.v. 1.3</w:t>
        </w:r>
        <w:r>
          <w:rPr>
            <w:noProof/>
            <w:webHidden/>
          </w:rPr>
          <w:tab/>
        </w:r>
        <w:r>
          <w:rPr>
            <w:noProof/>
            <w:webHidden/>
          </w:rPr>
          <w:fldChar w:fldCharType="begin"/>
        </w:r>
        <w:r>
          <w:rPr>
            <w:noProof/>
            <w:webHidden/>
          </w:rPr>
          <w:instrText xml:space="preserve"> PAGEREF _Toc4484435 \h </w:instrText>
        </w:r>
      </w:ins>
      <w:r>
        <w:rPr>
          <w:noProof/>
          <w:webHidden/>
        </w:rPr>
      </w:r>
      <w:r>
        <w:rPr>
          <w:noProof/>
          <w:webHidden/>
        </w:rPr>
        <w:fldChar w:fldCharType="separate"/>
      </w:r>
      <w:ins w:id="88" w:author="Willems, P.H. (Peter)" w:date="2019-03-27T10:55:00Z">
        <w:r w:rsidR="007B3565">
          <w:rPr>
            <w:noProof/>
            <w:webHidden/>
          </w:rPr>
          <w:t>6</w:t>
        </w:r>
      </w:ins>
      <w:ins w:id="89" w:author="Willems, P.H. (Peter)" w:date="2019-03-26T09:20:00Z">
        <w:r>
          <w:rPr>
            <w:noProof/>
            <w:webHidden/>
          </w:rPr>
          <w:fldChar w:fldCharType="end"/>
        </w:r>
        <w:r w:rsidRPr="00D01D80">
          <w:rPr>
            <w:rStyle w:val="Hyperlink"/>
            <w:noProof/>
          </w:rPr>
          <w:fldChar w:fldCharType="end"/>
        </w:r>
      </w:ins>
    </w:p>
    <w:p w14:paraId="3EAEB1D1" w14:textId="74784AA4" w:rsidR="00E42B16" w:rsidRDefault="00E42B16">
      <w:pPr>
        <w:pStyle w:val="Inhopg3"/>
        <w:rPr>
          <w:ins w:id="90" w:author="Willems, P.H. (Peter)" w:date="2019-03-26T09:20:00Z"/>
          <w:rFonts w:asciiTheme="minorHAnsi" w:eastAsiaTheme="minorEastAsia" w:hAnsiTheme="minorHAnsi" w:cstheme="minorBidi"/>
          <w:iCs w:val="0"/>
          <w:noProof/>
          <w:kern w:val="0"/>
          <w:sz w:val="22"/>
          <w:szCs w:val="22"/>
          <w:lang w:val="en-US" w:eastAsia="en-US"/>
        </w:rPr>
      </w:pPr>
      <w:ins w:id="9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"_Toc4484436"</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Beveiliging van VISI-communicatie.</w:t>
        </w:r>
        <w:r>
          <w:rPr>
            <w:noProof/>
            <w:webHidden/>
          </w:rPr>
          <w:tab/>
        </w:r>
        <w:r>
          <w:rPr>
            <w:noProof/>
            <w:webHidden/>
          </w:rPr>
          <w:fldChar w:fldCharType="begin"/>
        </w:r>
        <w:r>
          <w:rPr>
            <w:noProof/>
            <w:webHidden/>
          </w:rPr>
          <w:instrText xml:space="preserve"> PAGEREF _Toc4484436 \h </w:instrText>
        </w:r>
      </w:ins>
      <w:r>
        <w:rPr>
          <w:noProof/>
          <w:webHidden/>
        </w:rPr>
      </w:r>
      <w:r>
        <w:rPr>
          <w:noProof/>
          <w:webHidden/>
        </w:rPr>
        <w:fldChar w:fldCharType="separate"/>
      </w:r>
      <w:ins w:id="92" w:author="Willems, P.H. (Peter)" w:date="2019-03-27T10:55:00Z">
        <w:r w:rsidR="007B3565">
          <w:rPr>
            <w:noProof/>
            <w:webHidden/>
          </w:rPr>
          <w:t>6</w:t>
        </w:r>
      </w:ins>
      <w:ins w:id="93" w:author="Willems, P.H. (Peter)" w:date="2019-03-26T09:20:00Z">
        <w:r>
          <w:rPr>
            <w:noProof/>
            <w:webHidden/>
          </w:rPr>
          <w:fldChar w:fldCharType="end"/>
        </w:r>
        <w:r w:rsidRPr="00D01D80">
          <w:rPr>
            <w:rStyle w:val="Hyperlink"/>
            <w:noProof/>
          </w:rPr>
          <w:fldChar w:fldCharType="end"/>
        </w:r>
      </w:ins>
    </w:p>
    <w:p w14:paraId="4EE88175" w14:textId="035B23F6" w:rsidR="00E42B16" w:rsidRDefault="00E42B16">
      <w:pPr>
        <w:pStyle w:val="Inhopg3"/>
        <w:rPr>
          <w:ins w:id="94" w:author="Willems, P.H. (Peter)" w:date="2019-03-26T09:20:00Z"/>
          <w:rFonts w:asciiTheme="minorHAnsi" w:eastAsiaTheme="minorEastAsia" w:hAnsiTheme="minorHAnsi" w:cstheme="minorBidi"/>
          <w:iCs w:val="0"/>
          <w:noProof/>
          <w:kern w:val="0"/>
          <w:sz w:val="22"/>
          <w:szCs w:val="22"/>
          <w:lang w:val="en-US" w:eastAsia="en-US"/>
        </w:rPr>
      </w:pPr>
      <w:ins w:id="9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"_Toc4484437"</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Koppelen van externe en interne processen.</w:t>
        </w:r>
        <w:r>
          <w:rPr>
            <w:noProof/>
            <w:webHidden/>
          </w:rPr>
          <w:tab/>
        </w:r>
        <w:r>
          <w:rPr>
            <w:noProof/>
            <w:webHidden/>
          </w:rPr>
          <w:fldChar w:fldCharType="begin"/>
        </w:r>
        <w:r>
          <w:rPr>
            <w:noProof/>
            <w:webHidden/>
          </w:rPr>
          <w:instrText xml:space="preserve"> PAGEREF _Toc4484437 \h </w:instrText>
        </w:r>
      </w:ins>
      <w:r>
        <w:rPr>
          <w:noProof/>
          <w:webHidden/>
        </w:rPr>
      </w:r>
      <w:r>
        <w:rPr>
          <w:noProof/>
          <w:webHidden/>
        </w:rPr>
        <w:fldChar w:fldCharType="separate"/>
      </w:r>
      <w:ins w:id="96" w:author="Willems, P.H. (Peter)" w:date="2019-03-27T10:55:00Z">
        <w:r w:rsidR="007B3565">
          <w:rPr>
            <w:noProof/>
            <w:webHidden/>
          </w:rPr>
          <w:t>6</w:t>
        </w:r>
      </w:ins>
      <w:ins w:id="97" w:author="Willems, P.H. (Peter)" w:date="2019-03-26T09:20:00Z">
        <w:r>
          <w:rPr>
            <w:noProof/>
            <w:webHidden/>
          </w:rPr>
          <w:fldChar w:fldCharType="end"/>
        </w:r>
        <w:r w:rsidRPr="00D01D80">
          <w:rPr>
            <w:rStyle w:val="Hyperlink"/>
            <w:noProof/>
          </w:rPr>
          <w:fldChar w:fldCharType="end"/>
        </w:r>
      </w:ins>
    </w:p>
    <w:p w14:paraId="48BB39DF" w14:textId="5F2DA410" w:rsidR="00E42B16" w:rsidRDefault="00E42B16">
      <w:pPr>
        <w:pStyle w:val="Inhopg3"/>
        <w:rPr>
          <w:ins w:id="98" w:author="Willems, P.H. (Peter)" w:date="2019-03-26T09:20:00Z"/>
          <w:rFonts w:asciiTheme="minorHAnsi" w:eastAsiaTheme="minorEastAsia" w:hAnsiTheme="minorHAnsi" w:cstheme="minorBidi"/>
          <w:iCs w:val="0"/>
          <w:noProof/>
          <w:kern w:val="0"/>
          <w:sz w:val="22"/>
          <w:szCs w:val="22"/>
          <w:lang w:val="en-US" w:eastAsia="en-US"/>
        </w:rPr>
      </w:pPr>
      <w:ins w:id="9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"_Toc4484438"</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Gebruik van ‘DateTime’ velden.</w:t>
        </w:r>
        <w:r>
          <w:rPr>
            <w:noProof/>
            <w:webHidden/>
          </w:rPr>
          <w:tab/>
        </w:r>
        <w:r>
          <w:rPr>
            <w:noProof/>
            <w:webHidden/>
          </w:rPr>
          <w:fldChar w:fldCharType="begin"/>
        </w:r>
        <w:r>
          <w:rPr>
            <w:noProof/>
            <w:webHidden/>
          </w:rPr>
          <w:instrText xml:space="preserve"> PAGEREF _Toc4484438 \h </w:instrText>
        </w:r>
      </w:ins>
      <w:r>
        <w:rPr>
          <w:noProof/>
          <w:webHidden/>
        </w:rPr>
      </w:r>
      <w:r>
        <w:rPr>
          <w:noProof/>
          <w:webHidden/>
        </w:rPr>
        <w:fldChar w:fldCharType="separate"/>
      </w:r>
      <w:ins w:id="100" w:author="Willems, P.H. (Peter)" w:date="2019-03-27T10:55:00Z">
        <w:r w:rsidR="007B3565">
          <w:rPr>
            <w:noProof/>
            <w:webHidden/>
          </w:rPr>
          <w:t>6</w:t>
        </w:r>
      </w:ins>
      <w:ins w:id="101" w:author="Willems, P.H. (Peter)" w:date="2019-03-26T09:20:00Z">
        <w:r>
          <w:rPr>
            <w:noProof/>
            <w:webHidden/>
          </w:rPr>
          <w:fldChar w:fldCharType="end"/>
        </w:r>
        <w:r w:rsidRPr="00D01D80">
          <w:rPr>
            <w:rStyle w:val="Hyperlink"/>
            <w:noProof/>
          </w:rPr>
          <w:fldChar w:fldCharType="end"/>
        </w:r>
      </w:ins>
    </w:p>
    <w:p w14:paraId="51A80E15" w14:textId="7E40C4D3" w:rsidR="00E42B16" w:rsidRDefault="00E42B16">
      <w:pPr>
        <w:pStyle w:val="Inhopg3"/>
        <w:rPr>
          <w:ins w:id="102" w:author="Willems, P.H. (Peter)" w:date="2019-03-26T09:20:00Z"/>
          <w:rFonts w:asciiTheme="minorHAnsi" w:eastAsiaTheme="minorEastAsia" w:hAnsiTheme="minorHAnsi" w:cstheme="minorBidi"/>
          <w:iCs w:val="0"/>
          <w:noProof/>
          <w:kern w:val="0"/>
          <w:sz w:val="22"/>
          <w:szCs w:val="22"/>
          <w:lang w:val="en-US" w:eastAsia="en-US"/>
        </w:rPr>
      </w:pPr>
      <w:ins w:id="10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"_Toc4484439"</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1.2.4</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Overdragen van rollen vanuit de standaard.</w:t>
        </w:r>
        <w:r>
          <w:rPr>
            <w:noProof/>
            <w:webHidden/>
          </w:rPr>
          <w:tab/>
        </w:r>
        <w:r>
          <w:rPr>
            <w:noProof/>
            <w:webHidden/>
          </w:rPr>
          <w:fldChar w:fldCharType="begin"/>
        </w:r>
        <w:r>
          <w:rPr>
            <w:noProof/>
            <w:webHidden/>
          </w:rPr>
          <w:instrText xml:space="preserve"> PAGEREF _Toc4484439 \h </w:instrText>
        </w:r>
      </w:ins>
      <w:r>
        <w:rPr>
          <w:noProof/>
          <w:webHidden/>
        </w:rPr>
      </w:r>
      <w:r>
        <w:rPr>
          <w:noProof/>
          <w:webHidden/>
        </w:rPr>
        <w:fldChar w:fldCharType="separate"/>
      </w:r>
      <w:ins w:id="104" w:author="Willems, P.H. (Peter)" w:date="2019-03-27T10:55:00Z">
        <w:r w:rsidR="007B3565">
          <w:rPr>
            <w:noProof/>
            <w:webHidden/>
          </w:rPr>
          <w:t>7</w:t>
        </w:r>
      </w:ins>
      <w:ins w:id="105" w:author="Willems, P.H. (Peter)" w:date="2019-03-26T09:20:00Z">
        <w:r>
          <w:rPr>
            <w:noProof/>
            <w:webHidden/>
          </w:rPr>
          <w:fldChar w:fldCharType="end"/>
        </w:r>
        <w:r w:rsidRPr="00D01D80">
          <w:rPr>
            <w:rStyle w:val="Hyperlink"/>
            <w:noProof/>
          </w:rPr>
          <w:fldChar w:fldCharType="end"/>
        </w:r>
      </w:ins>
    </w:p>
    <w:p w14:paraId="37310EF3" w14:textId="4736EF60" w:rsidR="00E42B16" w:rsidRDefault="00E42B16">
      <w:pPr>
        <w:pStyle w:val="Inhopg3"/>
        <w:rPr>
          <w:ins w:id="106" w:author="Willems, P.H. (Peter)" w:date="2019-03-26T09:20:00Z"/>
          <w:rFonts w:asciiTheme="minorHAnsi" w:eastAsiaTheme="minorEastAsia" w:hAnsiTheme="minorHAnsi" w:cstheme="minorBidi"/>
          <w:iCs w:val="0"/>
          <w:noProof/>
          <w:kern w:val="0"/>
          <w:sz w:val="22"/>
          <w:szCs w:val="22"/>
          <w:lang w:val="en-US" w:eastAsia="en-US"/>
        </w:rPr>
      </w:pPr>
      <w:ins w:id="10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"_Toc4484440"</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1.2.5</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Volgordelijkheid van berichten</w:t>
        </w:r>
        <w:r>
          <w:rPr>
            <w:noProof/>
            <w:webHidden/>
          </w:rPr>
          <w:tab/>
        </w:r>
        <w:r>
          <w:rPr>
            <w:noProof/>
            <w:webHidden/>
          </w:rPr>
          <w:fldChar w:fldCharType="begin"/>
        </w:r>
        <w:r>
          <w:rPr>
            <w:noProof/>
            <w:webHidden/>
          </w:rPr>
          <w:instrText xml:space="preserve"> PAGEREF _Toc4484440 \h </w:instrText>
        </w:r>
      </w:ins>
      <w:r>
        <w:rPr>
          <w:noProof/>
          <w:webHidden/>
        </w:rPr>
      </w:r>
      <w:r>
        <w:rPr>
          <w:noProof/>
          <w:webHidden/>
        </w:rPr>
        <w:fldChar w:fldCharType="separate"/>
      </w:r>
      <w:ins w:id="108" w:author="Willems, P.H. (Peter)" w:date="2019-03-27T10:55:00Z">
        <w:r w:rsidR="007B3565">
          <w:rPr>
            <w:noProof/>
            <w:webHidden/>
          </w:rPr>
          <w:t>7</w:t>
        </w:r>
      </w:ins>
      <w:ins w:id="109" w:author="Willems, P.H. (Peter)" w:date="2019-03-26T09:20:00Z">
        <w:r>
          <w:rPr>
            <w:noProof/>
            <w:webHidden/>
          </w:rPr>
          <w:fldChar w:fldCharType="end"/>
        </w:r>
        <w:r w:rsidRPr="00D01D80">
          <w:rPr>
            <w:rStyle w:val="Hyperlink"/>
            <w:noProof/>
          </w:rPr>
          <w:fldChar w:fldCharType="end"/>
        </w:r>
      </w:ins>
    </w:p>
    <w:p w14:paraId="70175984" w14:textId="47E5D886" w:rsidR="00E42B16" w:rsidRDefault="00E42B16">
      <w:pPr>
        <w:pStyle w:val="Inhopg3"/>
        <w:rPr>
          <w:ins w:id="110" w:author="Willems, P.H. (Peter)" w:date="2019-03-26T09:20:00Z"/>
          <w:rFonts w:asciiTheme="minorHAnsi" w:eastAsiaTheme="minorEastAsia" w:hAnsiTheme="minorHAnsi" w:cstheme="minorBidi"/>
          <w:iCs w:val="0"/>
          <w:noProof/>
          <w:kern w:val="0"/>
          <w:sz w:val="22"/>
          <w:szCs w:val="22"/>
          <w:lang w:val="en-US" w:eastAsia="en-US"/>
        </w:rPr>
      </w:pPr>
      <w:ins w:id="11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"_Toc4484441"</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1.2.6</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Automatisch starten van een project.</w:t>
        </w:r>
        <w:r>
          <w:rPr>
            <w:noProof/>
            <w:webHidden/>
          </w:rPr>
          <w:tab/>
        </w:r>
        <w:r>
          <w:rPr>
            <w:noProof/>
            <w:webHidden/>
          </w:rPr>
          <w:fldChar w:fldCharType="begin"/>
        </w:r>
        <w:r>
          <w:rPr>
            <w:noProof/>
            <w:webHidden/>
          </w:rPr>
          <w:instrText xml:space="preserve"> PAGEREF _Toc4484441 \h </w:instrText>
        </w:r>
      </w:ins>
      <w:r>
        <w:rPr>
          <w:noProof/>
          <w:webHidden/>
        </w:rPr>
      </w:r>
      <w:r>
        <w:rPr>
          <w:noProof/>
          <w:webHidden/>
        </w:rPr>
        <w:fldChar w:fldCharType="separate"/>
      </w:r>
      <w:ins w:id="112" w:author="Willems, P.H. (Peter)" w:date="2019-03-27T10:55:00Z">
        <w:r w:rsidR="007B3565">
          <w:rPr>
            <w:noProof/>
            <w:webHidden/>
          </w:rPr>
          <w:t>9</w:t>
        </w:r>
      </w:ins>
      <w:ins w:id="113" w:author="Willems, P.H. (Peter)" w:date="2019-03-26T09:20:00Z">
        <w:r>
          <w:rPr>
            <w:noProof/>
            <w:webHidden/>
          </w:rPr>
          <w:fldChar w:fldCharType="end"/>
        </w:r>
        <w:r w:rsidRPr="00D01D80">
          <w:rPr>
            <w:rStyle w:val="Hyperlink"/>
            <w:noProof/>
          </w:rPr>
          <w:fldChar w:fldCharType="end"/>
        </w:r>
      </w:ins>
    </w:p>
    <w:p w14:paraId="4AD2039B" w14:textId="25FDA69E" w:rsidR="00E42B16" w:rsidRDefault="00E42B16">
      <w:pPr>
        <w:pStyle w:val="Inhopg3"/>
        <w:rPr>
          <w:ins w:id="114" w:author="Willems, P.H. (Peter)" w:date="2019-03-26T09:20:00Z"/>
          <w:rFonts w:asciiTheme="minorHAnsi" w:eastAsiaTheme="minorEastAsia" w:hAnsiTheme="minorHAnsi" w:cstheme="minorBidi"/>
          <w:iCs w:val="0"/>
          <w:noProof/>
          <w:kern w:val="0"/>
          <w:sz w:val="22"/>
          <w:szCs w:val="22"/>
          <w:lang w:val="en-US" w:eastAsia="en-US"/>
        </w:rPr>
      </w:pPr>
      <w:ins w:id="11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"_Toc4484442"</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1.2.7</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(Impact op) backwards compatibiliteit.</w:t>
        </w:r>
        <w:r>
          <w:rPr>
            <w:noProof/>
            <w:webHidden/>
          </w:rPr>
          <w:tab/>
        </w:r>
        <w:r>
          <w:rPr>
            <w:noProof/>
            <w:webHidden/>
          </w:rPr>
          <w:fldChar w:fldCharType="begin"/>
        </w:r>
        <w:r>
          <w:rPr>
            <w:noProof/>
            <w:webHidden/>
          </w:rPr>
          <w:instrText xml:space="preserve"> PAGEREF _Toc4484442 \h </w:instrText>
        </w:r>
      </w:ins>
      <w:r>
        <w:rPr>
          <w:noProof/>
          <w:webHidden/>
        </w:rPr>
      </w:r>
      <w:r>
        <w:rPr>
          <w:noProof/>
          <w:webHidden/>
        </w:rPr>
        <w:fldChar w:fldCharType="separate"/>
      </w:r>
      <w:ins w:id="116" w:author="Willems, P.H. (Peter)" w:date="2019-03-27T10:55:00Z">
        <w:r w:rsidR="007B3565">
          <w:rPr>
            <w:noProof/>
            <w:webHidden/>
          </w:rPr>
          <w:t>9</w:t>
        </w:r>
      </w:ins>
      <w:ins w:id="117" w:author="Willems, P.H. (Peter)" w:date="2019-03-26T09:20:00Z">
        <w:r>
          <w:rPr>
            <w:noProof/>
            <w:webHidden/>
          </w:rPr>
          <w:fldChar w:fldCharType="end"/>
        </w:r>
        <w:r w:rsidRPr="00D01D80">
          <w:rPr>
            <w:rStyle w:val="Hyperlink"/>
            <w:noProof/>
          </w:rPr>
          <w:fldChar w:fldCharType="end"/>
        </w:r>
      </w:ins>
    </w:p>
    <w:p w14:paraId="75E12573" w14:textId="5453FFC1" w:rsidR="00E42B16" w:rsidRDefault="00E42B16">
      <w:pPr>
        <w:pStyle w:val="Inhopg2"/>
        <w:tabs>
          <w:tab w:val="left" w:pos="960"/>
          <w:tab w:val="right" w:leader="dot" w:pos="9062"/>
        </w:tabs>
        <w:rPr>
          <w:ins w:id="118" w:author="Willems, P.H. (Peter)" w:date="2019-03-26T09:20:00Z"/>
          <w:rFonts w:asciiTheme="minorHAnsi" w:eastAsiaTheme="minorEastAsia" w:hAnsiTheme="minorHAnsi" w:cstheme="minorBidi"/>
          <w:noProof/>
          <w:sz w:val="22"/>
          <w:szCs w:val="22"/>
          <w:lang w:val="en-US" w:eastAsia="en-US"/>
        </w:rPr>
      </w:pPr>
      <w:ins w:id="11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"_Toc4484443"</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1.3</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Wijzigingen in versie 1.3 t.o.v. 1.2</w:t>
        </w:r>
        <w:r>
          <w:rPr>
            <w:noProof/>
            <w:webHidden/>
          </w:rPr>
          <w:tab/>
        </w:r>
        <w:r>
          <w:rPr>
            <w:noProof/>
            <w:webHidden/>
          </w:rPr>
          <w:fldChar w:fldCharType="begin"/>
        </w:r>
        <w:r>
          <w:rPr>
            <w:noProof/>
            <w:webHidden/>
          </w:rPr>
          <w:instrText xml:space="preserve"> PAGEREF _Toc4484443 \h </w:instrText>
        </w:r>
      </w:ins>
      <w:r>
        <w:rPr>
          <w:noProof/>
          <w:webHidden/>
        </w:rPr>
      </w:r>
      <w:r>
        <w:rPr>
          <w:noProof/>
          <w:webHidden/>
        </w:rPr>
        <w:fldChar w:fldCharType="separate"/>
      </w:r>
      <w:ins w:id="120" w:author="Willems, P.H. (Peter)" w:date="2019-03-27T10:55:00Z">
        <w:r w:rsidR="007B3565">
          <w:rPr>
            <w:noProof/>
            <w:webHidden/>
          </w:rPr>
          <w:t>9</w:t>
        </w:r>
      </w:ins>
      <w:ins w:id="121" w:author="Willems, P.H. (Peter)" w:date="2019-03-26T09:20:00Z">
        <w:r>
          <w:rPr>
            <w:noProof/>
            <w:webHidden/>
          </w:rPr>
          <w:fldChar w:fldCharType="end"/>
        </w:r>
        <w:r w:rsidRPr="00D01D80">
          <w:rPr>
            <w:rStyle w:val="Hyperlink"/>
            <w:noProof/>
          </w:rPr>
          <w:fldChar w:fldCharType="end"/>
        </w:r>
      </w:ins>
    </w:p>
    <w:p w14:paraId="5966AC4E" w14:textId="291F6FCD" w:rsidR="00E42B16" w:rsidRDefault="00E42B16">
      <w:pPr>
        <w:pStyle w:val="Inhopg3"/>
        <w:rPr>
          <w:ins w:id="122" w:author="Willems, P.H. (Peter)" w:date="2019-03-26T09:20:00Z"/>
          <w:rFonts w:asciiTheme="minorHAnsi" w:eastAsiaTheme="minorEastAsia" w:hAnsiTheme="minorHAnsi" w:cstheme="minorBidi"/>
          <w:iCs w:val="0"/>
          <w:noProof/>
          <w:kern w:val="0"/>
          <w:sz w:val="22"/>
          <w:szCs w:val="22"/>
          <w:lang w:val="en-US" w:eastAsia="en-US"/>
        </w:rPr>
      </w:pPr>
      <w:ins w:id="12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"_Toc4484444"</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Vergroten bijlage capaciteit VISI-berichten</w:t>
        </w:r>
        <w:r>
          <w:rPr>
            <w:noProof/>
            <w:webHidden/>
          </w:rPr>
          <w:tab/>
        </w:r>
        <w:r>
          <w:rPr>
            <w:noProof/>
            <w:webHidden/>
          </w:rPr>
          <w:fldChar w:fldCharType="begin"/>
        </w:r>
        <w:r>
          <w:rPr>
            <w:noProof/>
            <w:webHidden/>
          </w:rPr>
          <w:instrText xml:space="preserve"> PAGEREF _Toc4484444 \h </w:instrText>
        </w:r>
      </w:ins>
      <w:r>
        <w:rPr>
          <w:noProof/>
          <w:webHidden/>
        </w:rPr>
      </w:r>
      <w:r>
        <w:rPr>
          <w:noProof/>
          <w:webHidden/>
        </w:rPr>
        <w:fldChar w:fldCharType="separate"/>
      </w:r>
      <w:ins w:id="124" w:author="Willems, P.H. (Peter)" w:date="2019-03-27T10:55:00Z">
        <w:r w:rsidR="007B3565">
          <w:rPr>
            <w:noProof/>
            <w:webHidden/>
          </w:rPr>
          <w:t>9</w:t>
        </w:r>
      </w:ins>
      <w:ins w:id="125" w:author="Willems, P.H. (Peter)" w:date="2019-03-26T09:20:00Z">
        <w:r>
          <w:rPr>
            <w:noProof/>
            <w:webHidden/>
          </w:rPr>
          <w:fldChar w:fldCharType="end"/>
        </w:r>
        <w:r w:rsidRPr="00D01D80">
          <w:rPr>
            <w:rStyle w:val="Hyperlink"/>
            <w:noProof/>
          </w:rPr>
          <w:fldChar w:fldCharType="end"/>
        </w:r>
      </w:ins>
    </w:p>
    <w:p w14:paraId="52ED0C2B" w14:textId="410921EF" w:rsidR="00E42B16" w:rsidRDefault="00E42B16">
      <w:pPr>
        <w:pStyle w:val="Inhopg3"/>
        <w:rPr>
          <w:ins w:id="126" w:author="Willems, P.H. (Peter)" w:date="2019-03-26T09:20:00Z"/>
          <w:rFonts w:asciiTheme="minorHAnsi" w:eastAsiaTheme="minorEastAsia" w:hAnsiTheme="minorHAnsi" w:cstheme="minorBidi"/>
          <w:iCs w:val="0"/>
          <w:noProof/>
          <w:kern w:val="0"/>
          <w:sz w:val="22"/>
          <w:szCs w:val="22"/>
          <w:lang w:val="en-US" w:eastAsia="en-US"/>
        </w:rPr>
      </w:pPr>
      <w:ins w:id="12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"_Toc4484445"</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Verplicht stellen onderwerpveld</w:t>
        </w:r>
        <w:r>
          <w:rPr>
            <w:noProof/>
            <w:webHidden/>
          </w:rPr>
          <w:tab/>
        </w:r>
        <w:r>
          <w:rPr>
            <w:noProof/>
            <w:webHidden/>
          </w:rPr>
          <w:fldChar w:fldCharType="begin"/>
        </w:r>
        <w:r>
          <w:rPr>
            <w:noProof/>
            <w:webHidden/>
          </w:rPr>
          <w:instrText xml:space="preserve"> PAGEREF _Toc4484445 \h </w:instrText>
        </w:r>
      </w:ins>
      <w:r>
        <w:rPr>
          <w:noProof/>
          <w:webHidden/>
        </w:rPr>
      </w:r>
      <w:r>
        <w:rPr>
          <w:noProof/>
          <w:webHidden/>
        </w:rPr>
        <w:fldChar w:fldCharType="separate"/>
      </w:r>
      <w:ins w:id="128" w:author="Willems, P.H. (Peter)" w:date="2019-03-27T10:55:00Z">
        <w:r w:rsidR="007B3565">
          <w:rPr>
            <w:noProof/>
            <w:webHidden/>
          </w:rPr>
          <w:t>9</w:t>
        </w:r>
      </w:ins>
      <w:ins w:id="129" w:author="Willems, P.H. (Peter)" w:date="2019-03-26T09:20:00Z">
        <w:r>
          <w:rPr>
            <w:noProof/>
            <w:webHidden/>
          </w:rPr>
          <w:fldChar w:fldCharType="end"/>
        </w:r>
        <w:r w:rsidRPr="00D01D80">
          <w:rPr>
            <w:rStyle w:val="Hyperlink"/>
            <w:noProof/>
          </w:rPr>
          <w:fldChar w:fldCharType="end"/>
        </w:r>
      </w:ins>
    </w:p>
    <w:p w14:paraId="6AF8B3AC" w14:textId="2086E2B8" w:rsidR="00E42B16" w:rsidRDefault="00E42B16">
      <w:pPr>
        <w:pStyle w:val="Inhopg3"/>
        <w:rPr>
          <w:ins w:id="130" w:author="Willems, P.H. (Peter)" w:date="2019-03-26T09:20:00Z"/>
          <w:rFonts w:asciiTheme="minorHAnsi" w:eastAsiaTheme="minorEastAsia" w:hAnsiTheme="minorHAnsi" w:cstheme="minorBidi"/>
          <w:iCs w:val="0"/>
          <w:noProof/>
          <w:kern w:val="0"/>
          <w:sz w:val="22"/>
          <w:szCs w:val="22"/>
          <w:lang w:val="en-US" w:eastAsia="en-US"/>
        </w:rPr>
      </w:pPr>
      <w:ins w:id="13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"_Toc4484446"</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Uniek volgnummer voor iedere transactie</w:t>
        </w:r>
        <w:r>
          <w:rPr>
            <w:noProof/>
            <w:webHidden/>
          </w:rPr>
          <w:tab/>
        </w:r>
        <w:r>
          <w:rPr>
            <w:noProof/>
            <w:webHidden/>
          </w:rPr>
          <w:fldChar w:fldCharType="begin"/>
        </w:r>
        <w:r>
          <w:rPr>
            <w:noProof/>
            <w:webHidden/>
          </w:rPr>
          <w:instrText xml:space="preserve"> PAGEREF _Toc4484446 \h </w:instrText>
        </w:r>
      </w:ins>
      <w:r>
        <w:rPr>
          <w:noProof/>
          <w:webHidden/>
        </w:rPr>
      </w:r>
      <w:r>
        <w:rPr>
          <w:noProof/>
          <w:webHidden/>
        </w:rPr>
        <w:fldChar w:fldCharType="separate"/>
      </w:r>
      <w:ins w:id="132" w:author="Willems, P.H. (Peter)" w:date="2019-03-27T10:55:00Z">
        <w:r w:rsidR="007B3565">
          <w:rPr>
            <w:noProof/>
            <w:webHidden/>
          </w:rPr>
          <w:t>9</w:t>
        </w:r>
      </w:ins>
      <w:ins w:id="133" w:author="Willems, P.H. (Peter)" w:date="2019-03-26T09:20:00Z">
        <w:r>
          <w:rPr>
            <w:noProof/>
            <w:webHidden/>
          </w:rPr>
          <w:fldChar w:fldCharType="end"/>
        </w:r>
        <w:r w:rsidRPr="00D01D80">
          <w:rPr>
            <w:rStyle w:val="Hyperlink"/>
            <w:noProof/>
          </w:rPr>
          <w:fldChar w:fldCharType="end"/>
        </w:r>
      </w:ins>
    </w:p>
    <w:p w14:paraId="6211B675" w14:textId="30FC8EA9" w:rsidR="00E42B16" w:rsidRDefault="00E42B16">
      <w:pPr>
        <w:pStyle w:val="Inhopg3"/>
        <w:rPr>
          <w:ins w:id="134" w:author="Willems, P.H. (Peter)" w:date="2019-03-26T09:20:00Z"/>
          <w:rFonts w:asciiTheme="minorHAnsi" w:eastAsiaTheme="minorEastAsia" w:hAnsiTheme="minorHAnsi" w:cstheme="minorBidi"/>
          <w:iCs w:val="0"/>
          <w:noProof/>
          <w:kern w:val="0"/>
          <w:sz w:val="22"/>
          <w:szCs w:val="22"/>
          <w:lang w:val="en-US" w:eastAsia="en-US"/>
        </w:rPr>
      </w:pPr>
      <w:ins w:id="13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"_Toc4484447"</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1.3.4</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Machtiging om namens een andere gebruiker berichten te versturen</w:t>
        </w:r>
        <w:r>
          <w:rPr>
            <w:noProof/>
            <w:webHidden/>
          </w:rPr>
          <w:tab/>
        </w:r>
        <w:r>
          <w:rPr>
            <w:noProof/>
            <w:webHidden/>
          </w:rPr>
          <w:fldChar w:fldCharType="begin"/>
        </w:r>
        <w:r>
          <w:rPr>
            <w:noProof/>
            <w:webHidden/>
          </w:rPr>
          <w:instrText xml:space="preserve"> PAGEREF _Toc4484447 \h </w:instrText>
        </w:r>
      </w:ins>
      <w:r>
        <w:rPr>
          <w:noProof/>
          <w:webHidden/>
        </w:rPr>
      </w:r>
      <w:r>
        <w:rPr>
          <w:noProof/>
          <w:webHidden/>
        </w:rPr>
        <w:fldChar w:fldCharType="separate"/>
      </w:r>
      <w:ins w:id="136" w:author="Willems, P.H. (Peter)" w:date="2019-03-27T10:55:00Z">
        <w:r w:rsidR="007B3565">
          <w:rPr>
            <w:noProof/>
            <w:webHidden/>
          </w:rPr>
          <w:t>11</w:t>
        </w:r>
      </w:ins>
      <w:ins w:id="137" w:author="Willems, P.H. (Peter)" w:date="2019-03-26T09:20:00Z">
        <w:r>
          <w:rPr>
            <w:noProof/>
            <w:webHidden/>
          </w:rPr>
          <w:fldChar w:fldCharType="end"/>
        </w:r>
        <w:r w:rsidRPr="00D01D80">
          <w:rPr>
            <w:rStyle w:val="Hyperlink"/>
            <w:noProof/>
          </w:rPr>
          <w:fldChar w:fldCharType="end"/>
        </w:r>
      </w:ins>
    </w:p>
    <w:p w14:paraId="5C9192C6" w14:textId="7C0F1125" w:rsidR="00E42B16" w:rsidRDefault="00E42B16">
      <w:pPr>
        <w:pStyle w:val="Inhopg3"/>
        <w:rPr>
          <w:ins w:id="138" w:author="Willems, P.H. (Peter)" w:date="2019-03-26T09:20:00Z"/>
          <w:rFonts w:asciiTheme="minorHAnsi" w:eastAsiaTheme="minorEastAsia" w:hAnsiTheme="minorHAnsi" w:cstheme="minorBidi"/>
          <w:iCs w:val="0"/>
          <w:noProof/>
          <w:kern w:val="0"/>
          <w:sz w:val="22"/>
          <w:szCs w:val="22"/>
          <w:lang w:val="en-US" w:eastAsia="en-US"/>
        </w:rPr>
      </w:pPr>
      <w:ins w:id="13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"_Toc4484448"</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1.3.5</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Traceerbaarheid van communicatie waarborgen na aanpassen raamwerk</w:t>
        </w:r>
        <w:r>
          <w:rPr>
            <w:noProof/>
            <w:webHidden/>
          </w:rPr>
          <w:tab/>
        </w:r>
        <w:r>
          <w:rPr>
            <w:noProof/>
            <w:webHidden/>
          </w:rPr>
          <w:fldChar w:fldCharType="begin"/>
        </w:r>
        <w:r>
          <w:rPr>
            <w:noProof/>
            <w:webHidden/>
          </w:rPr>
          <w:instrText xml:space="preserve"> PAGEREF _Toc4484448 \h </w:instrText>
        </w:r>
      </w:ins>
      <w:r>
        <w:rPr>
          <w:noProof/>
          <w:webHidden/>
        </w:rPr>
      </w:r>
      <w:r>
        <w:rPr>
          <w:noProof/>
          <w:webHidden/>
        </w:rPr>
        <w:fldChar w:fldCharType="separate"/>
      </w:r>
      <w:ins w:id="140" w:author="Willems, P.H. (Peter)" w:date="2019-03-27T10:55:00Z">
        <w:r w:rsidR="007B3565">
          <w:rPr>
            <w:noProof/>
            <w:webHidden/>
          </w:rPr>
          <w:t>12</w:t>
        </w:r>
      </w:ins>
      <w:ins w:id="141" w:author="Willems, P.H. (Peter)" w:date="2019-03-26T09:20:00Z">
        <w:r>
          <w:rPr>
            <w:noProof/>
            <w:webHidden/>
          </w:rPr>
          <w:fldChar w:fldCharType="end"/>
        </w:r>
        <w:r w:rsidRPr="00D01D80">
          <w:rPr>
            <w:rStyle w:val="Hyperlink"/>
            <w:noProof/>
          </w:rPr>
          <w:fldChar w:fldCharType="end"/>
        </w:r>
      </w:ins>
    </w:p>
    <w:p w14:paraId="57B8A1D3" w14:textId="64A988EF" w:rsidR="00E42B16" w:rsidRDefault="00E42B16">
      <w:pPr>
        <w:pStyle w:val="Inhopg3"/>
        <w:rPr>
          <w:ins w:id="142" w:author="Willems, P.H. (Peter)" w:date="2019-03-26T09:20:00Z"/>
          <w:rFonts w:asciiTheme="minorHAnsi" w:eastAsiaTheme="minorEastAsia" w:hAnsiTheme="minorHAnsi" w:cstheme="minorBidi"/>
          <w:iCs w:val="0"/>
          <w:noProof/>
          <w:kern w:val="0"/>
          <w:sz w:val="22"/>
          <w:szCs w:val="22"/>
          <w:lang w:val="en-US" w:eastAsia="en-US"/>
        </w:rPr>
      </w:pPr>
      <w:ins w:id="14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"_Toc4484449"</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1.3.6</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Appendixtypes koppelen aan transacties</w:t>
        </w:r>
        <w:r>
          <w:rPr>
            <w:noProof/>
            <w:webHidden/>
          </w:rPr>
          <w:tab/>
        </w:r>
        <w:r>
          <w:rPr>
            <w:noProof/>
            <w:webHidden/>
          </w:rPr>
          <w:fldChar w:fldCharType="begin"/>
        </w:r>
        <w:r>
          <w:rPr>
            <w:noProof/>
            <w:webHidden/>
          </w:rPr>
          <w:instrText xml:space="preserve"> PAGEREF _Toc4484449 \h </w:instrText>
        </w:r>
      </w:ins>
      <w:r>
        <w:rPr>
          <w:noProof/>
          <w:webHidden/>
        </w:rPr>
      </w:r>
      <w:r>
        <w:rPr>
          <w:noProof/>
          <w:webHidden/>
        </w:rPr>
        <w:fldChar w:fldCharType="separate"/>
      </w:r>
      <w:ins w:id="144" w:author="Willems, P.H. (Peter)" w:date="2019-03-27T10:55:00Z">
        <w:r w:rsidR="007B3565">
          <w:rPr>
            <w:noProof/>
            <w:webHidden/>
          </w:rPr>
          <w:t>15</w:t>
        </w:r>
      </w:ins>
      <w:ins w:id="145" w:author="Willems, P.H. (Peter)" w:date="2019-03-26T09:20:00Z">
        <w:r>
          <w:rPr>
            <w:noProof/>
            <w:webHidden/>
          </w:rPr>
          <w:fldChar w:fldCharType="end"/>
        </w:r>
        <w:r w:rsidRPr="00D01D80">
          <w:rPr>
            <w:rStyle w:val="Hyperlink"/>
            <w:noProof/>
          </w:rPr>
          <w:fldChar w:fldCharType="end"/>
        </w:r>
      </w:ins>
    </w:p>
    <w:p w14:paraId="61250B12" w14:textId="6031EE51" w:rsidR="00E42B16" w:rsidRDefault="00E42B16">
      <w:pPr>
        <w:pStyle w:val="Inhopg3"/>
        <w:rPr>
          <w:ins w:id="146" w:author="Willems, P.H. (Peter)" w:date="2019-03-26T09:20:00Z"/>
          <w:rFonts w:asciiTheme="minorHAnsi" w:eastAsiaTheme="minorEastAsia" w:hAnsiTheme="minorHAnsi" w:cstheme="minorBidi"/>
          <w:iCs w:val="0"/>
          <w:noProof/>
          <w:kern w:val="0"/>
          <w:sz w:val="22"/>
          <w:szCs w:val="22"/>
          <w:lang w:val="en-US" w:eastAsia="en-US"/>
        </w:rPr>
      </w:pPr>
      <w:ins w:id="14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"_Toc4484450"</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1.3.7</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Standaard en richtlijn voor het archiveren van VISI-projecten</w:t>
        </w:r>
        <w:r>
          <w:rPr>
            <w:noProof/>
            <w:webHidden/>
          </w:rPr>
          <w:tab/>
        </w:r>
        <w:r>
          <w:rPr>
            <w:noProof/>
            <w:webHidden/>
          </w:rPr>
          <w:fldChar w:fldCharType="begin"/>
        </w:r>
        <w:r>
          <w:rPr>
            <w:noProof/>
            <w:webHidden/>
          </w:rPr>
          <w:instrText xml:space="preserve"> PAGEREF _Toc4484450 \h </w:instrText>
        </w:r>
      </w:ins>
      <w:r>
        <w:rPr>
          <w:noProof/>
          <w:webHidden/>
        </w:rPr>
      </w:r>
      <w:r>
        <w:rPr>
          <w:noProof/>
          <w:webHidden/>
        </w:rPr>
        <w:fldChar w:fldCharType="separate"/>
      </w:r>
      <w:ins w:id="148" w:author="Willems, P.H. (Peter)" w:date="2019-03-27T10:55:00Z">
        <w:r w:rsidR="007B3565">
          <w:rPr>
            <w:noProof/>
            <w:webHidden/>
          </w:rPr>
          <w:t>15</w:t>
        </w:r>
      </w:ins>
      <w:ins w:id="149" w:author="Willems, P.H. (Peter)" w:date="2019-03-26T09:20:00Z">
        <w:r>
          <w:rPr>
            <w:noProof/>
            <w:webHidden/>
          </w:rPr>
          <w:fldChar w:fldCharType="end"/>
        </w:r>
        <w:r w:rsidRPr="00D01D80">
          <w:rPr>
            <w:rStyle w:val="Hyperlink"/>
            <w:noProof/>
          </w:rPr>
          <w:fldChar w:fldCharType="end"/>
        </w:r>
      </w:ins>
    </w:p>
    <w:p w14:paraId="65268F33" w14:textId="1F18A413" w:rsidR="00E42B16" w:rsidRDefault="00E42B16">
      <w:pPr>
        <w:pStyle w:val="Inhopg3"/>
        <w:rPr>
          <w:ins w:id="150" w:author="Willems, P.H. (Peter)" w:date="2019-03-26T09:20:00Z"/>
          <w:rFonts w:asciiTheme="minorHAnsi" w:eastAsiaTheme="minorEastAsia" w:hAnsiTheme="minorHAnsi" w:cstheme="minorBidi"/>
          <w:iCs w:val="0"/>
          <w:noProof/>
          <w:kern w:val="0"/>
          <w:sz w:val="22"/>
          <w:szCs w:val="22"/>
          <w:lang w:val="en-US" w:eastAsia="en-US"/>
        </w:rPr>
      </w:pPr>
      <w:ins w:id="15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"_Toc4484451"</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1.3.8</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Metaraamwerk</w:t>
        </w:r>
        <w:r>
          <w:rPr>
            <w:noProof/>
            <w:webHidden/>
          </w:rPr>
          <w:tab/>
        </w:r>
        <w:r>
          <w:rPr>
            <w:noProof/>
            <w:webHidden/>
          </w:rPr>
          <w:fldChar w:fldCharType="begin"/>
        </w:r>
        <w:r>
          <w:rPr>
            <w:noProof/>
            <w:webHidden/>
          </w:rPr>
          <w:instrText xml:space="preserve"> PAGEREF _Toc4484451 \h </w:instrText>
        </w:r>
      </w:ins>
      <w:r>
        <w:rPr>
          <w:noProof/>
          <w:webHidden/>
        </w:rPr>
      </w:r>
      <w:r>
        <w:rPr>
          <w:noProof/>
          <w:webHidden/>
        </w:rPr>
        <w:fldChar w:fldCharType="separate"/>
      </w:r>
      <w:ins w:id="152" w:author="Willems, P.H. (Peter)" w:date="2019-03-27T10:55:00Z">
        <w:r w:rsidR="007B3565">
          <w:rPr>
            <w:noProof/>
            <w:webHidden/>
          </w:rPr>
          <w:t>15</w:t>
        </w:r>
      </w:ins>
      <w:ins w:id="153" w:author="Willems, P.H. (Peter)" w:date="2019-03-26T09:20:00Z">
        <w:r>
          <w:rPr>
            <w:noProof/>
            <w:webHidden/>
          </w:rPr>
          <w:fldChar w:fldCharType="end"/>
        </w:r>
        <w:r w:rsidRPr="00D01D80">
          <w:rPr>
            <w:rStyle w:val="Hyperlink"/>
            <w:noProof/>
          </w:rPr>
          <w:fldChar w:fldCharType="end"/>
        </w:r>
      </w:ins>
    </w:p>
    <w:p w14:paraId="13507351" w14:textId="3954541D" w:rsidR="00E42B16" w:rsidRDefault="00E42B16">
      <w:pPr>
        <w:pStyle w:val="Inhopg3"/>
        <w:rPr>
          <w:ins w:id="154" w:author="Willems, P.H. (Peter)" w:date="2019-03-26T09:20:00Z"/>
          <w:rFonts w:asciiTheme="minorHAnsi" w:eastAsiaTheme="minorEastAsia" w:hAnsiTheme="minorHAnsi" w:cstheme="minorBidi"/>
          <w:iCs w:val="0"/>
          <w:noProof/>
          <w:kern w:val="0"/>
          <w:sz w:val="22"/>
          <w:szCs w:val="22"/>
          <w:lang w:val="en-US" w:eastAsia="en-US"/>
        </w:rPr>
      </w:pPr>
      <w:ins w:id="15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"_Toc4484452"</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1.3.9</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Oneindige loops/successor</w:t>
        </w:r>
        <w:r>
          <w:rPr>
            <w:noProof/>
            <w:webHidden/>
          </w:rPr>
          <w:tab/>
        </w:r>
        <w:r>
          <w:rPr>
            <w:noProof/>
            <w:webHidden/>
          </w:rPr>
          <w:fldChar w:fldCharType="begin"/>
        </w:r>
        <w:r>
          <w:rPr>
            <w:noProof/>
            <w:webHidden/>
          </w:rPr>
          <w:instrText xml:space="preserve"> PAGEREF _Toc4484452 \h </w:instrText>
        </w:r>
      </w:ins>
      <w:r>
        <w:rPr>
          <w:noProof/>
          <w:webHidden/>
        </w:rPr>
      </w:r>
      <w:r>
        <w:rPr>
          <w:noProof/>
          <w:webHidden/>
        </w:rPr>
        <w:fldChar w:fldCharType="separate"/>
      </w:r>
      <w:ins w:id="156" w:author="Willems, P.H. (Peter)" w:date="2019-03-27T10:55:00Z">
        <w:r w:rsidR="007B3565">
          <w:rPr>
            <w:noProof/>
            <w:webHidden/>
          </w:rPr>
          <w:t>16</w:t>
        </w:r>
      </w:ins>
      <w:ins w:id="157" w:author="Willems, P.H. (Peter)" w:date="2019-03-26T09:20:00Z">
        <w:r>
          <w:rPr>
            <w:noProof/>
            <w:webHidden/>
          </w:rPr>
          <w:fldChar w:fldCharType="end"/>
        </w:r>
        <w:r w:rsidRPr="00D01D80">
          <w:rPr>
            <w:rStyle w:val="Hyperlink"/>
            <w:noProof/>
          </w:rPr>
          <w:fldChar w:fldCharType="end"/>
        </w:r>
      </w:ins>
    </w:p>
    <w:p w14:paraId="1064B176" w14:textId="6DA1A252" w:rsidR="00E42B16" w:rsidRDefault="00E42B16">
      <w:pPr>
        <w:pStyle w:val="Inhopg3"/>
        <w:rPr>
          <w:ins w:id="158" w:author="Willems, P.H. (Peter)" w:date="2019-03-26T09:20:00Z"/>
          <w:rFonts w:asciiTheme="minorHAnsi" w:eastAsiaTheme="minorEastAsia" w:hAnsiTheme="minorHAnsi" w:cstheme="minorBidi"/>
          <w:iCs w:val="0"/>
          <w:noProof/>
          <w:kern w:val="0"/>
          <w:sz w:val="22"/>
          <w:szCs w:val="22"/>
          <w:lang w:val="en-US" w:eastAsia="en-US"/>
        </w:rPr>
      </w:pPr>
      <w:ins w:id="15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"_Toc4484453"</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1.3.10</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Aanvullende functionele eisen</w:t>
        </w:r>
        <w:r>
          <w:rPr>
            <w:noProof/>
            <w:webHidden/>
          </w:rPr>
          <w:tab/>
        </w:r>
        <w:r>
          <w:rPr>
            <w:noProof/>
            <w:webHidden/>
          </w:rPr>
          <w:fldChar w:fldCharType="begin"/>
        </w:r>
        <w:r>
          <w:rPr>
            <w:noProof/>
            <w:webHidden/>
          </w:rPr>
          <w:instrText xml:space="preserve"> PAGEREF _Toc4484453 \h </w:instrText>
        </w:r>
      </w:ins>
      <w:r>
        <w:rPr>
          <w:noProof/>
          <w:webHidden/>
        </w:rPr>
      </w:r>
      <w:r>
        <w:rPr>
          <w:noProof/>
          <w:webHidden/>
        </w:rPr>
        <w:fldChar w:fldCharType="separate"/>
      </w:r>
      <w:ins w:id="160" w:author="Willems, P.H. (Peter)" w:date="2019-03-27T10:55:00Z">
        <w:r w:rsidR="007B3565">
          <w:rPr>
            <w:noProof/>
            <w:webHidden/>
          </w:rPr>
          <w:t>16</w:t>
        </w:r>
      </w:ins>
      <w:ins w:id="161" w:author="Willems, P.H. (Peter)" w:date="2019-03-26T09:20:00Z">
        <w:r>
          <w:rPr>
            <w:noProof/>
            <w:webHidden/>
          </w:rPr>
          <w:fldChar w:fldCharType="end"/>
        </w:r>
        <w:r w:rsidRPr="00D01D80">
          <w:rPr>
            <w:rStyle w:val="Hyperlink"/>
            <w:noProof/>
          </w:rPr>
          <w:fldChar w:fldCharType="end"/>
        </w:r>
      </w:ins>
    </w:p>
    <w:p w14:paraId="01F8B6D7" w14:textId="7B4492CF" w:rsidR="00E42B16" w:rsidRDefault="00E42B16">
      <w:pPr>
        <w:pStyle w:val="Inhopg3"/>
        <w:rPr>
          <w:ins w:id="162" w:author="Willems, P.H. (Peter)" w:date="2019-03-26T09:20:00Z"/>
          <w:rFonts w:asciiTheme="minorHAnsi" w:eastAsiaTheme="minorEastAsia" w:hAnsiTheme="minorHAnsi" w:cstheme="minorBidi"/>
          <w:iCs w:val="0"/>
          <w:noProof/>
          <w:kern w:val="0"/>
          <w:sz w:val="22"/>
          <w:szCs w:val="22"/>
          <w:lang w:val="en-US" w:eastAsia="en-US"/>
        </w:rPr>
      </w:pPr>
      <w:ins w:id="16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"_Toc4484454"</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1.3.11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Richtlijn Element Conditions</w:t>
        </w:r>
        <w:r>
          <w:rPr>
            <w:noProof/>
            <w:webHidden/>
          </w:rPr>
          <w:tab/>
        </w:r>
        <w:r>
          <w:rPr>
            <w:noProof/>
            <w:webHidden/>
          </w:rPr>
          <w:fldChar w:fldCharType="begin"/>
        </w:r>
        <w:r>
          <w:rPr>
            <w:noProof/>
            <w:webHidden/>
          </w:rPr>
          <w:instrText xml:space="preserve"> PAGEREF _Toc4484454 \h </w:instrText>
        </w:r>
      </w:ins>
      <w:r>
        <w:rPr>
          <w:noProof/>
          <w:webHidden/>
        </w:rPr>
      </w:r>
      <w:r>
        <w:rPr>
          <w:noProof/>
          <w:webHidden/>
        </w:rPr>
        <w:fldChar w:fldCharType="separate"/>
      </w:r>
      <w:ins w:id="164" w:author="Willems, P.H. (Peter)" w:date="2019-03-27T10:55:00Z">
        <w:r w:rsidR="007B3565">
          <w:rPr>
            <w:noProof/>
            <w:webHidden/>
          </w:rPr>
          <w:t>16</w:t>
        </w:r>
      </w:ins>
      <w:ins w:id="165" w:author="Willems, P.H. (Peter)" w:date="2019-03-26T09:20:00Z">
        <w:r>
          <w:rPr>
            <w:noProof/>
            <w:webHidden/>
          </w:rPr>
          <w:fldChar w:fldCharType="end"/>
        </w:r>
        <w:r w:rsidRPr="00D01D80">
          <w:rPr>
            <w:rStyle w:val="Hyperlink"/>
            <w:noProof/>
          </w:rPr>
          <w:fldChar w:fldCharType="end"/>
        </w:r>
      </w:ins>
    </w:p>
    <w:p w14:paraId="3D8B07B5" w14:textId="598FB321" w:rsidR="00E42B16" w:rsidRDefault="00E42B16">
      <w:pPr>
        <w:pStyle w:val="Inhopg3"/>
        <w:rPr>
          <w:ins w:id="166" w:author="Willems, P.H. (Peter)" w:date="2019-03-26T09:20:00Z"/>
          <w:rFonts w:asciiTheme="minorHAnsi" w:eastAsiaTheme="minorEastAsia" w:hAnsiTheme="minorHAnsi" w:cstheme="minorBidi"/>
          <w:iCs w:val="0"/>
          <w:noProof/>
          <w:kern w:val="0"/>
          <w:sz w:val="22"/>
          <w:szCs w:val="22"/>
          <w:lang w:val="en-US" w:eastAsia="en-US"/>
        </w:rPr>
      </w:pPr>
      <w:ins w:id="16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"_Toc4484455"</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1.3.12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Dubbele messagetypes</w:t>
        </w:r>
        <w:r>
          <w:rPr>
            <w:noProof/>
            <w:webHidden/>
          </w:rPr>
          <w:tab/>
        </w:r>
        <w:r>
          <w:rPr>
            <w:noProof/>
            <w:webHidden/>
          </w:rPr>
          <w:fldChar w:fldCharType="begin"/>
        </w:r>
        <w:r>
          <w:rPr>
            <w:noProof/>
            <w:webHidden/>
          </w:rPr>
          <w:instrText xml:space="preserve"> PAGEREF _Toc4484455 \h </w:instrText>
        </w:r>
      </w:ins>
      <w:r>
        <w:rPr>
          <w:noProof/>
          <w:webHidden/>
        </w:rPr>
      </w:r>
      <w:r>
        <w:rPr>
          <w:noProof/>
          <w:webHidden/>
        </w:rPr>
        <w:fldChar w:fldCharType="separate"/>
      </w:r>
      <w:ins w:id="168" w:author="Willems, P.H. (Peter)" w:date="2019-03-27T10:55:00Z">
        <w:r w:rsidR="007B3565">
          <w:rPr>
            <w:noProof/>
            <w:webHidden/>
          </w:rPr>
          <w:t>16</w:t>
        </w:r>
      </w:ins>
      <w:ins w:id="169" w:author="Willems, P.H. (Peter)" w:date="2019-03-26T09:20:00Z">
        <w:r>
          <w:rPr>
            <w:noProof/>
            <w:webHidden/>
          </w:rPr>
          <w:fldChar w:fldCharType="end"/>
        </w:r>
        <w:r w:rsidRPr="00D01D80">
          <w:rPr>
            <w:rStyle w:val="Hyperlink"/>
            <w:noProof/>
          </w:rPr>
          <w:fldChar w:fldCharType="end"/>
        </w:r>
      </w:ins>
    </w:p>
    <w:p w14:paraId="19B38E0A" w14:textId="0C88EC21" w:rsidR="00E42B16" w:rsidRDefault="00E42B16">
      <w:pPr>
        <w:pStyle w:val="Inhopg3"/>
        <w:rPr>
          <w:ins w:id="170" w:author="Willems, P.H. (Peter)" w:date="2019-03-26T09:20:00Z"/>
          <w:rFonts w:asciiTheme="minorHAnsi" w:eastAsiaTheme="minorEastAsia" w:hAnsiTheme="minorHAnsi" w:cstheme="minorBidi"/>
          <w:iCs w:val="0"/>
          <w:noProof/>
          <w:kern w:val="0"/>
          <w:sz w:val="22"/>
          <w:szCs w:val="22"/>
          <w:lang w:val="en-US" w:eastAsia="en-US"/>
        </w:rPr>
      </w:pPr>
      <w:ins w:id="17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"_Toc4484456"</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lang w:val="en-US"/>
          </w:rPr>
          <w:t>1.3.13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lang w:val="en-US"/>
          </w:rPr>
          <w:t>Boolean waarden</w:t>
        </w:r>
        <w:r>
          <w:rPr>
            <w:noProof/>
            <w:webHidden/>
          </w:rPr>
          <w:tab/>
        </w:r>
        <w:r>
          <w:rPr>
            <w:noProof/>
            <w:webHidden/>
          </w:rPr>
          <w:fldChar w:fldCharType="begin"/>
        </w:r>
        <w:r>
          <w:rPr>
            <w:noProof/>
            <w:webHidden/>
          </w:rPr>
          <w:instrText xml:space="preserve"> PAGEREF _Toc4484456 \h </w:instrText>
        </w:r>
      </w:ins>
      <w:r>
        <w:rPr>
          <w:noProof/>
          <w:webHidden/>
        </w:rPr>
      </w:r>
      <w:r>
        <w:rPr>
          <w:noProof/>
          <w:webHidden/>
        </w:rPr>
        <w:fldChar w:fldCharType="separate"/>
      </w:r>
      <w:ins w:id="172" w:author="Willems, P.H. (Peter)" w:date="2019-03-27T10:55:00Z">
        <w:r w:rsidR="007B3565">
          <w:rPr>
            <w:noProof/>
            <w:webHidden/>
          </w:rPr>
          <w:t>16</w:t>
        </w:r>
      </w:ins>
      <w:ins w:id="173" w:author="Willems, P.H. (Peter)" w:date="2019-03-26T09:20:00Z">
        <w:r>
          <w:rPr>
            <w:noProof/>
            <w:webHidden/>
          </w:rPr>
          <w:fldChar w:fldCharType="end"/>
        </w:r>
        <w:r w:rsidRPr="00D01D80">
          <w:rPr>
            <w:rStyle w:val="Hyperlink"/>
            <w:noProof/>
          </w:rPr>
          <w:fldChar w:fldCharType="end"/>
        </w:r>
      </w:ins>
    </w:p>
    <w:p w14:paraId="185CD39A" w14:textId="103EA9DB" w:rsidR="00E42B16" w:rsidRDefault="00E42B16">
      <w:pPr>
        <w:pStyle w:val="Inhopg3"/>
        <w:rPr>
          <w:ins w:id="174" w:author="Willems, P.H. (Peter)" w:date="2019-03-26T09:20:00Z"/>
          <w:rFonts w:asciiTheme="minorHAnsi" w:eastAsiaTheme="minorEastAsia" w:hAnsiTheme="minorHAnsi" w:cstheme="minorBidi"/>
          <w:iCs w:val="0"/>
          <w:noProof/>
          <w:kern w:val="0"/>
          <w:sz w:val="22"/>
          <w:szCs w:val="22"/>
          <w:lang w:val="en-US" w:eastAsia="en-US"/>
        </w:rPr>
      </w:pPr>
      <w:ins w:id="17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"_Toc4484457"</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1.3.14</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Optionele velden</w:t>
        </w:r>
        <w:r>
          <w:rPr>
            <w:noProof/>
            <w:webHidden/>
          </w:rPr>
          <w:tab/>
        </w:r>
        <w:r>
          <w:rPr>
            <w:noProof/>
            <w:webHidden/>
          </w:rPr>
          <w:fldChar w:fldCharType="begin"/>
        </w:r>
        <w:r>
          <w:rPr>
            <w:noProof/>
            <w:webHidden/>
          </w:rPr>
          <w:instrText xml:space="preserve"> PAGEREF _Toc4484457 \h </w:instrText>
        </w:r>
      </w:ins>
      <w:r>
        <w:rPr>
          <w:noProof/>
          <w:webHidden/>
        </w:rPr>
      </w:r>
      <w:r>
        <w:rPr>
          <w:noProof/>
          <w:webHidden/>
        </w:rPr>
        <w:fldChar w:fldCharType="separate"/>
      </w:r>
      <w:ins w:id="176" w:author="Willems, P.H. (Peter)" w:date="2019-03-27T10:55:00Z">
        <w:r w:rsidR="007B3565">
          <w:rPr>
            <w:noProof/>
            <w:webHidden/>
          </w:rPr>
          <w:t>17</w:t>
        </w:r>
      </w:ins>
      <w:ins w:id="177" w:author="Willems, P.H. (Peter)" w:date="2019-03-26T09:20:00Z">
        <w:r>
          <w:rPr>
            <w:noProof/>
            <w:webHidden/>
          </w:rPr>
          <w:fldChar w:fldCharType="end"/>
        </w:r>
        <w:r w:rsidRPr="00D01D80">
          <w:rPr>
            <w:rStyle w:val="Hyperlink"/>
            <w:noProof/>
          </w:rPr>
          <w:fldChar w:fldCharType="end"/>
        </w:r>
      </w:ins>
    </w:p>
    <w:p w14:paraId="3C2E76BD" w14:textId="56E5B199" w:rsidR="00E42B16" w:rsidRDefault="00E42B16">
      <w:pPr>
        <w:pStyle w:val="Inhopg2"/>
        <w:tabs>
          <w:tab w:val="left" w:pos="960"/>
          <w:tab w:val="right" w:leader="dot" w:pos="9062"/>
        </w:tabs>
        <w:rPr>
          <w:ins w:id="178" w:author="Willems, P.H. (Peter)" w:date="2019-03-26T09:20:00Z"/>
          <w:rFonts w:asciiTheme="minorHAnsi" w:eastAsiaTheme="minorEastAsia" w:hAnsiTheme="minorHAnsi" w:cstheme="minorBidi"/>
          <w:noProof/>
          <w:sz w:val="22"/>
          <w:szCs w:val="22"/>
          <w:lang w:val="en-US" w:eastAsia="en-US"/>
        </w:rPr>
      </w:pPr>
      <w:ins w:id="17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"_Toc4484458"</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1.4</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Wijzigingen in versie 1.2 t.o.v. eerdere versies</w:t>
        </w:r>
        <w:r>
          <w:rPr>
            <w:noProof/>
            <w:webHidden/>
          </w:rPr>
          <w:tab/>
        </w:r>
        <w:r>
          <w:rPr>
            <w:noProof/>
            <w:webHidden/>
          </w:rPr>
          <w:fldChar w:fldCharType="begin"/>
        </w:r>
        <w:r>
          <w:rPr>
            <w:noProof/>
            <w:webHidden/>
          </w:rPr>
          <w:instrText xml:space="preserve"> PAGEREF _Toc4484458 \h </w:instrText>
        </w:r>
      </w:ins>
      <w:r>
        <w:rPr>
          <w:noProof/>
          <w:webHidden/>
        </w:rPr>
      </w:r>
      <w:r>
        <w:rPr>
          <w:noProof/>
          <w:webHidden/>
        </w:rPr>
        <w:fldChar w:fldCharType="separate"/>
      </w:r>
      <w:ins w:id="180" w:author="Willems, P.H. (Peter)" w:date="2019-03-27T10:55:00Z">
        <w:r w:rsidR="007B3565">
          <w:rPr>
            <w:noProof/>
            <w:webHidden/>
          </w:rPr>
          <w:t>17</w:t>
        </w:r>
      </w:ins>
      <w:ins w:id="181" w:author="Willems, P.H. (Peter)" w:date="2019-03-26T09:20:00Z">
        <w:r>
          <w:rPr>
            <w:noProof/>
            <w:webHidden/>
          </w:rPr>
          <w:fldChar w:fldCharType="end"/>
        </w:r>
        <w:r w:rsidRPr="00D01D80">
          <w:rPr>
            <w:rStyle w:val="Hyperlink"/>
            <w:noProof/>
          </w:rPr>
          <w:fldChar w:fldCharType="end"/>
        </w:r>
      </w:ins>
    </w:p>
    <w:p w14:paraId="5D8E088D" w14:textId="22D68E7A" w:rsidR="00E42B16" w:rsidRDefault="00E42B16">
      <w:pPr>
        <w:pStyle w:val="Inhopg3"/>
        <w:rPr>
          <w:ins w:id="182" w:author="Willems, P.H. (Peter)" w:date="2019-03-26T09:20:00Z"/>
          <w:rFonts w:asciiTheme="minorHAnsi" w:eastAsiaTheme="minorEastAsia" w:hAnsiTheme="minorHAnsi" w:cstheme="minorBidi"/>
          <w:iCs w:val="0"/>
          <w:noProof/>
          <w:kern w:val="0"/>
          <w:sz w:val="22"/>
          <w:szCs w:val="22"/>
          <w:lang w:val="en-US" w:eastAsia="en-US"/>
        </w:rPr>
      </w:pPr>
      <w:ins w:id="18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"_Toc4484459"</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Richtlijn voor transactiekoppeling; communicatie over meerdere transacties</w:t>
        </w:r>
        <w:r>
          <w:rPr>
            <w:noProof/>
            <w:webHidden/>
          </w:rPr>
          <w:tab/>
        </w:r>
        <w:r>
          <w:rPr>
            <w:noProof/>
            <w:webHidden/>
          </w:rPr>
          <w:fldChar w:fldCharType="begin"/>
        </w:r>
        <w:r>
          <w:rPr>
            <w:noProof/>
            <w:webHidden/>
          </w:rPr>
          <w:instrText xml:space="preserve"> PAGEREF _Toc4484459 \h </w:instrText>
        </w:r>
      </w:ins>
      <w:r>
        <w:rPr>
          <w:noProof/>
          <w:webHidden/>
        </w:rPr>
      </w:r>
      <w:r>
        <w:rPr>
          <w:noProof/>
          <w:webHidden/>
        </w:rPr>
        <w:fldChar w:fldCharType="separate"/>
      </w:r>
      <w:ins w:id="184" w:author="Willems, P.H. (Peter)" w:date="2019-03-27T10:55:00Z">
        <w:r w:rsidR="007B3565">
          <w:rPr>
            <w:noProof/>
            <w:webHidden/>
          </w:rPr>
          <w:t>17</w:t>
        </w:r>
      </w:ins>
      <w:ins w:id="185" w:author="Willems, P.H. (Peter)" w:date="2019-03-26T09:20:00Z">
        <w:r>
          <w:rPr>
            <w:noProof/>
            <w:webHidden/>
          </w:rPr>
          <w:fldChar w:fldCharType="end"/>
        </w:r>
        <w:r w:rsidRPr="00D01D80">
          <w:rPr>
            <w:rStyle w:val="Hyperlink"/>
            <w:noProof/>
          </w:rPr>
          <w:fldChar w:fldCharType="end"/>
        </w:r>
      </w:ins>
    </w:p>
    <w:p w14:paraId="2CEAE589" w14:textId="475DD2B4" w:rsidR="00E42B16" w:rsidRDefault="00E42B16">
      <w:pPr>
        <w:pStyle w:val="Inhopg3"/>
        <w:rPr>
          <w:ins w:id="186" w:author="Willems, P.H. (Peter)" w:date="2019-03-26T09:20:00Z"/>
          <w:rFonts w:asciiTheme="minorHAnsi" w:eastAsiaTheme="minorEastAsia" w:hAnsiTheme="minorHAnsi" w:cstheme="minorBidi"/>
          <w:iCs w:val="0"/>
          <w:noProof/>
          <w:kern w:val="0"/>
          <w:sz w:val="22"/>
          <w:szCs w:val="22"/>
          <w:lang w:val="en-US" w:eastAsia="en-US"/>
        </w:rPr>
      </w:pPr>
      <w:ins w:id="18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"_Toc4484460"</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1.4.1.1</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Inleiding</w:t>
        </w:r>
        <w:r>
          <w:rPr>
            <w:noProof/>
            <w:webHidden/>
          </w:rPr>
          <w:tab/>
        </w:r>
        <w:r>
          <w:rPr>
            <w:noProof/>
            <w:webHidden/>
          </w:rPr>
          <w:fldChar w:fldCharType="begin"/>
        </w:r>
        <w:r>
          <w:rPr>
            <w:noProof/>
            <w:webHidden/>
          </w:rPr>
          <w:instrText xml:space="preserve"> PAGEREF _Toc4484460 \h </w:instrText>
        </w:r>
      </w:ins>
      <w:r>
        <w:rPr>
          <w:noProof/>
          <w:webHidden/>
        </w:rPr>
      </w:r>
      <w:r>
        <w:rPr>
          <w:noProof/>
          <w:webHidden/>
        </w:rPr>
        <w:fldChar w:fldCharType="separate"/>
      </w:r>
      <w:ins w:id="188" w:author="Willems, P.H. (Peter)" w:date="2019-03-27T10:55:00Z">
        <w:r w:rsidR="007B3565">
          <w:rPr>
            <w:noProof/>
            <w:webHidden/>
          </w:rPr>
          <w:t>17</w:t>
        </w:r>
      </w:ins>
      <w:ins w:id="189" w:author="Willems, P.H. (Peter)" w:date="2019-03-26T09:20:00Z">
        <w:r>
          <w:rPr>
            <w:noProof/>
            <w:webHidden/>
          </w:rPr>
          <w:fldChar w:fldCharType="end"/>
        </w:r>
        <w:r w:rsidRPr="00D01D80">
          <w:rPr>
            <w:rStyle w:val="Hyperlink"/>
            <w:noProof/>
          </w:rPr>
          <w:fldChar w:fldCharType="end"/>
        </w:r>
      </w:ins>
    </w:p>
    <w:p w14:paraId="4A748A37" w14:textId="5F05D5E9" w:rsidR="00E42B16" w:rsidRDefault="00E42B16">
      <w:pPr>
        <w:pStyle w:val="Inhopg3"/>
        <w:rPr>
          <w:ins w:id="190" w:author="Willems, P.H. (Peter)" w:date="2019-03-26T09:20:00Z"/>
          <w:rFonts w:asciiTheme="minorHAnsi" w:eastAsiaTheme="minorEastAsia" w:hAnsiTheme="minorHAnsi" w:cstheme="minorBidi"/>
          <w:iCs w:val="0"/>
          <w:noProof/>
          <w:kern w:val="0"/>
          <w:sz w:val="22"/>
          <w:szCs w:val="22"/>
          <w:lang w:val="en-US" w:eastAsia="en-US"/>
        </w:rPr>
      </w:pPr>
      <w:ins w:id="19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"_Toc4484461"</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1.4.1.2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Deel 1: Communiceren met meerdere rollen over één onderwerp</w:t>
        </w:r>
        <w:r>
          <w:rPr>
            <w:noProof/>
            <w:webHidden/>
          </w:rPr>
          <w:tab/>
        </w:r>
        <w:r>
          <w:rPr>
            <w:noProof/>
            <w:webHidden/>
          </w:rPr>
          <w:fldChar w:fldCharType="begin"/>
        </w:r>
        <w:r>
          <w:rPr>
            <w:noProof/>
            <w:webHidden/>
          </w:rPr>
          <w:instrText xml:space="preserve"> PAGEREF _Toc4484461 \h </w:instrText>
        </w:r>
      </w:ins>
      <w:r>
        <w:rPr>
          <w:noProof/>
          <w:webHidden/>
        </w:rPr>
      </w:r>
      <w:r>
        <w:rPr>
          <w:noProof/>
          <w:webHidden/>
        </w:rPr>
        <w:fldChar w:fldCharType="separate"/>
      </w:r>
      <w:ins w:id="192" w:author="Willems, P.H. (Peter)" w:date="2019-03-27T10:55:00Z">
        <w:r w:rsidR="007B3565">
          <w:rPr>
            <w:noProof/>
            <w:webHidden/>
          </w:rPr>
          <w:t>17</w:t>
        </w:r>
      </w:ins>
      <w:ins w:id="193" w:author="Willems, P.H. (Peter)" w:date="2019-03-26T09:20:00Z">
        <w:r>
          <w:rPr>
            <w:noProof/>
            <w:webHidden/>
          </w:rPr>
          <w:fldChar w:fldCharType="end"/>
        </w:r>
        <w:r w:rsidRPr="00D01D80">
          <w:rPr>
            <w:rStyle w:val="Hyperlink"/>
            <w:noProof/>
          </w:rPr>
          <w:fldChar w:fldCharType="end"/>
        </w:r>
      </w:ins>
    </w:p>
    <w:p w14:paraId="73E74AD3" w14:textId="6AAE31F4" w:rsidR="00E42B16" w:rsidRDefault="00E42B16">
      <w:pPr>
        <w:pStyle w:val="Inhopg3"/>
        <w:rPr>
          <w:ins w:id="194" w:author="Willems, P.H. (Peter)" w:date="2019-03-26T09:20:00Z"/>
          <w:rFonts w:asciiTheme="minorHAnsi" w:eastAsiaTheme="minorEastAsia" w:hAnsiTheme="minorHAnsi" w:cstheme="minorBidi"/>
          <w:iCs w:val="0"/>
          <w:noProof/>
          <w:kern w:val="0"/>
          <w:sz w:val="22"/>
          <w:szCs w:val="22"/>
          <w:lang w:val="en-US" w:eastAsia="en-US"/>
        </w:rPr>
      </w:pPr>
      <w:ins w:id="19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"_Toc4484462"</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1.4.1.3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Deel 2: Meerdere instanties van een secundaire transactie</w:t>
        </w:r>
        <w:r>
          <w:rPr>
            <w:noProof/>
            <w:webHidden/>
          </w:rPr>
          <w:tab/>
        </w:r>
        <w:r>
          <w:rPr>
            <w:noProof/>
            <w:webHidden/>
          </w:rPr>
          <w:fldChar w:fldCharType="begin"/>
        </w:r>
        <w:r>
          <w:rPr>
            <w:noProof/>
            <w:webHidden/>
          </w:rPr>
          <w:instrText xml:space="preserve"> PAGEREF _Toc4484462 \h </w:instrText>
        </w:r>
      </w:ins>
      <w:r>
        <w:rPr>
          <w:noProof/>
          <w:webHidden/>
        </w:rPr>
      </w:r>
      <w:r>
        <w:rPr>
          <w:noProof/>
          <w:webHidden/>
        </w:rPr>
        <w:fldChar w:fldCharType="separate"/>
      </w:r>
      <w:ins w:id="196" w:author="Willems, P.H. (Peter)" w:date="2019-03-27T10:55:00Z">
        <w:r w:rsidR="007B3565">
          <w:rPr>
            <w:noProof/>
            <w:webHidden/>
          </w:rPr>
          <w:t>26</w:t>
        </w:r>
      </w:ins>
      <w:ins w:id="197" w:author="Willems, P.H. (Peter)" w:date="2019-03-26T09:20:00Z">
        <w:r>
          <w:rPr>
            <w:noProof/>
            <w:webHidden/>
          </w:rPr>
          <w:fldChar w:fldCharType="end"/>
        </w:r>
        <w:r w:rsidRPr="00D01D80">
          <w:rPr>
            <w:rStyle w:val="Hyperlink"/>
            <w:noProof/>
          </w:rPr>
          <w:fldChar w:fldCharType="end"/>
        </w:r>
      </w:ins>
    </w:p>
    <w:p w14:paraId="0B2E819C" w14:textId="415811F9" w:rsidR="00E42B16" w:rsidRDefault="00E42B16">
      <w:pPr>
        <w:pStyle w:val="Inhopg3"/>
        <w:rPr>
          <w:ins w:id="198" w:author="Willems, P.H. (Peter)" w:date="2019-03-26T09:20:00Z"/>
          <w:rFonts w:asciiTheme="minorHAnsi" w:eastAsiaTheme="minorEastAsia" w:hAnsiTheme="minorHAnsi" w:cstheme="minorBidi"/>
          <w:iCs w:val="0"/>
          <w:noProof/>
          <w:kern w:val="0"/>
          <w:sz w:val="22"/>
          <w:szCs w:val="22"/>
          <w:lang w:val="en-US" w:eastAsia="en-US"/>
        </w:rPr>
      </w:pPr>
      <w:ins w:id="19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"_Toc4484463"</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Hergebruik en blokkeren gegevenselementen</w:t>
        </w:r>
        <w:r>
          <w:rPr>
            <w:noProof/>
            <w:webHidden/>
          </w:rPr>
          <w:tab/>
        </w:r>
        <w:r>
          <w:rPr>
            <w:noProof/>
            <w:webHidden/>
          </w:rPr>
          <w:fldChar w:fldCharType="begin"/>
        </w:r>
        <w:r>
          <w:rPr>
            <w:noProof/>
            <w:webHidden/>
          </w:rPr>
          <w:instrText xml:space="preserve"> PAGEREF _Toc4484463 \h </w:instrText>
        </w:r>
      </w:ins>
      <w:r>
        <w:rPr>
          <w:noProof/>
          <w:webHidden/>
        </w:rPr>
      </w:r>
      <w:r>
        <w:rPr>
          <w:noProof/>
          <w:webHidden/>
        </w:rPr>
        <w:fldChar w:fldCharType="separate"/>
      </w:r>
      <w:ins w:id="200" w:author="Willems, P.H. (Peter)" w:date="2019-03-27T10:55:00Z">
        <w:r w:rsidR="007B3565">
          <w:rPr>
            <w:noProof/>
            <w:webHidden/>
          </w:rPr>
          <w:t>31</w:t>
        </w:r>
      </w:ins>
      <w:ins w:id="201" w:author="Willems, P.H. (Peter)" w:date="2019-03-26T09:20:00Z">
        <w:r>
          <w:rPr>
            <w:noProof/>
            <w:webHidden/>
          </w:rPr>
          <w:fldChar w:fldCharType="end"/>
        </w:r>
        <w:r w:rsidRPr="00D01D80">
          <w:rPr>
            <w:rStyle w:val="Hyperlink"/>
            <w:noProof/>
          </w:rPr>
          <w:fldChar w:fldCharType="end"/>
        </w:r>
      </w:ins>
    </w:p>
    <w:p w14:paraId="122EE204" w14:textId="6E06A9E3" w:rsidR="00E42B16" w:rsidRDefault="00E42B16">
      <w:pPr>
        <w:pStyle w:val="Inhopg3"/>
        <w:rPr>
          <w:ins w:id="202" w:author="Willems, P.H. (Peter)" w:date="2019-03-26T09:20:00Z"/>
          <w:rFonts w:asciiTheme="minorHAnsi" w:eastAsiaTheme="minorEastAsia" w:hAnsiTheme="minorHAnsi" w:cstheme="minorBidi"/>
          <w:iCs w:val="0"/>
          <w:noProof/>
          <w:kern w:val="0"/>
          <w:sz w:val="22"/>
          <w:szCs w:val="22"/>
          <w:lang w:val="en-US" w:eastAsia="en-US"/>
        </w:rPr>
      </w:pPr>
      <w:ins w:id="20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"_Toc4484464"</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1.4.2.2</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Waarden en aanpasbaarheid van SimpleElements en ComplexElements</w:t>
        </w:r>
        <w:r>
          <w:rPr>
            <w:noProof/>
            <w:webHidden/>
          </w:rPr>
          <w:tab/>
        </w:r>
        <w:r>
          <w:rPr>
            <w:noProof/>
            <w:webHidden/>
          </w:rPr>
          <w:fldChar w:fldCharType="begin"/>
        </w:r>
        <w:r>
          <w:rPr>
            <w:noProof/>
            <w:webHidden/>
          </w:rPr>
          <w:instrText xml:space="preserve"> PAGEREF _Toc4484464 \h </w:instrText>
        </w:r>
      </w:ins>
      <w:r>
        <w:rPr>
          <w:noProof/>
          <w:webHidden/>
        </w:rPr>
      </w:r>
      <w:r>
        <w:rPr>
          <w:noProof/>
          <w:webHidden/>
        </w:rPr>
        <w:fldChar w:fldCharType="separate"/>
      </w:r>
      <w:ins w:id="204" w:author="Willems, P.H. (Peter)" w:date="2019-03-27T10:55:00Z">
        <w:r w:rsidR="007B3565">
          <w:rPr>
            <w:noProof/>
            <w:webHidden/>
          </w:rPr>
          <w:t>31</w:t>
        </w:r>
      </w:ins>
      <w:ins w:id="205" w:author="Willems, P.H. (Peter)" w:date="2019-03-26T09:20:00Z">
        <w:r>
          <w:rPr>
            <w:noProof/>
            <w:webHidden/>
          </w:rPr>
          <w:fldChar w:fldCharType="end"/>
        </w:r>
        <w:r w:rsidRPr="00D01D80">
          <w:rPr>
            <w:rStyle w:val="Hyperlink"/>
            <w:noProof/>
          </w:rPr>
          <w:fldChar w:fldCharType="end"/>
        </w:r>
      </w:ins>
    </w:p>
    <w:p w14:paraId="2BA16A9A" w14:textId="568E4803" w:rsidR="00E42B16" w:rsidRDefault="00E42B16">
      <w:pPr>
        <w:pStyle w:val="Inhopg3"/>
        <w:rPr>
          <w:ins w:id="206" w:author="Willems, P.H. (Peter)" w:date="2019-03-26T09:20:00Z"/>
          <w:rFonts w:asciiTheme="minorHAnsi" w:eastAsiaTheme="minorEastAsia" w:hAnsiTheme="minorHAnsi" w:cstheme="minorBidi"/>
          <w:iCs w:val="0"/>
          <w:noProof/>
          <w:kern w:val="0"/>
          <w:sz w:val="22"/>
          <w:szCs w:val="22"/>
          <w:lang w:val="en-US" w:eastAsia="en-US"/>
        </w:rPr>
      </w:pPr>
      <w:ins w:id="20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"_Toc4484465"</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1.4.3</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DateTime format</w:t>
        </w:r>
        <w:r>
          <w:rPr>
            <w:noProof/>
            <w:webHidden/>
          </w:rPr>
          <w:tab/>
        </w:r>
        <w:r>
          <w:rPr>
            <w:noProof/>
            <w:webHidden/>
          </w:rPr>
          <w:fldChar w:fldCharType="begin"/>
        </w:r>
        <w:r>
          <w:rPr>
            <w:noProof/>
            <w:webHidden/>
          </w:rPr>
          <w:instrText xml:space="preserve"> PAGEREF _Toc4484465 \h </w:instrText>
        </w:r>
      </w:ins>
      <w:r>
        <w:rPr>
          <w:noProof/>
          <w:webHidden/>
        </w:rPr>
      </w:r>
      <w:r>
        <w:rPr>
          <w:noProof/>
          <w:webHidden/>
        </w:rPr>
        <w:fldChar w:fldCharType="separate"/>
      </w:r>
      <w:ins w:id="208" w:author="Willems, P.H. (Peter)" w:date="2019-03-27T10:55:00Z">
        <w:r w:rsidR="007B3565">
          <w:rPr>
            <w:noProof/>
            <w:webHidden/>
          </w:rPr>
          <w:t>38</w:t>
        </w:r>
      </w:ins>
      <w:ins w:id="209" w:author="Willems, P.H. (Peter)" w:date="2019-03-26T09:20:00Z">
        <w:r>
          <w:rPr>
            <w:noProof/>
            <w:webHidden/>
          </w:rPr>
          <w:fldChar w:fldCharType="end"/>
        </w:r>
        <w:r w:rsidRPr="00D01D80">
          <w:rPr>
            <w:rStyle w:val="Hyperlink"/>
            <w:noProof/>
          </w:rPr>
          <w:fldChar w:fldCharType="end"/>
        </w:r>
      </w:ins>
    </w:p>
    <w:p w14:paraId="6A8363CB" w14:textId="211D40C8" w:rsidR="00E42B16" w:rsidRDefault="00E42B16">
      <w:pPr>
        <w:pStyle w:val="Inhopg3"/>
        <w:rPr>
          <w:ins w:id="210" w:author="Willems, P.H. (Peter)" w:date="2019-03-26T09:20:00Z"/>
          <w:rFonts w:asciiTheme="minorHAnsi" w:eastAsiaTheme="minorEastAsia" w:hAnsiTheme="minorHAnsi" w:cstheme="minorBidi"/>
          <w:iCs w:val="0"/>
          <w:noProof/>
          <w:kern w:val="0"/>
          <w:sz w:val="22"/>
          <w:szCs w:val="22"/>
          <w:lang w:val="en-US" w:eastAsia="en-US"/>
        </w:rPr>
      </w:pPr>
      <w:ins w:id="21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"_Toc4484466"</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1.4.4</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Successor (zie ook 1.1.9 oneindige loops)</w:t>
        </w:r>
        <w:r>
          <w:rPr>
            <w:noProof/>
            <w:webHidden/>
          </w:rPr>
          <w:tab/>
        </w:r>
        <w:r>
          <w:rPr>
            <w:noProof/>
            <w:webHidden/>
          </w:rPr>
          <w:fldChar w:fldCharType="begin"/>
        </w:r>
        <w:r>
          <w:rPr>
            <w:noProof/>
            <w:webHidden/>
          </w:rPr>
          <w:instrText xml:space="preserve"> PAGEREF _Toc4484466 \h </w:instrText>
        </w:r>
      </w:ins>
      <w:r>
        <w:rPr>
          <w:noProof/>
          <w:webHidden/>
        </w:rPr>
      </w:r>
      <w:r>
        <w:rPr>
          <w:noProof/>
          <w:webHidden/>
        </w:rPr>
        <w:fldChar w:fldCharType="separate"/>
      </w:r>
      <w:ins w:id="212" w:author="Willems, P.H. (Peter)" w:date="2019-03-27T10:55:00Z">
        <w:r w:rsidR="007B3565">
          <w:rPr>
            <w:noProof/>
            <w:webHidden/>
          </w:rPr>
          <w:t>38</w:t>
        </w:r>
      </w:ins>
      <w:ins w:id="213" w:author="Willems, P.H. (Peter)" w:date="2019-03-26T09:20:00Z">
        <w:r>
          <w:rPr>
            <w:noProof/>
            <w:webHidden/>
          </w:rPr>
          <w:fldChar w:fldCharType="end"/>
        </w:r>
        <w:r w:rsidRPr="00D01D80">
          <w:rPr>
            <w:rStyle w:val="Hyperlink"/>
            <w:noProof/>
          </w:rPr>
          <w:fldChar w:fldCharType="end"/>
        </w:r>
      </w:ins>
    </w:p>
    <w:p w14:paraId="4D985862" w14:textId="2A56E33D" w:rsidR="00E42B16" w:rsidRDefault="00E42B16">
      <w:pPr>
        <w:pStyle w:val="Inhopg3"/>
        <w:rPr>
          <w:ins w:id="214" w:author="Willems, P.H. (Peter)" w:date="2019-03-26T09:20:00Z"/>
          <w:rFonts w:asciiTheme="minorHAnsi" w:eastAsiaTheme="minorEastAsia" w:hAnsiTheme="minorHAnsi" w:cstheme="minorBidi"/>
          <w:iCs w:val="0"/>
          <w:noProof/>
          <w:kern w:val="0"/>
          <w:sz w:val="22"/>
          <w:szCs w:val="22"/>
          <w:lang w:val="en-US" w:eastAsia="en-US"/>
        </w:rPr>
      </w:pPr>
      <w:ins w:id="21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"_Toc4484467"</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hAnsi="Corbel"/>
            <w:noProof/>
          </w:rPr>
          <w:t>1.4.5</w:t>
        </w:r>
        <w:r>
          <w:rPr>
            <w:rFonts w:asciiTheme="minorHAnsi" w:eastAsiaTheme="minorEastAsia" w:hAnsiTheme="minorHAnsi" w:cstheme="minorBidi"/>
            <w:iCs w:val="0"/>
            <w:noProof/>
            <w:kern w:val="0"/>
            <w:sz w:val="22"/>
            <w:szCs w:val="22"/>
            <w:lang w:val="en-US" w:eastAsia="en-US"/>
          </w:rPr>
          <w:tab/>
        </w:r>
        <w:r w:rsidRPr="00D01D80">
          <w:rPr>
            <w:rStyle w:val="Hyperlink"/>
            <w:rFonts w:ascii="Corbel" w:hAnsi="Corbel"/>
            <w:noProof/>
          </w:rPr>
          <w:t>Toevoeging MITT aan bericht</w:t>
        </w:r>
        <w:r>
          <w:rPr>
            <w:noProof/>
            <w:webHidden/>
          </w:rPr>
          <w:tab/>
        </w:r>
        <w:r>
          <w:rPr>
            <w:noProof/>
            <w:webHidden/>
          </w:rPr>
          <w:fldChar w:fldCharType="begin"/>
        </w:r>
        <w:r>
          <w:rPr>
            <w:noProof/>
            <w:webHidden/>
          </w:rPr>
          <w:instrText xml:space="preserve"> PAGEREF _Toc4484467 \h </w:instrText>
        </w:r>
      </w:ins>
      <w:r>
        <w:rPr>
          <w:noProof/>
          <w:webHidden/>
        </w:rPr>
      </w:r>
      <w:r>
        <w:rPr>
          <w:noProof/>
          <w:webHidden/>
        </w:rPr>
        <w:fldChar w:fldCharType="separate"/>
      </w:r>
      <w:ins w:id="216" w:author="Willems, P.H. (Peter)" w:date="2019-03-27T10:55:00Z">
        <w:r w:rsidR="007B3565">
          <w:rPr>
            <w:noProof/>
            <w:webHidden/>
          </w:rPr>
          <w:t>38</w:t>
        </w:r>
      </w:ins>
      <w:ins w:id="217" w:author="Willems, P.H. (Peter)" w:date="2019-03-26T09:20:00Z">
        <w:r>
          <w:rPr>
            <w:noProof/>
            <w:webHidden/>
          </w:rPr>
          <w:fldChar w:fldCharType="end"/>
        </w:r>
        <w:r w:rsidRPr="00D01D80">
          <w:rPr>
            <w:rStyle w:val="Hyperlink"/>
            <w:noProof/>
          </w:rPr>
          <w:fldChar w:fldCharType="end"/>
        </w:r>
      </w:ins>
    </w:p>
    <w:p w14:paraId="6883882F" w14:textId="71578EAD" w:rsidR="00E42B16" w:rsidRDefault="00E42B16">
      <w:pPr>
        <w:pStyle w:val="Inhopg1"/>
        <w:tabs>
          <w:tab w:val="left" w:pos="480"/>
          <w:tab w:val="right" w:leader="dot" w:pos="9062"/>
        </w:tabs>
        <w:rPr>
          <w:ins w:id="218" w:author="Willems, P.H. (Peter)" w:date="2019-03-26T09:20:00Z"/>
          <w:rFonts w:asciiTheme="minorHAnsi" w:eastAsiaTheme="minorEastAsia" w:hAnsiTheme="minorHAnsi" w:cstheme="minorBidi"/>
          <w:bCs w:val="0"/>
          <w:noProof/>
          <w:sz w:val="22"/>
          <w:szCs w:val="22"/>
          <w:lang w:val="en-US" w:eastAsia="en-US"/>
        </w:rPr>
      </w:pPr>
      <w:ins w:id="219"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"_Toc4484468"</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noProof/>
            <w:kern w:val="32"/>
          </w:rPr>
          <w:t>2</w:t>
        </w:r>
        <w:r>
          <w:rPr>
            <w:rFonts w:asciiTheme="minorHAnsi" w:eastAsiaTheme="minorEastAsia" w:hAnsiTheme="minorHAnsi" w:cstheme="minorBidi"/>
            <w:bCs w:val="0"/>
            <w:noProof/>
            <w:sz w:val="22"/>
            <w:szCs w:val="22"/>
            <w:lang w:val="en-US" w:eastAsia="en-US"/>
          </w:rPr>
          <w:tab/>
        </w:r>
        <w:r w:rsidRPr="00D01D80">
          <w:rPr>
            <w:rStyle w:val="Hyperlink"/>
            <w:rFonts w:ascii="Corbel" w:eastAsia="Times New Roman" w:hAnsi="Corbel" w:cs="Arial"/>
            <w:noProof/>
            <w:kern w:val="32"/>
          </w:rPr>
          <w:t>Frequently Asked Questions</w:t>
        </w:r>
        <w:r>
          <w:rPr>
            <w:noProof/>
            <w:webHidden/>
          </w:rPr>
          <w:tab/>
        </w:r>
        <w:r>
          <w:rPr>
            <w:noProof/>
            <w:webHidden/>
          </w:rPr>
          <w:fldChar w:fldCharType="begin"/>
        </w:r>
        <w:r>
          <w:rPr>
            <w:noProof/>
            <w:webHidden/>
          </w:rPr>
          <w:instrText xml:space="preserve"> PAGEREF _Toc4484468 \h </w:instrText>
        </w:r>
      </w:ins>
      <w:r>
        <w:rPr>
          <w:noProof/>
          <w:webHidden/>
        </w:rPr>
      </w:r>
      <w:r>
        <w:rPr>
          <w:noProof/>
          <w:webHidden/>
        </w:rPr>
        <w:fldChar w:fldCharType="separate"/>
      </w:r>
      <w:ins w:id="220" w:author="Willems, P.H. (Peter)" w:date="2019-03-27T10:55:00Z">
        <w:r w:rsidR="007B3565">
          <w:rPr>
            <w:noProof/>
            <w:webHidden/>
          </w:rPr>
          <w:t>42</w:t>
        </w:r>
      </w:ins>
      <w:ins w:id="221" w:author="Willems, P.H. (Peter)" w:date="2019-03-26T09:20:00Z">
        <w:r>
          <w:rPr>
            <w:noProof/>
            <w:webHidden/>
          </w:rPr>
          <w:fldChar w:fldCharType="end"/>
        </w:r>
        <w:r w:rsidRPr="00D01D80">
          <w:rPr>
            <w:rStyle w:val="Hyperlink"/>
            <w:noProof/>
          </w:rPr>
          <w:fldChar w:fldCharType="end"/>
        </w:r>
      </w:ins>
    </w:p>
    <w:p w14:paraId="190C5216" w14:textId="51FE2697" w:rsidR="00E42B16" w:rsidRDefault="00E42B16">
      <w:pPr>
        <w:pStyle w:val="Inhopg2"/>
        <w:tabs>
          <w:tab w:val="left" w:pos="720"/>
          <w:tab w:val="right" w:leader="dot" w:pos="9062"/>
        </w:tabs>
        <w:rPr>
          <w:ins w:id="222" w:author="Willems, P.H. (Peter)" w:date="2019-03-26T09:20:00Z"/>
          <w:rFonts w:asciiTheme="minorHAnsi" w:eastAsiaTheme="minorEastAsia" w:hAnsiTheme="minorHAnsi" w:cstheme="minorBidi"/>
          <w:noProof/>
          <w:sz w:val="22"/>
          <w:szCs w:val="22"/>
          <w:lang w:val="en-US" w:eastAsia="en-US"/>
        </w:rPr>
      </w:pPr>
      <w:ins w:id="22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"_Toc4484469"</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1.</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Wat is het eerste MessageType in een TransactionType?</w:t>
        </w:r>
        <w:r>
          <w:rPr>
            <w:noProof/>
            <w:webHidden/>
          </w:rPr>
          <w:tab/>
        </w:r>
        <w:r>
          <w:rPr>
            <w:noProof/>
            <w:webHidden/>
          </w:rPr>
          <w:fldChar w:fldCharType="begin"/>
        </w:r>
        <w:r>
          <w:rPr>
            <w:noProof/>
            <w:webHidden/>
          </w:rPr>
          <w:instrText xml:space="preserve"> PAGEREF _Toc4484469 \h </w:instrText>
        </w:r>
      </w:ins>
      <w:r>
        <w:rPr>
          <w:noProof/>
          <w:webHidden/>
        </w:rPr>
      </w:r>
      <w:r>
        <w:rPr>
          <w:noProof/>
          <w:webHidden/>
        </w:rPr>
        <w:fldChar w:fldCharType="separate"/>
      </w:r>
      <w:ins w:id="224" w:author="Willems, P.H. (Peter)" w:date="2019-03-27T10:55:00Z">
        <w:r w:rsidR="007B3565">
          <w:rPr>
            <w:noProof/>
            <w:webHidden/>
          </w:rPr>
          <w:t>42</w:t>
        </w:r>
      </w:ins>
      <w:ins w:id="225" w:author="Willems, P.H. (Peter)" w:date="2019-03-26T09:20:00Z">
        <w:r>
          <w:rPr>
            <w:noProof/>
            <w:webHidden/>
          </w:rPr>
          <w:fldChar w:fldCharType="end"/>
        </w:r>
        <w:r w:rsidRPr="00D01D80">
          <w:rPr>
            <w:rStyle w:val="Hyperlink"/>
            <w:noProof/>
          </w:rPr>
          <w:fldChar w:fldCharType="end"/>
        </w:r>
      </w:ins>
    </w:p>
    <w:p w14:paraId="08B5D5C3" w14:textId="1A196B4F" w:rsidR="00E42B16" w:rsidRDefault="00E42B16">
      <w:pPr>
        <w:pStyle w:val="Inhopg2"/>
        <w:tabs>
          <w:tab w:val="left" w:pos="720"/>
          <w:tab w:val="right" w:leader="dot" w:pos="9062"/>
        </w:tabs>
        <w:rPr>
          <w:ins w:id="226" w:author="Willems, P.H. (Peter)" w:date="2019-03-26T09:20:00Z"/>
          <w:rFonts w:asciiTheme="minorHAnsi" w:eastAsiaTheme="minorEastAsia" w:hAnsiTheme="minorHAnsi" w:cstheme="minorBidi"/>
          <w:noProof/>
          <w:sz w:val="22"/>
          <w:szCs w:val="22"/>
          <w:lang w:val="en-US" w:eastAsia="en-US"/>
        </w:rPr>
      </w:pPr>
      <w:ins w:id="22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"_Toc4484470"</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2.</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Wat is het laatste MessageType in een TransactionType?</w:t>
        </w:r>
        <w:r>
          <w:rPr>
            <w:noProof/>
            <w:webHidden/>
          </w:rPr>
          <w:tab/>
        </w:r>
        <w:r>
          <w:rPr>
            <w:noProof/>
            <w:webHidden/>
          </w:rPr>
          <w:fldChar w:fldCharType="begin"/>
        </w:r>
        <w:r>
          <w:rPr>
            <w:noProof/>
            <w:webHidden/>
          </w:rPr>
          <w:instrText xml:space="preserve"> PAGEREF _Toc4484470 \h </w:instrText>
        </w:r>
      </w:ins>
      <w:r>
        <w:rPr>
          <w:noProof/>
          <w:webHidden/>
        </w:rPr>
      </w:r>
      <w:r>
        <w:rPr>
          <w:noProof/>
          <w:webHidden/>
        </w:rPr>
        <w:fldChar w:fldCharType="separate"/>
      </w:r>
      <w:ins w:id="228" w:author="Willems, P.H. (Peter)" w:date="2019-03-27T10:55:00Z">
        <w:r w:rsidR="007B3565">
          <w:rPr>
            <w:noProof/>
            <w:webHidden/>
          </w:rPr>
          <w:t>42</w:t>
        </w:r>
      </w:ins>
      <w:ins w:id="229" w:author="Willems, P.H. (Peter)" w:date="2019-03-26T09:20:00Z">
        <w:r>
          <w:rPr>
            <w:noProof/>
            <w:webHidden/>
          </w:rPr>
          <w:fldChar w:fldCharType="end"/>
        </w:r>
        <w:r w:rsidRPr="00D01D80">
          <w:rPr>
            <w:rStyle w:val="Hyperlink"/>
            <w:noProof/>
          </w:rPr>
          <w:fldChar w:fldCharType="end"/>
        </w:r>
      </w:ins>
    </w:p>
    <w:p w14:paraId="42D63D0E" w14:textId="31843175" w:rsidR="00E42B16" w:rsidRDefault="00E42B16">
      <w:pPr>
        <w:pStyle w:val="Inhopg2"/>
        <w:tabs>
          <w:tab w:val="left" w:pos="720"/>
          <w:tab w:val="right" w:leader="dot" w:pos="9062"/>
        </w:tabs>
        <w:rPr>
          <w:ins w:id="230" w:author="Willems, P.H. (Peter)" w:date="2019-03-26T09:20:00Z"/>
          <w:rFonts w:asciiTheme="minorHAnsi" w:eastAsiaTheme="minorEastAsia" w:hAnsiTheme="minorHAnsi" w:cstheme="minorBidi"/>
          <w:noProof/>
          <w:sz w:val="22"/>
          <w:szCs w:val="22"/>
          <w:lang w:val="en-US" w:eastAsia="en-US"/>
        </w:rPr>
      </w:pPr>
      <w:ins w:id="231"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"_Toc4484471"</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3.</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Indien een bericht verstuurd is in een transacties, is het dan toegestaan om nog een bericht te versturen?</w:t>
        </w:r>
        <w:r>
          <w:rPr>
            <w:noProof/>
            <w:webHidden/>
          </w:rPr>
          <w:tab/>
        </w:r>
        <w:r>
          <w:rPr>
            <w:noProof/>
            <w:webHidden/>
          </w:rPr>
          <w:fldChar w:fldCharType="begin"/>
        </w:r>
        <w:r>
          <w:rPr>
            <w:noProof/>
            <w:webHidden/>
          </w:rPr>
          <w:instrText xml:space="preserve"> PAGEREF _Toc4484471 \h </w:instrText>
        </w:r>
      </w:ins>
      <w:r>
        <w:rPr>
          <w:noProof/>
          <w:webHidden/>
        </w:rPr>
      </w:r>
      <w:r>
        <w:rPr>
          <w:noProof/>
          <w:webHidden/>
        </w:rPr>
        <w:fldChar w:fldCharType="separate"/>
      </w:r>
      <w:ins w:id="232" w:author="Willems, P.H. (Peter)" w:date="2019-03-27T10:55:00Z">
        <w:r w:rsidR="007B3565">
          <w:rPr>
            <w:noProof/>
            <w:webHidden/>
          </w:rPr>
          <w:t>42</w:t>
        </w:r>
      </w:ins>
      <w:ins w:id="233" w:author="Willems, P.H. (Peter)" w:date="2019-03-26T09:20:00Z">
        <w:r>
          <w:rPr>
            <w:noProof/>
            <w:webHidden/>
          </w:rPr>
          <w:fldChar w:fldCharType="end"/>
        </w:r>
        <w:r w:rsidRPr="00D01D80">
          <w:rPr>
            <w:rStyle w:val="Hyperlink"/>
            <w:noProof/>
          </w:rPr>
          <w:fldChar w:fldCharType="end"/>
        </w:r>
      </w:ins>
    </w:p>
    <w:p w14:paraId="2FF12A2A" w14:textId="7C79993D" w:rsidR="00E42B16" w:rsidRDefault="00E42B16">
      <w:pPr>
        <w:pStyle w:val="Inhopg2"/>
        <w:tabs>
          <w:tab w:val="left" w:pos="720"/>
          <w:tab w:val="right" w:leader="dot" w:pos="9062"/>
        </w:tabs>
        <w:rPr>
          <w:ins w:id="234" w:author="Willems, P.H. (Peter)" w:date="2019-03-26T09:20:00Z"/>
          <w:rFonts w:asciiTheme="minorHAnsi" w:eastAsiaTheme="minorEastAsia" w:hAnsiTheme="minorHAnsi" w:cstheme="minorBidi"/>
          <w:noProof/>
          <w:sz w:val="22"/>
          <w:szCs w:val="22"/>
          <w:lang w:val="en-US" w:eastAsia="en-US"/>
        </w:rPr>
      </w:pPr>
      <w:ins w:id="235"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"_Toc4484472"</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4.</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Hoe wordt met het DATETIME datatype omgegaan op het moment dat geen tijdzone is gespecificeerd?</w:t>
        </w:r>
        <w:r>
          <w:rPr>
            <w:noProof/>
            <w:webHidden/>
          </w:rPr>
          <w:tab/>
        </w:r>
        <w:r>
          <w:rPr>
            <w:noProof/>
            <w:webHidden/>
          </w:rPr>
          <w:fldChar w:fldCharType="begin"/>
        </w:r>
        <w:r>
          <w:rPr>
            <w:noProof/>
            <w:webHidden/>
          </w:rPr>
          <w:instrText xml:space="preserve"> PAGEREF _Toc4484472 \h </w:instrText>
        </w:r>
      </w:ins>
      <w:r>
        <w:rPr>
          <w:noProof/>
          <w:webHidden/>
        </w:rPr>
      </w:r>
      <w:r>
        <w:rPr>
          <w:noProof/>
          <w:webHidden/>
        </w:rPr>
        <w:fldChar w:fldCharType="separate"/>
      </w:r>
      <w:ins w:id="236" w:author="Willems, P.H. (Peter)" w:date="2019-03-27T10:55:00Z">
        <w:r w:rsidR="007B3565">
          <w:rPr>
            <w:noProof/>
            <w:webHidden/>
          </w:rPr>
          <w:t>42</w:t>
        </w:r>
      </w:ins>
      <w:ins w:id="237" w:author="Willems, P.H. (Peter)" w:date="2019-03-26T09:20:00Z">
        <w:r>
          <w:rPr>
            <w:noProof/>
            <w:webHidden/>
          </w:rPr>
          <w:fldChar w:fldCharType="end"/>
        </w:r>
        <w:r w:rsidRPr="00D01D80">
          <w:rPr>
            <w:rStyle w:val="Hyperlink"/>
            <w:noProof/>
          </w:rPr>
          <w:fldChar w:fldCharType="end"/>
        </w:r>
      </w:ins>
    </w:p>
    <w:p w14:paraId="51EB4C32" w14:textId="60683F16" w:rsidR="00E42B16" w:rsidRDefault="00E42B16">
      <w:pPr>
        <w:pStyle w:val="Inhopg2"/>
        <w:tabs>
          <w:tab w:val="left" w:pos="720"/>
          <w:tab w:val="right" w:leader="dot" w:pos="9062"/>
        </w:tabs>
        <w:rPr>
          <w:ins w:id="238" w:author="Willems, P.H. (Peter)" w:date="2019-03-26T09:20:00Z"/>
          <w:rFonts w:asciiTheme="minorHAnsi" w:eastAsiaTheme="minorEastAsia" w:hAnsiTheme="minorHAnsi" w:cstheme="minorBidi"/>
          <w:noProof/>
          <w:sz w:val="22"/>
          <w:szCs w:val="22"/>
          <w:lang w:val="en-US" w:eastAsia="en-US"/>
        </w:rPr>
      </w:pPr>
      <w:ins w:id="239" w:author="Willems, P.H. (Peter)" w:date="2019-03-26T09:20:00Z">
        <w:r w:rsidRPr="00D01D80">
          <w:rPr>
            <w:rStyle w:val="Hyperlink"/>
            <w:noProof/>
          </w:rPr>
          <w:lastRenderedPageBreak/>
          <w:fldChar w:fldCharType="begin"/>
        </w:r>
        <w:r w:rsidRPr="00D01D80">
          <w:rPr>
            <w:rStyle w:val="Hyperlink"/>
            <w:noProof/>
          </w:rPr>
          <w:instrText xml:space="preserve"> </w:instrText>
        </w:r>
        <w:r>
          <w:rPr>
            <w:noProof/>
          </w:rPr>
          <w:instrText>HYPERLINK \l "_Toc4484473"</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5.</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Als ik een raamwerk heb gepromoot en een berichtenschema gegenereerd, heb ik dan de garantie dat dit raamwerk in de praktijk werkt?</w:t>
        </w:r>
        <w:r>
          <w:rPr>
            <w:noProof/>
            <w:webHidden/>
          </w:rPr>
          <w:tab/>
        </w:r>
        <w:r>
          <w:rPr>
            <w:noProof/>
            <w:webHidden/>
          </w:rPr>
          <w:fldChar w:fldCharType="begin"/>
        </w:r>
        <w:r>
          <w:rPr>
            <w:noProof/>
            <w:webHidden/>
          </w:rPr>
          <w:instrText xml:space="preserve"> PAGEREF _Toc4484473 \h </w:instrText>
        </w:r>
      </w:ins>
      <w:r>
        <w:rPr>
          <w:noProof/>
          <w:webHidden/>
        </w:rPr>
      </w:r>
      <w:r>
        <w:rPr>
          <w:noProof/>
          <w:webHidden/>
        </w:rPr>
        <w:fldChar w:fldCharType="separate"/>
      </w:r>
      <w:ins w:id="240" w:author="Willems, P.H. (Peter)" w:date="2019-03-27T10:55:00Z">
        <w:r w:rsidR="007B3565">
          <w:rPr>
            <w:noProof/>
            <w:webHidden/>
          </w:rPr>
          <w:t>43</w:t>
        </w:r>
      </w:ins>
      <w:ins w:id="241" w:author="Willems, P.H. (Peter)" w:date="2019-03-26T09:20:00Z">
        <w:r>
          <w:rPr>
            <w:noProof/>
            <w:webHidden/>
          </w:rPr>
          <w:fldChar w:fldCharType="end"/>
        </w:r>
        <w:r w:rsidRPr="00D01D80">
          <w:rPr>
            <w:rStyle w:val="Hyperlink"/>
            <w:noProof/>
          </w:rPr>
          <w:fldChar w:fldCharType="end"/>
        </w:r>
      </w:ins>
    </w:p>
    <w:p w14:paraId="4AD70A2E" w14:textId="7EBF46BA" w:rsidR="00E42B16" w:rsidRDefault="00E42B16">
      <w:pPr>
        <w:pStyle w:val="Inhopg2"/>
        <w:tabs>
          <w:tab w:val="left" w:pos="720"/>
          <w:tab w:val="right" w:leader="dot" w:pos="9062"/>
        </w:tabs>
        <w:rPr>
          <w:ins w:id="242" w:author="Willems, P.H. (Peter)" w:date="2019-03-26T09:20:00Z"/>
          <w:rFonts w:asciiTheme="minorHAnsi" w:eastAsiaTheme="minorEastAsia" w:hAnsiTheme="minorHAnsi" w:cstheme="minorBidi"/>
          <w:noProof/>
          <w:sz w:val="22"/>
          <w:szCs w:val="22"/>
          <w:lang w:val="en-US" w:eastAsia="en-US"/>
        </w:rPr>
      </w:pPr>
      <w:ins w:id="243"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"_Toc4484474"</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6.</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Als ik transacties aan elkaar relateer is de traceerbaarheid van communicatie altijd gegarandeerd?</w:t>
        </w:r>
        <w:r>
          <w:rPr>
            <w:noProof/>
            <w:webHidden/>
          </w:rPr>
          <w:tab/>
        </w:r>
        <w:r>
          <w:rPr>
            <w:noProof/>
            <w:webHidden/>
          </w:rPr>
          <w:fldChar w:fldCharType="begin"/>
        </w:r>
        <w:r>
          <w:rPr>
            <w:noProof/>
            <w:webHidden/>
          </w:rPr>
          <w:instrText xml:space="preserve"> PAGEREF _Toc4484474 \h </w:instrText>
        </w:r>
      </w:ins>
      <w:r>
        <w:rPr>
          <w:noProof/>
          <w:webHidden/>
        </w:rPr>
      </w:r>
      <w:r>
        <w:rPr>
          <w:noProof/>
          <w:webHidden/>
        </w:rPr>
        <w:fldChar w:fldCharType="separate"/>
      </w:r>
      <w:ins w:id="244" w:author="Willems, P.H. (Peter)" w:date="2019-03-27T10:55:00Z">
        <w:r w:rsidR="007B3565">
          <w:rPr>
            <w:noProof/>
            <w:webHidden/>
          </w:rPr>
          <w:t>43</w:t>
        </w:r>
      </w:ins>
      <w:ins w:id="245" w:author="Willems, P.H. (Peter)" w:date="2019-03-26T09:20:00Z">
        <w:r>
          <w:rPr>
            <w:noProof/>
            <w:webHidden/>
          </w:rPr>
          <w:fldChar w:fldCharType="end"/>
        </w:r>
        <w:r w:rsidRPr="00D01D80">
          <w:rPr>
            <w:rStyle w:val="Hyperlink"/>
            <w:noProof/>
          </w:rPr>
          <w:fldChar w:fldCharType="end"/>
        </w:r>
      </w:ins>
    </w:p>
    <w:p w14:paraId="36AE75C1" w14:textId="012FBD21" w:rsidR="00E42B16" w:rsidRDefault="00E42B16">
      <w:pPr>
        <w:pStyle w:val="Inhopg2"/>
        <w:tabs>
          <w:tab w:val="left" w:pos="720"/>
          <w:tab w:val="right" w:leader="dot" w:pos="9062"/>
        </w:tabs>
        <w:rPr>
          <w:ins w:id="246" w:author="Willems, P.H. (Peter)" w:date="2019-03-26T09:20:00Z"/>
          <w:rFonts w:asciiTheme="minorHAnsi" w:eastAsiaTheme="minorEastAsia" w:hAnsiTheme="minorHAnsi" w:cstheme="minorBidi"/>
          <w:noProof/>
          <w:sz w:val="22"/>
          <w:szCs w:val="22"/>
          <w:lang w:val="en-US" w:eastAsia="en-US"/>
        </w:rPr>
      </w:pPr>
      <w:ins w:id="247" w:author="Willems, P.H. (Peter)" w:date="2019-03-26T09:20:00Z">
        <w:r w:rsidRPr="00D01D80">
          <w:rPr>
            <w:rStyle w:val="Hyperlink"/>
            <w:noProof/>
          </w:rPr>
          <w:fldChar w:fldCharType="begin"/>
        </w:r>
        <w:r w:rsidRPr="00D01D80">
          <w:rPr>
            <w:rStyle w:val="Hyperlink"/>
            <w:noProof/>
          </w:rPr>
          <w:instrText xml:space="preserve"> </w:instrText>
        </w:r>
        <w:r>
          <w:rPr>
            <w:noProof/>
          </w:rPr>
          <w:instrText>HYPERLINK \l "_Toc4484475"</w:instrText>
        </w:r>
        <w:r w:rsidRPr="00D01D80">
          <w:rPr>
            <w:rStyle w:val="Hyperlink"/>
            <w:noProof/>
          </w:rPr>
          <w:instrText xml:space="preserve"> </w:instrText>
        </w:r>
        <w:r w:rsidRPr="00D01D80">
          <w:rPr>
            <w:rStyle w:val="Hyperlink"/>
            <w:noProof/>
          </w:rPr>
          <w:fldChar w:fldCharType="separate"/>
        </w:r>
        <w:r w:rsidRPr="00D01D80">
          <w:rPr>
            <w:rStyle w:val="Hyperlink"/>
            <w:rFonts w:ascii="Corbel" w:eastAsia="Times New Roman" w:hAnsi="Corbel" w:cs="Arial"/>
            <w:i/>
            <w:iCs/>
            <w:noProof/>
          </w:rPr>
          <w:t>7.</w:t>
        </w:r>
        <w:r>
          <w:rPr>
            <w:rFonts w:asciiTheme="minorHAnsi" w:eastAsiaTheme="minorEastAsia" w:hAnsiTheme="minorHAnsi" w:cstheme="minorBidi"/>
            <w:noProof/>
            <w:sz w:val="22"/>
            <w:szCs w:val="22"/>
            <w:lang w:val="en-US" w:eastAsia="en-US"/>
          </w:rPr>
          <w:tab/>
        </w:r>
        <w:r w:rsidRPr="00D01D80">
          <w:rPr>
            <w:rStyle w:val="Hyperlink"/>
            <w:rFonts w:ascii="Corbel" w:eastAsia="Times New Roman" w:hAnsi="Corbel" w:cs="Arial"/>
            <w:i/>
            <w:iCs/>
            <w:noProof/>
          </w:rPr>
          <w:t>Hoe geeft ik in een raamwerk aan of een bericht een startbericht is, of niet?</w:t>
        </w:r>
        <w:r>
          <w:rPr>
            <w:noProof/>
            <w:webHidden/>
          </w:rPr>
          <w:tab/>
        </w:r>
        <w:r>
          <w:rPr>
            <w:noProof/>
            <w:webHidden/>
          </w:rPr>
          <w:fldChar w:fldCharType="begin"/>
        </w:r>
        <w:r>
          <w:rPr>
            <w:noProof/>
            <w:webHidden/>
          </w:rPr>
          <w:instrText xml:space="preserve"> PAGEREF _Toc4484475 \h </w:instrText>
        </w:r>
      </w:ins>
      <w:r>
        <w:rPr>
          <w:noProof/>
          <w:webHidden/>
        </w:rPr>
      </w:r>
      <w:r>
        <w:rPr>
          <w:noProof/>
          <w:webHidden/>
        </w:rPr>
        <w:fldChar w:fldCharType="separate"/>
      </w:r>
      <w:ins w:id="248" w:author="Willems, P.H. (Peter)" w:date="2019-03-27T10:55:00Z">
        <w:r w:rsidR="007B3565">
          <w:rPr>
            <w:noProof/>
            <w:webHidden/>
          </w:rPr>
          <w:t>44</w:t>
        </w:r>
      </w:ins>
      <w:ins w:id="249" w:author="Willems, P.H. (Peter)" w:date="2019-03-26T09:20:00Z">
        <w:r>
          <w:rPr>
            <w:noProof/>
            <w:webHidden/>
          </w:rPr>
          <w:fldChar w:fldCharType="end"/>
        </w:r>
        <w:r w:rsidRPr="00D01D80">
          <w:rPr>
            <w:rStyle w:val="Hyperlink"/>
            <w:noProof/>
          </w:rPr>
          <w:fldChar w:fldCharType="end"/>
        </w:r>
      </w:ins>
    </w:p>
    <w:p w14:paraId="767CDCED" w14:textId="61BD8448" w:rsidR="00E67A00" w:rsidRPr="00E67FAE" w:rsidDel="00E42B16" w:rsidRDefault="00E67A00">
      <w:pPr>
        <w:pStyle w:val="Inhopg1"/>
        <w:tabs>
          <w:tab w:val="left" w:pos="480"/>
          <w:tab w:val="right" w:leader="dot" w:pos="9062"/>
        </w:tabs>
        <w:rPr>
          <w:del w:id="250" w:author="Willems, P.H. (Peter)" w:date="2019-03-26T09:20:00Z"/>
          <w:rFonts w:ascii="Corbel" w:eastAsiaTheme="minorEastAsia" w:hAnsi="Corbel" w:cstheme="minorBidi"/>
          <w:bCs w:val="0"/>
          <w:noProof/>
          <w:sz w:val="22"/>
          <w:szCs w:val="22"/>
        </w:rPr>
      </w:pPr>
      <w:del w:id="251" w:author="Willems, P.H. (Peter)" w:date="2019-03-26T09:20:00Z">
        <w:r w:rsidRPr="00E42B16" w:rsidDel="00E42B16">
          <w:rPr>
            <w:rStyle w:val="Hyperlink"/>
            <w:rFonts w:ascii="Corbel" w:eastAsia="Times New Roman" w:hAnsi="Corbel" w:cs="Arial"/>
            <w:bCs w:val="0"/>
            <w:noProof/>
            <w:kern w:val="32"/>
            <w:sz w:val="22"/>
            <w:szCs w:val="22"/>
          </w:rPr>
          <w:delText>1</w:delText>
        </w:r>
        <w:r w:rsidRPr="00E67FAE" w:rsidDel="00E42B16">
          <w:rPr>
            <w:rFonts w:ascii="Corbel" w:eastAsiaTheme="minorEastAsia" w:hAnsi="Corbel" w:cstheme="minorBidi"/>
            <w:bCs w:val="0"/>
            <w:noProof/>
            <w:sz w:val="22"/>
            <w:szCs w:val="22"/>
          </w:rPr>
          <w:tab/>
        </w:r>
        <w:r w:rsidRPr="00E42B16" w:rsidDel="00E42B16">
          <w:rPr>
            <w:rStyle w:val="Hyperlink"/>
            <w:rFonts w:ascii="Corbel" w:eastAsia="Times New Roman" w:hAnsi="Corbel" w:cs="Arial"/>
            <w:bCs w:val="0"/>
            <w:noProof/>
            <w:kern w:val="32"/>
            <w:sz w:val="22"/>
            <w:szCs w:val="22"/>
          </w:rPr>
          <w:delText>Logboek van wijzigingen in de VISI-systematiek</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w:delText>
        </w:r>
      </w:del>
    </w:p>
    <w:p w14:paraId="767CDCEE" w14:textId="0F0B5A41" w:rsidR="00E67A00" w:rsidRPr="00E67FAE" w:rsidDel="00E42B16" w:rsidRDefault="00E67A00">
      <w:pPr>
        <w:pStyle w:val="Inhopg2"/>
        <w:tabs>
          <w:tab w:val="left" w:pos="960"/>
          <w:tab w:val="right" w:leader="dot" w:pos="9062"/>
        </w:tabs>
        <w:rPr>
          <w:del w:id="252" w:author="Willems, P.H. (Peter)" w:date="2019-03-26T09:20:00Z"/>
          <w:rFonts w:ascii="Corbel" w:eastAsiaTheme="minorEastAsia" w:hAnsi="Corbel" w:cstheme="minorBidi"/>
          <w:noProof/>
          <w:sz w:val="22"/>
          <w:szCs w:val="22"/>
        </w:rPr>
      </w:pPr>
      <w:del w:id="253" w:author="Willems, P.H. (Peter)" w:date="2019-03-26T09:20:00Z">
        <w:r w:rsidRPr="00E42B16" w:rsidDel="00E42B16">
          <w:rPr>
            <w:rStyle w:val="Hyperlink"/>
            <w:rFonts w:ascii="Corbel" w:eastAsia="Times New Roman" w:hAnsi="Corbel" w:cs="Arial"/>
            <w:i/>
            <w:iCs/>
            <w:noProof/>
            <w:sz w:val="22"/>
            <w:szCs w:val="22"/>
          </w:rPr>
          <w:delText>1.1</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Wijzigingen in versie 1.4 t.o.v. 1.3</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w:delText>
        </w:r>
      </w:del>
    </w:p>
    <w:p w14:paraId="767CDCEF" w14:textId="3AE092CE" w:rsidR="00E67A00" w:rsidRPr="00E67FAE" w:rsidDel="00E42B16" w:rsidRDefault="00E67A00">
      <w:pPr>
        <w:pStyle w:val="Inhopg3"/>
        <w:rPr>
          <w:del w:id="254" w:author="Willems, P.H. (Peter)" w:date="2019-03-26T09:20:00Z"/>
          <w:rFonts w:ascii="Corbel" w:eastAsiaTheme="minorEastAsia" w:hAnsi="Corbel" w:cstheme="minorBidi"/>
          <w:iCs w:val="0"/>
          <w:noProof/>
          <w:kern w:val="0"/>
          <w:sz w:val="22"/>
          <w:szCs w:val="22"/>
        </w:rPr>
      </w:pPr>
      <w:del w:id="255" w:author="Willems, P.H. (Peter)" w:date="2019-03-26T09:20:00Z">
        <w:r w:rsidRPr="00E42B16" w:rsidDel="00E42B16">
          <w:rPr>
            <w:rStyle w:val="Hyperlink"/>
            <w:rFonts w:ascii="Corbel" w:hAnsi="Corbel"/>
            <w:iCs w:val="0"/>
            <w:noProof/>
            <w:sz w:val="22"/>
            <w:szCs w:val="22"/>
          </w:rPr>
          <w:delText>1.1.1</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Beveiliging van VISI-communicatie.</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w:delText>
        </w:r>
      </w:del>
    </w:p>
    <w:p w14:paraId="767CDCF0" w14:textId="52B38A37" w:rsidR="00E67A00" w:rsidRPr="00E67FAE" w:rsidDel="00E42B16" w:rsidRDefault="00E67A00">
      <w:pPr>
        <w:pStyle w:val="Inhopg3"/>
        <w:rPr>
          <w:del w:id="256" w:author="Willems, P.H. (Peter)" w:date="2019-03-26T09:20:00Z"/>
          <w:rFonts w:ascii="Corbel" w:eastAsiaTheme="minorEastAsia" w:hAnsi="Corbel" w:cstheme="minorBidi"/>
          <w:iCs w:val="0"/>
          <w:noProof/>
          <w:kern w:val="0"/>
          <w:sz w:val="22"/>
          <w:szCs w:val="22"/>
        </w:rPr>
      </w:pPr>
      <w:del w:id="257" w:author="Willems, P.H. (Peter)" w:date="2019-03-26T09:20:00Z">
        <w:r w:rsidRPr="00E42B16" w:rsidDel="00E42B16">
          <w:rPr>
            <w:rStyle w:val="Hyperlink"/>
            <w:rFonts w:ascii="Corbel" w:hAnsi="Corbel"/>
            <w:iCs w:val="0"/>
            <w:noProof/>
            <w:sz w:val="22"/>
            <w:szCs w:val="22"/>
          </w:rPr>
          <w:delText>1.1.2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Koppelen van externe en interne processen.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w:delText>
        </w:r>
      </w:del>
    </w:p>
    <w:p w14:paraId="767CDCF1" w14:textId="75061EF3" w:rsidR="00E67A00" w:rsidRPr="00E67FAE" w:rsidDel="00E42B16" w:rsidRDefault="00E67A00">
      <w:pPr>
        <w:pStyle w:val="Inhopg3"/>
        <w:rPr>
          <w:del w:id="258" w:author="Willems, P.H. (Peter)" w:date="2019-03-26T09:20:00Z"/>
          <w:rFonts w:ascii="Corbel" w:eastAsiaTheme="minorEastAsia" w:hAnsi="Corbel" w:cstheme="minorBidi"/>
          <w:iCs w:val="0"/>
          <w:noProof/>
          <w:kern w:val="0"/>
          <w:sz w:val="22"/>
          <w:szCs w:val="22"/>
        </w:rPr>
      </w:pPr>
      <w:del w:id="259" w:author="Willems, P.H. (Peter)" w:date="2019-03-26T09:20:00Z">
        <w:r w:rsidRPr="00E42B16" w:rsidDel="00E42B16">
          <w:rPr>
            <w:rStyle w:val="Hyperlink"/>
            <w:rFonts w:ascii="Corbel" w:hAnsi="Corbel"/>
            <w:iCs w:val="0"/>
            <w:noProof/>
            <w:sz w:val="22"/>
            <w:szCs w:val="22"/>
          </w:rPr>
          <w:delText>1.1.3</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Gebruik van ‘DateTime’ velden.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5</w:delText>
        </w:r>
      </w:del>
    </w:p>
    <w:p w14:paraId="767CDCF2" w14:textId="48FF702E" w:rsidR="00E67A00" w:rsidRPr="00E67FAE" w:rsidDel="00E42B16" w:rsidRDefault="00E67A00">
      <w:pPr>
        <w:pStyle w:val="Inhopg3"/>
        <w:rPr>
          <w:del w:id="260" w:author="Willems, P.H. (Peter)" w:date="2019-03-26T09:20:00Z"/>
          <w:rFonts w:ascii="Corbel" w:eastAsiaTheme="minorEastAsia" w:hAnsi="Corbel" w:cstheme="minorBidi"/>
          <w:iCs w:val="0"/>
          <w:noProof/>
          <w:kern w:val="0"/>
          <w:sz w:val="22"/>
          <w:szCs w:val="22"/>
        </w:rPr>
      </w:pPr>
      <w:del w:id="261" w:author="Willems, P.H. (Peter)" w:date="2019-03-26T09:20:00Z">
        <w:r w:rsidRPr="00E42B16" w:rsidDel="00E42B16">
          <w:rPr>
            <w:rStyle w:val="Hyperlink"/>
            <w:rFonts w:ascii="Corbel" w:hAnsi="Corbel"/>
            <w:iCs w:val="0"/>
            <w:noProof/>
            <w:sz w:val="22"/>
            <w:szCs w:val="22"/>
          </w:rPr>
          <w:delText>1.1.4</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Overdragen van rollen vanuit de standaard.</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5</w:delText>
        </w:r>
      </w:del>
    </w:p>
    <w:p w14:paraId="767CDCF3" w14:textId="41DE95E3" w:rsidR="00E67A00" w:rsidRPr="00E67FAE" w:rsidDel="00E42B16" w:rsidRDefault="00E67A00">
      <w:pPr>
        <w:pStyle w:val="Inhopg3"/>
        <w:rPr>
          <w:del w:id="262" w:author="Willems, P.H. (Peter)" w:date="2019-03-26T09:20:00Z"/>
          <w:rFonts w:ascii="Corbel" w:eastAsiaTheme="minorEastAsia" w:hAnsi="Corbel" w:cstheme="minorBidi"/>
          <w:iCs w:val="0"/>
          <w:noProof/>
          <w:kern w:val="0"/>
          <w:sz w:val="22"/>
          <w:szCs w:val="22"/>
        </w:rPr>
      </w:pPr>
      <w:del w:id="263" w:author="Willems, P.H. (Peter)" w:date="2019-03-26T09:20:00Z">
        <w:r w:rsidRPr="00E42B16" w:rsidDel="00E42B16">
          <w:rPr>
            <w:rStyle w:val="Hyperlink"/>
            <w:rFonts w:ascii="Corbel" w:hAnsi="Corbel"/>
            <w:iCs w:val="0"/>
            <w:noProof/>
            <w:sz w:val="22"/>
            <w:szCs w:val="22"/>
          </w:rPr>
          <w:delText>1.1.5</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Volgordelijkheid van berichten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5</w:delText>
        </w:r>
      </w:del>
    </w:p>
    <w:p w14:paraId="767CDCF4" w14:textId="1B87BC49" w:rsidR="00E67A00" w:rsidRPr="00E67FAE" w:rsidDel="00E42B16" w:rsidRDefault="00E67A00">
      <w:pPr>
        <w:pStyle w:val="Inhopg3"/>
        <w:rPr>
          <w:del w:id="264" w:author="Willems, P.H. (Peter)" w:date="2019-03-26T09:20:00Z"/>
          <w:rFonts w:ascii="Corbel" w:eastAsiaTheme="minorEastAsia" w:hAnsi="Corbel" w:cstheme="minorBidi"/>
          <w:iCs w:val="0"/>
          <w:noProof/>
          <w:kern w:val="0"/>
          <w:sz w:val="22"/>
          <w:szCs w:val="22"/>
        </w:rPr>
      </w:pPr>
      <w:del w:id="265" w:author="Willems, P.H. (Peter)" w:date="2019-03-26T09:20:00Z">
        <w:r w:rsidRPr="00E42B16" w:rsidDel="00E42B16">
          <w:rPr>
            <w:rStyle w:val="Hyperlink"/>
            <w:rFonts w:ascii="Corbel" w:hAnsi="Corbel"/>
            <w:iCs w:val="0"/>
            <w:noProof/>
            <w:sz w:val="22"/>
            <w:szCs w:val="22"/>
          </w:rPr>
          <w:delText>1.1.6</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Automatisch starten van een project.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5" w14:textId="77164C12" w:rsidR="00E67A00" w:rsidRPr="00E67FAE" w:rsidDel="00E42B16" w:rsidRDefault="00E67A00">
      <w:pPr>
        <w:pStyle w:val="Inhopg3"/>
        <w:rPr>
          <w:del w:id="266" w:author="Willems, P.H. (Peter)" w:date="2019-03-26T09:20:00Z"/>
          <w:rFonts w:ascii="Corbel" w:eastAsiaTheme="minorEastAsia" w:hAnsi="Corbel" w:cstheme="minorBidi"/>
          <w:iCs w:val="0"/>
          <w:noProof/>
          <w:kern w:val="0"/>
          <w:sz w:val="22"/>
          <w:szCs w:val="22"/>
        </w:rPr>
      </w:pPr>
      <w:del w:id="267" w:author="Willems, P.H. (Peter)" w:date="2019-03-26T09:20:00Z">
        <w:r w:rsidRPr="00E42B16" w:rsidDel="00E42B16">
          <w:rPr>
            <w:rStyle w:val="Hyperlink"/>
            <w:rFonts w:ascii="Corbel" w:hAnsi="Corbel"/>
            <w:iCs w:val="0"/>
            <w:noProof/>
            <w:sz w:val="22"/>
            <w:szCs w:val="22"/>
          </w:rPr>
          <w:delText>1.1.7</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(Impact op) backwards compatibiliteit.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6" w14:textId="6D863C80" w:rsidR="00E67A00" w:rsidRPr="00E67FAE" w:rsidDel="00E42B16" w:rsidRDefault="00E67A00">
      <w:pPr>
        <w:pStyle w:val="Inhopg2"/>
        <w:tabs>
          <w:tab w:val="left" w:pos="960"/>
          <w:tab w:val="right" w:leader="dot" w:pos="9062"/>
        </w:tabs>
        <w:rPr>
          <w:del w:id="268" w:author="Willems, P.H. (Peter)" w:date="2019-03-26T09:20:00Z"/>
          <w:rFonts w:ascii="Corbel" w:eastAsiaTheme="minorEastAsia" w:hAnsi="Corbel" w:cstheme="minorBidi"/>
          <w:noProof/>
          <w:sz w:val="22"/>
          <w:szCs w:val="22"/>
        </w:rPr>
      </w:pPr>
      <w:del w:id="269" w:author="Willems, P.H. (Peter)" w:date="2019-03-26T09:20:00Z">
        <w:r w:rsidRPr="00E42B16" w:rsidDel="00E42B16">
          <w:rPr>
            <w:rStyle w:val="Hyperlink"/>
            <w:rFonts w:ascii="Corbel" w:eastAsia="Times New Roman" w:hAnsi="Corbel" w:cs="Arial"/>
            <w:i/>
            <w:iCs/>
            <w:noProof/>
            <w:sz w:val="22"/>
            <w:szCs w:val="22"/>
          </w:rPr>
          <w:delText>1.2</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Wijzigingen in versie 1.3 t.o.v. 1.2</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7" w14:textId="2898D093" w:rsidR="00E67A00" w:rsidRPr="00E67FAE" w:rsidDel="00E42B16" w:rsidRDefault="00E67A00">
      <w:pPr>
        <w:pStyle w:val="Inhopg3"/>
        <w:rPr>
          <w:del w:id="270" w:author="Willems, P.H. (Peter)" w:date="2019-03-26T09:20:00Z"/>
          <w:rFonts w:ascii="Corbel" w:eastAsiaTheme="minorEastAsia" w:hAnsi="Corbel" w:cstheme="minorBidi"/>
          <w:iCs w:val="0"/>
          <w:noProof/>
          <w:kern w:val="0"/>
          <w:sz w:val="22"/>
          <w:szCs w:val="22"/>
        </w:rPr>
      </w:pPr>
      <w:del w:id="271" w:author="Willems, P.H. (Peter)" w:date="2019-03-26T09:20:00Z">
        <w:r w:rsidRPr="00E42B16" w:rsidDel="00E42B16">
          <w:rPr>
            <w:rStyle w:val="Hyperlink"/>
            <w:rFonts w:ascii="Corbel" w:hAnsi="Corbel"/>
            <w:iCs w:val="0"/>
            <w:noProof/>
            <w:sz w:val="22"/>
            <w:szCs w:val="22"/>
          </w:rPr>
          <w:delText>1.2.1</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Vergroten bijlage capaciteit VISI-berichten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8" w14:textId="14553D89" w:rsidR="00E67A00" w:rsidRPr="00E67FAE" w:rsidDel="00E42B16" w:rsidRDefault="00E67A00">
      <w:pPr>
        <w:pStyle w:val="Inhopg3"/>
        <w:rPr>
          <w:del w:id="272" w:author="Willems, P.H. (Peter)" w:date="2019-03-26T09:20:00Z"/>
          <w:rFonts w:ascii="Corbel" w:eastAsiaTheme="minorEastAsia" w:hAnsi="Corbel" w:cstheme="minorBidi"/>
          <w:iCs w:val="0"/>
          <w:noProof/>
          <w:kern w:val="0"/>
          <w:sz w:val="22"/>
          <w:szCs w:val="22"/>
        </w:rPr>
      </w:pPr>
      <w:del w:id="273" w:author="Willems, P.H. (Peter)" w:date="2019-03-26T09:20:00Z">
        <w:r w:rsidRPr="00E42B16" w:rsidDel="00E42B16">
          <w:rPr>
            <w:rStyle w:val="Hyperlink"/>
            <w:rFonts w:ascii="Corbel" w:hAnsi="Corbel"/>
            <w:iCs w:val="0"/>
            <w:noProof/>
            <w:sz w:val="22"/>
            <w:szCs w:val="22"/>
          </w:rPr>
          <w:delText>1.2.2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Verplicht stellen onderwerpveld</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9" w14:textId="1C7F13B0" w:rsidR="00E67A00" w:rsidRPr="00E67FAE" w:rsidDel="00E42B16" w:rsidRDefault="00E67A00">
      <w:pPr>
        <w:pStyle w:val="Inhopg3"/>
        <w:rPr>
          <w:del w:id="274" w:author="Willems, P.H. (Peter)" w:date="2019-03-26T09:20:00Z"/>
          <w:rFonts w:ascii="Corbel" w:eastAsiaTheme="minorEastAsia" w:hAnsi="Corbel" w:cstheme="minorBidi"/>
          <w:iCs w:val="0"/>
          <w:noProof/>
          <w:kern w:val="0"/>
          <w:sz w:val="22"/>
          <w:szCs w:val="22"/>
        </w:rPr>
      </w:pPr>
      <w:del w:id="275" w:author="Willems, P.H. (Peter)" w:date="2019-03-26T09:20:00Z">
        <w:r w:rsidRPr="00E42B16" w:rsidDel="00E42B16">
          <w:rPr>
            <w:rStyle w:val="Hyperlink"/>
            <w:rFonts w:ascii="Corbel" w:hAnsi="Corbel"/>
            <w:iCs w:val="0"/>
            <w:noProof/>
            <w:sz w:val="22"/>
            <w:szCs w:val="22"/>
          </w:rPr>
          <w:delText>1.2.3</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Uniek volgnummer voor iedere transactie</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7</w:delText>
        </w:r>
      </w:del>
    </w:p>
    <w:p w14:paraId="767CDCFA" w14:textId="76324E97" w:rsidR="00E67A00" w:rsidRPr="00E67FAE" w:rsidDel="00E42B16" w:rsidRDefault="00E67A00">
      <w:pPr>
        <w:pStyle w:val="Inhopg3"/>
        <w:rPr>
          <w:del w:id="276" w:author="Willems, P.H. (Peter)" w:date="2019-03-26T09:20:00Z"/>
          <w:rFonts w:ascii="Corbel" w:eastAsiaTheme="minorEastAsia" w:hAnsi="Corbel" w:cstheme="minorBidi"/>
          <w:iCs w:val="0"/>
          <w:noProof/>
          <w:kern w:val="0"/>
          <w:sz w:val="22"/>
          <w:szCs w:val="22"/>
        </w:rPr>
      </w:pPr>
      <w:del w:id="277" w:author="Willems, P.H. (Peter)" w:date="2019-03-26T09:20:00Z">
        <w:r w:rsidRPr="00E42B16" w:rsidDel="00E42B16">
          <w:rPr>
            <w:rStyle w:val="Hyperlink"/>
            <w:rFonts w:ascii="Corbel" w:hAnsi="Corbel"/>
            <w:iCs w:val="0"/>
            <w:noProof/>
            <w:sz w:val="22"/>
            <w:szCs w:val="22"/>
          </w:rPr>
          <w:delText>1.2.4</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Machtiging om namens een andere gebruiker berichten te versturen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9</w:delText>
        </w:r>
      </w:del>
    </w:p>
    <w:p w14:paraId="767CDCFB" w14:textId="3E710F58" w:rsidR="00E67A00" w:rsidRPr="00E67FAE" w:rsidDel="00E42B16" w:rsidRDefault="00E67A00">
      <w:pPr>
        <w:pStyle w:val="Inhopg3"/>
        <w:rPr>
          <w:del w:id="278" w:author="Willems, P.H. (Peter)" w:date="2019-03-26T09:20:00Z"/>
          <w:rFonts w:ascii="Corbel" w:eastAsiaTheme="minorEastAsia" w:hAnsi="Corbel" w:cstheme="minorBidi"/>
          <w:iCs w:val="0"/>
          <w:noProof/>
          <w:kern w:val="0"/>
          <w:sz w:val="22"/>
          <w:szCs w:val="22"/>
        </w:rPr>
      </w:pPr>
      <w:del w:id="279" w:author="Willems, P.H. (Peter)" w:date="2019-03-26T09:20:00Z">
        <w:r w:rsidRPr="00E42B16" w:rsidDel="00E42B16">
          <w:rPr>
            <w:rStyle w:val="Hyperlink"/>
            <w:rFonts w:ascii="Corbel" w:hAnsi="Corbel"/>
            <w:iCs w:val="0"/>
            <w:noProof/>
            <w:sz w:val="22"/>
            <w:szCs w:val="22"/>
          </w:rPr>
          <w:delText>1.2.5</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Traceerbaarheid van communicatie waarborgen na aanpassen raamwerk</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10</w:delText>
        </w:r>
      </w:del>
    </w:p>
    <w:p w14:paraId="767CDCFC" w14:textId="0859876A" w:rsidR="00E67A00" w:rsidRPr="00E67FAE" w:rsidDel="00E42B16" w:rsidRDefault="00E67A00">
      <w:pPr>
        <w:pStyle w:val="Inhopg3"/>
        <w:rPr>
          <w:del w:id="280" w:author="Willems, P.H. (Peter)" w:date="2019-03-26T09:20:00Z"/>
          <w:rFonts w:ascii="Corbel" w:eastAsiaTheme="minorEastAsia" w:hAnsi="Corbel" w:cstheme="minorBidi"/>
          <w:iCs w:val="0"/>
          <w:noProof/>
          <w:kern w:val="0"/>
          <w:sz w:val="22"/>
          <w:szCs w:val="22"/>
        </w:rPr>
      </w:pPr>
      <w:del w:id="281" w:author="Willems, P.H. (Peter)" w:date="2019-03-26T09:20:00Z">
        <w:r w:rsidRPr="00E42B16" w:rsidDel="00E42B16">
          <w:rPr>
            <w:rStyle w:val="Hyperlink"/>
            <w:rFonts w:ascii="Corbel" w:hAnsi="Corbel"/>
            <w:iCs w:val="0"/>
            <w:noProof/>
            <w:sz w:val="22"/>
            <w:szCs w:val="22"/>
          </w:rPr>
          <w:delText>1.2.6</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Appendixtypes koppelen aan transacties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13</w:delText>
        </w:r>
      </w:del>
    </w:p>
    <w:p w14:paraId="767CDCFD" w14:textId="7CCAB374" w:rsidR="00E67A00" w:rsidRPr="00E67FAE" w:rsidDel="00E42B16" w:rsidRDefault="00E67A00">
      <w:pPr>
        <w:pStyle w:val="Inhopg3"/>
        <w:rPr>
          <w:del w:id="282" w:author="Willems, P.H. (Peter)" w:date="2019-03-26T09:20:00Z"/>
          <w:rFonts w:ascii="Corbel" w:eastAsiaTheme="minorEastAsia" w:hAnsi="Corbel" w:cstheme="minorBidi"/>
          <w:iCs w:val="0"/>
          <w:noProof/>
          <w:kern w:val="0"/>
          <w:sz w:val="22"/>
          <w:szCs w:val="22"/>
        </w:rPr>
      </w:pPr>
      <w:del w:id="283" w:author="Willems, P.H. (Peter)" w:date="2019-03-26T09:20:00Z">
        <w:r w:rsidRPr="00E42B16" w:rsidDel="00E42B16">
          <w:rPr>
            <w:rStyle w:val="Hyperlink"/>
            <w:rFonts w:ascii="Corbel" w:hAnsi="Corbel"/>
            <w:iCs w:val="0"/>
            <w:noProof/>
            <w:sz w:val="22"/>
            <w:szCs w:val="22"/>
          </w:rPr>
          <w:delText>1.2.7</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Standaard en richtlijn voor het archiveren van VISI-projecten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13</w:delText>
        </w:r>
      </w:del>
    </w:p>
    <w:p w14:paraId="767CDCFE" w14:textId="09416578" w:rsidR="00E67A00" w:rsidRPr="00E67FAE" w:rsidDel="00E42B16" w:rsidRDefault="00E67A00">
      <w:pPr>
        <w:pStyle w:val="Inhopg3"/>
        <w:rPr>
          <w:del w:id="284" w:author="Willems, P.H. (Peter)" w:date="2019-03-26T09:20:00Z"/>
          <w:rFonts w:ascii="Corbel" w:eastAsiaTheme="minorEastAsia" w:hAnsi="Corbel" w:cstheme="minorBidi"/>
          <w:iCs w:val="0"/>
          <w:noProof/>
          <w:kern w:val="0"/>
          <w:sz w:val="22"/>
          <w:szCs w:val="22"/>
        </w:rPr>
      </w:pPr>
      <w:del w:id="285" w:author="Willems, P.H. (Peter)" w:date="2019-03-26T09:20:00Z">
        <w:r w:rsidRPr="00E42B16" w:rsidDel="00E42B16">
          <w:rPr>
            <w:rStyle w:val="Hyperlink"/>
            <w:rFonts w:ascii="Corbel" w:hAnsi="Corbel"/>
            <w:iCs w:val="0"/>
            <w:noProof/>
            <w:sz w:val="22"/>
            <w:szCs w:val="22"/>
          </w:rPr>
          <w:delText>1.2.8</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Metaraamwerk</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13</w:delText>
        </w:r>
      </w:del>
    </w:p>
    <w:p w14:paraId="767CDCFF" w14:textId="79757546" w:rsidR="00E67A00" w:rsidRPr="00E67FAE" w:rsidDel="00E42B16" w:rsidRDefault="00E67A00">
      <w:pPr>
        <w:pStyle w:val="Inhopg3"/>
        <w:rPr>
          <w:del w:id="286" w:author="Willems, P.H. (Peter)" w:date="2019-03-26T09:20:00Z"/>
          <w:rFonts w:ascii="Corbel" w:eastAsiaTheme="minorEastAsia" w:hAnsi="Corbel" w:cstheme="minorBidi"/>
          <w:iCs w:val="0"/>
          <w:noProof/>
          <w:kern w:val="0"/>
          <w:sz w:val="22"/>
          <w:szCs w:val="22"/>
        </w:rPr>
      </w:pPr>
      <w:del w:id="287" w:author="Willems, P.H. (Peter)" w:date="2019-03-26T09:20:00Z">
        <w:r w:rsidRPr="00E42B16" w:rsidDel="00E42B16">
          <w:rPr>
            <w:rStyle w:val="Hyperlink"/>
            <w:rFonts w:ascii="Corbel" w:hAnsi="Corbel"/>
            <w:iCs w:val="0"/>
            <w:noProof/>
            <w:sz w:val="22"/>
            <w:szCs w:val="22"/>
          </w:rPr>
          <w:delText>1.2.9</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Oneindige loops/successor</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14</w:delText>
        </w:r>
      </w:del>
    </w:p>
    <w:p w14:paraId="767CDD00" w14:textId="2C612959" w:rsidR="00E67A00" w:rsidRPr="00E67FAE" w:rsidDel="00E42B16" w:rsidRDefault="00E67A00">
      <w:pPr>
        <w:pStyle w:val="Inhopg3"/>
        <w:rPr>
          <w:del w:id="288" w:author="Willems, P.H. (Peter)" w:date="2019-03-26T09:20:00Z"/>
          <w:rFonts w:ascii="Corbel" w:eastAsiaTheme="minorEastAsia" w:hAnsi="Corbel" w:cstheme="minorBidi"/>
          <w:iCs w:val="0"/>
          <w:noProof/>
          <w:kern w:val="0"/>
          <w:sz w:val="22"/>
          <w:szCs w:val="22"/>
        </w:rPr>
      </w:pPr>
      <w:del w:id="289" w:author="Willems, P.H. (Peter)" w:date="2019-03-26T09:20:00Z">
        <w:r w:rsidRPr="00E42B16" w:rsidDel="00E42B16">
          <w:rPr>
            <w:rStyle w:val="Hyperlink"/>
            <w:rFonts w:ascii="Corbel" w:hAnsi="Corbel"/>
            <w:iCs w:val="0"/>
            <w:noProof/>
            <w:sz w:val="22"/>
            <w:szCs w:val="22"/>
          </w:rPr>
          <w:delText>1.2.10</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Aanvullende functionele eisen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14</w:delText>
        </w:r>
      </w:del>
    </w:p>
    <w:p w14:paraId="767CDD01" w14:textId="1EFB87DF" w:rsidR="00E67A00" w:rsidRPr="00E67FAE" w:rsidDel="00E42B16" w:rsidRDefault="00E67A00">
      <w:pPr>
        <w:pStyle w:val="Inhopg3"/>
        <w:rPr>
          <w:del w:id="290" w:author="Willems, P.H. (Peter)" w:date="2019-03-26T09:20:00Z"/>
          <w:rFonts w:ascii="Corbel" w:eastAsiaTheme="minorEastAsia" w:hAnsi="Corbel" w:cstheme="minorBidi"/>
          <w:iCs w:val="0"/>
          <w:noProof/>
          <w:kern w:val="0"/>
          <w:sz w:val="22"/>
          <w:szCs w:val="22"/>
        </w:rPr>
      </w:pPr>
      <w:del w:id="291" w:author="Willems, P.H. (Peter)" w:date="2019-03-26T09:20:00Z">
        <w:r w:rsidRPr="00E42B16" w:rsidDel="00E42B16">
          <w:rPr>
            <w:rStyle w:val="Hyperlink"/>
            <w:rFonts w:ascii="Corbel" w:hAnsi="Corbel"/>
            <w:iCs w:val="0"/>
            <w:noProof/>
            <w:sz w:val="22"/>
            <w:szCs w:val="22"/>
          </w:rPr>
          <w:delText>1.2.11</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Richtlijn Element Conditions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14</w:delText>
        </w:r>
      </w:del>
    </w:p>
    <w:p w14:paraId="767CDD02" w14:textId="192E73DB" w:rsidR="00E67A00" w:rsidRPr="00E67FAE" w:rsidDel="00E42B16" w:rsidRDefault="00E67A00">
      <w:pPr>
        <w:pStyle w:val="Inhopg3"/>
        <w:rPr>
          <w:del w:id="292" w:author="Willems, P.H. (Peter)" w:date="2019-03-26T09:20:00Z"/>
          <w:rFonts w:ascii="Corbel" w:eastAsiaTheme="minorEastAsia" w:hAnsi="Corbel" w:cstheme="minorBidi"/>
          <w:iCs w:val="0"/>
          <w:noProof/>
          <w:kern w:val="0"/>
          <w:sz w:val="22"/>
          <w:szCs w:val="22"/>
        </w:rPr>
      </w:pPr>
      <w:del w:id="293" w:author="Willems, P.H. (Peter)" w:date="2019-03-26T09:20:00Z">
        <w:r w:rsidRPr="00E42B16" w:rsidDel="00E42B16">
          <w:rPr>
            <w:rStyle w:val="Hyperlink"/>
            <w:rFonts w:ascii="Corbel" w:hAnsi="Corbel"/>
            <w:iCs w:val="0"/>
            <w:noProof/>
            <w:sz w:val="22"/>
            <w:szCs w:val="22"/>
          </w:rPr>
          <w:delText>1.2.12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Dubbele messagetypes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14</w:delText>
        </w:r>
      </w:del>
    </w:p>
    <w:p w14:paraId="767CDD03" w14:textId="7C1774AE" w:rsidR="00E67A00" w:rsidRPr="00E67FAE" w:rsidDel="00E42B16" w:rsidRDefault="00E67A00">
      <w:pPr>
        <w:pStyle w:val="Inhopg3"/>
        <w:rPr>
          <w:del w:id="294" w:author="Willems, P.H. (Peter)" w:date="2019-03-26T09:20:00Z"/>
          <w:rFonts w:ascii="Corbel" w:eastAsiaTheme="minorEastAsia" w:hAnsi="Corbel" w:cstheme="minorBidi"/>
          <w:iCs w:val="0"/>
          <w:noProof/>
          <w:kern w:val="0"/>
          <w:sz w:val="22"/>
          <w:szCs w:val="22"/>
        </w:rPr>
      </w:pPr>
      <w:del w:id="295" w:author="Willems, P.H. (Peter)" w:date="2019-03-26T09:20:00Z">
        <w:r w:rsidRPr="00E42B16" w:rsidDel="00E42B16">
          <w:rPr>
            <w:rStyle w:val="Hyperlink"/>
            <w:rFonts w:ascii="Corbel" w:hAnsi="Corbel"/>
            <w:iCs w:val="0"/>
            <w:noProof/>
            <w:sz w:val="22"/>
            <w:szCs w:val="22"/>
            <w:lang w:val="en-US"/>
          </w:rPr>
          <w:delText>1.2.13</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lang w:val="en-US"/>
          </w:rPr>
          <w:delText>Boolean waarden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14</w:delText>
        </w:r>
      </w:del>
    </w:p>
    <w:p w14:paraId="767CDD04" w14:textId="2DF7FA50" w:rsidR="00E67A00" w:rsidRPr="00E67FAE" w:rsidDel="00E42B16" w:rsidRDefault="00E67A00">
      <w:pPr>
        <w:pStyle w:val="Inhopg3"/>
        <w:rPr>
          <w:del w:id="296" w:author="Willems, P.H. (Peter)" w:date="2019-03-26T09:20:00Z"/>
          <w:rFonts w:ascii="Corbel" w:eastAsiaTheme="minorEastAsia" w:hAnsi="Corbel" w:cstheme="minorBidi"/>
          <w:iCs w:val="0"/>
          <w:noProof/>
          <w:kern w:val="0"/>
          <w:sz w:val="22"/>
          <w:szCs w:val="22"/>
        </w:rPr>
      </w:pPr>
      <w:del w:id="297" w:author="Willems, P.H. (Peter)" w:date="2019-03-26T09:20:00Z">
        <w:r w:rsidRPr="00E42B16" w:rsidDel="00E42B16">
          <w:rPr>
            <w:rStyle w:val="Hyperlink"/>
            <w:rFonts w:ascii="Corbel" w:hAnsi="Corbel"/>
            <w:iCs w:val="0"/>
            <w:noProof/>
            <w:sz w:val="22"/>
            <w:szCs w:val="22"/>
          </w:rPr>
          <w:delText>1.2.14</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Optionele velden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15</w:delText>
        </w:r>
      </w:del>
    </w:p>
    <w:p w14:paraId="767CDD05" w14:textId="6A97CC94" w:rsidR="00E67A00" w:rsidRPr="00E67FAE" w:rsidDel="00E42B16" w:rsidRDefault="00E67A00">
      <w:pPr>
        <w:pStyle w:val="Inhopg2"/>
        <w:tabs>
          <w:tab w:val="left" w:pos="960"/>
          <w:tab w:val="right" w:leader="dot" w:pos="9062"/>
        </w:tabs>
        <w:rPr>
          <w:del w:id="298" w:author="Willems, P.H. (Peter)" w:date="2019-03-26T09:20:00Z"/>
          <w:rFonts w:ascii="Corbel" w:eastAsiaTheme="minorEastAsia" w:hAnsi="Corbel" w:cstheme="minorBidi"/>
          <w:noProof/>
          <w:sz w:val="22"/>
          <w:szCs w:val="22"/>
        </w:rPr>
      </w:pPr>
      <w:del w:id="299" w:author="Willems, P.H. (Peter)" w:date="2019-03-26T09:20:00Z">
        <w:r w:rsidRPr="00E42B16" w:rsidDel="00E42B16">
          <w:rPr>
            <w:rStyle w:val="Hyperlink"/>
            <w:rFonts w:ascii="Corbel" w:eastAsia="Times New Roman" w:hAnsi="Corbel" w:cs="Arial"/>
            <w:i/>
            <w:iCs/>
            <w:noProof/>
            <w:sz w:val="22"/>
            <w:szCs w:val="22"/>
          </w:rPr>
          <w:delText>1.3</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Wijzigingen in versie 1.2 t.o.v. eerdere versies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15</w:delText>
        </w:r>
      </w:del>
    </w:p>
    <w:p w14:paraId="767CDD06" w14:textId="1073A515" w:rsidR="00E67A00" w:rsidRPr="00E67FAE" w:rsidDel="00E42B16" w:rsidRDefault="00E67A00">
      <w:pPr>
        <w:pStyle w:val="Inhopg3"/>
        <w:rPr>
          <w:del w:id="300" w:author="Willems, P.H. (Peter)" w:date="2019-03-26T09:20:00Z"/>
          <w:rFonts w:ascii="Corbel" w:eastAsiaTheme="minorEastAsia" w:hAnsi="Corbel" w:cstheme="minorBidi"/>
          <w:iCs w:val="0"/>
          <w:noProof/>
          <w:kern w:val="0"/>
          <w:sz w:val="22"/>
          <w:szCs w:val="22"/>
        </w:rPr>
      </w:pPr>
      <w:del w:id="301" w:author="Willems, P.H. (Peter)" w:date="2019-03-26T09:20:00Z">
        <w:r w:rsidRPr="00E42B16" w:rsidDel="00E42B16">
          <w:rPr>
            <w:rStyle w:val="Hyperlink"/>
            <w:rFonts w:ascii="Corbel" w:hAnsi="Corbel"/>
            <w:iCs w:val="0"/>
            <w:noProof/>
            <w:sz w:val="22"/>
            <w:szCs w:val="22"/>
          </w:rPr>
          <w:delText>1.3.1</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Richtlijn voor transactiekoppeling; communicatie over meerdere transacties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15</w:delText>
        </w:r>
      </w:del>
    </w:p>
    <w:p w14:paraId="767CDD07" w14:textId="46151B6C" w:rsidR="00E67A00" w:rsidRPr="00E67FAE" w:rsidDel="00E42B16" w:rsidRDefault="00E67A00">
      <w:pPr>
        <w:pStyle w:val="Inhopg3"/>
        <w:rPr>
          <w:del w:id="302" w:author="Willems, P.H. (Peter)" w:date="2019-03-26T09:20:00Z"/>
          <w:rFonts w:ascii="Corbel" w:eastAsiaTheme="minorEastAsia" w:hAnsi="Corbel" w:cstheme="minorBidi"/>
          <w:iCs w:val="0"/>
          <w:noProof/>
          <w:kern w:val="0"/>
          <w:sz w:val="22"/>
          <w:szCs w:val="22"/>
        </w:rPr>
      </w:pPr>
      <w:del w:id="303" w:author="Willems, P.H. (Peter)" w:date="2019-03-26T09:20:00Z">
        <w:r w:rsidRPr="00E42B16" w:rsidDel="00E42B16">
          <w:rPr>
            <w:rStyle w:val="Hyperlink"/>
            <w:rFonts w:ascii="Corbel" w:hAnsi="Corbel"/>
            <w:iCs w:val="0"/>
            <w:noProof/>
            <w:sz w:val="22"/>
            <w:szCs w:val="22"/>
          </w:rPr>
          <w:delText>1.3.1.1</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Inleiding</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15</w:delText>
        </w:r>
      </w:del>
    </w:p>
    <w:p w14:paraId="767CDD08" w14:textId="28DE17EF" w:rsidR="00E67A00" w:rsidRPr="00E67FAE" w:rsidDel="00E42B16" w:rsidRDefault="00E67A00">
      <w:pPr>
        <w:pStyle w:val="Inhopg3"/>
        <w:rPr>
          <w:del w:id="304" w:author="Willems, P.H. (Peter)" w:date="2019-03-26T09:20:00Z"/>
          <w:rFonts w:ascii="Corbel" w:eastAsiaTheme="minorEastAsia" w:hAnsi="Corbel" w:cstheme="minorBidi"/>
          <w:iCs w:val="0"/>
          <w:noProof/>
          <w:kern w:val="0"/>
          <w:sz w:val="22"/>
          <w:szCs w:val="22"/>
        </w:rPr>
      </w:pPr>
      <w:del w:id="305" w:author="Willems, P.H. (Peter)" w:date="2019-03-26T09:20:00Z">
        <w:r w:rsidRPr="00E42B16" w:rsidDel="00E42B16">
          <w:rPr>
            <w:rStyle w:val="Hyperlink"/>
            <w:rFonts w:ascii="Corbel" w:hAnsi="Corbel"/>
            <w:iCs w:val="0"/>
            <w:noProof/>
            <w:sz w:val="22"/>
            <w:szCs w:val="22"/>
          </w:rPr>
          <w:delText>1.3.1.2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Deel 1: Communiceren met meerdere rollen over één onderwerp</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15</w:delText>
        </w:r>
      </w:del>
    </w:p>
    <w:p w14:paraId="767CDD09" w14:textId="467B363C" w:rsidR="00E67A00" w:rsidRPr="00E67FAE" w:rsidDel="00E42B16" w:rsidRDefault="00E67A00">
      <w:pPr>
        <w:pStyle w:val="Inhopg3"/>
        <w:rPr>
          <w:del w:id="306" w:author="Willems, P.H. (Peter)" w:date="2019-03-26T09:20:00Z"/>
          <w:rFonts w:ascii="Corbel" w:eastAsiaTheme="minorEastAsia" w:hAnsi="Corbel" w:cstheme="minorBidi"/>
          <w:iCs w:val="0"/>
          <w:noProof/>
          <w:kern w:val="0"/>
          <w:sz w:val="22"/>
          <w:szCs w:val="22"/>
        </w:rPr>
      </w:pPr>
      <w:del w:id="307" w:author="Willems, P.H. (Peter)" w:date="2019-03-26T09:20:00Z">
        <w:r w:rsidRPr="00E42B16" w:rsidDel="00E42B16">
          <w:rPr>
            <w:rStyle w:val="Hyperlink"/>
            <w:rFonts w:ascii="Corbel" w:hAnsi="Corbel"/>
            <w:iCs w:val="0"/>
            <w:noProof/>
            <w:sz w:val="22"/>
            <w:szCs w:val="22"/>
          </w:rPr>
          <w:delText>1.3.1.3</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Deel 2: Meerdere instanties van een secundaire transactie</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24</w:delText>
        </w:r>
      </w:del>
    </w:p>
    <w:p w14:paraId="767CDD0A" w14:textId="3295D93D" w:rsidR="00E67A00" w:rsidRPr="00E67FAE" w:rsidDel="00E42B16" w:rsidRDefault="00E67A00">
      <w:pPr>
        <w:pStyle w:val="Inhopg3"/>
        <w:rPr>
          <w:del w:id="308" w:author="Willems, P.H. (Peter)" w:date="2019-03-26T09:20:00Z"/>
          <w:rFonts w:ascii="Corbel" w:eastAsiaTheme="minorEastAsia" w:hAnsi="Corbel" w:cstheme="minorBidi"/>
          <w:iCs w:val="0"/>
          <w:noProof/>
          <w:kern w:val="0"/>
          <w:sz w:val="22"/>
          <w:szCs w:val="22"/>
        </w:rPr>
      </w:pPr>
      <w:del w:id="309" w:author="Willems, P.H. (Peter)" w:date="2019-03-26T09:20:00Z">
        <w:r w:rsidRPr="00E42B16" w:rsidDel="00E42B16">
          <w:rPr>
            <w:rStyle w:val="Hyperlink"/>
            <w:rFonts w:ascii="Corbel" w:hAnsi="Corbel"/>
            <w:iCs w:val="0"/>
            <w:noProof/>
            <w:sz w:val="22"/>
            <w:szCs w:val="22"/>
          </w:rPr>
          <w:delText>1.3.2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Hergebruik en blokkeren gegevenselementen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29</w:delText>
        </w:r>
      </w:del>
    </w:p>
    <w:p w14:paraId="767CDD0B" w14:textId="07D9B3AF" w:rsidR="00E67A00" w:rsidRPr="00E67FAE" w:rsidDel="00E42B16" w:rsidRDefault="00E67A00">
      <w:pPr>
        <w:pStyle w:val="Inhopg3"/>
        <w:rPr>
          <w:del w:id="310" w:author="Willems, P.H. (Peter)" w:date="2019-03-26T09:20:00Z"/>
          <w:rFonts w:ascii="Corbel" w:eastAsiaTheme="minorEastAsia" w:hAnsi="Corbel" w:cstheme="minorBidi"/>
          <w:iCs w:val="0"/>
          <w:noProof/>
          <w:kern w:val="0"/>
          <w:sz w:val="22"/>
          <w:szCs w:val="22"/>
        </w:rPr>
      </w:pPr>
      <w:del w:id="311" w:author="Willems, P.H. (Peter)" w:date="2019-03-26T09:20:00Z">
        <w:r w:rsidRPr="00E42B16" w:rsidDel="00E42B16">
          <w:rPr>
            <w:rStyle w:val="Hyperlink"/>
            <w:rFonts w:ascii="Corbel" w:hAnsi="Corbel"/>
            <w:iCs w:val="0"/>
            <w:noProof/>
            <w:sz w:val="22"/>
            <w:szCs w:val="22"/>
          </w:rPr>
          <w:delText>1.3.2.2</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Waarden en aanpasbaarheid van SimpleElements en ComplexElements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29</w:delText>
        </w:r>
      </w:del>
    </w:p>
    <w:p w14:paraId="767CDD0C" w14:textId="7554067F" w:rsidR="00E67A00" w:rsidRPr="00E67FAE" w:rsidDel="00E42B16" w:rsidRDefault="00E67A00">
      <w:pPr>
        <w:pStyle w:val="Inhopg3"/>
        <w:rPr>
          <w:del w:id="312" w:author="Willems, P.H. (Peter)" w:date="2019-03-26T09:20:00Z"/>
          <w:rFonts w:ascii="Corbel" w:eastAsiaTheme="minorEastAsia" w:hAnsi="Corbel" w:cstheme="minorBidi"/>
          <w:iCs w:val="0"/>
          <w:noProof/>
          <w:kern w:val="0"/>
          <w:sz w:val="22"/>
          <w:szCs w:val="22"/>
        </w:rPr>
      </w:pPr>
      <w:del w:id="313" w:author="Willems, P.H. (Peter)" w:date="2019-03-26T09:20:00Z">
        <w:r w:rsidRPr="00E42B16" w:rsidDel="00E42B16">
          <w:rPr>
            <w:rStyle w:val="Hyperlink"/>
            <w:rFonts w:ascii="Corbel" w:hAnsi="Corbel"/>
            <w:iCs w:val="0"/>
            <w:noProof/>
            <w:sz w:val="22"/>
            <w:szCs w:val="22"/>
          </w:rPr>
          <w:delText>1.3.3</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DateTime format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36</w:delText>
        </w:r>
      </w:del>
    </w:p>
    <w:p w14:paraId="767CDD0D" w14:textId="030B4B0B" w:rsidR="00E67A00" w:rsidRPr="00E67FAE" w:rsidDel="00E42B16" w:rsidRDefault="00E67A00">
      <w:pPr>
        <w:pStyle w:val="Inhopg3"/>
        <w:rPr>
          <w:del w:id="314" w:author="Willems, P.H. (Peter)" w:date="2019-03-26T09:20:00Z"/>
          <w:rFonts w:ascii="Corbel" w:eastAsiaTheme="minorEastAsia" w:hAnsi="Corbel" w:cstheme="minorBidi"/>
          <w:iCs w:val="0"/>
          <w:noProof/>
          <w:kern w:val="0"/>
          <w:sz w:val="22"/>
          <w:szCs w:val="22"/>
        </w:rPr>
      </w:pPr>
      <w:del w:id="315" w:author="Willems, P.H. (Peter)" w:date="2019-03-26T09:20:00Z">
        <w:r w:rsidRPr="00E42B16" w:rsidDel="00E42B16">
          <w:rPr>
            <w:rStyle w:val="Hyperlink"/>
            <w:rFonts w:ascii="Corbel" w:hAnsi="Corbel"/>
            <w:iCs w:val="0"/>
            <w:noProof/>
            <w:sz w:val="22"/>
            <w:szCs w:val="22"/>
          </w:rPr>
          <w:delText>1.3.4</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Successor (zie ook 1.1.9 oneindige loops)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36</w:delText>
        </w:r>
      </w:del>
    </w:p>
    <w:p w14:paraId="767CDD0E" w14:textId="67B4CC6E" w:rsidR="00E67A00" w:rsidRPr="00E67FAE" w:rsidDel="00E42B16" w:rsidRDefault="00E67A00">
      <w:pPr>
        <w:pStyle w:val="Inhopg3"/>
        <w:rPr>
          <w:del w:id="316" w:author="Willems, P.H. (Peter)" w:date="2019-03-26T09:20:00Z"/>
          <w:rStyle w:val="Hyperlink"/>
          <w:rFonts w:ascii="Corbel" w:hAnsi="Corbel"/>
          <w:noProof/>
          <w:sz w:val="22"/>
          <w:szCs w:val="22"/>
        </w:rPr>
      </w:pPr>
      <w:del w:id="317" w:author="Willems, P.H. (Peter)" w:date="2019-03-26T09:20:00Z">
        <w:r w:rsidRPr="00E42B16" w:rsidDel="00E42B16">
          <w:rPr>
            <w:rStyle w:val="Hyperlink"/>
            <w:rFonts w:ascii="Corbel" w:hAnsi="Corbel"/>
            <w:iCs w:val="0"/>
            <w:noProof/>
            <w:sz w:val="22"/>
            <w:szCs w:val="22"/>
          </w:rPr>
          <w:delText>1.3.5</w:delText>
        </w:r>
        <w:r w:rsidRPr="00E67FAE" w:rsidDel="00E42B16">
          <w:rPr>
            <w:rFonts w:ascii="Corbel" w:eastAsiaTheme="minorEastAsia" w:hAnsi="Corbel" w:cstheme="minorBidi"/>
            <w:iCs w:val="0"/>
            <w:noProof/>
            <w:kern w:val="0"/>
            <w:sz w:val="22"/>
            <w:szCs w:val="22"/>
          </w:rPr>
          <w:tab/>
        </w:r>
        <w:r w:rsidRPr="00E42B16" w:rsidDel="00E42B16">
          <w:rPr>
            <w:rStyle w:val="Hyperlink"/>
            <w:rFonts w:ascii="Corbel" w:hAnsi="Corbel"/>
            <w:iCs w:val="0"/>
            <w:noProof/>
            <w:sz w:val="22"/>
            <w:szCs w:val="22"/>
          </w:rPr>
          <w:delText>Toevoeging MITT aan bericht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36</w:delText>
        </w:r>
      </w:del>
    </w:p>
    <w:p w14:paraId="767CDD0F" w14:textId="77777777" w:rsidR="00164982" w:rsidRPr="00E67FAE" w:rsidDel="00E42B16" w:rsidRDefault="00164982" w:rsidP="00164982">
      <w:pPr>
        <w:rPr>
          <w:del w:id="318" w:author="Willems, P.H. (Peter)" w:date="2019-03-26T09:20:00Z"/>
          <w:rFonts w:ascii="Corbel" w:hAnsi="Corbel"/>
          <w:noProof/>
        </w:rPr>
      </w:pPr>
    </w:p>
    <w:p w14:paraId="767CDD10" w14:textId="65CC50FB" w:rsidR="00E67A00" w:rsidRPr="00E67FAE" w:rsidDel="00E42B16" w:rsidRDefault="00E67A00">
      <w:pPr>
        <w:pStyle w:val="Inhopg1"/>
        <w:tabs>
          <w:tab w:val="left" w:pos="480"/>
          <w:tab w:val="right" w:leader="dot" w:pos="9062"/>
        </w:tabs>
        <w:rPr>
          <w:del w:id="319" w:author="Willems, P.H. (Peter)" w:date="2019-03-26T09:20:00Z"/>
          <w:rFonts w:ascii="Corbel" w:eastAsiaTheme="minorEastAsia" w:hAnsi="Corbel" w:cstheme="minorBidi"/>
          <w:bCs w:val="0"/>
          <w:noProof/>
          <w:sz w:val="22"/>
          <w:szCs w:val="22"/>
        </w:rPr>
      </w:pPr>
      <w:del w:id="320" w:author="Willems, P.H. (Peter)" w:date="2019-03-26T09:20:00Z">
        <w:r w:rsidRPr="00E42B16" w:rsidDel="00E42B16">
          <w:rPr>
            <w:rStyle w:val="Hyperlink"/>
            <w:rFonts w:ascii="Corbel" w:eastAsia="Times New Roman" w:hAnsi="Corbel" w:cs="Arial"/>
            <w:bCs w:val="0"/>
            <w:noProof/>
            <w:kern w:val="32"/>
            <w:sz w:val="22"/>
            <w:szCs w:val="22"/>
          </w:rPr>
          <w:delText>2</w:delText>
        </w:r>
        <w:r w:rsidRPr="00E67FAE" w:rsidDel="00E42B16">
          <w:rPr>
            <w:rFonts w:ascii="Corbel" w:eastAsiaTheme="minorEastAsia" w:hAnsi="Corbel" w:cstheme="minorBidi"/>
            <w:bCs w:val="0"/>
            <w:noProof/>
            <w:sz w:val="22"/>
            <w:szCs w:val="22"/>
          </w:rPr>
          <w:tab/>
        </w:r>
        <w:r w:rsidRPr="00E42B16" w:rsidDel="00E42B16">
          <w:rPr>
            <w:rStyle w:val="Hyperlink"/>
            <w:rFonts w:ascii="Corbel" w:eastAsia="Times New Roman" w:hAnsi="Corbel" w:cs="Arial"/>
            <w:bCs w:val="0"/>
            <w:noProof/>
            <w:kern w:val="32"/>
            <w:sz w:val="22"/>
            <w:szCs w:val="22"/>
          </w:rPr>
          <w:delText>Frequently Asked Questions</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40</w:delText>
        </w:r>
      </w:del>
    </w:p>
    <w:p w14:paraId="767CDD11" w14:textId="5500E2D3" w:rsidR="00E67A00" w:rsidRPr="00E67FAE" w:rsidDel="00E42B16" w:rsidRDefault="00E67A00">
      <w:pPr>
        <w:pStyle w:val="Inhopg2"/>
        <w:tabs>
          <w:tab w:val="left" w:pos="720"/>
          <w:tab w:val="right" w:leader="dot" w:pos="9062"/>
        </w:tabs>
        <w:rPr>
          <w:del w:id="321" w:author="Willems, P.H. (Peter)" w:date="2019-03-26T09:20:00Z"/>
          <w:rFonts w:ascii="Corbel" w:eastAsiaTheme="minorEastAsia" w:hAnsi="Corbel" w:cstheme="minorBidi"/>
          <w:noProof/>
          <w:sz w:val="22"/>
          <w:szCs w:val="22"/>
        </w:rPr>
      </w:pPr>
      <w:del w:id="322" w:author="Willems, P.H. (Peter)" w:date="2019-03-26T09:20:00Z">
        <w:r w:rsidRPr="00E42B16" w:rsidDel="00E42B16">
          <w:rPr>
            <w:rStyle w:val="Hyperlink"/>
            <w:rFonts w:ascii="Corbel" w:eastAsia="Times New Roman" w:hAnsi="Corbel" w:cs="Arial"/>
            <w:i/>
            <w:iCs/>
            <w:noProof/>
            <w:sz w:val="22"/>
            <w:szCs w:val="22"/>
          </w:rPr>
          <w:delText>1.</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Wat is het eerste MessageType in een TransactionType?</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40</w:delText>
        </w:r>
      </w:del>
    </w:p>
    <w:p w14:paraId="767CDD12" w14:textId="1B3A75F1" w:rsidR="00E67A00" w:rsidRPr="00E67FAE" w:rsidDel="00E42B16" w:rsidRDefault="00E67A00">
      <w:pPr>
        <w:pStyle w:val="Inhopg2"/>
        <w:tabs>
          <w:tab w:val="left" w:pos="720"/>
          <w:tab w:val="right" w:leader="dot" w:pos="9062"/>
        </w:tabs>
        <w:rPr>
          <w:del w:id="323" w:author="Willems, P.H. (Peter)" w:date="2019-03-26T09:20:00Z"/>
          <w:rFonts w:ascii="Corbel" w:eastAsiaTheme="minorEastAsia" w:hAnsi="Corbel" w:cstheme="minorBidi"/>
          <w:noProof/>
          <w:sz w:val="22"/>
          <w:szCs w:val="22"/>
        </w:rPr>
      </w:pPr>
      <w:del w:id="324" w:author="Willems, P.H. (Peter)" w:date="2019-03-26T09:20:00Z">
        <w:r w:rsidRPr="00E42B16" w:rsidDel="00E42B16">
          <w:rPr>
            <w:rStyle w:val="Hyperlink"/>
            <w:rFonts w:ascii="Corbel" w:eastAsia="Times New Roman" w:hAnsi="Corbel" w:cs="Arial"/>
            <w:i/>
            <w:iCs/>
            <w:noProof/>
            <w:sz w:val="22"/>
            <w:szCs w:val="22"/>
          </w:rPr>
          <w:delText>2.</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Wat is het laatste MessageType in een TransactionType?</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40</w:delText>
        </w:r>
      </w:del>
    </w:p>
    <w:p w14:paraId="767CDD13" w14:textId="1BC0AD59" w:rsidR="00E67A00" w:rsidRPr="00E67FAE" w:rsidDel="00E42B16" w:rsidRDefault="00E67A00">
      <w:pPr>
        <w:pStyle w:val="Inhopg2"/>
        <w:tabs>
          <w:tab w:val="left" w:pos="720"/>
          <w:tab w:val="right" w:leader="dot" w:pos="9062"/>
        </w:tabs>
        <w:rPr>
          <w:del w:id="325" w:author="Willems, P.H. (Peter)" w:date="2019-03-26T09:20:00Z"/>
          <w:rFonts w:ascii="Corbel" w:eastAsiaTheme="minorEastAsia" w:hAnsi="Corbel" w:cstheme="minorBidi"/>
          <w:noProof/>
          <w:sz w:val="22"/>
          <w:szCs w:val="22"/>
        </w:rPr>
      </w:pPr>
      <w:del w:id="326" w:author="Willems, P.H. (Peter)" w:date="2019-03-26T09:20:00Z">
        <w:r w:rsidRPr="00E42B16" w:rsidDel="00E42B16">
          <w:rPr>
            <w:rStyle w:val="Hyperlink"/>
            <w:rFonts w:ascii="Corbel" w:eastAsia="Times New Roman" w:hAnsi="Corbel" w:cs="Arial"/>
            <w:i/>
            <w:iCs/>
            <w:noProof/>
            <w:sz w:val="22"/>
            <w:szCs w:val="22"/>
          </w:rPr>
          <w:delText>3.</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Indien een bericht verstuurd is in een transacties, is het dan toegestaan om nog een bericht te versturen?</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40</w:delText>
        </w:r>
      </w:del>
    </w:p>
    <w:p w14:paraId="767CDD14" w14:textId="42A2727F" w:rsidR="00E67A00" w:rsidRPr="00E67FAE" w:rsidDel="00E42B16" w:rsidRDefault="00E67A00">
      <w:pPr>
        <w:pStyle w:val="Inhopg2"/>
        <w:tabs>
          <w:tab w:val="left" w:pos="720"/>
          <w:tab w:val="right" w:leader="dot" w:pos="9062"/>
        </w:tabs>
        <w:rPr>
          <w:del w:id="327" w:author="Willems, P.H. (Peter)" w:date="2019-03-26T09:20:00Z"/>
          <w:rFonts w:ascii="Corbel" w:eastAsiaTheme="minorEastAsia" w:hAnsi="Corbel" w:cstheme="minorBidi"/>
          <w:noProof/>
          <w:sz w:val="22"/>
          <w:szCs w:val="22"/>
        </w:rPr>
      </w:pPr>
      <w:del w:id="328" w:author="Willems, P.H. (Peter)" w:date="2019-03-26T09:20:00Z">
        <w:r w:rsidRPr="00E42B16" w:rsidDel="00E42B16">
          <w:rPr>
            <w:rStyle w:val="Hyperlink"/>
            <w:rFonts w:ascii="Corbel" w:eastAsia="Times New Roman" w:hAnsi="Corbel" w:cs="Arial"/>
            <w:i/>
            <w:iCs/>
            <w:noProof/>
            <w:sz w:val="22"/>
            <w:szCs w:val="22"/>
          </w:rPr>
          <w:delText>4.</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Hoe wordt met het DATETIME datatype omgegaan op het moment dat geen tijdzone is gespecificeerd?</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40</w:delText>
        </w:r>
      </w:del>
    </w:p>
    <w:p w14:paraId="767CDD15" w14:textId="0F13871F" w:rsidR="00E67A00" w:rsidRPr="00E67FAE" w:rsidDel="00E42B16" w:rsidRDefault="00E67A00">
      <w:pPr>
        <w:pStyle w:val="Inhopg2"/>
        <w:tabs>
          <w:tab w:val="left" w:pos="720"/>
          <w:tab w:val="right" w:leader="dot" w:pos="9062"/>
        </w:tabs>
        <w:rPr>
          <w:del w:id="329" w:author="Willems, P.H. (Peter)" w:date="2019-03-26T09:20:00Z"/>
          <w:rFonts w:ascii="Corbel" w:eastAsiaTheme="minorEastAsia" w:hAnsi="Corbel" w:cstheme="minorBidi"/>
          <w:noProof/>
          <w:sz w:val="22"/>
          <w:szCs w:val="22"/>
        </w:rPr>
      </w:pPr>
      <w:del w:id="330" w:author="Willems, P.H. (Peter)" w:date="2019-03-26T09:20:00Z">
        <w:r w:rsidRPr="00E42B16" w:rsidDel="00E42B16">
          <w:rPr>
            <w:rStyle w:val="Hyperlink"/>
            <w:rFonts w:ascii="Corbel" w:eastAsia="Times New Roman" w:hAnsi="Corbel" w:cs="Arial"/>
            <w:i/>
            <w:iCs/>
            <w:noProof/>
            <w:sz w:val="22"/>
            <w:szCs w:val="22"/>
          </w:rPr>
          <w:delText>5.</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Als ik een raamwerk heb gepromoot en een berichtenschema gegenereerd, heb ik dan de garantie dat dit raamwerk in de praktijk werkt?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41</w:delText>
        </w:r>
      </w:del>
    </w:p>
    <w:p w14:paraId="767CDD16" w14:textId="06D94285" w:rsidR="00E67A00" w:rsidRPr="00E67FAE" w:rsidDel="00E42B16" w:rsidRDefault="00E67A00">
      <w:pPr>
        <w:pStyle w:val="Inhopg2"/>
        <w:tabs>
          <w:tab w:val="left" w:pos="720"/>
          <w:tab w:val="right" w:leader="dot" w:pos="9062"/>
        </w:tabs>
        <w:rPr>
          <w:del w:id="331" w:author="Willems, P.H. (Peter)" w:date="2019-03-26T09:20:00Z"/>
          <w:rFonts w:ascii="Corbel" w:eastAsiaTheme="minorEastAsia" w:hAnsi="Corbel" w:cstheme="minorBidi"/>
          <w:noProof/>
          <w:sz w:val="22"/>
          <w:szCs w:val="22"/>
        </w:rPr>
      </w:pPr>
      <w:del w:id="332" w:author="Willems, P.H. (Peter)" w:date="2019-03-26T09:20:00Z">
        <w:r w:rsidRPr="00E42B16" w:rsidDel="00E42B16">
          <w:rPr>
            <w:rStyle w:val="Hyperlink"/>
            <w:rFonts w:ascii="Corbel" w:eastAsia="Times New Roman" w:hAnsi="Corbel" w:cs="Arial"/>
            <w:i/>
            <w:iCs/>
            <w:noProof/>
            <w:sz w:val="22"/>
            <w:szCs w:val="22"/>
          </w:rPr>
          <w:delText>6.</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Als ik transacties aan elkaar relateer is de traceerbaarheid van communicatie altijd gegarandeerd?</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41</w:delText>
        </w:r>
      </w:del>
    </w:p>
    <w:p w14:paraId="767CDD17" w14:textId="0A4DCA8F" w:rsidR="00E67A00" w:rsidRPr="00E67FAE" w:rsidDel="00E42B16" w:rsidRDefault="00E67A00">
      <w:pPr>
        <w:pStyle w:val="Inhopg2"/>
        <w:tabs>
          <w:tab w:val="left" w:pos="720"/>
          <w:tab w:val="right" w:leader="dot" w:pos="9062"/>
        </w:tabs>
        <w:rPr>
          <w:del w:id="333" w:author="Willems, P.H. (Peter)" w:date="2019-03-26T09:20:00Z"/>
          <w:rFonts w:ascii="Corbel" w:eastAsiaTheme="minorEastAsia" w:hAnsi="Corbel" w:cstheme="minorBidi"/>
          <w:noProof/>
          <w:sz w:val="22"/>
          <w:szCs w:val="22"/>
        </w:rPr>
      </w:pPr>
      <w:del w:id="334" w:author="Willems, P.H. (Peter)" w:date="2019-03-26T09:20:00Z">
        <w:r w:rsidRPr="00E42B16" w:rsidDel="00E42B16">
          <w:rPr>
            <w:rStyle w:val="Hyperlink"/>
            <w:rFonts w:ascii="Corbel" w:eastAsia="Times New Roman" w:hAnsi="Corbel" w:cs="Arial"/>
            <w:i/>
            <w:iCs/>
            <w:noProof/>
            <w:sz w:val="22"/>
            <w:szCs w:val="22"/>
          </w:rPr>
          <w:delText>7.</w:delText>
        </w:r>
        <w:r w:rsidRPr="00E67FAE" w:rsidDel="00E42B16">
          <w:rPr>
            <w:rFonts w:ascii="Corbel" w:eastAsiaTheme="minorEastAsia" w:hAnsi="Corbel" w:cstheme="minorBidi"/>
            <w:noProof/>
            <w:sz w:val="22"/>
            <w:szCs w:val="22"/>
          </w:rPr>
          <w:tab/>
        </w:r>
        <w:r w:rsidRPr="00E42B16" w:rsidDel="00E42B16">
          <w:rPr>
            <w:rStyle w:val="Hyperlink"/>
            <w:rFonts w:ascii="Corbel" w:eastAsia="Times New Roman" w:hAnsi="Corbel" w:cs="Arial"/>
            <w:i/>
            <w:iCs/>
            <w:noProof/>
            <w:sz w:val="22"/>
            <w:szCs w:val="22"/>
          </w:rPr>
          <w:delText>Hoe geeft ik in een raamwerk aan of een bericht een startbericht is, of niet?</w:delText>
        </w:r>
        <w:r w:rsidRPr="00E67FAE" w:rsidDel="00E42B16">
          <w:rPr>
            <w:rFonts w:ascii="Corbel" w:hAnsi="Corbel"/>
            <w:noProof/>
            <w:webHidden/>
            <w:sz w:val="22"/>
            <w:szCs w:val="22"/>
          </w:rPr>
          <w:tab/>
        </w:r>
        <w:r w:rsidR="00D66F58" w:rsidRPr="00E67FAE" w:rsidDel="00E42B16">
          <w:rPr>
            <w:rFonts w:ascii="Corbel" w:hAnsi="Corbel"/>
            <w:noProof/>
            <w:webHidden/>
            <w:sz w:val="22"/>
            <w:szCs w:val="22"/>
          </w:rPr>
          <w:delText>42</w:delText>
        </w:r>
      </w:del>
    </w:p>
    <w:p w14:paraId="767CDD18" w14:textId="77777777" w:rsidR="00295A62" w:rsidRPr="00E67FAE" w:rsidRDefault="004758E0" w:rsidP="00DB3048">
      <w:pPr>
        <w:pStyle w:val="Plattetekst"/>
        <w:rPr>
          <w:rFonts w:ascii="Corbel" w:hAnsi="Corbel"/>
          <w:sz w:val="22"/>
          <w:szCs w:val="22"/>
        </w:rPr>
      </w:pPr>
      <w:r w:rsidRPr="00E67FAE">
        <w:rPr>
          <w:rFonts w:ascii="Corbel" w:hAnsi="Corbel"/>
          <w:kern w:val="0"/>
          <w:sz w:val="22"/>
          <w:szCs w:val="22"/>
        </w:rPr>
        <w:fldChar w:fldCharType="end"/>
      </w:r>
    </w:p>
    <w:p w14:paraId="767CDD19" w14:textId="77777777" w:rsidR="007F6E7D" w:rsidRPr="00E67FAE" w:rsidRDefault="00295A62" w:rsidP="00DB689F">
      <w:pPr>
        <w:pStyle w:val="Kop1"/>
        <w:keepNext w:val="0"/>
        <w:suppressAutoHyphens w:val="0"/>
        <w:spacing w:after="60"/>
        <w:rPr>
          <w:rFonts w:ascii="Corbel" w:eastAsia="Times New Roman" w:hAnsi="Corbel" w:cs="Arial"/>
          <w:kern w:val="32"/>
          <w:sz w:val="32"/>
          <w:szCs w:val="32"/>
        </w:rPr>
      </w:pPr>
      <w:r w:rsidRPr="00E67FAE">
        <w:rPr>
          <w:rFonts w:ascii="Corbel" w:hAnsi="Corbel"/>
          <w:sz w:val="22"/>
          <w:szCs w:val="22"/>
        </w:rPr>
        <w:br w:type="page"/>
      </w:r>
      <w:bookmarkStart w:id="335" w:name="_Toc4484430"/>
      <w:r w:rsidR="00CA4E19" w:rsidRPr="00E67FAE">
        <w:rPr>
          <w:rFonts w:ascii="Corbel" w:eastAsia="Times New Roman" w:hAnsi="Corbel" w:cs="Arial"/>
          <w:kern w:val="32"/>
          <w:sz w:val="32"/>
          <w:szCs w:val="32"/>
        </w:rPr>
        <w:lastRenderedPageBreak/>
        <w:t>1</w:t>
      </w:r>
      <w:r w:rsidR="00CA4E19" w:rsidRPr="00E67FAE">
        <w:rPr>
          <w:rFonts w:ascii="Corbel" w:eastAsia="Times New Roman" w:hAnsi="Corbel" w:cs="Arial"/>
          <w:kern w:val="32"/>
          <w:sz w:val="32"/>
          <w:szCs w:val="32"/>
        </w:rPr>
        <w:tab/>
        <w:t>L</w:t>
      </w:r>
      <w:r w:rsidR="007F6E7D" w:rsidRPr="00E67FAE">
        <w:rPr>
          <w:rFonts w:ascii="Corbel" w:eastAsia="Times New Roman" w:hAnsi="Corbel" w:cs="Arial"/>
          <w:kern w:val="32"/>
          <w:sz w:val="32"/>
          <w:szCs w:val="32"/>
        </w:rPr>
        <w:t>ogboek van wijzigingen in de VISI-systematiek</w:t>
      </w:r>
      <w:bookmarkEnd w:id="335"/>
    </w:p>
    <w:p w14:paraId="767CDD1A" w14:textId="77777777" w:rsidR="007F6E7D" w:rsidRPr="00E67FAE" w:rsidRDefault="007F6E7D" w:rsidP="007F6E7D">
      <w:pPr>
        <w:pStyle w:val="Tekstzonderopmaak"/>
        <w:widowControl w:val="0"/>
        <w:rPr>
          <w:rFonts w:ascii="Corbel" w:hAnsi="Corbel" w:cs="Times New Roman"/>
          <w:sz w:val="22"/>
          <w:szCs w:val="22"/>
        </w:rPr>
      </w:pPr>
    </w:p>
    <w:p w14:paraId="767CDD1B" w14:textId="77777777" w:rsidR="007F6E7D" w:rsidRPr="00E67FAE" w:rsidRDefault="007F6E7D" w:rsidP="007F6E7D">
      <w:pPr>
        <w:pStyle w:val="Tekstzonderopmaak"/>
        <w:widowControl w:val="0"/>
        <w:rPr>
          <w:rFonts w:ascii="Corbel" w:hAnsi="Corbel" w:cs="Times New Roman"/>
          <w:sz w:val="22"/>
          <w:szCs w:val="22"/>
        </w:rPr>
      </w:pPr>
      <w:r w:rsidRPr="00E67FAE">
        <w:rPr>
          <w:rFonts w:ascii="Corbel" w:hAnsi="Corbel" w:cs="Times New Roman"/>
          <w:sz w:val="22"/>
          <w:szCs w:val="22"/>
        </w:rPr>
        <w:t>De VISI-systematiek evolueert nog steeds. Voortschrijdend inzicht, technische foutjes, wensen van gebruikers of softwareleveranciers, kunnen allemaal leiden tot verbetervoorstellen. De Technische Commissie (VISI TC) behandelt alle verbetervoorstellen en houdt in een voort</w:t>
      </w:r>
      <w:r w:rsidR="00F36646" w:rsidRPr="00E67FAE">
        <w:rPr>
          <w:rFonts w:ascii="Corbel" w:hAnsi="Corbel" w:cs="Times New Roman"/>
          <w:sz w:val="22"/>
          <w:szCs w:val="22"/>
        </w:rPr>
        <w:softHyphen/>
      </w:r>
      <w:r w:rsidRPr="00E67FAE">
        <w:rPr>
          <w:rFonts w:ascii="Corbel" w:hAnsi="Corbel" w:cs="Times New Roman"/>
          <w:sz w:val="22"/>
          <w:szCs w:val="22"/>
        </w:rPr>
        <w:t>schrijdend status</w:t>
      </w:r>
      <w:r w:rsidR="00F775DF" w:rsidRPr="00E67FAE">
        <w:rPr>
          <w:rFonts w:ascii="Corbel" w:hAnsi="Corbel" w:cs="Times New Roman"/>
          <w:sz w:val="22"/>
          <w:szCs w:val="22"/>
        </w:rPr>
        <w:t>-</w:t>
      </w:r>
      <w:r w:rsidRPr="00E67FAE">
        <w:rPr>
          <w:rFonts w:ascii="Corbel" w:hAnsi="Corbel" w:cs="Times New Roman"/>
          <w:sz w:val="22"/>
          <w:szCs w:val="22"/>
        </w:rPr>
        <w:t xml:space="preserve">overzicht bij welke verbeteringen in welke versie van de VISI systematiek worden doorgevoerd. </w:t>
      </w:r>
    </w:p>
    <w:p w14:paraId="767CDD1C" w14:textId="77777777" w:rsidR="007F6E7D" w:rsidRPr="00E67FAE" w:rsidRDefault="007F6E7D" w:rsidP="007F6E7D">
      <w:pPr>
        <w:pStyle w:val="Tekstzonderopmaak"/>
        <w:widowControl w:val="0"/>
        <w:rPr>
          <w:rFonts w:ascii="Corbel" w:hAnsi="Corbel" w:cs="Times New Roman"/>
          <w:sz w:val="22"/>
          <w:szCs w:val="22"/>
        </w:rPr>
      </w:pPr>
    </w:p>
    <w:p w14:paraId="767CDD1D" w14:textId="77777777" w:rsidR="00463798" w:rsidRPr="00E67FAE" w:rsidRDefault="00463798" w:rsidP="00463798">
      <w:pPr>
        <w:pStyle w:val="Tekstzonderopmaak"/>
        <w:widowControl w:val="0"/>
        <w:rPr>
          <w:rFonts w:ascii="Corbel" w:hAnsi="Corbel" w:cs="Times New Roman"/>
          <w:sz w:val="22"/>
          <w:szCs w:val="22"/>
        </w:rPr>
      </w:pPr>
      <w:r w:rsidRPr="00E67FAE">
        <w:rPr>
          <w:rFonts w:ascii="Corbel" w:hAnsi="Corbel" w:cs="Times New Roman"/>
          <w:sz w:val="22"/>
          <w:szCs w:val="22"/>
        </w:rPr>
        <w:t>We zijn inmiddels aangeland bij versie 1.</w:t>
      </w:r>
      <w:r w:rsidR="00C15211" w:rsidRPr="00E67FAE">
        <w:rPr>
          <w:rFonts w:ascii="Corbel" w:hAnsi="Corbel" w:cs="Times New Roman"/>
          <w:sz w:val="22"/>
          <w:szCs w:val="22"/>
        </w:rPr>
        <w:t>4</w:t>
      </w:r>
      <w:r w:rsidRPr="00E67FAE">
        <w:rPr>
          <w:rFonts w:ascii="Corbel" w:hAnsi="Corbel" w:cs="Times New Roman"/>
          <w:sz w:val="22"/>
          <w:szCs w:val="22"/>
        </w:rPr>
        <w:t>. De technische uitwerking van elk verbetervoorstel is/wordt in de Leidraad opgenomen, direct in de systematiek (deel 1en/of 2) en/of in een van de bijlagen.</w:t>
      </w:r>
      <w:r w:rsidR="00F775DF" w:rsidRPr="00E67FAE">
        <w:rPr>
          <w:rFonts w:ascii="Corbel" w:hAnsi="Corbel" w:cs="Times New Roman"/>
          <w:sz w:val="22"/>
          <w:szCs w:val="22"/>
        </w:rPr>
        <w:t xml:space="preserve"> Daarbij wordt tevens aangegeven of een verbetering normatief is, of informatief.</w:t>
      </w:r>
    </w:p>
    <w:p w14:paraId="767CDD1E" w14:textId="77777777" w:rsidR="00463798" w:rsidRPr="00E67FAE" w:rsidRDefault="00463798" w:rsidP="00463798">
      <w:pPr>
        <w:pStyle w:val="Tekstzonderopmaak"/>
        <w:widowControl w:val="0"/>
        <w:rPr>
          <w:rFonts w:ascii="Corbel" w:hAnsi="Corbel" w:cs="Times New Roman"/>
          <w:sz w:val="22"/>
          <w:szCs w:val="22"/>
        </w:rPr>
      </w:pPr>
    </w:p>
    <w:p w14:paraId="767CDD1F" w14:textId="77777777" w:rsidR="0073181B" w:rsidRPr="00E67FAE" w:rsidRDefault="00662902" w:rsidP="007F6E7D">
      <w:pPr>
        <w:pStyle w:val="Tekstzonderopmaak"/>
        <w:widowControl w:val="0"/>
        <w:rPr>
          <w:rFonts w:ascii="Corbel" w:hAnsi="Corbel" w:cs="Times New Roman"/>
          <w:sz w:val="22"/>
          <w:szCs w:val="22"/>
        </w:rPr>
      </w:pPr>
      <w:r w:rsidRPr="00E67FAE">
        <w:rPr>
          <w:rFonts w:ascii="Corbel" w:hAnsi="Corbel" w:cs="Times New Roman"/>
          <w:sz w:val="22"/>
          <w:szCs w:val="22"/>
        </w:rPr>
        <w:t xml:space="preserve">In deze bijlage wordt </w:t>
      </w:r>
      <w:r w:rsidR="00463798" w:rsidRPr="00E67FAE">
        <w:rPr>
          <w:rFonts w:ascii="Corbel" w:hAnsi="Corbel" w:cs="Times New Roman"/>
          <w:sz w:val="22"/>
          <w:szCs w:val="22"/>
        </w:rPr>
        <w:t xml:space="preserve">een </w:t>
      </w:r>
      <w:r w:rsidRPr="00E67FAE">
        <w:rPr>
          <w:rFonts w:ascii="Corbel" w:hAnsi="Corbel" w:cs="Times New Roman"/>
          <w:sz w:val="22"/>
          <w:szCs w:val="22"/>
        </w:rPr>
        <w:t xml:space="preserve">inhoudelijk </w:t>
      </w:r>
      <w:r w:rsidR="00463798" w:rsidRPr="00E67FAE">
        <w:rPr>
          <w:rFonts w:ascii="Corbel" w:hAnsi="Corbel" w:cs="Times New Roman"/>
          <w:sz w:val="22"/>
          <w:szCs w:val="22"/>
        </w:rPr>
        <w:t xml:space="preserve">overzicht bijgehouden van de </w:t>
      </w:r>
      <w:r w:rsidR="007F6E7D" w:rsidRPr="00E67FAE">
        <w:rPr>
          <w:rFonts w:ascii="Corbel" w:hAnsi="Corbel" w:cs="Times New Roman"/>
          <w:sz w:val="22"/>
          <w:szCs w:val="22"/>
        </w:rPr>
        <w:t>wijzigingen.</w:t>
      </w:r>
      <w:r w:rsidR="002C2D4A" w:rsidRPr="00E67FAE">
        <w:rPr>
          <w:rFonts w:ascii="Corbel" w:hAnsi="Corbel" w:cs="Times New Roman"/>
          <w:sz w:val="22"/>
          <w:szCs w:val="22"/>
        </w:rPr>
        <w:t xml:space="preserve"> </w:t>
      </w:r>
      <w:r w:rsidR="00463798" w:rsidRPr="00E67FAE">
        <w:rPr>
          <w:rFonts w:ascii="Corbel" w:hAnsi="Corbel" w:cs="Times New Roman"/>
          <w:sz w:val="22"/>
          <w:szCs w:val="22"/>
        </w:rPr>
        <w:t>D</w:t>
      </w:r>
      <w:r w:rsidR="002C2D4A" w:rsidRPr="00E67FAE">
        <w:rPr>
          <w:rFonts w:ascii="Corbel" w:hAnsi="Corbel" w:cs="Times New Roman"/>
          <w:sz w:val="22"/>
          <w:szCs w:val="22"/>
        </w:rPr>
        <w:t xml:space="preserve">e nummering </w:t>
      </w:r>
      <w:r w:rsidR="007B49F0" w:rsidRPr="00E67FAE">
        <w:rPr>
          <w:rFonts w:ascii="Corbel" w:hAnsi="Corbel" w:cs="Times New Roman"/>
          <w:sz w:val="22"/>
          <w:szCs w:val="22"/>
        </w:rPr>
        <w:t xml:space="preserve">– voor zover bekend – </w:t>
      </w:r>
      <w:r w:rsidR="002C2D4A" w:rsidRPr="00E67FAE">
        <w:rPr>
          <w:rFonts w:ascii="Corbel" w:hAnsi="Corbel" w:cs="Times New Roman"/>
          <w:sz w:val="22"/>
          <w:szCs w:val="22"/>
        </w:rPr>
        <w:t>is overeenkomstig het statusoverzicht</w:t>
      </w:r>
      <w:r w:rsidR="00463798" w:rsidRPr="00E67FAE">
        <w:rPr>
          <w:rFonts w:ascii="Corbel" w:hAnsi="Corbel" w:cs="Times New Roman"/>
          <w:sz w:val="22"/>
          <w:szCs w:val="22"/>
        </w:rPr>
        <w:t xml:space="preserve"> van de TC</w:t>
      </w:r>
      <w:r w:rsidR="002C2D4A" w:rsidRPr="00E67FAE">
        <w:rPr>
          <w:rFonts w:ascii="Corbel" w:hAnsi="Corbel" w:cs="Times New Roman"/>
          <w:sz w:val="22"/>
          <w:szCs w:val="22"/>
        </w:rPr>
        <w:t xml:space="preserve">. In </w:t>
      </w:r>
      <w:r w:rsidR="00463798" w:rsidRPr="00E67FAE">
        <w:rPr>
          <w:rFonts w:ascii="Corbel" w:hAnsi="Corbel" w:cs="Times New Roman"/>
          <w:sz w:val="22"/>
          <w:szCs w:val="22"/>
        </w:rPr>
        <w:t xml:space="preserve">hoofdstuk 2 van de </w:t>
      </w:r>
      <w:r w:rsidR="002C2D4A" w:rsidRPr="00E67FAE">
        <w:rPr>
          <w:rFonts w:ascii="Corbel" w:hAnsi="Corbel" w:cs="Times New Roman"/>
          <w:sz w:val="22"/>
          <w:szCs w:val="22"/>
        </w:rPr>
        <w:t xml:space="preserve">Leidraad zelf </w:t>
      </w:r>
      <w:r w:rsidR="00463798" w:rsidRPr="00E67FAE">
        <w:rPr>
          <w:rFonts w:ascii="Corbel" w:hAnsi="Corbel" w:cs="Times New Roman"/>
          <w:sz w:val="22"/>
          <w:szCs w:val="22"/>
        </w:rPr>
        <w:t xml:space="preserve">wordt </w:t>
      </w:r>
      <w:r w:rsidR="002C2D4A" w:rsidRPr="00E67FAE">
        <w:rPr>
          <w:rFonts w:ascii="Corbel" w:hAnsi="Corbel" w:cs="Times New Roman"/>
          <w:sz w:val="22"/>
          <w:szCs w:val="22"/>
        </w:rPr>
        <w:t>een beknopt overzicht van wijzigingen gegeven dat naar de bijlage</w:t>
      </w:r>
      <w:r w:rsidR="00943E87" w:rsidRPr="00E67FAE">
        <w:rPr>
          <w:rFonts w:ascii="Corbel" w:hAnsi="Corbel" w:cs="Times New Roman"/>
          <w:sz w:val="22"/>
          <w:szCs w:val="22"/>
        </w:rPr>
        <w:t>n</w:t>
      </w:r>
      <w:r w:rsidR="002C2D4A" w:rsidRPr="00E67FAE">
        <w:rPr>
          <w:rFonts w:ascii="Corbel" w:hAnsi="Corbel" w:cs="Times New Roman"/>
          <w:sz w:val="22"/>
          <w:szCs w:val="22"/>
        </w:rPr>
        <w:t xml:space="preserve"> verwijst.</w:t>
      </w:r>
    </w:p>
    <w:p w14:paraId="767CDD20" w14:textId="27AFABC3" w:rsidR="0073181B" w:rsidRPr="00E67FAE" w:rsidRDefault="0073181B" w:rsidP="0073181B">
      <w:pPr>
        <w:pStyle w:val="Kop2"/>
        <w:keepNext w:val="0"/>
        <w:numPr>
          <w:ilvl w:val="1"/>
          <w:numId w:val="33"/>
        </w:numPr>
        <w:suppressAutoHyphens w:val="0"/>
        <w:spacing w:after="60"/>
        <w:rPr>
          <w:rFonts w:ascii="Corbel" w:eastAsia="Times New Roman" w:hAnsi="Corbel" w:cs="Arial"/>
          <w:i/>
          <w:iCs/>
          <w:kern w:val="0"/>
          <w:sz w:val="28"/>
          <w:szCs w:val="28"/>
        </w:rPr>
      </w:pPr>
      <w:bookmarkStart w:id="336" w:name="_Toc4484431"/>
      <w:r w:rsidRPr="00E67FAE">
        <w:rPr>
          <w:rFonts w:ascii="Corbel" w:eastAsia="Times New Roman" w:hAnsi="Corbel" w:cs="Arial"/>
          <w:i/>
          <w:iCs/>
          <w:kern w:val="0"/>
          <w:sz w:val="28"/>
          <w:szCs w:val="28"/>
        </w:rPr>
        <w:t xml:space="preserve">Wijzigingen in versie 1.6 t.o.v. </w:t>
      </w:r>
      <w:del w:id="337" w:author="Willems, P.H. (Peter)" w:date="2019-03-26T09:09:00Z">
        <w:r w:rsidRPr="00E67FAE" w:rsidDel="00FF0AF0">
          <w:rPr>
            <w:rFonts w:ascii="Corbel" w:eastAsia="Times New Roman" w:hAnsi="Corbel" w:cs="Arial"/>
            <w:i/>
            <w:iCs/>
            <w:kern w:val="0"/>
            <w:sz w:val="28"/>
            <w:szCs w:val="28"/>
          </w:rPr>
          <w:delText>143</w:delText>
        </w:r>
      </w:del>
      <w:ins w:id="338" w:author="Willems, P.H. (Peter)" w:date="2019-03-26T09:09:00Z">
        <w:r w:rsidR="00FF0AF0">
          <w:rPr>
            <w:rFonts w:ascii="Corbel" w:eastAsia="Times New Roman" w:hAnsi="Corbel" w:cs="Arial"/>
            <w:i/>
            <w:iCs/>
            <w:kern w:val="0"/>
            <w:sz w:val="28"/>
            <w:szCs w:val="28"/>
          </w:rPr>
          <w:t>1.4</w:t>
        </w:r>
      </w:ins>
      <w:bookmarkEnd w:id="336"/>
    </w:p>
    <w:p w14:paraId="767CDD21" w14:textId="77777777" w:rsidR="0073181B" w:rsidRPr="00E67FAE" w:rsidRDefault="0073181B" w:rsidP="0073181B">
      <w:pPr>
        <w:pStyle w:val="Tekstzonderopmaak"/>
        <w:widowControl w:val="0"/>
        <w:rPr>
          <w:rFonts w:ascii="Corbel" w:hAnsi="Corbel" w:cs="Times New Roman"/>
          <w:sz w:val="22"/>
          <w:szCs w:val="22"/>
        </w:rPr>
      </w:pPr>
      <w:r w:rsidRPr="00E67FAE">
        <w:rPr>
          <w:rFonts w:ascii="Corbel" w:hAnsi="Corbel" w:cs="Times New Roman"/>
          <w:sz w:val="22"/>
          <w:szCs w:val="22"/>
        </w:rPr>
        <w:t>Het aantal wijzigingen in de nieuwe versie 1.6 is vrij beperkt. …</w:t>
      </w:r>
    </w:p>
    <w:p w14:paraId="767CDD22" w14:textId="77777777" w:rsidR="0073181B" w:rsidRPr="00E67FAE" w:rsidRDefault="0073181B" w:rsidP="0073181B">
      <w:pPr>
        <w:pStyle w:val="Tekstzonderopmaak"/>
        <w:widowControl w:val="0"/>
        <w:rPr>
          <w:rFonts w:ascii="Corbel" w:hAnsi="Corbel" w:cs="Times New Roman"/>
          <w:sz w:val="22"/>
          <w:szCs w:val="22"/>
        </w:rPr>
      </w:pPr>
      <w:r w:rsidRPr="00E67FAE">
        <w:rPr>
          <w:rFonts w:ascii="Corbel" w:hAnsi="Corbel" w:cs="Times New Roman"/>
          <w:sz w:val="22"/>
          <w:szCs w:val="22"/>
        </w:rPr>
        <w:t xml:space="preserve"> De nummers in de tekst verwijzen naar het Codeplex ID.</w:t>
      </w:r>
    </w:p>
    <w:p w14:paraId="767CDD23" w14:textId="77777777" w:rsidR="0073181B" w:rsidRPr="00E67FAE" w:rsidRDefault="0073181B" w:rsidP="0073181B">
      <w:pPr>
        <w:pStyle w:val="Tekstzonderopmaak"/>
        <w:widowControl w:val="0"/>
        <w:rPr>
          <w:rFonts w:ascii="Corbel" w:hAnsi="Corbel" w:cs="Times New Roman"/>
          <w:sz w:val="22"/>
          <w:szCs w:val="22"/>
        </w:rPr>
      </w:pPr>
    </w:p>
    <w:p w14:paraId="767CDD24" w14:textId="7AE982B9" w:rsidR="0073181B" w:rsidRPr="00E67FAE" w:rsidRDefault="0073181B" w:rsidP="0073181B">
      <w:pPr>
        <w:pStyle w:val="Kop3"/>
        <w:numPr>
          <w:ilvl w:val="0"/>
          <w:numId w:val="0"/>
        </w:numPr>
        <w:rPr>
          <w:rFonts w:ascii="Corbel" w:hAnsi="Corbel"/>
          <w:sz w:val="22"/>
          <w:szCs w:val="22"/>
        </w:rPr>
      </w:pPr>
      <w:bookmarkStart w:id="339" w:name="_Toc4484432"/>
      <w:r w:rsidRPr="00E67FAE">
        <w:rPr>
          <w:rFonts w:ascii="Corbel" w:hAnsi="Corbel"/>
          <w:sz w:val="22"/>
          <w:szCs w:val="22"/>
        </w:rPr>
        <w:t>1.1.1</w:t>
      </w:r>
      <w:r w:rsidRPr="00E67FAE">
        <w:rPr>
          <w:rFonts w:ascii="Corbel" w:hAnsi="Corbel"/>
          <w:sz w:val="22"/>
          <w:szCs w:val="22"/>
        </w:rPr>
        <w:tab/>
      </w:r>
      <w:ins w:id="340" w:author="Willems, P.H. (Peter)" w:date="2019-03-26T09:12:00Z">
        <w:r w:rsidR="00FC12D1" w:rsidRPr="00FC12D1">
          <w:rPr>
            <w:rFonts w:ascii="Corbel" w:hAnsi="Corbel"/>
            <w:sz w:val="22"/>
            <w:szCs w:val="22"/>
          </w:rPr>
          <w:t>Definiëren van aantal rijen in een tabel (1008)</w:t>
        </w:r>
      </w:ins>
      <w:del w:id="341" w:author="Willems, P.H. (Peter)" w:date="2019-03-26T09:11:00Z">
        <w:r w:rsidRPr="00E67FAE" w:rsidDel="007B3B04">
          <w:rPr>
            <w:rFonts w:ascii="Corbel" w:hAnsi="Corbel"/>
            <w:sz w:val="22"/>
            <w:szCs w:val="22"/>
          </w:rPr>
          <w:delText>…</w:delText>
        </w:r>
      </w:del>
      <w:bookmarkEnd w:id="339"/>
    </w:p>
    <w:p w14:paraId="26BAFDA1" w14:textId="77777777" w:rsidR="00DD328D" w:rsidRPr="00DD328D" w:rsidRDefault="00DD328D" w:rsidP="00DD328D">
      <w:pPr>
        <w:pStyle w:val="Tekstzonderopmaak"/>
        <w:rPr>
          <w:ins w:id="342" w:author="Willems, P.H. (Peter)" w:date="2019-03-26T09:13:00Z"/>
          <w:rFonts w:ascii="Corbel" w:hAnsi="Corbel" w:cs="Times New Roman"/>
          <w:sz w:val="22"/>
          <w:szCs w:val="22"/>
        </w:rPr>
      </w:pPr>
      <w:ins w:id="343" w:author="Willems, P.H. (Peter)" w:date="2019-03-26T09:13:00Z">
        <w:r w:rsidRPr="00DD328D">
          <w:rPr>
            <w:rFonts w:ascii="Corbel" w:hAnsi="Corbel" w:cs="Times New Roman"/>
            <w:sz w:val="22"/>
            <w:szCs w:val="22"/>
          </w:rPr>
          <w:t>Voor een ComplexElementType kan optioneel een minimum en/of maximum aantal keer dat het ComplexElementType mag voorkomen vastgelegd worden in een raamwerk.</w:t>
        </w:r>
      </w:ins>
    </w:p>
    <w:p w14:paraId="6EA0E114" w14:textId="77777777" w:rsidR="00DD328D" w:rsidRPr="00DD328D" w:rsidRDefault="00DD328D" w:rsidP="00DD328D">
      <w:pPr>
        <w:pStyle w:val="Tekstzonderopmaak"/>
        <w:rPr>
          <w:ins w:id="344" w:author="Willems, P.H. (Peter)" w:date="2019-03-26T09:13:00Z"/>
          <w:rFonts w:ascii="Corbel" w:hAnsi="Corbel" w:cs="Times New Roman"/>
          <w:sz w:val="22"/>
          <w:szCs w:val="22"/>
        </w:rPr>
      </w:pPr>
    </w:p>
    <w:p w14:paraId="2CE7A312" w14:textId="77777777" w:rsidR="00DD328D" w:rsidRPr="00855660" w:rsidRDefault="00DD328D" w:rsidP="00DD328D">
      <w:pPr>
        <w:pStyle w:val="Tekstzonderopmaak"/>
        <w:rPr>
          <w:ins w:id="345" w:author="Willems, P.H. (Peter)" w:date="2019-03-26T09:13:00Z"/>
          <w:szCs w:val="22"/>
          <w:lang w:val="en-US"/>
          <w:rPrChange w:id="346" w:author="Willems, P.H. (Peter)" w:date="2019-03-26T09:13:00Z">
            <w:rPr>
              <w:ins w:id="347" w:author="Willems, P.H. (Peter)" w:date="2019-03-26T09:13:00Z"/>
              <w:rFonts w:ascii="Corbel" w:hAnsi="Corbel" w:cs="Times New Roman"/>
              <w:sz w:val="22"/>
              <w:szCs w:val="22"/>
            </w:rPr>
          </w:rPrChange>
        </w:rPr>
      </w:pPr>
      <w:ins w:id="348" w:author="Willems, P.H. (Peter)" w:date="2019-03-26T09:13:00Z">
        <w:r w:rsidRPr="00855660">
          <w:rPr>
            <w:szCs w:val="22"/>
            <w:lang w:val="en-US"/>
            <w:rPrChange w:id="349" w:author="Willems, P.H. (Peter)" w:date="2019-03-26T09:13:00Z">
              <w:rPr>
                <w:rFonts w:ascii="Corbel" w:hAnsi="Corbel" w:cs="Times New Roman"/>
                <w:sz w:val="22"/>
                <w:szCs w:val="22"/>
              </w:rPr>
            </w:rPrChange>
          </w:rPr>
          <w:t>ENTITY ComplexElementType;</w:t>
        </w:r>
      </w:ins>
    </w:p>
    <w:p w14:paraId="4D67A51B" w14:textId="77777777" w:rsidR="00DD328D" w:rsidRPr="00855660" w:rsidRDefault="00DD328D" w:rsidP="00DD328D">
      <w:pPr>
        <w:pStyle w:val="Tekstzonderopmaak"/>
        <w:rPr>
          <w:ins w:id="350" w:author="Willems, P.H. (Peter)" w:date="2019-03-26T09:13:00Z"/>
          <w:szCs w:val="22"/>
          <w:lang w:val="en-US"/>
          <w:rPrChange w:id="351" w:author="Willems, P.H. (Peter)" w:date="2019-03-26T09:13:00Z">
            <w:rPr>
              <w:ins w:id="352" w:author="Willems, P.H. (Peter)" w:date="2019-03-26T09:13:00Z"/>
              <w:rFonts w:ascii="Corbel" w:hAnsi="Corbel" w:cs="Times New Roman"/>
              <w:sz w:val="22"/>
              <w:szCs w:val="22"/>
            </w:rPr>
          </w:rPrChange>
        </w:rPr>
      </w:pPr>
    </w:p>
    <w:p w14:paraId="1C35E629" w14:textId="77777777" w:rsidR="00DD328D" w:rsidRPr="00855660" w:rsidRDefault="00DD328D" w:rsidP="00DD328D">
      <w:pPr>
        <w:pStyle w:val="Tekstzonderopmaak"/>
        <w:rPr>
          <w:ins w:id="353" w:author="Willems, P.H. (Peter)" w:date="2019-03-26T09:13:00Z"/>
          <w:szCs w:val="22"/>
          <w:lang w:val="en-US"/>
          <w:rPrChange w:id="354" w:author="Willems, P.H. (Peter)" w:date="2019-03-26T09:13:00Z">
            <w:rPr>
              <w:ins w:id="355" w:author="Willems, P.H. (Peter)" w:date="2019-03-26T09:13:00Z"/>
              <w:rFonts w:ascii="Corbel" w:hAnsi="Corbel" w:cs="Times New Roman"/>
              <w:sz w:val="22"/>
              <w:szCs w:val="22"/>
            </w:rPr>
          </w:rPrChange>
        </w:rPr>
      </w:pPr>
      <w:ins w:id="356" w:author="Willems, P.H. (Peter)" w:date="2019-03-26T09:13:00Z">
        <w:r w:rsidRPr="00855660">
          <w:rPr>
            <w:szCs w:val="22"/>
            <w:lang w:val="en-US"/>
            <w:rPrChange w:id="357" w:author="Willems, P.H. (Peter)" w:date="2019-03-26T09:13:00Z">
              <w:rPr>
                <w:rFonts w:ascii="Corbel" w:hAnsi="Corbel" w:cs="Times New Roman"/>
                <w:sz w:val="22"/>
                <w:szCs w:val="22"/>
              </w:rPr>
            </w:rPrChange>
          </w:rPr>
          <w:t>...</w:t>
        </w:r>
      </w:ins>
    </w:p>
    <w:p w14:paraId="5ACB7534" w14:textId="77777777" w:rsidR="00DD328D" w:rsidRPr="00855660" w:rsidRDefault="00DD328D" w:rsidP="00DD328D">
      <w:pPr>
        <w:pStyle w:val="Tekstzonderopmaak"/>
        <w:rPr>
          <w:ins w:id="358" w:author="Willems, P.H. (Peter)" w:date="2019-03-26T09:13:00Z"/>
          <w:szCs w:val="22"/>
          <w:lang w:val="en-US"/>
          <w:rPrChange w:id="359" w:author="Willems, P.H. (Peter)" w:date="2019-03-26T09:13:00Z">
            <w:rPr>
              <w:ins w:id="360" w:author="Willems, P.H. (Peter)" w:date="2019-03-26T09:13:00Z"/>
              <w:rFonts w:ascii="Corbel" w:hAnsi="Corbel" w:cs="Times New Roman"/>
              <w:sz w:val="22"/>
              <w:szCs w:val="22"/>
            </w:rPr>
          </w:rPrChange>
        </w:rPr>
      </w:pPr>
    </w:p>
    <w:p w14:paraId="4A5C4294" w14:textId="77777777" w:rsidR="00DD328D" w:rsidRPr="00855660" w:rsidRDefault="00DD328D" w:rsidP="00DD328D">
      <w:pPr>
        <w:pStyle w:val="Tekstzonderopmaak"/>
        <w:rPr>
          <w:ins w:id="361" w:author="Willems, P.H. (Peter)" w:date="2019-03-26T09:13:00Z"/>
          <w:szCs w:val="22"/>
          <w:lang w:val="en-US"/>
          <w:rPrChange w:id="362" w:author="Willems, P.H. (Peter)" w:date="2019-03-26T09:13:00Z">
            <w:rPr>
              <w:ins w:id="363" w:author="Willems, P.H. (Peter)" w:date="2019-03-26T09:13:00Z"/>
              <w:rFonts w:ascii="Corbel" w:hAnsi="Corbel" w:cs="Times New Roman"/>
              <w:sz w:val="22"/>
              <w:szCs w:val="22"/>
            </w:rPr>
          </w:rPrChange>
        </w:rPr>
      </w:pPr>
      <w:ins w:id="364" w:author="Willems, P.H. (Peter)" w:date="2019-03-26T09:13:00Z">
        <w:r w:rsidRPr="00855660">
          <w:rPr>
            <w:szCs w:val="22"/>
            <w:lang w:val="en-US"/>
            <w:rPrChange w:id="365" w:author="Willems, P.H. (Peter)" w:date="2019-03-26T09:13:00Z">
              <w:rPr>
                <w:rFonts w:ascii="Corbel" w:hAnsi="Corbel" w:cs="Times New Roman"/>
                <w:sz w:val="22"/>
                <w:szCs w:val="22"/>
              </w:rPr>
            </w:rPrChange>
          </w:rPr>
          <w:t>minOccurs : OPTIONAL INTEGER;</w:t>
        </w:r>
      </w:ins>
    </w:p>
    <w:p w14:paraId="5072F6D0" w14:textId="77777777" w:rsidR="00DD328D" w:rsidRPr="00855660" w:rsidRDefault="00DD328D" w:rsidP="00DD328D">
      <w:pPr>
        <w:pStyle w:val="Tekstzonderopmaak"/>
        <w:rPr>
          <w:ins w:id="366" w:author="Willems, P.H. (Peter)" w:date="2019-03-26T09:13:00Z"/>
          <w:szCs w:val="22"/>
          <w:lang w:val="en-US"/>
          <w:rPrChange w:id="367" w:author="Willems, P.H. (Peter)" w:date="2019-03-26T09:13:00Z">
            <w:rPr>
              <w:ins w:id="368" w:author="Willems, P.H. (Peter)" w:date="2019-03-26T09:13:00Z"/>
              <w:rFonts w:ascii="Corbel" w:hAnsi="Corbel" w:cs="Times New Roman"/>
              <w:sz w:val="22"/>
              <w:szCs w:val="22"/>
            </w:rPr>
          </w:rPrChange>
        </w:rPr>
      </w:pPr>
      <w:ins w:id="369" w:author="Willems, P.H. (Peter)" w:date="2019-03-26T09:13:00Z">
        <w:r w:rsidRPr="00855660">
          <w:rPr>
            <w:szCs w:val="22"/>
            <w:lang w:val="en-US"/>
            <w:rPrChange w:id="370" w:author="Willems, P.H. (Peter)" w:date="2019-03-26T09:13:00Z">
              <w:rPr>
                <w:rFonts w:ascii="Corbel" w:hAnsi="Corbel" w:cs="Times New Roman"/>
                <w:sz w:val="22"/>
                <w:szCs w:val="22"/>
              </w:rPr>
            </w:rPrChange>
          </w:rPr>
          <w:t>maxOccurs : OPTIONAL INTEGER;</w:t>
        </w:r>
      </w:ins>
    </w:p>
    <w:p w14:paraId="65737B9A" w14:textId="77777777" w:rsidR="00DD328D" w:rsidRPr="00855660" w:rsidRDefault="00DD328D" w:rsidP="00DD328D">
      <w:pPr>
        <w:pStyle w:val="Tekstzonderopmaak"/>
        <w:rPr>
          <w:ins w:id="371" w:author="Willems, P.H. (Peter)" w:date="2019-03-26T09:13:00Z"/>
          <w:szCs w:val="22"/>
          <w:lang w:val="en-US"/>
          <w:rPrChange w:id="372" w:author="Willems, P.H. (Peter)" w:date="2019-03-26T09:13:00Z">
            <w:rPr>
              <w:ins w:id="373" w:author="Willems, P.H. (Peter)" w:date="2019-03-26T09:13:00Z"/>
              <w:rFonts w:ascii="Corbel" w:hAnsi="Corbel" w:cs="Times New Roman"/>
              <w:sz w:val="22"/>
              <w:szCs w:val="22"/>
            </w:rPr>
          </w:rPrChange>
        </w:rPr>
      </w:pPr>
    </w:p>
    <w:p w14:paraId="1A59AE52" w14:textId="77777777" w:rsidR="00DD328D" w:rsidRPr="00855660" w:rsidRDefault="00DD328D" w:rsidP="00DD328D">
      <w:pPr>
        <w:pStyle w:val="Tekstzonderopmaak"/>
        <w:rPr>
          <w:ins w:id="374" w:author="Willems, P.H. (Peter)" w:date="2019-03-26T09:13:00Z"/>
          <w:szCs w:val="22"/>
          <w:lang w:val="en-US"/>
          <w:rPrChange w:id="375" w:author="Willems, P.H. (Peter)" w:date="2019-03-26T09:13:00Z">
            <w:rPr>
              <w:ins w:id="376" w:author="Willems, P.H. (Peter)" w:date="2019-03-26T09:13:00Z"/>
              <w:rFonts w:ascii="Corbel" w:hAnsi="Corbel" w:cs="Times New Roman"/>
              <w:sz w:val="22"/>
              <w:szCs w:val="22"/>
            </w:rPr>
          </w:rPrChange>
        </w:rPr>
      </w:pPr>
      <w:ins w:id="377" w:author="Willems, P.H. (Peter)" w:date="2019-03-26T09:13:00Z">
        <w:r w:rsidRPr="00855660">
          <w:rPr>
            <w:szCs w:val="22"/>
            <w:lang w:val="en-US"/>
            <w:rPrChange w:id="378" w:author="Willems, P.H. (Peter)" w:date="2019-03-26T09:13:00Z">
              <w:rPr>
                <w:rFonts w:ascii="Corbel" w:hAnsi="Corbel" w:cs="Times New Roman"/>
                <w:sz w:val="22"/>
                <w:szCs w:val="22"/>
              </w:rPr>
            </w:rPrChange>
          </w:rPr>
          <w:t>...</w:t>
        </w:r>
      </w:ins>
    </w:p>
    <w:p w14:paraId="7D813E6D" w14:textId="77777777" w:rsidR="00DD328D" w:rsidRPr="00855660" w:rsidRDefault="00DD328D" w:rsidP="00DD328D">
      <w:pPr>
        <w:pStyle w:val="Tekstzonderopmaak"/>
        <w:rPr>
          <w:ins w:id="379" w:author="Willems, P.H. (Peter)" w:date="2019-03-26T09:13:00Z"/>
          <w:szCs w:val="22"/>
          <w:lang w:val="en-US"/>
          <w:rPrChange w:id="380" w:author="Willems, P.H. (Peter)" w:date="2019-03-26T09:13:00Z">
            <w:rPr>
              <w:ins w:id="381" w:author="Willems, P.H. (Peter)" w:date="2019-03-26T09:13:00Z"/>
              <w:rFonts w:ascii="Corbel" w:hAnsi="Corbel" w:cs="Times New Roman"/>
              <w:sz w:val="22"/>
              <w:szCs w:val="22"/>
            </w:rPr>
          </w:rPrChange>
        </w:rPr>
      </w:pPr>
    </w:p>
    <w:p w14:paraId="6244D61B" w14:textId="77777777" w:rsidR="00DD328D" w:rsidRPr="00855660" w:rsidRDefault="00DD328D" w:rsidP="00DD328D">
      <w:pPr>
        <w:pStyle w:val="Tekstzonderopmaak"/>
        <w:rPr>
          <w:ins w:id="382" w:author="Willems, P.H. (Peter)" w:date="2019-03-26T09:13:00Z"/>
          <w:szCs w:val="22"/>
          <w:lang w:val="en-US"/>
          <w:rPrChange w:id="383" w:author="Willems, P.H. (Peter)" w:date="2019-03-26T09:13:00Z">
            <w:rPr>
              <w:ins w:id="384" w:author="Willems, P.H. (Peter)" w:date="2019-03-26T09:13:00Z"/>
              <w:rFonts w:ascii="Corbel" w:hAnsi="Corbel" w:cs="Times New Roman"/>
              <w:sz w:val="22"/>
              <w:szCs w:val="22"/>
            </w:rPr>
          </w:rPrChange>
        </w:rPr>
      </w:pPr>
      <w:ins w:id="385" w:author="Willems, P.H. (Peter)" w:date="2019-03-26T09:13:00Z">
        <w:r w:rsidRPr="00855660">
          <w:rPr>
            <w:szCs w:val="22"/>
            <w:lang w:val="en-US"/>
            <w:rPrChange w:id="386" w:author="Willems, P.H. (Peter)" w:date="2019-03-26T09:13:00Z">
              <w:rPr>
                <w:rFonts w:ascii="Corbel" w:hAnsi="Corbel" w:cs="Times New Roman"/>
                <w:sz w:val="22"/>
                <w:szCs w:val="22"/>
              </w:rPr>
            </w:rPrChange>
          </w:rPr>
          <w:t>END_ENTITY;</w:t>
        </w:r>
      </w:ins>
    </w:p>
    <w:p w14:paraId="05D6A30D" w14:textId="77777777" w:rsidR="00DD328D" w:rsidRPr="00DD328D" w:rsidRDefault="00DD328D" w:rsidP="00DD328D">
      <w:pPr>
        <w:pStyle w:val="Tekstzonderopmaak"/>
        <w:rPr>
          <w:ins w:id="387" w:author="Willems, P.H. (Peter)" w:date="2019-03-26T09:13:00Z"/>
          <w:rFonts w:ascii="Corbel" w:hAnsi="Corbel" w:cs="Times New Roman"/>
          <w:sz w:val="22"/>
          <w:szCs w:val="22"/>
          <w:lang w:val="en-US"/>
          <w:rPrChange w:id="388" w:author="Willems, P.H. (Peter)" w:date="2019-03-26T09:13:00Z">
            <w:rPr>
              <w:ins w:id="389" w:author="Willems, P.H. (Peter)" w:date="2019-03-26T09:13:00Z"/>
              <w:rFonts w:ascii="Corbel" w:hAnsi="Corbel" w:cs="Times New Roman"/>
              <w:sz w:val="22"/>
              <w:szCs w:val="22"/>
            </w:rPr>
          </w:rPrChange>
        </w:rPr>
      </w:pPr>
    </w:p>
    <w:p w14:paraId="1639EA04" w14:textId="77777777" w:rsidR="00DD328D" w:rsidRPr="00DD328D" w:rsidRDefault="00DD328D" w:rsidP="00DD328D">
      <w:pPr>
        <w:pStyle w:val="Tekstzonderopmaak"/>
        <w:rPr>
          <w:ins w:id="390" w:author="Willems, P.H. (Peter)" w:date="2019-03-26T09:13:00Z"/>
          <w:rFonts w:ascii="Corbel" w:hAnsi="Corbel" w:cs="Times New Roman"/>
          <w:sz w:val="22"/>
          <w:szCs w:val="22"/>
        </w:rPr>
      </w:pPr>
      <w:ins w:id="391" w:author="Willems, P.H. (Peter)" w:date="2019-03-26T09:13:00Z">
        <w:r w:rsidRPr="00DD328D">
          <w:rPr>
            <w:rFonts w:ascii="Corbel" w:hAnsi="Corbel" w:cs="Times New Roman"/>
            <w:sz w:val="22"/>
            <w:szCs w:val="22"/>
          </w:rPr>
          <w:t>Wanneer in een raamwerk (conform versie 1.6) bij minOccurs en maxOccurs niets wordt ingevuld dan gelden de regels van de voorgaande systematiek versies;</w:t>
        </w:r>
      </w:ins>
    </w:p>
    <w:p w14:paraId="767CDD25" w14:textId="46D34916" w:rsidR="0073181B" w:rsidRPr="00E67FAE" w:rsidRDefault="00DD328D" w:rsidP="00DD328D">
      <w:pPr>
        <w:pStyle w:val="Tekstzonderopmaak"/>
        <w:rPr>
          <w:rFonts w:ascii="Corbel" w:hAnsi="Corbel" w:cs="Times New Roman"/>
          <w:sz w:val="22"/>
          <w:szCs w:val="22"/>
        </w:rPr>
      </w:pPr>
      <w:ins w:id="392" w:author="Willems, P.H. (Peter)" w:date="2019-03-26T09:13:00Z">
        <w:r w:rsidRPr="00DD328D">
          <w:rPr>
            <w:rFonts w:ascii="Corbel" w:hAnsi="Corbel" w:cs="Times New Roman"/>
            <w:sz w:val="22"/>
            <w:szCs w:val="22"/>
          </w:rPr>
          <w:t>Voor de typen ProjectType, MessageType, PersonType, AppendixType, OrganisationType komt een Complex Element altijd 0 of 1 keer voor. Voor de typen Complex Elementtype komt een complex Element altijd 0 tot oneindig voor.</w:t>
        </w:r>
      </w:ins>
      <w:del w:id="393" w:author="Willems, P.H. (Peter)" w:date="2019-03-26T09:13:00Z">
        <w:r w:rsidR="0073181B" w:rsidRPr="00E67FAE" w:rsidDel="00DD328D">
          <w:rPr>
            <w:rFonts w:ascii="Corbel" w:hAnsi="Corbel" w:cs="Times New Roman"/>
            <w:sz w:val="22"/>
            <w:szCs w:val="22"/>
          </w:rPr>
          <w:delText xml:space="preserve">(….) Dit betreft </w:delText>
        </w:r>
      </w:del>
      <w:r w:rsidR="0073181B" w:rsidRPr="00E67FAE">
        <w:rPr>
          <w:rFonts w:ascii="Corbel" w:hAnsi="Corbel" w:cs="Times New Roman"/>
          <w:sz w:val="22"/>
          <w:szCs w:val="22"/>
        </w:rPr>
        <w:br/>
      </w:r>
    </w:p>
    <w:p w14:paraId="767CDD26" w14:textId="2E7DDA3B" w:rsidR="0073181B" w:rsidRPr="00E67FAE" w:rsidRDefault="0073181B" w:rsidP="0073181B">
      <w:pPr>
        <w:pStyle w:val="Kop3"/>
        <w:numPr>
          <w:ilvl w:val="0"/>
          <w:numId w:val="0"/>
        </w:numPr>
        <w:rPr>
          <w:rFonts w:ascii="Corbel" w:hAnsi="Corbel"/>
          <w:sz w:val="22"/>
          <w:szCs w:val="22"/>
        </w:rPr>
      </w:pPr>
      <w:bookmarkStart w:id="394" w:name="_Toc4484433"/>
      <w:r w:rsidRPr="00E67FAE">
        <w:rPr>
          <w:rFonts w:ascii="Corbel" w:hAnsi="Corbel"/>
          <w:sz w:val="22"/>
          <w:szCs w:val="22"/>
        </w:rPr>
        <w:t>1.1.2</w:t>
      </w:r>
      <w:r w:rsidRPr="00E67FAE">
        <w:rPr>
          <w:rFonts w:ascii="Corbel" w:hAnsi="Corbel"/>
          <w:sz w:val="22"/>
          <w:szCs w:val="22"/>
        </w:rPr>
        <w:tab/>
      </w:r>
      <w:ins w:id="395" w:author="Willems, P.H. (Peter)" w:date="2019-03-26T09:14:00Z">
        <w:r w:rsidR="00DF19CB" w:rsidRPr="00DF19CB">
          <w:rPr>
            <w:rFonts w:ascii="Corbel" w:hAnsi="Corbel"/>
            <w:sz w:val="22"/>
            <w:szCs w:val="22"/>
          </w:rPr>
          <w:t>Bijlage verplicht kunnen stellen per berichttype (1019)</w:t>
        </w:r>
      </w:ins>
      <w:del w:id="396" w:author="Willems, P.H. (Peter)" w:date="2019-03-26T09:14:00Z">
        <w:r w:rsidRPr="00E67FAE" w:rsidDel="00DF19CB">
          <w:rPr>
            <w:rFonts w:ascii="Corbel" w:hAnsi="Corbel"/>
            <w:sz w:val="22"/>
            <w:szCs w:val="22"/>
          </w:rPr>
          <w:delText>Koppelen van externe en interne processen.</w:delText>
        </w:r>
      </w:del>
      <w:bookmarkEnd w:id="394"/>
    </w:p>
    <w:p w14:paraId="4E3608D1" w14:textId="77777777" w:rsidR="00CA5D15" w:rsidRPr="00CA5D15" w:rsidRDefault="00CA5D15" w:rsidP="00CA5D15">
      <w:pPr>
        <w:pStyle w:val="Tekstzonderopmaak"/>
        <w:rPr>
          <w:ins w:id="397" w:author="Willems, P.H. (Peter)" w:date="2019-03-26T09:14:00Z"/>
          <w:rFonts w:ascii="Corbel" w:hAnsi="Corbel" w:cs="Times New Roman"/>
          <w:sz w:val="22"/>
          <w:szCs w:val="22"/>
        </w:rPr>
      </w:pPr>
      <w:ins w:id="398" w:author="Willems, P.H. (Peter)" w:date="2019-03-26T09:14:00Z">
        <w:r w:rsidRPr="00CA5D15">
          <w:rPr>
            <w:rFonts w:ascii="Corbel" w:hAnsi="Corbel" w:cs="Times New Roman"/>
            <w:sz w:val="22"/>
            <w:szCs w:val="22"/>
          </w:rPr>
          <w:t>Als er een document ter acceptatie verzonden moet worden en de bijlage wordt er niet bij gedaan kan worden voorzien dat het bericht afgekeurd gaat woorden. Afdwingen dat een bijlage moet worden toegevoegd kan dan helpen. De impact van het verplicht stellen van een bijlage is laag. Het dwingt af dat de berichten die een bijlage nodig hebben deze ook daadwerkelijk hebben. Dat kan in een aantal gevallen een voordeel voor gebruikers opleveren omdat er geen bijlagen meer vergeten worden.</w:t>
        </w:r>
      </w:ins>
    </w:p>
    <w:p w14:paraId="09FD084E" w14:textId="77777777" w:rsidR="00CA5D15" w:rsidRPr="00CA5D15" w:rsidRDefault="00CA5D15" w:rsidP="00CA5D15">
      <w:pPr>
        <w:pStyle w:val="Tekstzonderopmaak"/>
        <w:rPr>
          <w:ins w:id="399" w:author="Willems, P.H. (Peter)" w:date="2019-03-26T09:14:00Z"/>
          <w:rFonts w:ascii="Corbel" w:hAnsi="Corbel" w:cs="Times New Roman"/>
          <w:sz w:val="22"/>
          <w:szCs w:val="22"/>
        </w:rPr>
      </w:pPr>
      <w:ins w:id="400" w:author="Willems, P.H. (Peter)" w:date="2019-03-26T09:14:00Z">
        <w:r w:rsidRPr="00CA5D15">
          <w:rPr>
            <w:rFonts w:ascii="Corbel" w:hAnsi="Corbel" w:cs="Times New Roman"/>
            <w:sz w:val="22"/>
            <w:szCs w:val="22"/>
          </w:rPr>
          <w:t>De gekozen oplossing is om per MessageType aan te geven of een appendix verplicht is.</w:t>
        </w:r>
      </w:ins>
    </w:p>
    <w:p w14:paraId="4B344BA9" w14:textId="77777777" w:rsidR="00CA5D15" w:rsidRPr="00CA5D15" w:rsidRDefault="00CA5D15" w:rsidP="00CA5D15">
      <w:pPr>
        <w:pStyle w:val="Tekstzonderopmaak"/>
        <w:rPr>
          <w:ins w:id="401" w:author="Willems, P.H. (Peter)" w:date="2019-03-26T09:14:00Z"/>
          <w:rFonts w:ascii="Corbel" w:hAnsi="Corbel" w:cs="Times New Roman"/>
          <w:sz w:val="22"/>
          <w:szCs w:val="22"/>
        </w:rPr>
      </w:pPr>
    </w:p>
    <w:p w14:paraId="30477C7F" w14:textId="77777777" w:rsidR="00CA5D15" w:rsidRPr="00CA5D15" w:rsidRDefault="00CA5D15" w:rsidP="00CA5D15">
      <w:pPr>
        <w:pStyle w:val="Tekstzonderopmaak"/>
        <w:rPr>
          <w:ins w:id="402" w:author="Willems, P.H. (Peter)" w:date="2019-03-26T09:14:00Z"/>
          <w:szCs w:val="22"/>
          <w:lang w:val="en-US"/>
          <w:rPrChange w:id="403" w:author="Willems, P.H. (Peter)" w:date="2019-03-26T09:14:00Z">
            <w:rPr>
              <w:ins w:id="404" w:author="Willems, P.H. (Peter)" w:date="2019-03-26T09:14:00Z"/>
              <w:rFonts w:ascii="Corbel" w:hAnsi="Corbel" w:cs="Times New Roman"/>
              <w:sz w:val="22"/>
              <w:szCs w:val="22"/>
            </w:rPr>
          </w:rPrChange>
        </w:rPr>
      </w:pPr>
      <w:ins w:id="405" w:author="Willems, P.H. (Peter)" w:date="2019-03-26T09:14:00Z">
        <w:r w:rsidRPr="00CA5D15">
          <w:rPr>
            <w:szCs w:val="22"/>
            <w:lang w:val="en-US"/>
            <w:rPrChange w:id="406" w:author="Willems, P.H. (Peter)" w:date="2019-03-26T09:14:00Z">
              <w:rPr>
                <w:rFonts w:ascii="Corbel" w:hAnsi="Corbel" w:cs="Times New Roman"/>
                <w:sz w:val="22"/>
                <w:szCs w:val="22"/>
              </w:rPr>
            </w:rPrChange>
          </w:rPr>
          <w:t>ENTITY MessageType;</w:t>
        </w:r>
      </w:ins>
    </w:p>
    <w:p w14:paraId="417FCF68" w14:textId="77777777" w:rsidR="00CA5D15" w:rsidRPr="00CA5D15" w:rsidRDefault="00CA5D15" w:rsidP="00CA5D15">
      <w:pPr>
        <w:pStyle w:val="Tekstzonderopmaak"/>
        <w:rPr>
          <w:ins w:id="407" w:author="Willems, P.H. (Peter)" w:date="2019-03-26T09:14:00Z"/>
          <w:szCs w:val="22"/>
          <w:lang w:val="en-US"/>
          <w:rPrChange w:id="408" w:author="Willems, P.H. (Peter)" w:date="2019-03-26T09:14:00Z">
            <w:rPr>
              <w:ins w:id="409" w:author="Willems, P.H. (Peter)" w:date="2019-03-26T09:14:00Z"/>
              <w:rFonts w:ascii="Corbel" w:hAnsi="Corbel" w:cs="Times New Roman"/>
              <w:sz w:val="22"/>
              <w:szCs w:val="22"/>
            </w:rPr>
          </w:rPrChange>
        </w:rPr>
      </w:pPr>
      <w:ins w:id="410" w:author="Willems, P.H. (Peter)" w:date="2019-03-26T09:14:00Z">
        <w:r w:rsidRPr="00CA5D15">
          <w:rPr>
            <w:szCs w:val="22"/>
            <w:lang w:val="en-US"/>
            <w:rPrChange w:id="411" w:author="Willems, P.H. (Peter)" w:date="2019-03-26T09:14:00Z">
              <w:rPr>
                <w:rFonts w:ascii="Corbel" w:hAnsi="Corbel" w:cs="Times New Roman"/>
                <w:sz w:val="22"/>
                <w:szCs w:val="22"/>
              </w:rPr>
            </w:rPrChange>
          </w:rPr>
          <w:t>...</w:t>
        </w:r>
      </w:ins>
    </w:p>
    <w:p w14:paraId="5F449641" w14:textId="77777777" w:rsidR="00CA5D15" w:rsidRPr="00CA5D15" w:rsidRDefault="00CA5D15" w:rsidP="00CA5D15">
      <w:pPr>
        <w:pStyle w:val="Tekstzonderopmaak"/>
        <w:rPr>
          <w:ins w:id="412" w:author="Willems, P.H. (Peter)" w:date="2019-03-26T09:14:00Z"/>
          <w:szCs w:val="22"/>
          <w:lang w:val="en-US"/>
          <w:rPrChange w:id="413" w:author="Willems, P.H. (Peter)" w:date="2019-03-26T09:14:00Z">
            <w:rPr>
              <w:ins w:id="414" w:author="Willems, P.H. (Peter)" w:date="2019-03-26T09:14:00Z"/>
              <w:rFonts w:ascii="Corbel" w:hAnsi="Corbel" w:cs="Times New Roman"/>
              <w:sz w:val="22"/>
              <w:szCs w:val="22"/>
            </w:rPr>
          </w:rPrChange>
        </w:rPr>
      </w:pPr>
      <w:ins w:id="415" w:author="Willems, P.H. (Peter)" w:date="2019-03-26T09:14:00Z">
        <w:r w:rsidRPr="00CA5D15">
          <w:rPr>
            <w:szCs w:val="22"/>
            <w:lang w:val="en-US"/>
            <w:rPrChange w:id="416" w:author="Willems, P.H. (Peter)" w:date="2019-03-26T09:14:00Z">
              <w:rPr>
                <w:rFonts w:ascii="Corbel" w:hAnsi="Corbel" w:cs="Times New Roman"/>
                <w:sz w:val="22"/>
                <w:szCs w:val="22"/>
              </w:rPr>
            </w:rPrChange>
          </w:rPr>
          <w:t>appendixMandatory: OPTIONAL BOOLEAN;</w:t>
        </w:r>
      </w:ins>
    </w:p>
    <w:p w14:paraId="654534C5" w14:textId="77777777" w:rsidR="00CA5D15" w:rsidRPr="00CA5D15" w:rsidRDefault="00CA5D15" w:rsidP="00CA5D15">
      <w:pPr>
        <w:pStyle w:val="Tekstzonderopmaak"/>
        <w:rPr>
          <w:ins w:id="417" w:author="Willems, P.H. (Peter)" w:date="2019-03-26T09:14:00Z"/>
          <w:szCs w:val="22"/>
          <w:rPrChange w:id="418" w:author="Willems, P.H. (Peter)" w:date="2019-03-26T09:14:00Z">
            <w:rPr>
              <w:ins w:id="419" w:author="Willems, P.H. (Peter)" w:date="2019-03-26T09:14:00Z"/>
              <w:rFonts w:ascii="Corbel" w:hAnsi="Corbel" w:cs="Times New Roman"/>
              <w:sz w:val="22"/>
              <w:szCs w:val="22"/>
            </w:rPr>
          </w:rPrChange>
        </w:rPr>
      </w:pPr>
      <w:ins w:id="420" w:author="Willems, P.H. (Peter)" w:date="2019-03-26T09:14:00Z">
        <w:r w:rsidRPr="00CA5D15">
          <w:rPr>
            <w:szCs w:val="22"/>
            <w:rPrChange w:id="421" w:author="Willems, P.H. (Peter)" w:date="2019-03-26T09:14:00Z">
              <w:rPr>
                <w:rFonts w:ascii="Corbel" w:hAnsi="Corbel" w:cs="Times New Roman"/>
                <w:sz w:val="22"/>
                <w:szCs w:val="22"/>
              </w:rPr>
            </w:rPrChange>
          </w:rPr>
          <w:t>...</w:t>
        </w:r>
      </w:ins>
    </w:p>
    <w:p w14:paraId="2B065EC1" w14:textId="77777777" w:rsidR="00CA5D15" w:rsidRPr="00CA5D15" w:rsidRDefault="00CA5D15" w:rsidP="00CA5D15">
      <w:pPr>
        <w:pStyle w:val="Tekstzonderopmaak"/>
        <w:rPr>
          <w:ins w:id="422" w:author="Willems, P.H. (Peter)" w:date="2019-03-26T09:14:00Z"/>
          <w:szCs w:val="22"/>
          <w:rPrChange w:id="423" w:author="Willems, P.H. (Peter)" w:date="2019-03-26T09:14:00Z">
            <w:rPr>
              <w:ins w:id="424" w:author="Willems, P.H. (Peter)" w:date="2019-03-26T09:14:00Z"/>
              <w:rFonts w:ascii="Corbel" w:hAnsi="Corbel" w:cs="Times New Roman"/>
              <w:sz w:val="22"/>
              <w:szCs w:val="22"/>
            </w:rPr>
          </w:rPrChange>
        </w:rPr>
      </w:pPr>
      <w:ins w:id="425" w:author="Willems, P.H. (Peter)" w:date="2019-03-26T09:14:00Z">
        <w:r w:rsidRPr="00CA5D15">
          <w:rPr>
            <w:szCs w:val="22"/>
            <w:rPrChange w:id="426" w:author="Willems, P.H. (Peter)" w:date="2019-03-26T09:14:00Z">
              <w:rPr>
                <w:rFonts w:ascii="Corbel" w:hAnsi="Corbel" w:cs="Times New Roman"/>
                <w:sz w:val="22"/>
                <w:szCs w:val="22"/>
              </w:rPr>
            </w:rPrChange>
          </w:rPr>
          <w:t>END_ENTITY;</w:t>
        </w:r>
      </w:ins>
    </w:p>
    <w:p w14:paraId="2E6DEF40" w14:textId="77777777" w:rsidR="00CA5D15" w:rsidRPr="00CA5D15" w:rsidRDefault="00CA5D15" w:rsidP="00CA5D15">
      <w:pPr>
        <w:pStyle w:val="Tekstzonderopmaak"/>
        <w:rPr>
          <w:ins w:id="427" w:author="Willems, P.H. (Peter)" w:date="2019-03-26T09:14:00Z"/>
          <w:rFonts w:ascii="Corbel" w:hAnsi="Corbel" w:cs="Times New Roman"/>
          <w:sz w:val="22"/>
          <w:szCs w:val="22"/>
        </w:rPr>
      </w:pPr>
    </w:p>
    <w:p w14:paraId="767CDD27" w14:textId="4A803B9F" w:rsidR="0073181B" w:rsidRPr="00E67FAE" w:rsidRDefault="00CA5D15" w:rsidP="00CA5D15">
      <w:pPr>
        <w:pStyle w:val="Tekstzonderopmaak"/>
        <w:rPr>
          <w:rFonts w:ascii="Corbel" w:hAnsi="Corbel" w:cs="Times New Roman"/>
          <w:sz w:val="22"/>
          <w:szCs w:val="22"/>
        </w:rPr>
      </w:pPr>
      <w:ins w:id="428" w:author="Willems, P.H. (Peter)" w:date="2019-03-26T09:14:00Z">
        <w:r w:rsidRPr="00CA5D15">
          <w:rPr>
            <w:rFonts w:ascii="Corbel" w:hAnsi="Corbel" w:cs="Times New Roman"/>
            <w:sz w:val="22"/>
            <w:szCs w:val="22"/>
          </w:rPr>
          <w:t>Deze oplossing is backwards compatible, omdat de boolean optioneel is gemaakt. Deze optie wordt daarom niet afgedwongen.</w:t>
        </w:r>
      </w:ins>
      <w:del w:id="429" w:author="Willems, P.H. (Peter)" w:date="2019-03-26T09:14:00Z">
        <w:r w:rsidR="0073181B" w:rsidRPr="00E67FAE" w:rsidDel="00CA5D15">
          <w:rPr>
            <w:rFonts w:ascii="Corbel" w:hAnsi="Corbel" w:cs="Times New Roman"/>
            <w:sz w:val="22"/>
            <w:szCs w:val="22"/>
          </w:rPr>
          <w:delText>(….) Dit betreft …</w:delText>
        </w:r>
      </w:del>
    </w:p>
    <w:p w14:paraId="767CDD28" w14:textId="77777777" w:rsidR="0073181B" w:rsidRPr="00E67FAE" w:rsidRDefault="0073181B" w:rsidP="0073181B">
      <w:pPr>
        <w:pStyle w:val="Kop3"/>
        <w:numPr>
          <w:ilvl w:val="0"/>
          <w:numId w:val="0"/>
        </w:numPr>
        <w:rPr>
          <w:rFonts w:ascii="Corbel" w:hAnsi="Corbel"/>
          <w:sz w:val="22"/>
          <w:szCs w:val="22"/>
        </w:rPr>
      </w:pPr>
      <w:bookmarkStart w:id="430" w:name="_Toc4484434"/>
      <w:r w:rsidRPr="00E67FAE">
        <w:rPr>
          <w:rFonts w:ascii="Corbel" w:hAnsi="Corbel"/>
          <w:sz w:val="22"/>
          <w:szCs w:val="22"/>
        </w:rPr>
        <w:t>1.1.3</w:t>
      </w:r>
      <w:r w:rsidRPr="00E67FAE">
        <w:rPr>
          <w:rFonts w:ascii="Corbel" w:hAnsi="Corbel"/>
          <w:sz w:val="22"/>
          <w:szCs w:val="22"/>
        </w:rPr>
        <w:tab/>
        <w:t>…..</w:t>
      </w:r>
      <w:bookmarkEnd w:id="430"/>
    </w:p>
    <w:p w14:paraId="767CDD29" w14:textId="77777777" w:rsidR="0073181B" w:rsidRPr="00E67FAE" w:rsidRDefault="0073181B" w:rsidP="0073181B">
      <w:pPr>
        <w:pStyle w:val="Tekstzonderopmaak"/>
        <w:rPr>
          <w:rFonts w:ascii="Corbel" w:hAnsi="Corbel" w:cs="Times New Roman"/>
          <w:sz w:val="22"/>
          <w:szCs w:val="22"/>
        </w:rPr>
      </w:pPr>
      <w:r w:rsidRPr="00E67FAE">
        <w:rPr>
          <w:rFonts w:ascii="Corbel" w:hAnsi="Corbel" w:cs="Times New Roman"/>
          <w:sz w:val="22"/>
          <w:szCs w:val="22"/>
        </w:rPr>
        <w:t>(…) Dit betreft….</w:t>
      </w:r>
      <w:r w:rsidRPr="00E67FAE">
        <w:rPr>
          <w:rFonts w:ascii="Corbel" w:hAnsi="Corbel" w:cs="Times New Roman"/>
          <w:sz w:val="22"/>
          <w:szCs w:val="22"/>
        </w:rPr>
        <w:br/>
      </w:r>
    </w:p>
    <w:p w14:paraId="767CDD2A" w14:textId="77777777" w:rsidR="007F6E7D" w:rsidRPr="00E67FAE" w:rsidRDefault="002C2D4A" w:rsidP="007F6E7D">
      <w:pPr>
        <w:pStyle w:val="Tekstzonderopmaak"/>
        <w:widowControl w:val="0"/>
        <w:rPr>
          <w:rFonts w:ascii="Corbel" w:hAnsi="Corbel" w:cs="Times New Roman"/>
          <w:sz w:val="22"/>
          <w:szCs w:val="22"/>
        </w:rPr>
      </w:pPr>
      <w:r w:rsidRPr="00E67FAE">
        <w:rPr>
          <w:rFonts w:ascii="Corbel" w:hAnsi="Corbel" w:cs="Times New Roman"/>
          <w:sz w:val="22"/>
          <w:szCs w:val="22"/>
        </w:rPr>
        <w:br/>
      </w:r>
    </w:p>
    <w:p w14:paraId="767CDD2B" w14:textId="77777777" w:rsidR="00370F9D" w:rsidRPr="00E67FAE" w:rsidRDefault="00370F9D" w:rsidP="00D15230">
      <w:pPr>
        <w:pStyle w:val="Kop2"/>
        <w:keepNext w:val="0"/>
        <w:numPr>
          <w:ilvl w:val="1"/>
          <w:numId w:val="33"/>
        </w:numPr>
        <w:suppressAutoHyphens w:val="0"/>
        <w:spacing w:after="60"/>
        <w:rPr>
          <w:rFonts w:ascii="Corbel" w:eastAsia="Times New Roman" w:hAnsi="Corbel" w:cs="Arial"/>
          <w:i/>
          <w:iCs/>
          <w:kern w:val="0"/>
          <w:sz w:val="28"/>
          <w:szCs w:val="28"/>
        </w:rPr>
      </w:pPr>
      <w:bookmarkStart w:id="431" w:name="_Toc4484435"/>
      <w:bookmarkStart w:id="432" w:name="_Toc299532149"/>
      <w:r w:rsidRPr="00E67FAE">
        <w:rPr>
          <w:rFonts w:ascii="Corbel" w:eastAsia="Times New Roman" w:hAnsi="Corbel" w:cs="Arial"/>
          <w:i/>
          <w:iCs/>
          <w:kern w:val="0"/>
          <w:sz w:val="28"/>
          <w:szCs w:val="28"/>
        </w:rPr>
        <w:t>Wijzigingen in versie 1.4 t.o.v. 1.3</w:t>
      </w:r>
      <w:bookmarkEnd w:id="431"/>
    </w:p>
    <w:p w14:paraId="767CDD2C" w14:textId="77777777" w:rsidR="00052691" w:rsidRPr="00E67FAE" w:rsidRDefault="00052691" w:rsidP="00052691">
      <w:pPr>
        <w:pStyle w:val="Tekstzonderopmaak"/>
        <w:widowControl w:val="0"/>
        <w:rPr>
          <w:rFonts w:ascii="Corbel" w:hAnsi="Corbel" w:cs="Times New Roman"/>
          <w:sz w:val="22"/>
          <w:szCs w:val="22"/>
        </w:rPr>
      </w:pPr>
      <w:r w:rsidRPr="00E67FAE">
        <w:rPr>
          <w:rFonts w:ascii="Corbel" w:hAnsi="Corbel" w:cs="Times New Roman"/>
          <w:sz w:val="22"/>
          <w:szCs w:val="22"/>
        </w:rPr>
        <w:t xml:space="preserve">Het aantal wijzigingen in de nieuwe versie 1.4 is vrij beperkt. Dat zal in volgende versies zo blijven, omdat er sinds 2013 een 1-jarige releasecyclus wordt gehanteerd. Daarbij is de scope (lees: het aantal verbeteringen) beperkt, en de doorlooptijd vast (namelijk één jaar). Zodoende kan de VISI-organisatie slagvaardig en doeltreffend inspelen op wensen en behoeften uit de markt. </w:t>
      </w:r>
      <w:r w:rsidRPr="00E67FAE">
        <w:rPr>
          <w:rFonts w:ascii="Corbel" w:hAnsi="Corbel" w:cs="Times New Roman"/>
          <w:sz w:val="22"/>
          <w:szCs w:val="22"/>
        </w:rPr>
        <w:br/>
        <w:t xml:space="preserve">De technische uitwerking van de genoemde onderwerpen is te volgen op </w:t>
      </w:r>
      <w:hyperlink r:id="rId12" w:history="1">
        <w:r w:rsidRPr="00E67FAE">
          <w:rPr>
            <w:rFonts w:ascii="Corbel" w:hAnsi="Corbel" w:cs="Times New Roman"/>
            <w:i/>
            <w:sz w:val="22"/>
            <w:szCs w:val="22"/>
            <w:u w:val="single"/>
          </w:rPr>
          <w:t>https://visi.codeplex.com</w:t>
        </w:r>
      </w:hyperlink>
      <w:r w:rsidRPr="00E67FAE">
        <w:rPr>
          <w:rFonts w:ascii="Corbel" w:hAnsi="Corbel" w:cs="Times New Roman"/>
          <w:sz w:val="22"/>
          <w:szCs w:val="22"/>
        </w:rPr>
        <w:t xml:space="preserve">, onder ‘issues’ (advanced view). Deze website is de werkomgeving van de VISI Technische Commissie waar de behandeling van issues plaats vindt, en waar technisch inhoudelijke discussies over de onderwerpen worden gevoerd (om daaraan mee te kunnen doen, moet een deelnemer wel door CROW worden geautoriseerd). Om (mee) te kijken is deze website helemaal open, en hier kan iedereen dus o.a. zien welke problemen zijn opgelost en welke onderwerpen de hoogste prioriteit hebben om in een volgende versie te worden aangepakt. </w:t>
      </w:r>
      <w:r w:rsidRPr="00E67FAE">
        <w:rPr>
          <w:rFonts w:ascii="Corbel" w:hAnsi="Corbel" w:cs="Times New Roman"/>
          <w:sz w:val="22"/>
          <w:szCs w:val="22"/>
        </w:rPr>
        <w:br/>
        <w:t>De nummers in de tekst verwijzen vanaf nu naar het Codeplex ID.</w:t>
      </w:r>
    </w:p>
    <w:p w14:paraId="767CDD2D" w14:textId="77777777" w:rsidR="00052691" w:rsidRPr="00E67FAE" w:rsidRDefault="00052691" w:rsidP="00052691">
      <w:pPr>
        <w:pStyle w:val="Tekstzonderopmaak"/>
        <w:widowControl w:val="0"/>
        <w:rPr>
          <w:rFonts w:ascii="Corbel" w:hAnsi="Corbel" w:cs="Times New Roman"/>
          <w:sz w:val="22"/>
          <w:szCs w:val="22"/>
        </w:rPr>
      </w:pPr>
    </w:p>
    <w:p w14:paraId="767CDD2E" w14:textId="2CF5EBCB" w:rsidR="00D34C07" w:rsidRPr="00E67FAE" w:rsidRDefault="00E67A00" w:rsidP="00E67A00">
      <w:pPr>
        <w:pStyle w:val="Kop3"/>
        <w:numPr>
          <w:ilvl w:val="0"/>
          <w:numId w:val="0"/>
        </w:numPr>
        <w:rPr>
          <w:rFonts w:ascii="Corbel" w:hAnsi="Corbel"/>
          <w:sz w:val="22"/>
          <w:szCs w:val="22"/>
        </w:rPr>
      </w:pPr>
      <w:bookmarkStart w:id="433" w:name="_Toc4484436"/>
      <w:r w:rsidRPr="00E67FAE">
        <w:rPr>
          <w:rFonts w:ascii="Corbel" w:hAnsi="Corbel"/>
          <w:sz w:val="22"/>
          <w:szCs w:val="22"/>
        </w:rPr>
        <w:t>1.</w:t>
      </w:r>
      <w:del w:id="434" w:author="Willems, P.H. (Peter)" w:date="2019-03-26T09:15:00Z">
        <w:r w:rsidRPr="00E67FAE" w:rsidDel="00EB7DAC">
          <w:rPr>
            <w:rFonts w:ascii="Corbel" w:hAnsi="Corbel"/>
            <w:sz w:val="22"/>
            <w:szCs w:val="22"/>
          </w:rPr>
          <w:delText>1</w:delText>
        </w:r>
      </w:del>
      <w:ins w:id="435" w:author="Willems, P.H. (Peter)" w:date="2019-03-26T09:15:00Z">
        <w:r w:rsidR="00EB7DAC">
          <w:rPr>
            <w:rFonts w:ascii="Corbel" w:hAnsi="Corbel"/>
            <w:sz w:val="22"/>
            <w:szCs w:val="22"/>
          </w:rPr>
          <w:t>2</w:t>
        </w:r>
      </w:ins>
      <w:r w:rsidRPr="00E67FAE">
        <w:rPr>
          <w:rFonts w:ascii="Corbel" w:hAnsi="Corbel"/>
          <w:sz w:val="22"/>
          <w:szCs w:val="22"/>
        </w:rPr>
        <w:t>.1</w:t>
      </w:r>
      <w:r w:rsidRPr="00E67FAE">
        <w:rPr>
          <w:rFonts w:ascii="Corbel" w:hAnsi="Corbel"/>
          <w:sz w:val="22"/>
          <w:szCs w:val="22"/>
        </w:rPr>
        <w:tab/>
      </w:r>
      <w:r w:rsidR="00D34C07" w:rsidRPr="00E67FAE">
        <w:rPr>
          <w:rFonts w:ascii="Corbel" w:hAnsi="Corbel"/>
          <w:sz w:val="22"/>
          <w:szCs w:val="22"/>
        </w:rPr>
        <w:t>Beveiliging van VISI-communicatie.</w:t>
      </w:r>
      <w:bookmarkEnd w:id="433"/>
    </w:p>
    <w:p w14:paraId="767CDD2F" w14:textId="77777777" w:rsidR="00D34C07" w:rsidRPr="00E67FAE" w:rsidRDefault="00D34C07" w:rsidP="00D34C07">
      <w:pPr>
        <w:pStyle w:val="Tekstzonderopmaak"/>
        <w:rPr>
          <w:rFonts w:ascii="Corbel" w:hAnsi="Corbel" w:cs="Times New Roman"/>
          <w:sz w:val="22"/>
          <w:szCs w:val="22"/>
        </w:rPr>
      </w:pPr>
      <w:r w:rsidRPr="00E67FAE">
        <w:rPr>
          <w:rFonts w:ascii="Corbel" w:hAnsi="Corbel" w:cs="Times New Roman"/>
          <w:sz w:val="22"/>
          <w:szCs w:val="22"/>
        </w:rPr>
        <w:t>(1003) Dit betreft de eis dat VISI communicatie tussen SOAP-servers altijd plaats vindt via https en SSL. Het gebruik van HTTPS (TLS 1.0 of hoger, met minimaal 128 bits encryptie) voor het versturen van VISI berichten en bijlagen is verplicht. Alle communicatie over internet tussen een VISI gebruiker en een VISI applicatie moet gebruik maken van HTTPS met dezelfde specificaties.</w:t>
      </w:r>
      <w:r w:rsidRPr="00E67FAE">
        <w:rPr>
          <w:rFonts w:ascii="Corbel" w:hAnsi="Corbel" w:cs="Times New Roman"/>
          <w:sz w:val="22"/>
          <w:szCs w:val="22"/>
        </w:rPr>
        <w:br/>
      </w:r>
    </w:p>
    <w:p w14:paraId="767CDD30" w14:textId="07F55560" w:rsidR="00D34C07" w:rsidRPr="00E67FAE" w:rsidRDefault="00E67A00" w:rsidP="00E67A00">
      <w:pPr>
        <w:pStyle w:val="Kop3"/>
        <w:numPr>
          <w:ilvl w:val="0"/>
          <w:numId w:val="0"/>
        </w:numPr>
        <w:rPr>
          <w:rFonts w:ascii="Corbel" w:hAnsi="Corbel"/>
          <w:sz w:val="22"/>
          <w:szCs w:val="22"/>
        </w:rPr>
      </w:pPr>
      <w:bookmarkStart w:id="436" w:name="_Toc4484437"/>
      <w:r w:rsidRPr="00E67FAE">
        <w:rPr>
          <w:rFonts w:ascii="Corbel" w:hAnsi="Corbel"/>
          <w:sz w:val="22"/>
          <w:szCs w:val="22"/>
        </w:rPr>
        <w:t>1.</w:t>
      </w:r>
      <w:del w:id="437" w:author="Willems, P.H. (Peter)" w:date="2019-03-26T09:15:00Z">
        <w:r w:rsidRPr="00E67FAE" w:rsidDel="00EB7DAC">
          <w:rPr>
            <w:rFonts w:ascii="Corbel" w:hAnsi="Corbel"/>
            <w:sz w:val="22"/>
            <w:szCs w:val="22"/>
          </w:rPr>
          <w:delText>1</w:delText>
        </w:r>
      </w:del>
      <w:ins w:id="438" w:author="Willems, P.H. (Peter)" w:date="2019-03-26T09:15:00Z">
        <w:r w:rsidR="00EB7DAC">
          <w:rPr>
            <w:rFonts w:ascii="Corbel" w:hAnsi="Corbel"/>
            <w:sz w:val="22"/>
            <w:szCs w:val="22"/>
          </w:rPr>
          <w:t>2</w:t>
        </w:r>
      </w:ins>
      <w:r w:rsidRPr="00E67FAE">
        <w:rPr>
          <w:rFonts w:ascii="Corbel" w:hAnsi="Corbel"/>
          <w:sz w:val="22"/>
          <w:szCs w:val="22"/>
        </w:rPr>
        <w:t>.2</w:t>
      </w:r>
      <w:r w:rsidRPr="00E67FAE">
        <w:rPr>
          <w:rFonts w:ascii="Corbel" w:hAnsi="Corbel"/>
          <w:sz w:val="22"/>
          <w:szCs w:val="22"/>
        </w:rPr>
        <w:tab/>
      </w:r>
      <w:r w:rsidR="00D34C07" w:rsidRPr="00E67FAE">
        <w:rPr>
          <w:rFonts w:ascii="Corbel" w:hAnsi="Corbel"/>
          <w:sz w:val="22"/>
          <w:szCs w:val="22"/>
        </w:rPr>
        <w:t>Koppelen van externe en interne processen.</w:t>
      </w:r>
      <w:bookmarkEnd w:id="436"/>
    </w:p>
    <w:p w14:paraId="767CDD31" w14:textId="77777777" w:rsidR="00D34C07" w:rsidRPr="00E67FAE" w:rsidRDefault="00D34C07" w:rsidP="00D34C07">
      <w:pPr>
        <w:pStyle w:val="Tekstzonderopmaak"/>
        <w:rPr>
          <w:rFonts w:ascii="Corbel" w:hAnsi="Corbel" w:cs="Times New Roman"/>
          <w:sz w:val="22"/>
          <w:szCs w:val="22"/>
        </w:rPr>
      </w:pPr>
      <w:r w:rsidRPr="00E67FAE">
        <w:rPr>
          <w:rFonts w:ascii="Corbel" w:hAnsi="Corbel" w:cs="Times New Roman"/>
          <w:sz w:val="22"/>
          <w:szCs w:val="22"/>
        </w:rPr>
        <w:t>(1007) Dit betreft de eis dat VISI moet kunnen faciliteren dat projectpartners onafhankelijk van elkaar de VISI communicatie binnen de eigen projectorganisatie kunnen wijzigen, m.a.w. dat interne en externe projectprocessen in één raamwerk kunnen worden gebundeld. In versie 1.4 is deze probleemdefinitie helder gedocumenteerd (maar er is dus nog geen technische oplossing bedacht). Het onderwerp staat met hoge prioriteit op de lijst van verbeterpunten voor versie 1.5.</w:t>
      </w:r>
      <w:r w:rsidRPr="00E67FAE">
        <w:rPr>
          <w:rFonts w:ascii="Corbel" w:hAnsi="Corbel" w:cs="Times New Roman"/>
          <w:sz w:val="22"/>
          <w:szCs w:val="22"/>
        </w:rPr>
        <w:br/>
      </w:r>
    </w:p>
    <w:p w14:paraId="767CDD32" w14:textId="45C556BD" w:rsidR="00D34C07" w:rsidRPr="00E67FAE" w:rsidRDefault="00E67A00" w:rsidP="00E67A00">
      <w:pPr>
        <w:pStyle w:val="Kop3"/>
        <w:numPr>
          <w:ilvl w:val="0"/>
          <w:numId w:val="0"/>
        </w:numPr>
        <w:rPr>
          <w:rFonts w:ascii="Corbel" w:hAnsi="Corbel"/>
          <w:sz w:val="22"/>
          <w:szCs w:val="22"/>
        </w:rPr>
      </w:pPr>
      <w:bookmarkStart w:id="439" w:name="_Toc4484438"/>
      <w:r w:rsidRPr="00E67FAE">
        <w:rPr>
          <w:rFonts w:ascii="Corbel" w:hAnsi="Corbel"/>
          <w:sz w:val="22"/>
          <w:szCs w:val="22"/>
        </w:rPr>
        <w:t>1.</w:t>
      </w:r>
      <w:del w:id="440" w:author="Willems, P.H. (Peter)" w:date="2019-03-26T09:15:00Z">
        <w:r w:rsidRPr="00E67FAE" w:rsidDel="00EB7DAC">
          <w:rPr>
            <w:rFonts w:ascii="Corbel" w:hAnsi="Corbel"/>
            <w:sz w:val="22"/>
            <w:szCs w:val="22"/>
          </w:rPr>
          <w:delText>1</w:delText>
        </w:r>
      </w:del>
      <w:ins w:id="441" w:author="Willems, P.H. (Peter)" w:date="2019-03-26T09:15:00Z">
        <w:r w:rsidR="00EB7DAC">
          <w:rPr>
            <w:rFonts w:ascii="Corbel" w:hAnsi="Corbel"/>
            <w:sz w:val="22"/>
            <w:szCs w:val="22"/>
          </w:rPr>
          <w:t>2</w:t>
        </w:r>
      </w:ins>
      <w:r w:rsidRPr="00E67FAE">
        <w:rPr>
          <w:rFonts w:ascii="Corbel" w:hAnsi="Corbel"/>
          <w:sz w:val="22"/>
          <w:szCs w:val="22"/>
        </w:rPr>
        <w:t>.3</w:t>
      </w:r>
      <w:r w:rsidRPr="00E67FAE">
        <w:rPr>
          <w:rFonts w:ascii="Corbel" w:hAnsi="Corbel"/>
          <w:sz w:val="22"/>
          <w:szCs w:val="22"/>
        </w:rPr>
        <w:tab/>
      </w:r>
      <w:r w:rsidR="00D34C07" w:rsidRPr="00E67FAE">
        <w:rPr>
          <w:rFonts w:ascii="Corbel" w:hAnsi="Corbel"/>
          <w:sz w:val="22"/>
          <w:szCs w:val="22"/>
        </w:rPr>
        <w:t>Gebruik van ‘DateTime’ velden.</w:t>
      </w:r>
      <w:bookmarkEnd w:id="439"/>
    </w:p>
    <w:p w14:paraId="767CDD33" w14:textId="77777777" w:rsidR="00D34C07" w:rsidRPr="00E67FAE" w:rsidRDefault="00D34C07" w:rsidP="00D34C07">
      <w:pPr>
        <w:pStyle w:val="Tekstzonderopmaak"/>
        <w:rPr>
          <w:rFonts w:ascii="Corbel" w:hAnsi="Corbel" w:cs="Times New Roman"/>
          <w:sz w:val="22"/>
          <w:szCs w:val="22"/>
        </w:rPr>
      </w:pPr>
      <w:r w:rsidRPr="00E67FAE">
        <w:rPr>
          <w:rFonts w:ascii="Corbel" w:hAnsi="Corbel" w:cs="Times New Roman"/>
          <w:sz w:val="22"/>
          <w:szCs w:val="22"/>
        </w:rPr>
        <w:t>(1022) Dit betreft een aanscherping van de keurmerktest op ondersteuning en correct gebruik van dit entiteittype (datum + tijdstip) als invoerveld in VISI berichten.</w:t>
      </w:r>
      <w:r w:rsidRPr="00E67FAE">
        <w:rPr>
          <w:rFonts w:ascii="Corbel" w:hAnsi="Corbel" w:cs="Times New Roman"/>
          <w:sz w:val="22"/>
          <w:szCs w:val="22"/>
        </w:rPr>
        <w:br/>
      </w:r>
    </w:p>
    <w:p w14:paraId="767CDD34" w14:textId="6E46B8F4" w:rsidR="00D34C07" w:rsidRPr="00E67FAE" w:rsidRDefault="00E67A00" w:rsidP="00E67A00">
      <w:pPr>
        <w:pStyle w:val="Kop3"/>
        <w:numPr>
          <w:ilvl w:val="0"/>
          <w:numId w:val="0"/>
        </w:numPr>
        <w:rPr>
          <w:rFonts w:ascii="Corbel" w:hAnsi="Corbel"/>
          <w:sz w:val="22"/>
          <w:szCs w:val="22"/>
        </w:rPr>
      </w:pPr>
      <w:bookmarkStart w:id="442" w:name="_Toc4484439"/>
      <w:r w:rsidRPr="00E67FAE">
        <w:rPr>
          <w:rFonts w:ascii="Corbel" w:hAnsi="Corbel"/>
          <w:sz w:val="22"/>
          <w:szCs w:val="22"/>
        </w:rPr>
        <w:lastRenderedPageBreak/>
        <w:t>1.</w:t>
      </w:r>
      <w:del w:id="443" w:author="Willems, P.H. (Peter)" w:date="2019-03-26T09:15:00Z">
        <w:r w:rsidRPr="00E67FAE" w:rsidDel="00EB7DAC">
          <w:rPr>
            <w:rFonts w:ascii="Corbel" w:hAnsi="Corbel"/>
            <w:sz w:val="22"/>
            <w:szCs w:val="22"/>
          </w:rPr>
          <w:delText>1</w:delText>
        </w:r>
      </w:del>
      <w:ins w:id="444" w:author="Willems, P.H. (Peter)" w:date="2019-03-26T09:15:00Z">
        <w:r w:rsidR="00EB7DAC">
          <w:rPr>
            <w:rFonts w:ascii="Corbel" w:hAnsi="Corbel"/>
            <w:sz w:val="22"/>
            <w:szCs w:val="22"/>
          </w:rPr>
          <w:t>2</w:t>
        </w:r>
      </w:ins>
      <w:r w:rsidRPr="00E67FAE">
        <w:rPr>
          <w:rFonts w:ascii="Corbel" w:hAnsi="Corbel"/>
          <w:sz w:val="22"/>
          <w:szCs w:val="22"/>
        </w:rPr>
        <w:t>.4</w:t>
      </w:r>
      <w:r w:rsidRPr="00E67FAE">
        <w:rPr>
          <w:rFonts w:ascii="Corbel" w:hAnsi="Corbel"/>
          <w:sz w:val="22"/>
          <w:szCs w:val="22"/>
        </w:rPr>
        <w:tab/>
      </w:r>
      <w:r w:rsidR="00D34C07" w:rsidRPr="00E67FAE">
        <w:rPr>
          <w:rFonts w:ascii="Corbel" w:hAnsi="Corbel"/>
          <w:sz w:val="22"/>
          <w:szCs w:val="22"/>
        </w:rPr>
        <w:t>Overdragen van rollen vanuit de standaard.</w:t>
      </w:r>
      <w:bookmarkEnd w:id="442"/>
    </w:p>
    <w:p w14:paraId="767CDD35" w14:textId="77777777" w:rsidR="00D34C07" w:rsidRPr="00E67FAE" w:rsidRDefault="00D34C07" w:rsidP="00D34C07">
      <w:pPr>
        <w:pStyle w:val="Tekstzonderopmaak"/>
        <w:rPr>
          <w:rFonts w:ascii="Corbel" w:hAnsi="Corbel" w:cs="Times New Roman"/>
          <w:sz w:val="22"/>
          <w:szCs w:val="22"/>
        </w:rPr>
      </w:pPr>
      <w:r w:rsidRPr="00E67FAE">
        <w:rPr>
          <w:rFonts w:ascii="Corbel" w:hAnsi="Corbel" w:cs="Times New Roman"/>
          <w:sz w:val="22"/>
          <w:szCs w:val="22"/>
        </w:rPr>
        <w:t>(1024) Dit betreft het kunnen genereren van een export naar het VISI-archiefformaat, en daarna een import van dit VISI-archiefformaat, om hiermee de verantwoordelijkheden van een uitgestapte contractpartner (bijvoorbeeld na een faillissement) over te dragen.</w:t>
      </w:r>
      <w:r w:rsidRPr="00E67FAE">
        <w:rPr>
          <w:rFonts w:ascii="Corbel" w:hAnsi="Corbel" w:cs="Times New Roman"/>
          <w:sz w:val="22"/>
          <w:szCs w:val="22"/>
        </w:rPr>
        <w:br/>
      </w:r>
    </w:p>
    <w:p w14:paraId="767CDD36" w14:textId="512C6EC6" w:rsidR="00370F9D" w:rsidRPr="00E67FAE" w:rsidRDefault="00E67A00" w:rsidP="00E67A00">
      <w:pPr>
        <w:pStyle w:val="Kop3"/>
        <w:numPr>
          <w:ilvl w:val="0"/>
          <w:numId w:val="0"/>
        </w:numPr>
        <w:rPr>
          <w:rFonts w:ascii="Corbel" w:hAnsi="Corbel"/>
          <w:sz w:val="22"/>
          <w:szCs w:val="22"/>
        </w:rPr>
      </w:pPr>
      <w:bookmarkStart w:id="445" w:name="_Toc4484440"/>
      <w:r w:rsidRPr="00E67FAE">
        <w:rPr>
          <w:rFonts w:ascii="Corbel" w:hAnsi="Corbel"/>
          <w:sz w:val="22"/>
          <w:szCs w:val="22"/>
        </w:rPr>
        <w:t>1.</w:t>
      </w:r>
      <w:del w:id="446" w:author="Willems, P.H. (Peter)" w:date="2019-03-26T09:15:00Z">
        <w:r w:rsidRPr="00E67FAE" w:rsidDel="00EB7DAC">
          <w:rPr>
            <w:rFonts w:ascii="Corbel" w:hAnsi="Corbel"/>
            <w:sz w:val="22"/>
            <w:szCs w:val="22"/>
          </w:rPr>
          <w:delText>1</w:delText>
        </w:r>
      </w:del>
      <w:ins w:id="447" w:author="Willems, P.H. (Peter)" w:date="2019-03-26T09:15:00Z">
        <w:r w:rsidR="00EB7DAC">
          <w:rPr>
            <w:rFonts w:ascii="Corbel" w:hAnsi="Corbel"/>
            <w:sz w:val="22"/>
            <w:szCs w:val="22"/>
          </w:rPr>
          <w:t>2</w:t>
        </w:r>
      </w:ins>
      <w:r w:rsidRPr="00E67FAE">
        <w:rPr>
          <w:rFonts w:ascii="Corbel" w:hAnsi="Corbel"/>
          <w:sz w:val="22"/>
          <w:szCs w:val="22"/>
        </w:rPr>
        <w:t>.5</w:t>
      </w:r>
      <w:r w:rsidRPr="00E67FAE">
        <w:rPr>
          <w:rFonts w:ascii="Corbel" w:hAnsi="Corbel"/>
          <w:sz w:val="22"/>
          <w:szCs w:val="22"/>
        </w:rPr>
        <w:tab/>
      </w:r>
      <w:r w:rsidR="00370F9D" w:rsidRPr="00E67FAE">
        <w:rPr>
          <w:rFonts w:ascii="Corbel" w:hAnsi="Corbel"/>
          <w:sz w:val="22"/>
          <w:szCs w:val="22"/>
        </w:rPr>
        <w:t>Volgordelijkheid van berichten</w:t>
      </w:r>
      <w:bookmarkEnd w:id="445"/>
    </w:p>
    <w:p w14:paraId="767CDD37" w14:textId="77777777" w:rsidR="00370F9D" w:rsidRPr="00E67FAE" w:rsidRDefault="00D34C07" w:rsidP="00370F9D">
      <w:pPr>
        <w:pStyle w:val="Tekstzonderopmaak"/>
        <w:rPr>
          <w:rFonts w:ascii="Corbel" w:hAnsi="Corbel" w:cs="Times New Roman"/>
          <w:sz w:val="22"/>
          <w:szCs w:val="22"/>
        </w:rPr>
      </w:pPr>
      <w:r w:rsidRPr="00E67FAE">
        <w:rPr>
          <w:rFonts w:ascii="Corbel" w:hAnsi="Corbel" w:cs="Times New Roman"/>
          <w:sz w:val="22"/>
          <w:szCs w:val="22"/>
        </w:rPr>
        <w:t xml:space="preserve">(1025) </w:t>
      </w:r>
      <w:r w:rsidR="00370F9D" w:rsidRPr="00E67FAE">
        <w:rPr>
          <w:rFonts w:ascii="Corbel" w:hAnsi="Corbel" w:cs="Times New Roman"/>
          <w:sz w:val="22"/>
          <w:szCs w:val="22"/>
        </w:rPr>
        <w:t xml:space="preserve">In de praktijk blijkt het soms wenselijk om berichten pas te kunnen versturen nadat andere berichten zijn ontvangen, dat berichten alleen verstuurd mogen worden wanneer andere berichten nog niet zijn ontvangen of dat een bericht slechts één keer verzonden mag worden. </w:t>
      </w:r>
    </w:p>
    <w:p w14:paraId="767CDD38" w14:textId="77777777" w:rsidR="00370F9D" w:rsidRPr="00E67FAE" w:rsidRDefault="00370F9D" w:rsidP="00370F9D">
      <w:pPr>
        <w:pStyle w:val="Tekstzonderopmaak"/>
        <w:rPr>
          <w:rFonts w:ascii="Corbel" w:hAnsi="Corbel" w:cs="Times New Roman"/>
          <w:sz w:val="22"/>
          <w:szCs w:val="22"/>
        </w:rPr>
      </w:pPr>
      <w:r w:rsidRPr="00E67FAE">
        <w:rPr>
          <w:rFonts w:ascii="Corbel" w:hAnsi="Corbel" w:cs="Times New Roman"/>
          <w:sz w:val="22"/>
          <w:szCs w:val="22"/>
        </w:rPr>
        <w:t>Om dit mogelijk te maken is het nodig de volgordelijkheid van te versturen berichten af te dwingen.</w:t>
      </w:r>
    </w:p>
    <w:p w14:paraId="767CDD39" w14:textId="77777777" w:rsidR="00370F9D" w:rsidRPr="00E67FAE" w:rsidRDefault="00370F9D" w:rsidP="00370F9D">
      <w:pPr>
        <w:pStyle w:val="Tekstzonderopmaak"/>
        <w:rPr>
          <w:rFonts w:ascii="Corbel" w:hAnsi="Corbel" w:cs="Times New Roman"/>
          <w:sz w:val="22"/>
          <w:szCs w:val="22"/>
        </w:rPr>
      </w:pPr>
    </w:p>
    <w:p w14:paraId="767CDD3A" w14:textId="77777777" w:rsidR="00370F9D" w:rsidRPr="00E67FAE" w:rsidRDefault="00370F9D" w:rsidP="00370F9D">
      <w:pPr>
        <w:pStyle w:val="Tekstzonderopmaak"/>
        <w:rPr>
          <w:rFonts w:ascii="Corbel" w:hAnsi="Corbel" w:cs="Times New Roman"/>
          <w:sz w:val="22"/>
          <w:szCs w:val="22"/>
        </w:rPr>
      </w:pPr>
      <w:r w:rsidRPr="00E67FAE">
        <w:rPr>
          <w:rFonts w:ascii="Corbel" w:hAnsi="Corbel" w:cs="Times New Roman"/>
          <w:sz w:val="22"/>
          <w:szCs w:val="22"/>
        </w:rPr>
        <w:t>Doel is het inperken van mogelijke voorzettingen uitgaande van een bepaalde toestand in de berichtenflow binnen een transactie en haar subtransacties. Er zijn drie oorzaken waarom bepaalde voortzettingen niet aangeboden mogen worden:</w:t>
      </w:r>
    </w:p>
    <w:p w14:paraId="767CDD3B" w14:textId="113FC775" w:rsidR="00370F9D" w:rsidRPr="00E67FAE" w:rsidRDefault="00370F9D" w:rsidP="00D15230">
      <w:pPr>
        <w:pStyle w:val="Tekstzonderopmaak"/>
        <w:numPr>
          <w:ilvl w:val="0"/>
          <w:numId w:val="35"/>
        </w:numPr>
        <w:rPr>
          <w:rFonts w:ascii="Corbel" w:hAnsi="Corbel" w:cs="Times New Roman"/>
          <w:sz w:val="22"/>
          <w:szCs w:val="22"/>
        </w:rPr>
      </w:pPr>
      <w:r w:rsidRPr="00E67FAE">
        <w:rPr>
          <w:rFonts w:ascii="Corbel" w:hAnsi="Corbel" w:cs="Times New Roman"/>
          <w:sz w:val="22"/>
          <w:szCs w:val="22"/>
        </w:rPr>
        <w:t xml:space="preserve">Een bericht mag pas verzonden worden nadat één of meerdere specifieke berichten aanwezig zijn (reeds ontvangen of verzonden) </w:t>
      </w:r>
      <w:ins w:id="448" w:author="Willems, P.H. (Peter)" w:date="2019-03-26T09:23:00Z">
        <w:r w:rsidR="00611A30" w:rsidRPr="00611A30">
          <w:rPr>
            <w:rFonts w:ascii="Corbel" w:hAnsi="Corbel" w:cs="Times New Roman"/>
            <w:sz w:val="22"/>
            <w:szCs w:val="22"/>
          </w:rPr>
          <w:t xml:space="preserve">als laatste bericht </w:t>
        </w:r>
      </w:ins>
      <w:r w:rsidRPr="00E67FAE">
        <w:rPr>
          <w:rFonts w:ascii="Corbel" w:hAnsi="Corbel" w:cs="Times New Roman"/>
          <w:sz w:val="22"/>
          <w:szCs w:val="22"/>
        </w:rPr>
        <w:t xml:space="preserve">in de transactie of zijn subtransacties, er is dus een afhankelijkheid tussen twee (of meer) al aanwezige </w:t>
      </w:r>
      <w:ins w:id="449" w:author="Willems, P.H. (Peter)" w:date="2019-03-26T09:24:00Z">
        <w:r w:rsidR="0041421D" w:rsidRPr="0041421D">
          <w:rPr>
            <w:rStyle w:val="Nadruk"/>
            <w:rFonts w:ascii="Segoe UI" w:eastAsia="OpenSymbol" w:hAnsi="Segoe UI" w:cs="Segoe UI"/>
            <w:i w:val="0"/>
            <w:color w:val="24292E"/>
            <w:sz w:val="21"/>
            <w:szCs w:val="21"/>
            <w:shd w:val="clear" w:color="auto" w:fill="FFFFFF"/>
            <w:rPrChange w:id="450" w:author="Willems, P.H. (Peter)" w:date="2019-03-26T09:24:00Z">
              <w:rPr>
                <w:rStyle w:val="Nadruk"/>
                <w:rFonts w:ascii="Segoe UI" w:eastAsia="OpenSymbol" w:hAnsi="Segoe UI" w:cs="Segoe UI"/>
                <w:color w:val="24292E"/>
                <w:sz w:val="21"/>
                <w:szCs w:val="21"/>
                <w:shd w:val="clear" w:color="auto" w:fill="FFFFFF"/>
              </w:rPr>
            </w:rPrChange>
          </w:rPr>
          <w:t>(laatste)</w:t>
        </w:r>
        <w:r w:rsidR="0041421D">
          <w:rPr>
            <w:rStyle w:val="Nadruk"/>
            <w:rFonts w:ascii="Segoe UI" w:eastAsia="OpenSymbol" w:hAnsi="Segoe UI" w:cs="Segoe UI"/>
            <w:color w:val="24292E"/>
            <w:sz w:val="21"/>
            <w:szCs w:val="21"/>
            <w:shd w:val="clear" w:color="auto" w:fill="FFFFFF"/>
          </w:rPr>
          <w:t xml:space="preserve"> </w:t>
        </w:r>
      </w:ins>
      <w:r w:rsidRPr="00E67FAE">
        <w:rPr>
          <w:rFonts w:ascii="Corbel" w:hAnsi="Corbel" w:cs="Times New Roman"/>
          <w:sz w:val="22"/>
          <w:szCs w:val="22"/>
        </w:rPr>
        <w:t>berichten.</w:t>
      </w:r>
    </w:p>
    <w:p w14:paraId="767CDD3C" w14:textId="092073BA" w:rsidR="00370F9D" w:rsidRPr="00E67FAE" w:rsidRDefault="00370F9D" w:rsidP="00D15230">
      <w:pPr>
        <w:pStyle w:val="Tekstzonderopmaak"/>
        <w:numPr>
          <w:ilvl w:val="0"/>
          <w:numId w:val="35"/>
        </w:numPr>
        <w:rPr>
          <w:rFonts w:ascii="Corbel" w:hAnsi="Corbel" w:cs="Times New Roman"/>
          <w:sz w:val="22"/>
          <w:szCs w:val="22"/>
        </w:rPr>
      </w:pPr>
      <w:r w:rsidRPr="00E67FAE">
        <w:rPr>
          <w:rFonts w:ascii="Corbel" w:hAnsi="Corbel" w:cs="Times New Roman"/>
          <w:sz w:val="22"/>
          <w:szCs w:val="22"/>
        </w:rPr>
        <w:t xml:space="preserve">Een bericht mag alleen verzonden worden wanneer één of meerdere specifieke </w:t>
      </w:r>
      <w:ins w:id="451" w:author="Willems, P.H. (Peter)" w:date="2019-03-26T09:25:00Z">
        <w:r w:rsidR="00B05307" w:rsidRPr="00B05307">
          <w:rPr>
            <w:rStyle w:val="Zwaar"/>
            <w:rFonts w:ascii="Segoe UI" w:eastAsia="Courier New" w:hAnsi="Segoe UI" w:cs="Segoe UI"/>
            <w:b w:val="0"/>
            <w:iCs/>
            <w:color w:val="24292E"/>
            <w:sz w:val="21"/>
            <w:szCs w:val="21"/>
            <w:shd w:val="clear" w:color="auto" w:fill="FFFFFF"/>
            <w:rPrChange w:id="452" w:author="Willems, P.H. (Peter)" w:date="2019-03-26T09:25:00Z">
              <w:rPr>
                <w:rStyle w:val="Zwaar"/>
                <w:rFonts w:ascii="Segoe UI" w:eastAsia="Courier New" w:hAnsi="Segoe UI" w:cs="Segoe UI"/>
                <w:i/>
                <w:iCs/>
                <w:color w:val="24292E"/>
                <w:sz w:val="21"/>
                <w:szCs w:val="21"/>
                <w:shd w:val="clear" w:color="auto" w:fill="FFFFFF"/>
              </w:rPr>
            </w:rPrChange>
          </w:rPr>
          <w:t>laatste</w:t>
        </w:r>
        <w:r w:rsidR="00B05307">
          <w:rPr>
            <w:rStyle w:val="Nadruk"/>
            <w:rFonts w:ascii="Segoe UI" w:eastAsia="OpenSymbol" w:hAnsi="Segoe UI" w:cs="Segoe UI"/>
            <w:color w:val="24292E"/>
            <w:sz w:val="21"/>
            <w:szCs w:val="21"/>
            <w:shd w:val="clear" w:color="auto" w:fill="FFFFFF"/>
          </w:rPr>
          <w:t> </w:t>
        </w:r>
      </w:ins>
      <w:r w:rsidRPr="00E67FAE">
        <w:rPr>
          <w:rFonts w:ascii="Corbel" w:hAnsi="Corbel" w:cs="Times New Roman"/>
          <w:sz w:val="22"/>
          <w:szCs w:val="22"/>
        </w:rPr>
        <w:t xml:space="preserve">berichten niet aanwezig zijn (nog niet ontvangen of verzonden) in de transactie of zijn subtransacties, er is dus een afhankelijkheid tussen twee (of meer) nog niet aanwezige </w:t>
      </w:r>
      <w:ins w:id="453" w:author="Willems, P.H. (Peter)" w:date="2019-03-26T09:25:00Z">
        <w:r w:rsidR="006B04B3" w:rsidRPr="006B04B3">
          <w:rPr>
            <w:rStyle w:val="Zwaar"/>
            <w:rFonts w:ascii="Segoe UI" w:eastAsia="Courier New" w:hAnsi="Segoe UI" w:cs="Segoe UI"/>
            <w:b w:val="0"/>
            <w:iCs/>
            <w:color w:val="24292E"/>
            <w:sz w:val="21"/>
            <w:szCs w:val="21"/>
            <w:shd w:val="clear" w:color="auto" w:fill="FFFFFF"/>
            <w:rPrChange w:id="454" w:author="Willems, P.H. (Peter)" w:date="2019-03-26T09:26:00Z">
              <w:rPr>
                <w:rStyle w:val="Zwaar"/>
                <w:rFonts w:ascii="Segoe UI" w:eastAsia="Courier New" w:hAnsi="Segoe UI" w:cs="Segoe UI"/>
                <w:i/>
                <w:iCs/>
                <w:color w:val="24292E"/>
                <w:sz w:val="21"/>
                <w:szCs w:val="21"/>
                <w:shd w:val="clear" w:color="auto" w:fill="FFFFFF"/>
              </w:rPr>
            </w:rPrChange>
          </w:rPr>
          <w:t>laatste</w:t>
        </w:r>
        <w:r w:rsidR="006B04B3">
          <w:rPr>
            <w:rStyle w:val="Nadruk"/>
            <w:rFonts w:ascii="Segoe UI" w:eastAsia="OpenSymbol" w:hAnsi="Segoe UI" w:cs="Segoe UI"/>
            <w:color w:val="24292E"/>
            <w:sz w:val="21"/>
            <w:szCs w:val="21"/>
            <w:shd w:val="clear" w:color="auto" w:fill="FFFFFF"/>
          </w:rPr>
          <w:t> </w:t>
        </w:r>
      </w:ins>
      <w:r w:rsidRPr="00E67FAE">
        <w:rPr>
          <w:rFonts w:ascii="Corbel" w:hAnsi="Corbel" w:cs="Times New Roman"/>
          <w:sz w:val="22"/>
          <w:szCs w:val="22"/>
        </w:rPr>
        <w:t>berichten.</w:t>
      </w:r>
    </w:p>
    <w:p w14:paraId="767CDD3D" w14:textId="31E4FFD8" w:rsidR="00D34C07" w:rsidRPr="00E67FAE" w:rsidRDefault="00370F9D" w:rsidP="00D15230">
      <w:pPr>
        <w:pStyle w:val="Tekstzonderopmaak"/>
        <w:widowControl w:val="0"/>
        <w:numPr>
          <w:ilvl w:val="0"/>
          <w:numId w:val="35"/>
        </w:numPr>
        <w:rPr>
          <w:rFonts w:ascii="Corbel" w:hAnsi="Corbel"/>
          <w:sz w:val="22"/>
          <w:szCs w:val="22"/>
        </w:rPr>
      </w:pPr>
      <w:r w:rsidRPr="00E67FAE">
        <w:rPr>
          <w:rFonts w:ascii="Corbel" w:hAnsi="Corbel" w:cs="Times New Roman"/>
          <w:sz w:val="22"/>
          <w:szCs w:val="22"/>
        </w:rPr>
        <w:t>Een bericht dat maar één keer verzonden mag worden is reeds verzonden, er is dus een restrictie op het aantal keren dat een bericht verzonden mag worden</w:t>
      </w:r>
      <w:ins w:id="455" w:author="Willems, P.H. (Peter)" w:date="2019-03-26T09:26:00Z">
        <w:r w:rsidR="00E222FD">
          <w:rPr>
            <w:rFonts w:ascii="Corbel" w:hAnsi="Corbel" w:cs="Times New Roman"/>
            <w:sz w:val="22"/>
            <w:szCs w:val="22"/>
          </w:rPr>
          <w:t xml:space="preserve"> </w:t>
        </w:r>
        <w:r w:rsidR="00E222FD" w:rsidRPr="00E222FD">
          <w:rPr>
            <w:rStyle w:val="Zwaar"/>
            <w:rFonts w:ascii="Segoe UI" w:eastAsia="Courier New" w:hAnsi="Segoe UI" w:cs="Segoe UI"/>
            <w:b w:val="0"/>
            <w:iCs/>
            <w:color w:val="24292E"/>
            <w:sz w:val="21"/>
            <w:szCs w:val="21"/>
            <w:shd w:val="clear" w:color="auto" w:fill="FFFFFF"/>
            <w:rPrChange w:id="456" w:author="Willems, P.H. (Peter)" w:date="2019-03-26T09:26:00Z">
              <w:rPr>
                <w:rStyle w:val="Zwaar"/>
                <w:rFonts w:ascii="Segoe UI" w:eastAsia="Courier New" w:hAnsi="Segoe UI" w:cs="Segoe UI"/>
                <w:i/>
                <w:iCs/>
                <w:color w:val="24292E"/>
                <w:sz w:val="21"/>
                <w:szCs w:val="21"/>
                <w:shd w:val="clear" w:color="auto" w:fill="FFFFFF"/>
              </w:rPr>
            </w:rPrChange>
          </w:rPr>
          <w:t>op basis van het laatste bericht in die transactie</w:t>
        </w:r>
      </w:ins>
      <w:r w:rsidRPr="00E67FAE">
        <w:rPr>
          <w:rFonts w:ascii="Corbel" w:hAnsi="Corbel" w:cs="Times New Roman"/>
          <w:sz w:val="22"/>
          <w:szCs w:val="22"/>
        </w:rPr>
        <w:t>.</w:t>
      </w:r>
      <w:r w:rsidR="00D34C07" w:rsidRPr="00E67FAE">
        <w:rPr>
          <w:rFonts w:ascii="Corbel" w:hAnsi="Corbel" w:cs="Times New Roman"/>
          <w:sz w:val="22"/>
          <w:szCs w:val="22"/>
        </w:rPr>
        <w:br/>
      </w:r>
    </w:p>
    <w:p w14:paraId="767CDD3E" w14:textId="77777777" w:rsidR="00370F9D" w:rsidRPr="00E67FAE" w:rsidRDefault="00370F9D" w:rsidP="00D15230">
      <w:pPr>
        <w:pStyle w:val="Plattetekst"/>
        <w:rPr>
          <w:rFonts w:ascii="Corbel" w:hAnsi="Corbel"/>
          <w:i/>
          <w:sz w:val="22"/>
          <w:szCs w:val="22"/>
          <w:u w:val="single"/>
        </w:rPr>
      </w:pPr>
      <w:r w:rsidRPr="00E67FAE">
        <w:rPr>
          <w:rFonts w:ascii="Corbel" w:hAnsi="Corbel"/>
          <w:i/>
          <w:sz w:val="22"/>
          <w:szCs w:val="22"/>
          <w:u w:val="single"/>
        </w:rPr>
        <w:t xml:space="preserve">Aanpassingen </w:t>
      </w:r>
      <w:r w:rsidR="00D34C07" w:rsidRPr="00E67FAE">
        <w:rPr>
          <w:rFonts w:ascii="Corbel" w:hAnsi="Corbel"/>
          <w:i/>
          <w:sz w:val="22"/>
          <w:szCs w:val="22"/>
          <w:u w:val="single"/>
        </w:rPr>
        <w:t xml:space="preserve">dientengevolge, </w:t>
      </w:r>
      <w:r w:rsidRPr="00E67FAE">
        <w:rPr>
          <w:rFonts w:ascii="Corbel" w:hAnsi="Corbel"/>
          <w:i/>
          <w:sz w:val="22"/>
          <w:szCs w:val="22"/>
          <w:u w:val="single"/>
        </w:rPr>
        <w:t>t</w:t>
      </w:r>
      <w:r w:rsidR="00D34C07" w:rsidRPr="00E67FAE">
        <w:rPr>
          <w:rFonts w:ascii="Corbel" w:hAnsi="Corbel"/>
          <w:i/>
          <w:sz w:val="22"/>
          <w:szCs w:val="22"/>
          <w:u w:val="single"/>
        </w:rPr>
        <w:t>.o.v.</w:t>
      </w:r>
      <w:r w:rsidRPr="00E67FAE">
        <w:rPr>
          <w:rFonts w:ascii="Corbel" w:hAnsi="Corbel"/>
          <w:i/>
          <w:sz w:val="22"/>
          <w:szCs w:val="22"/>
          <w:u w:val="single"/>
        </w:rPr>
        <w:t xml:space="preserve"> </w:t>
      </w:r>
      <w:r w:rsidR="00D34C07" w:rsidRPr="00E67FAE">
        <w:rPr>
          <w:rFonts w:ascii="Corbel" w:hAnsi="Corbel"/>
          <w:i/>
          <w:sz w:val="22"/>
          <w:szCs w:val="22"/>
          <w:u w:val="single"/>
        </w:rPr>
        <w:t>versie 1.3:</w:t>
      </w:r>
    </w:p>
    <w:p w14:paraId="767CDD3F"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De bestaande klasse ”MessageInTransactionType” wordt uitgebreid met een extra relatie “conditions” van het type “OPTIONAL SET1:? OF MessageInTransactionTypeCondition”;</w:t>
      </w:r>
    </w:p>
    <w:p w14:paraId="767CDD40"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Een nieuwe klasse “MessageInTransactionTypeCondition” wordt gecreëerd. Deze bepaalt het type van de set-relatie die in de hierboven genoemde “conditions” is gespecificeerd. Als er een “conditions” relatie is gespecificeerd dan moet deze set minimaal één element bevatten. Als de “conditions” set meer dan één element bevat dan worden de betrokken elementen geëvalueerd volgens tussenliggende logische EN-operatoren;</w:t>
      </w:r>
    </w:p>
    <w:p w14:paraId="767CDD41"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Aan de klasse “MessageInTransactionTypeCondition” wordt een relatie "sendAfter" toegevoegd van het type “OPTIONAL SET 1:? MessageInTransactionType”. Deze relatie is optioneel, indien aanwezig dient de set minimaal één MITT te bevatten. Indien de “sendAfter” set meer dan één MITT bevat worden de betrokken MITT's geëvalueerd volgens tussenliggende logische OF-operatoren;</w:t>
      </w:r>
    </w:p>
    <w:p w14:paraId="767CDD42"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Aan de klasse “MessageInTransactionTypeCondition” wordt een relatie "sendBefore" toegevoegd van het type “OPTIONAL SET 1:? MessageInTransactionType”. Deze relatie is optioneel, indien aanwezig dient de set minimaal één MITT te bevatten. Indien de “sendBefore” set meer dan één MITT bevat worden de betrokken MITT's geëvalueerd volgens tussenliggende logische OF-operatoren;</w:t>
      </w:r>
    </w:p>
    <w:p w14:paraId="767CDD43"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 xml:space="preserve">Toegestane verwijzingen bij "sendAfter" en "sendBefore "zijn "MessageInTransactionType’s" die ontvangen kunnen worden in de actuele transactie of van de aangesloten transacties, </w:t>
      </w:r>
      <w:r w:rsidRPr="00E67FAE">
        <w:rPr>
          <w:rFonts w:ascii="Corbel" w:hAnsi="Corbel"/>
          <w:sz w:val="22"/>
          <w:szCs w:val="22"/>
        </w:rPr>
        <w:lastRenderedPageBreak/>
        <w:t>waarbij de persoon die het actuele bericht behandelt initiator of executor is. Met aangesloten transacties worden de transactie waaruit een transactie geïnitieerd is en de directe subtransacties bedoeld. Met directe subtransacties worden transacties bedoeld die vanuit de actuele transactie geïnitieerd zijn, dus niet subtransacties van subtransacties.</w:t>
      </w:r>
    </w:p>
    <w:p w14:paraId="767CDD44" w14:textId="77777777" w:rsidR="00370F9D" w:rsidRPr="00E67FAE" w:rsidRDefault="00370F9D" w:rsidP="00D15230">
      <w:pPr>
        <w:pStyle w:val="Plattetekst"/>
        <w:numPr>
          <w:ilvl w:val="1"/>
          <w:numId w:val="36"/>
        </w:numPr>
        <w:rPr>
          <w:rFonts w:ascii="Corbel" w:hAnsi="Corbel"/>
          <w:sz w:val="22"/>
          <w:szCs w:val="22"/>
        </w:rPr>
      </w:pPr>
      <w:r w:rsidRPr="00E67FAE">
        <w:rPr>
          <w:rFonts w:ascii="Corbel" w:hAnsi="Corbel"/>
          <w:sz w:val="22"/>
          <w:szCs w:val="22"/>
        </w:rPr>
        <w:t>Deze beperking is geïntroduceerd omdat een VISI Raamwerk plus PSB zich altijd op dezelfde manier moet gedragen, onafhankelijk of alle actoren op dezelfde VISI server werken, of dat iedere actor op een andere VISI server werkt. Dit is een basis uitgangspunt wat t/m de 1.3 standaard al zo werkt en wordt om deze reden ook bij deze aanpassing gerespecteerd wordt. Op deze manier ziet de betreffende actor ook altijd de berichten die zijn keuzes beïnvloeden, doordat hij ze verstuurt of ontvangt.</w:t>
      </w:r>
    </w:p>
    <w:p w14:paraId="767CDD45" w14:textId="77777777" w:rsidR="00370F9D" w:rsidRPr="00E67FAE" w:rsidRDefault="00370F9D" w:rsidP="00D15230">
      <w:pPr>
        <w:pStyle w:val="Plattetekst"/>
        <w:numPr>
          <w:ilvl w:val="1"/>
          <w:numId w:val="36"/>
        </w:numPr>
        <w:rPr>
          <w:rFonts w:ascii="Corbel" w:hAnsi="Corbel"/>
          <w:sz w:val="22"/>
          <w:szCs w:val="22"/>
        </w:rPr>
      </w:pPr>
      <w:r w:rsidRPr="00E67FAE">
        <w:rPr>
          <w:rFonts w:ascii="Corbel" w:hAnsi="Corbel"/>
          <w:sz w:val="22"/>
          <w:szCs w:val="22"/>
        </w:rPr>
        <w:t>Als voorbeeld: de kok mag alleen maar Before of After relaties gebruiken met transacties waarin hij zelf als initiator of executor meewerkt en deze transacties moeten direct gekoppeld zijn aan de transactie die de kok op dit moment wil behandelen.</w:t>
      </w:r>
    </w:p>
    <w:p w14:paraId="767CDD46" w14:textId="77777777" w:rsidR="00370F9D" w:rsidRPr="00E67FAE" w:rsidRDefault="00370F9D" w:rsidP="00D15230">
      <w:pPr>
        <w:pStyle w:val="Plattetekst"/>
        <w:numPr>
          <w:ilvl w:val="0"/>
          <w:numId w:val="36"/>
        </w:numPr>
        <w:rPr>
          <w:rFonts w:ascii="Corbel" w:hAnsi="Corbel"/>
          <w:sz w:val="22"/>
          <w:szCs w:val="22"/>
        </w:rPr>
      </w:pPr>
      <w:r w:rsidRPr="00E67FAE">
        <w:rPr>
          <w:rFonts w:ascii="Corbel" w:hAnsi="Corbel"/>
          <w:sz w:val="22"/>
          <w:szCs w:val="22"/>
        </w:rPr>
        <w:t>Indien de "MessageInTransactionTypeCondition" zowel één of meerdere "sendBefore" als één of meerdere "sendAfter" bevat worden deze sets geëvalueerd volgens een logische OF-operator.</w:t>
      </w:r>
    </w:p>
    <w:p w14:paraId="767CDD47" w14:textId="03334173" w:rsidR="00370F9D" w:rsidRDefault="00370F9D" w:rsidP="00D15230">
      <w:pPr>
        <w:pStyle w:val="Plattetekst"/>
        <w:numPr>
          <w:ilvl w:val="0"/>
          <w:numId w:val="36"/>
        </w:numPr>
        <w:rPr>
          <w:ins w:id="457" w:author="Willems, P.H. (Peter)" w:date="2019-03-26T09:27:00Z"/>
          <w:rFonts w:ascii="Corbel" w:hAnsi="Corbel"/>
          <w:sz w:val="22"/>
          <w:szCs w:val="22"/>
        </w:rPr>
      </w:pPr>
      <w:r w:rsidRPr="00E67FAE">
        <w:rPr>
          <w:rFonts w:ascii="Corbel" w:hAnsi="Corbel"/>
          <w:sz w:val="22"/>
          <w:szCs w:val="22"/>
        </w:rPr>
        <w:t>Het effect om een bericht slechts één keer te mogen versturen wordt bereikt door de MiTT van het betreffende bericht in de sendBefore lijst van diezelfde MITT te plaatsen. In dit specifieke geval mag een bericht dus niet naar meerdere executors worden verzonden.</w:t>
      </w:r>
    </w:p>
    <w:p w14:paraId="60628429" w14:textId="44F379DF" w:rsidR="00544796" w:rsidRPr="00E67FAE" w:rsidRDefault="009A7D46" w:rsidP="00D15230">
      <w:pPr>
        <w:pStyle w:val="Plattetekst"/>
        <w:numPr>
          <w:ilvl w:val="0"/>
          <w:numId w:val="36"/>
        </w:numPr>
        <w:rPr>
          <w:rFonts w:ascii="Corbel" w:hAnsi="Corbel"/>
          <w:sz w:val="22"/>
          <w:szCs w:val="22"/>
        </w:rPr>
      </w:pPr>
      <w:ins w:id="458" w:author="Willems, P.H. (Peter)" w:date="2019-03-26T09:27:00Z">
        <w:r w:rsidRPr="009A7D46">
          <w:rPr>
            <w:rFonts w:ascii="Corbel" w:hAnsi="Corbel"/>
            <w:sz w:val="22"/>
            <w:szCs w:val="22"/>
          </w:rPr>
          <w:t>Bij het bekijken of een conditie geldt, wordt alleen naar laatste berichten per transactie gekeken, dus alleen naar de status van een transactie op dat moment. Dit is omdat een beperking weer weggenomen moet kunnen worden met een nieuw bericht in een transactie. Bijvoorbeeld zodat het eenmalig versturen van een subtransactie bedoeld is per ontvangen bericht.</w:t>
        </w:r>
      </w:ins>
    </w:p>
    <w:p w14:paraId="767CDD48" w14:textId="77777777" w:rsidR="00370F9D" w:rsidRPr="00E67FAE" w:rsidRDefault="00370F9D" w:rsidP="00D15230">
      <w:pPr>
        <w:pStyle w:val="Plattetekst"/>
        <w:rPr>
          <w:rFonts w:ascii="Corbel" w:hAnsi="Corbel"/>
          <w:sz w:val="22"/>
          <w:szCs w:val="22"/>
        </w:rPr>
      </w:pPr>
    </w:p>
    <w:p w14:paraId="767CDD49" w14:textId="77777777" w:rsidR="00370F9D" w:rsidRPr="00E67FAE" w:rsidRDefault="00370F9D" w:rsidP="00D15230">
      <w:pPr>
        <w:pStyle w:val="Plattetekst"/>
        <w:rPr>
          <w:rFonts w:ascii="Corbel" w:hAnsi="Corbel"/>
          <w:i/>
          <w:sz w:val="22"/>
          <w:szCs w:val="22"/>
          <w:u w:val="single"/>
        </w:rPr>
      </w:pPr>
      <w:r w:rsidRPr="00E67FAE">
        <w:rPr>
          <w:rFonts w:ascii="Corbel" w:hAnsi="Corbel"/>
          <w:i/>
          <w:sz w:val="22"/>
          <w:szCs w:val="22"/>
          <w:u w:val="single"/>
        </w:rPr>
        <w:t>Toevoeging op bestaande klasse</w:t>
      </w:r>
      <w:r w:rsidR="00D34C07" w:rsidRPr="00E67FAE">
        <w:rPr>
          <w:rFonts w:ascii="Corbel" w:hAnsi="Corbel"/>
          <w:i/>
          <w:sz w:val="22"/>
          <w:szCs w:val="22"/>
          <w:u w:val="single"/>
        </w:rPr>
        <w:t>:</w:t>
      </w:r>
    </w:p>
    <w:p w14:paraId="767CDD4A" w14:textId="77777777" w:rsidR="00370F9D" w:rsidRPr="0080609D" w:rsidRDefault="00370F9D" w:rsidP="00D15230">
      <w:pPr>
        <w:shd w:val="clear" w:color="auto" w:fill="D9D9D9"/>
        <w:spacing w:after="120"/>
        <w:rPr>
          <w:rFonts w:ascii="Courier New" w:hAnsi="Courier New" w:cs="Courier New"/>
          <w:sz w:val="20"/>
          <w:szCs w:val="20"/>
        </w:rPr>
      </w:pPr>
      <w:r w:rsidRPr="0080609D">
        <w:rPr>
          <w:rFonts w:ascii="Courier New" w:hAnsi="Courier New" w:cs="Courier New"/>
          <w:sz w:val="20"/>
          <w:szCs w:val="20"/>
        </w:rPr>
        <w:t>ENTITY MessageInTransactionType;</w:t>
      </w:r>
    </w:p>
    <w:p w14:paraId="767CDD4B" w14:textId="77777777" w:rsidR="00370F9D" w:rsidRPr="0080609D" w:rsidRDefault="00370F9D" w:rsidP="00D1523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rPr>
        <w:t xml:space="preserve"> </w:t>
      </w:r>
      <w:r w:rsidRPr="0080609D">
        <w:rPr>
          <w:rFonts w:ascii="Courier New" w:hAnsi="Courier New" w:cs="Courier New"/>
          <w:sz w:val="20"/>
          <w:szCs w:val="20"/>
          <w:lang w:val="en-US"/>
        </w:rPr>
        <w:t>….</w:t>
      </w:r>
    </w:p>
    <w:p w14:paraId="767CDD4C" w14:textId="77777777" w:rsidR="00370F9D" w:rsidRPr="0080609D" w:rsidRDefault="00370F9D" w:rsidP="00D1523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 xml:space="preserve"> conditions : OPTIONAL SET[1:?] OF MessageInTransactionTypeCondition;  -- AND</w:t>
      </w:r>
    </w:p>
    <w:p w14:paraId="767CDD4D" w14:textId="77777777" w:rsidR="00370F9D" w:rsidRPr="0080609D" w:rsidRDefault="00370F9D" w:rsidP="00E67A0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END_ENTITY;</w:t>
      </w:r>
    </w:p>
    <w:p w14:paraId="767CDD4E" w14:textId="77777777" w:rsidR="00370F9D" w:rsidRPr="00E67FAE" w:rsidRDefault="00370F9D" w:rsidP="00D15230">
      <w:pPr>
        <w:pStyle w:val="Plattetekst"/>
        <w:rPr>
          <w:rFonts w:ascii="Corbel" w:hAnsi="Corbel"/>
          <w:lang w:val="en-US"/>
        </w:rPr>
      </w:pPr>
    </w:p>
    <w:p w14:paraId="767CDD4F" w14:textId="77777777" w:rsidR="00370F9D" w:rsidRPr="00E67FAE" w:rsidRDefault="00370F9D" w:rsidP="00D15230">
      <w:pPr>
        <w:pStyle w:val="Plattetekst"/>
        <w:rPr>
          <w:rFonts w:ascii="Corbel" w:hAnsi="Corbel"/>
          <w:i/>
          <w:u w:val="single"/>
          <w:lang w:val="en-US"/>
        </w:rPr>
      </w:pPr>
      <w:r w:rsidRPr="00E67FAE">
        <w:rPr>
          <w:rFonts w:ascii="Corbel" w:hAnsi="Corbel"/>
          <w:i/>
          <w:u w:val="single"/>
          <w:lang w:val="en-US"/>
        </w:rPr>
        <w:t>Nieuwe klasse</w:t>
      </w:r>
      <w:r w:rsidR="00D34C07" w:rsidRPr="00E67FAE">
        <w:rPr>
          <w:rFonts w:ascii="Corbel" w:hAnsi="Corbel"/>
          <w:i/>
          <w:u w:val="single"/>
          <w:lang w:val="en-US"/>
        </w:rPr>
        <w:t>:</w:t>
      </w:r>
    </w:p>
    <w:p w14:paraId="767CDD50" w14:textId="77777777" w:rsidR="00370F9D" w:rsidRPr="0080609D" w:rsidRDefault="00370F9D" w:rsidP="00D1523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ENTITY MessageInTransactionTypeCondition;</w:t>
      </w:r>
    </w:p>
    <w:p w14:paraId="767CDD51" w14:textId="77777777" w:rsidR="00370F9D" w:rsidRPr="0080609D" w:rsidRDefault="00370F9D" w:rsidP="00D1523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 xml:space="preserve"> sendAfter : OPTIONAL SET [1:?] MessageInTransactionType;  -- OR</w:t>
      </w:r>
    </w:p>
    <w:p w14:paraId="767CDD52" w14:textId="77777777" w:rsidR="00370F9D" w:rsidRPr="0080609D" w:rsidRDefault="00370F9D" w:rsidP="00D1523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 xml:space="preserve"> sendBefore : OPTIONAL SET [1:?] MessageInTransactionType;  -- OR</w:t>
      </w:r>
    </w:p>
    <w:p w14:paraId="767CDD53" w14:textId="77777777" w:rsidR="00370F9D" w:rsidRPr="0080609D" w:rsidRDefault="00370F9D" w:rsidP="00E67A00">
      <w:pPr>
        <w:shd w:val="clear" w:color="auto" w:fill="D9D9D9"/>
        <w:spacing w:after="120"/>
        <w:rPr>
          <w:rFonts w:ascii="Courier New" w:hAnsi="Courier New" w:cs="Courier New"/>
          <w:sz w:val="20"/>
          <w:szCs w:val="20"/>
          <w:lang w:val="en-US"/>
        </w:rPr>
      </w:pPr>
      <w:r w:rsidRPr="0080609D">
        <w:rPr>
          <w:rFonts w:ascii="Courier New" w:hAnsi="Courier New" w:cs="Courier New"/>
          <w:sz w:val="20"/>
          <w:szCs w:val="20"/>
          <w:lang w:val="en-US"/>
        </w:rPr>
        <w:t>END_ENTITY;</w:t>
      </w:r>
    </w:p>
    <w:p w14:paraId="767CDD54" w14:textId="77777777" w:rsidR="00370F9D" w:rsidRPr="00E67FAE" w:rsidRDefault="00370F9D" w:rsidP="00D15230">
      <w:pPr>
        <w:pStyle w:val="Plattetekst"/>
        <w:rPr>
          <w:rFonts w:ascii="Corbel" w:hAnsi="Corbel"/>
          <w:lang w:val="en-US"/>
        </w:rPr>
      </w:pPr>
    </w:p>
    <w:p w14:paraId="767CDD55" w14:textId="77777777" w:rsidR="00370F9D" w:rsidRPr="00E67FAE" w:rsidRDefault="00D34C07" w:rsidP="00D15230">
      <w:pPr>
        <w:pStyle w:val="Plattetekst"/>
        <w:rPr>
          <w:rFonts w:ascii="Corbel" w:hAnsi="Corbel"/>
          <w:i/>
          <w:sz w:val="22"/>
          <w:szCs w:val="22"/>
          <w:u w:val="single"/>
          <w:lang w:val="en-US"/>
        </w:rPr>
      </w:pPr>
      <w:r w:rsidRPr="00E67FAE">
        <w:rPr>
          <w:rFonts w:ascii="Corbel" w:hAnsi="Corbel"/>
          <w:i/>
          <w:sz w:val="22"/>
          <w:szCs w:val="22"/>
          <w:u w:val="single"/>
          <w:lang w:val="en-US"/>
        </w:rPr>
        <w:t>Impact op b</w:t>
      </w:r>
      <w:r w:rsidR="00370F9D" w:rsidRPr="00E67FAE">
        <w:rPr>
          <w:rFonts w:ascii="Corbel" w:hAnsi="Corbel"/>
          <w:i/>
          <w:sz w:val="22"/>
          <w:szCs w:val="22"/>
          <w:u w:val="single"/>
          <w:lang w:val="en-US"/>
        </w:rPr>
        <w:t>ackwards compatibiliteit</w:t>
      </w:r>
      <w:r w:rsidRPr="00E67FAE">
        <w:rPr>
          <w:rFonts w:ascii="Corbel" w:hAnsi="Corbel"/>
          <w:i/>
          <w:sz w:val="22"/>
          <w:szCs w:val="22"/>
          <w:u w:val="single"/>
          <w:lang w:val="en-US"/>
        </w:rPr>
        <w:t>:</w:t>
      </w:r>
    </w:p>
    <w:p w14:paraId="767CDD56" w14:textId="77777777" w:rsidR="00573167" w:rsidRPr="00E67FAE" w:rsidRDefault="00573167" w:rsidP="00D15230">
      <w:pPr>
        <w:pStyle w:val="Plattetekst"/>
        <w:rPr>
          <w:rFonts w:ascii="Corbel" w:hAnsi="Corbel"/>
          <w:sz w:val="22"/>
          <w:szCs w:val="22"/>
        </w:rPr>
      </w:pPr>
      <w:r w:rsidRPr="00E67FAE">
        <w:rPr>
          <w:rFonts w:ascii="Corbel" w:hAnsi="Corbel"/>
          <w:sz w:val="22"/>
          <w:szCs w:val="22"/>
        </w:rPr>
        <w:t>Voor backward comptabiliteit is de “conditions” relatie optioneel: zonder deze relatie is de afhandeling van het VISI berichtenverkeer gelijk aan die van de vigerende VISI systematiek 1.3.</w:t>
      </w:r>
    </w:p>
    <w:p w14:paraId="767CDD57" w14:textId="77777777" w:rsidR="0080352C" w:rsidRPr="00E67FAE" w:rsidRDefault="0080352C" w:rsidP="00D15230">
      <w:pPr>
        <w:pStyle w:val="Plattetekst"/>
        <w:rPr>
          <w:rFonts w:ascii="Corbel" w:hAnsi="Corbel"/>
          <w:sz w:val="22"/>
          <w:szCs w:val="22"/>
        </w:rPr>
      </w:pPr>
    </w:p>
    <w:p w14:paraId="767CDD58" w14:textId="74C9AB9A" w:rsidR="00D34C07" w:rsidRPr="00E67FAE" w:rsidRDefault="00E67A00" w:rsidP="00E67A00">
      <w:pPr>
        <w:pStyle w:val="Kop3"/>
        <w:numPr>
          <w:ilvl w:val="0"/>
          <w:numId w:val="0"/>
        </w:numPr>
        <w:rPr>
          <w:rFonts w:ascii="Corbel" w:hAnsi="Corbel"/>
          <w:sz w:val="22"/>
          <w:szCs w:val="22"/>
        </w:rPr>
      </w:pPr>
      <w:bookmarkStart w:id="459" w:name="_Toc4484441"/>
      <w:r w:rsidRPr="00E67FAE">
        <w:rPr>
          <w:rFonts w:ascii="Corbel" w:hAnsi="Corbel"/>
          <w:sz w:val="22"/>
          <w:szCs w:val="22"/>
        </w:rPr>
        <w:t>1.</w:t>
      </w:r>
      <w:del w:id="460" w:author="Willems, P.H. (Peter)" w:date="2019-03-26T09:15:00Z">
        <w:r w:rsidRPr="00E67FAE" w:rsidDel="00EB7DAC">
          <w:rPr>
            <w:rFonts w:ascii="Corbel" w:hAnsi="Corbel"/>
            <w:sz w:val="22"/>
            <w:szCs w:val="22"/>
          </w:rPr>
          <w:delText>1</w:delText>
        </w:r>
      </w:del>
      <w:ins w:id="461" w:author="Willems, P.H. (Peter)" w:date="2019-03-26T09:15:00Z">
        <w:r w:rsidR="00EB7DAC">
          <w:rPr>
            <w:rFonts w:ascii="Corbel" w:hAnsi="Corbel"/>
            <w:sz w:val="22"/>
            <w:szCs w:val="22"/>
          </w:rPr>
          <w:t>2</w:t>
        </w:r>
      </w:ins>
      <w:r w:rsidRPr="00E67FAE">
        <w:rPr>
          <w:rFonts w:ascii="Corbel" w:hAnsi="Corbel"/>
          <w:sz w:val="22"/>
          <w:szCs w:val="22"/>
        </w:rPr>
        <w:t>.6</w:t>
      </w:r>
      <w:r w:rsidRPr="00E67FAE">
        <w:rPr>
          <w:rFonts w:ascii="Corbel" w:hAnsi="Corbel"/>
          <w:sz w:val="22"/>
          <w:szCs w:val="22"/>
        </w:rPr>
        <w:tab/>
      </w:r>
      <w:r w:rsidR="00D34C07" w:rsidRPr="00E67FAE">
        <w:rPr>
          <w:rFonts w:ascii="Corbel" w:hAnsi="Corbel"/>
          <w:sz w:val="22"/>
          <w:szCs w:val="22"/>
        </w:rPr>
        <w:t>Automatisch starten van een project.</w:t>
      </w:r>
      <w:bookmarkEnd w:id="459"/>
    </w:p>
    <w:p w14:paraId="767CDD59" w14:textId="77777777" w:rsidR="0080352C" w:rsidRPr="00E67FAE" w:rsidRDefault="00D34C07" w:rsidP="00052691">
      <w:pPr>
        <w:pStyle w:val="Tekstzonderopmaak"/>
        <w:rPr>
          <w:rFonts w:ascii="Corbel" w:hAnsi="Corbel" w:cs="Times New Roman"/>
          <w:sz w:val="22"/>
          <w:szCs w:val="22"/>
        </w:rPr>
      </w:pPr>
      <w:r w:rsidRPr="00E67FAE">
        <w:rPr>
          <w:rFonts w:ascii="Corbel" w:hAnsi="Corbel" w:cs="Times New Roman"/>
          <w:sz w:val="22"/>
          <w:szCs w:val="22"/>
        </w:rPr>
        <w:t>(1026) Dit betreft een uitbreiding van het fenomeen ‘Meta-raamwerk’ zodat een VISI-project in combinatie met een project-specifiek bericht vanuit het meta-raamwerk (‘automatisch’) kan worden gestart. Het fenomeen ‘meta-raamwerk’ – dat al sinds versie 1.3 van VISI bestond – is een voor elk project specifiek overkoepelend raamwerk waarmee mutaties in het projectraamwerk zelf of een project-specifiek bericht over de deelnemers van een VISI netwerk kan worden gedistribueerd. Het meta-raamwerk zal nu ook de roltypen ‘Project-initiator’ en ‘Project-executor’ omvatten.</w:t>
      </w:r>
      <w:r w:rsidR="00052691" w:rsidRPr="00E67FAE">
        <w:rPr>
          <w:rFonts w:ascii="Corbel" w:hAnsi="Corbel" w:cs="Times New Roman"/>
          <w:sz w:val="22"/>
          <w:szCs w:val="22"/>
        </w:rPr>
        <w:br/>
      </w:r>
    </w:p>
    <w:p w14:paraId="767CDD5A" w14:textId="04019811" w:rsidR="00D34C07" w:rsidRPr="00E67FAE" w:rsidRDefault="00E67A00" w:rsidP="00E67A00">
      <w:pPr>
        <w:pStyle w:val="Kop3"/>
        <w:numPr>
          <w:ilvl w:val="0"/>
          <w:numId w:val="0"/>
        </w:numPr>
        <w:rPr>
          <w:rFonts w:ascii="Corbel" w:hAnsi="Corbel"/>
          <w:sz w:val="22"/>
          <w:szCs w:val="22"/>
        </w:rPr>
      </w:pPr>
      <w:bookmarkStart w:id="462" w:name="_Toc4484442"/>
      <w:r w:rsidRPr="00E67FAE">
        <w:rPr>
          <w:rFonts w:ascii="Corbel" w:hAnsi="Corbel"/>
          <w:sz w:val="22"/>
          <w:szCs w:val="22"/>
        </w:rPr>
        <w:t>1.</w:t>
      </w:r>
      <w:del w:id="463" w:author="Willems, P.H. (Peter)" w:date="2019-03-26T09:15:00Z">
        <w:r w:rsidRPr="00E67FAE" w:rsidDel="00EB7DAC">
          <w:rPr>
            <w:rFonts w:ascii="Corbel" w:hAnsi="Corbel"/>
            <w:sz w:val="22"/>
            <w:szCs w:val="22"/>
          </w:rPr>
          <w:delText>1</w:delText>
        </w:r>
      </w:del>
      <w:ins w:id="464" w:author="Willems, P.H. (Peter)" w:date="2019-03-26T09:15:00Z">
        <w:r w:rsidR="00EB7DAC">
          <w:rPr>
            <w:rFonts w:ascii="Corbel" w:hAnsi="Corbel"/>
            <w:sz w:val="22"/>
            <w:szCs w:val="22"/>
          </w:rPr>
          <w:t>2</w:t>
        </w:r>
      </w:ins>
      <w:r w:rsidRPr="00E67FAE">
        <w:rPr>
          <w:rFonts w:ascii="Corbel" w:hAnsi="Corbel"/>
          <w:sz w:val="22"/>
          <w:szCs w:val="22"/>
        </w:rPr>
        <w:t>.7</w:t>
      </w:r>
      <w:r w:rsidRPr="00E67FAE">
        <w:rPr>
          <w:rFonts w:ascii="Corbel" w:hAnsi="Corbel"/>
          <w:sz w:val="22"/>
          <w:szCs w:val="22"/>
        </w:rPr>
        <w:tab/>
      </w:r>
      <w:r w:rsidR="00D34C07" w:rsidRPr="00E67FAE">
        <w:rPr>
          <w:rFonts w:ascii="Corbel" w:hAnsi="Corbel"/>
          <w:sz w:val="22"/>
          <w:szCs w:val="22"/>
        </w:rPr>
        <w:t>(Impact op) backwards compatibiliteit.</w:t>
      </w:r>
      <w:bookmarkEnd w:id="462"/>
    </w:p>
    <w:p w14:paraId="767CDD5B" w14:textId="77777777" w:rsidR="00D34C07" w:rsidRPr="00E67FAE" w:rsidRDefault="00D34C07" w:rsidP="00052691">
      <w:pPr>
        <w:pStyle w:val="Tekstzonderopmaak"/>
        <w:rPr>
          <w:rFonts w:ascii="Corbel" w:hAnsi="Corbel" w:cs="Times New Roman"/>
          <w:sz w:val="22"/>
          <w:szCs w:val="22"/>
        </w:rPr>
      </w:pPr>
      <w:r w:rsidRPr="00E67FAE">
        <w:rPr>
          <w:rFonts w:ascii="Corbel" w:hAnsi="Corbel" w:cs="Times New Roman"/>
          <w:sz w:val="22"/>
          <w:szCs w:val="22"/>
        </w:rPr>
        <w:t>(1040) Backwards compatibiliteit</w:t>
      </w:r>
      <w:r w:rsidRPr="00E67FAE" w:rsidDel="00C1704A">
        <w:rPr>
          <w:rFonts w:ascii="Corbel" w:hAnsi="Corbel" w:cs="Times New Roman"/>
          <w:sz w:val="22"/>
          <w:szCs w:val="22"/>
        </w:rPr>
        <w:t xml:space="preserve"> </w:t>
      </w:r>
      <w:r w:rsidRPr="00E67FAE">
        <w:rPr>
          <w:rFonts w:ascii="Corbel" w:hAnsi="Corbel" w:cs="Times New Roman"/>
          <w:sz w:val="22"/>
          <w:szCs w:val="22"/>
        </w:rPr>
        <w:t>betekent dat de werking van een nieuwe versie van de VISI Standaard (en/of een raamwerk volgens deze standaard) minimaal dezelfde werking heeft als de vorige versie. Bij ieder verbeterpunt wordt geanalyseerd en gedocumenteerd of de technische oplossing impact daarop heeft. Backwards compatibiliteit is niet altijd vanzelfsprekend. Indien er functionaliteit weloverwogen wordt verwijderd, of indien gedrag wordt gewijzigd, is er op dat punt geen sprake meer van backwards compatibiliteit.</w:t>
      </w:r>
    </w:p>
    <w:p w14:paraId="767CDD5C" w14:textId="77777777" w:rsidR="0080352C" w:rsidRPr="00E67FAE" w:rsidRDefault="0080352C" w:rsidP="00052691">
      <w:pPr>
        <w:pStyle w:val="Tekstzonderopmaak"/>
        <w:rPr>
          <w:rFonts w:ascii="Corbel" w:hAnsi="Corbel" w:cs="Times New Roman"/>
          <w:sz w:val="22"/>
          <w:szCs w:val="22"/>
        </w:rPr>
      </w:pPr>
    </w:p>
    <w:p w14:paraId="767CDD5D" w14:textId="1B288BC2" w:rsidR="007F6E7D" w:rsidRPr="00E67FAE" w:rsidRDefault="00CA4E19" w:rsidP="00DB689F">
      <w:pPr>
        <w:pStyle w:val="Kop2"/>
        <w:keepNext w:val="0"/>
        <w:suppressAutoHyphens w:val="0"/>
        <w:spacing w:after="60"/>
        <w:rPr>
          <w:rFonts w:ascii="Corbel" w:eastAsia="Times New Roman" w:hAnsi="Corbel" w:cs="Arial"/>
          <w:i/>
          <w:iCs/>
          <w:kern w:val="0"/>
          <w:sz w:val="28"/>
          <w:szCs w:val="28"/>
        </w:rPr>
      </w:pPr>
      <w:bookmarkStart w:id="465" w:name="_Toc4484443"/>
      <w:r w:rsidRPr="00E67FAE">
        <w:rPr>
          <w:rFonts w:ascii="Corbel" w:eastAsia="Times New Roman" w:hAnsi="Corbel" w:cs="Arial"/>
          <w:i/>
          <w:iCs/>
          <w:kern w:val="0"/>
          <w:sz w:val="28"/>
          <w:szCs w:val="28"/>
        </w:rPr>
        <w:t>1</w:t>
      </w:r>
      <w:r w:rsidR="007F6E7D" w:rsidRPr="00E67FAE">
        <w:rPr>
          <w:rFonts w:ascii="Corbel" w:eastAsia="Times New Roman" w:hAnsi="Corbel" w:cs="Arial"/>
          <w:i/>
          <w:iCs/>
          <w:kern w:val="0"/>
          <w:sz w:val="28"/>
          <w:szCs w:val="28"/>
        </w:rPr>
        <w:t>.</w:t>
      </w:r>
      <w:del w:id="466" w:author="Willems, P.H. (Peter)" w:date="2019-03-26T09:16:00Z">
        <w:r w:rsidR="00370F9D" w:rsidRPr="00E67FAE" w:rsidDel="00C44491">
          <w:rPr>
            <w:rFonts w:ascii="Corbel" w:eastAsia="Times New Roman" w:hAnsi="Corbel" w:cs="Arial"/>
            <w:i/>
            <w:iCs/>
            <w:kern w:val="0"/>
            <w:sz w:val="28"/>
            <w:szCs w:val="28"/>
          </w:rPr>
          <w:delText>2</w:delText>
        </w:r>
      </w:del>
      <w:ins w:id="467" w:author="Willems, P.H. (Peter)" w:date="2019-03-26T09:16:00Z">
        <w:r w:rsidR="00C44491">
          <w:rPr>
            <w:rFonts w:ascii="Corbel" w:eastAsia="Times New Roman" w:hAnsi="Corbel" w:cs="Arial"/>
            <w:i/>
            <w:iCs/>
            <w:kern w:val="0"/>
            <w:sz w:val="28"/>
            <w:szCs w:val="28"/>
          </w:rPr>
          <w:t>3</w:t>
        </w:r>
      </w:ins>
      <w:r w:rsidR="007F6E7D" w:rsidRPr="00E67FAE">
        <w:rPr>
          <w:rFonts w:ascii="Corbel" w:eastAsia="Times New Roman" w:hAnsi="Corbel" w:cs="Arial"/>
          <w:i/>
          <w:iCs/>
          <w:kern w:val="0"/>
          <w:sz w:val="28"/>
          <w:szCs w:val="28"/>
        </w:rPr>
        <w:tab/>
        <w:t>Wijzigingen in versie 1.3 t.o.v. 1.2</w:t>
      </w:r>
      <w:bookmarkEnd w:id="432"/>
      <w:bookmarkEnd w:id="465"/>
    </w:p>
    <w:p w14:paraId="767CDD5E" w14:textId="167A921A" w:rsidR="007F6E7D" w:rsidRPr="00E67FAE" w:rsidRDefault="009B486F" w:rsidP="009B486F">
      <w:pPr>
        <w:pStyle w:val="Kop3"/>
        <w:numPr>
          <w:ilvl w:val="0"/>
          <w:numId w:val="0"/>
        </w:numPr>
        <w:rPr>
          <w:rFonts w:ascii="Corbel" w:hAnsi="Corbel"/>
          <w:sz w:val="22"/>
          <w:szCs w:val="22"/>
        </w:rPr>
      </w:pPr>
      <w:bookmarkStart w:id="468" w:name="_Toc4484444"/>
      <w:r w:rsidRPr="00E67FAE">
        <w:rPr>
          <w:rFonts w:ascii="Corbel" w:hAnsi="Corbel"/>
          <w:sz w:val="22"/>
          <w:szCs w:val="22"/>
        </w:rPr>
        <w:t>1.</w:t>
      </w:r>
      <w:del w:id="469" w:author="Willems, P.H. (Peter)" w:date="2019-03-26T09:16:00Z">
        <w:r w:rsidR="00370F9D" w:rsidRPr="00E67FAE" w:rsidDel="00C44491">
          <w:rPr>
            <w:rFonts w:ascii="Corbel" w:hAnsi="Corbel"/>
            <w:sz w:val="22"/>
            <w:szCs w:val="22"/>
          </w:rPr>
          <w:delText>2</w:delText>
        </w:r>
      </w:del>
      <w:ins w:id="470" w:author="Willems, P.H. (Peter)" w:date="2019-03-26T09:16:00Z">
        <w:r w:rsidR="00C44491">
          <w:rPr>
            <w:rFonts w:ascii="Corbel" w:hAnsi="Corbel"/>
            <w:sz w:val="22"/>
            <w:szCs w:val="22"/>
          </w:rPr>
          <w:t>3</w:t>
        </w:r>
      </w:ins>
      <w:r w:rsidRPr="00E67FAE">
        <w:rPr>
          <w:rFonts w:ascii="Corbel" w:hAnsi="Corbel"/>
          <w:sz w:val="22"/>
          <w:szCs w:val="22"/>
        </w:rPr>
        <w:t>.1</w:t>
      </w:r>
      <w:r w:rsidRPr="00E67FAE">
        <w:rPr>
          <w:rFonts w:ascii="Corbel" w:hAnsi="Corbel"/>
          <w:sz w:val="22"/>
          <w:szCs w:val="22"/>
        </w:rPr>
        <w:tab/>
      </w:r>
      <w:r w:rsidR="009E3FED" w:rsidRPr="00E67FAE">
        <w:rPr>
          <w:rFonts w:ascii="Corbel" w:hAnsi="Corbel"/>
          <w:sz w:val="22"/>
          <w:szCs w:val="22"/>
        </w:rPr>
        <w:t>V</w:t>
      </w:r>
      <w:r w:rsidR="007F6E7D" w:rsidRPr="00E67FAE">
        <w:rPr>
          <w:rFonts w:ascii="Corbel" w:hAnsi="Corbel"/>
          <w:sz w:val="22"/>
          <w:szCs w:val="22"/>
        </w:rPr>
        <w:t>ergroten bijlage capaciteit VISI-berichten</w:t>
      </w:r>
      <w:bookmarkEnd w:id="468"/>
    </w:p>
    <w:p w14:paraId="767CDD5F" w14:textId="77777777" w:rsidR="007F6E7D" w:rsidRPr="00E67FAE" w:rsidRDefault="00A36CDB" w:rsidP="007F6E7D">
      <w:pPr>
        <w:pStyle w:val="Tekstzonderopmaak"/>
        <w:widowControl w:val="0"/>
        <w:rPr>
          <w:rFonts w:ascii="Corbel" w:hAnsi="Corbel" w:cs="Times New Roman"/>
          <w:sz w:val="22"/>
          <w:szCs w:val="22"/>
        </w:rPr>
      </w:pPr>
      <w:r w:rsidRPr="00E67FAE">
        <w:rPr>
          <w:rFonts w:ascii="Corbel" w:hAnsi="Corbel" w:cs="Times New Roman"/>
          <w:sz w:val="22"/>
          <w:szCs w:val="22"/>
        </w:rPr>
        <w:t xml:space="preserve">M0001. </w:t>
      </w:r>
      <w:r w:rsidR="001F0C31" w:rsidRPr="00E67FAE">
        <w:rPr>
          <w:rFonts w:ascii="Corbel" w:hAnsi="Corbel" w:cs="Times New Roman"/>
          <w:sz w:val="22"/>
          <w:szCs w:val="22"/>
        </w:rPr>
        <w:t xml:space="preserve">Dit betreft het </w:t>
      </w:r>
      <w:r w:rsidR="007F6E7D" w:rsidRPr="00E67FAE">
        <w:rPr>
          <w:rFonts w:ascii="Corbel" w:hAnsi="Corbel" w:cs="Times New Roman"/>
          <w:sz w:val="22"/>
          <w:szCs w:val="22"/>
        </w:rPr>
        <w:t xml:space="preserve">vergroten van de bijlagecapaciteit van de VISI-berichten tot ca. 120 MB. Deze oplossing is gebaseerd op de MTOM-SOAP </w:t>
      </w:r>
      <w:r w:rsidR="007F6E7D" w:rsidRPr="00E67FAE">
        <w:rPr>
          <w:rFonts w:ascii="Corbel" w:hAnsi="Corbel"/>
          <w:sz w:val="22"/>
          <w:vertAlign w:val="superscript"/>
        </w:rPr>
        <w:footnoteReference w:id="1"/>
      </w:r>
      <w:r w:rsidR="007F6E7D" w:rsidRPr="00E67FAE">
        <w:rPr>
          <w:rFonts w:ascii="Corbel" w:hAnsi="Corbel" w:cs="Times New Roman"/>
          <w:sz w:val="22"/>
          <w:szCs w:val="22"/>
        </w:rPr>
        <w:t xml:space="preserve"> implementatie van XOP (XML-binary Optimized Packaging) Zie ook: </w:t>
      </w:r>
      <w:hyperlink r:id="rId13" w:history="1">
        <w:r w:rsidR="007F6E7D" w:rsidRPr="00E67FAE">
          <w:rPr>
            <w:rStyle w:val="Hyperlink"/>
            <w:rFonts w:ascii="Corbel" w:eastAsia="Courier New" w:hAnsi="Corbel" w:cs="Times New Roman"/>
            <w:sz w:val="22"/>
            <w:szCs w:val="22"/>
          </w:rPr>
          <w:t>http://www.w3.org/TR/soap12-mtom/</w:t>
        </w:r>
      </w:hyperlink>
      <w:r w:rsidR="007F6E7D" w:rsidRPr="00E67FAE">
        <w:rPr>
          <w:rFonts w:ascii="Corbel" w:hAnsi="Corbel" w:cs="Times New Roman"/>
          <w:sz w:val="22"/>
          <w:szCs w:val="22"/>
        </w:rPr>
        <w:t xml:space="preserve">. </w:t>
      </w:r>
      <w:r w:rsidR="00BF037D" w:rsidRPr="00E67FAE">
        <w:rPr>
          <w:rFonts w:ascii="Corbel" w:hAnsi="Corbel" w:cs="Times New Roman"/>
          <w:sz w:val="22"/>
          <w:szCs w:val="22"/>
        </w:rPr>
        <w:t xml:space="preserve">Dit wordt </w:t>
      </w:r>
      <w:r w:rsidR="007F6E7D" w:rsidRPr="00E67FAE">
        <w:rPr>
          <w:rFonts w:ascii="Corbel" w:hAnsi="Corbel" w:cs="Times New Roman"/>
          <w:sz w:val="22"/>
          <w:szCs w:val="22"/>
        </w:rPr>
        <w:t>voor verdere optimalisatie gecombineerd met ‘chunking’, een methode om bestanden in kleine stukken te versturen en vervolgens weer samen te voegen.</w:t>
      </w:r>
    </w:p>
    <w:p w14:paraId="767CDD60" w14:textId="1D0485F2" w:rsidR="007F6E7D" w:rsidRPr="00E67FAE" w:rsidRDefault="009B486F" w:rsidP="009B486F">
      <w:pPr>
        <w:pStyle w:val="Kop3"/>
        <w:numPr>
          <w:ilvl w:val="0"/>
          <w:numId w:val="0"/>
        </w:numPr>
        <w:rPr>
          <w:rFonts w:ascii="Corbel" w:hAnsi="Corbel"/>
          <w:sz w:val="22"/>
          <w:szCs w:val="22"/>
        </w:rPr>
      </w:pPr>
      <w:bookmarkStart w:id="471" w:name="_Toc4484445"/>
      <w:r w:rsidRPr="00E67FAE">
        <w:rPr>
          <w:rFonts w:ascii="Corbel" w:hAnsi="Corbel"/>
          <w:sz w:val="22"/>
          <w:szCs w:val="22"/>
        </w:rPr>
        <w:t>1.</w:t>
      </w:r>
      <w:del w:id="472" w:author="Willems, P.H. (Peter)" w:date="2019-03-26T09:16:00Z">
        <w:r w:rsidR="00370F9D" w:rsidRPr="00E67FAE" w:rsidDel="00C44491">
          <w:rPr>
            <w:rFonts w:ascii="Corbel" w:hAnsi="Corbel"/>
            <w:sz w:val="22"/>
            <w:szCs w:val="22"/>
          </w:rPr>
          <w:delText>2</w:delText>
        </w:r>
      </w:del>
      <w:ins w:id="473" w:author="Willems, P.H. (Peter)" w:date="2019-03-26T09:16:00Z">
        <w:r w:rsidR="00C44491">
          <w:rPr>
            <w:rFonts w:ascii="Corbel" w:hAnsi="Corbel"/>
            <w:sz w:val="22"/>
            <w:szCs w:val="22"/>
          </w:rPr>
          <w:t>3</w:t>
        </w:r>
      </w:ins>
      <w:r w:rsidRPr="00E67FAE">
        <w:rPr>
          <w:rFonts w:ascii="Corbel" w:hAnsi="Corbel"/>
          <w:sz w:val="22"/>
          <w:szCs w:val="22"/>
        </w:rPr>
        <w:t>.2</w:t>
      </w:r>
      <w:r w:rsidRPr="00E67FAE">
        <w:rPr>
          <w:rFonts w:ascii="Corbel" w:hAnsi="Corbel"/>
          <w:sz w:val="22"/>
          <w:szCs w:val="22"/>
        </w:rPr>
        <w:tab/>
      </w:r>
      <w:r w:rsidR="007F6E7D" w:rsidRPr="00E67FAE">
        <w:rPr>
          <w:rFonts w:ascii="Corbel" w:hAnsi="Corbel"/>
          <w:sz w:val="22"/>
          <w:szCs w:val="22"/>
        </w:rPr>
        <w:t>Verplicht stellen onderwerpveld</w:t>
      </w:r>
      <w:bookmarkEnd w:id="471"/>
    </w:p>
    <w:p w14:paraId="767CDD61" w14:textId="77777777" w:rsidR="007F6E7D" w:rsidRPr="00E67FAE" w:rsidRDefault="00A36CDB" w:rsidP="007F6E7D">
      <w:pPr>
        <w:pStyle w:val="Tekstzonderopmaak"/>
        <w:widowControl w:val="0"/>
        <w:rPr>
          <w:rFonts w:ascii="Corbel" w:hAnsi="Corbel" w:cs="Times New Roman"/>
          <w:sz w:val="22"/>
          <w:szCs w:val="22"/>
        </w:rPr>
      </w:pPr>
      <w:r w:rsidRPr="00E67FAE">
        <w:rPr>
          <w:rFonts w:ascii="Corbel" w:hAnsi="Corbel" w:cs="Times New Roman"/>
          <w:sz w:val="22"/>
          <w:szCs w:val="22"/>
        </w:rPr>
        <w:t xml:space="preserve">M0002. </w:t>
      </w:r>
      <w:r w:rsidR="00352AAF" w:rsidRPr="00E67FAE">
        <w:rPr>
          <w:rFonts w:ascii="Corbel" w:hAnsi="Corbel" w:cs="Times New Roman"/>
          <w:sz w:val="22"/>
          <w:szCs w:val="22"/>
        </w:rPr>
        <w:t>Het verplicht stellen van het onderwerpveld, zodat er geen berichten zonder onderwerpveld kunnen worden verzonden. Deze informele afspraak is door middel van een VISI-richtlijn geformaliseerd. Dit betekent dat de eindgebruikersinterface van een VISI-applicatie het invullen van een onderwerpsveld verplicht moet stellen. Als gevolg waarvan de applicatie deze tekst in het element ‘description’ van de ‘TransactionTemplate’ van Systematiek Deel 2</w:t>
      </w:r>
      <w:r w:rsidR="0063697D" w:rsidRPr="00E67FAE">
        <w:rPr>
          <w:rFonts w:ascii="Corbel" w:hAnsi="Corbel" w:cs="Times New Roman"/>
          <w:sz w:val="22"/>
          <w:szCs w:val="22"/>
        </w:rPr>
        <w:t xml:space="preserve"> plaatst</w:t>
      </w:r>
      <w:r w:rsidR="00352AAF" w:rsidRPr="00E67FAE">
        <w:rPr>
          <w:rFonts w:ascii="Corbel" w:hAnsi="Corbel" w:cs="Times New Roman"/>
          <w:sz w:val="22"/>
          <w:szCs w:val="22"/>
        </w:rPr>
        <w:t xml:space="preserve"> </w:t>
      </w:r>
      <w:r w:rsidR="0063697D" w:rsidRPr="00E67FAE">
        <w:rPr>
          <w:rFonts w:ascii="Corbel" w:hAnsi="Corbel" w:cs="Times New Roman"/>
          <w:sz w:val="22"/>
          <w:szCs w:val="22"/>
        </w:rPr>
        <w:t>(zie bijlage 3)</w:t>
      </w:r>
      <w:r w:rsidR="00352AAF" w:rsidRPr="00E67FAE">
        <w:rPr>
          <w:rFonts w:ascii="Corbel" w:hAnsi="Corbel" w:cs="Times New Roman"/>
          <w:sz w:val="22"/>
          <w:szCs w:val="22"/>
        </w:rPr>
        <w:t>.</w:t>
      </w:r>
    </w:p>
    <w:p w14:paraId="767CDD62" w14:textId="126161A4" w:rsidR="007F6E7D" w:rsidRPr="00E67FAE" w:rsidRDefault="009B486F" w:rsidP="009B486F">
      <w:pPr>
        <w:pStyle w:val="Kop3"/>
        <w:numPr>
          <w:ilvl w:val="0"/>
          <w:numId w:val="0"/>
        </w:numPr>
        <w:rPr>
          <w:rFonts w:ascii="Corbel" w:hAnsi="Corbel"/>
          <w:sz w:val="22"/>
          <w:szCs w:val="22"/>
        </w:rPr>
      </w:pPr>
      <w:bookmarkStart w:id="474" w:name="_Toc4484446"/>
      <w:r w:rsidRPr="00E67FAE">
        <w:rPr>
          <w:rFonts w:ascii="Corbel" w:hAnsi="Corbel"/>
          <w:sz w:val="22"/>
          <w:szCs w:val="22"/>
        </w:rPr>
        <w:t>1.</w:t>
      </w:r>
      <w:del w:id="475" w:author="Willems, P.H. (Peter)" w:date="2019-03-26T09:16:00Z">
        <w:r w:rsidR="00370F9D" w:rsidRPr="00E67FAE" w:rsidDel="00C44491">
          <w:rPr>
            <w:rFonts w:ascii="Corbel" w:hAnsi="Corbel"/>
            <w:sz w:val="22"/>
            <w:szCs w:val="22"/>
          </w:rPr>
          <w:delText>2</w:delText>
        </w:r>
      </w:del>
      <w:ins w:id="476" w:author="Willems, P.H. (Peter)" w:date="2019-03-26T09:16:00Z">
        <w:r w:rsidR="00C44491">
          <w:rPr>
            <w:rFonts w:ascii="Corbel" w:hAnsi="Corbel"/>
            <w:sz w:val="22"/>
            <w:szCs w:val="22"/>
          </w:rPr>
          <w:t>3</w:t>
        </w:r>
      </w:ins>
      <w:r w:rsidRPr="00E67FAE">
        <w:rPr>
          <w:rFonts w:ascii="Corbel" w:hAnsi="Corbel"/>
          <w:sz w:val="22"/>
          <w:szCs w:val="22"/>
        </w:rPr>
        <w:t>.3</w:t>
      </w:r>
      <w:r w:rsidRPr="00E67FAE">
        <w:rPr>
          <w:rFonts w:ascii="Corbel" w:hAnsi="Corbel"/>
          <w:sz w:val="22"/>
          <w:szCs w:val="22"/>
        </w:rPr>
        <w:tab/>
      </w:r>
      <w:r w:rsidR="007F6E7D" w:rsidRPr="00E67FAE">
        <w:rPr>
          <w:rFonts w:ascii="Corbel" w:hAnsi="Corbel"/>
          <w:sz w:val="22"/>
          <w:szCs w:val="22"/>
        </w:rPr>
        <w:t>Uniek volgnummer voor iedere transactie</w:t>
      </w:r>
      <w:bookmarkEnd w:id="474"/>
    </w:p>
    <w:p w14:paraId="767CDD63" w14:textId="77777777" w:rsidR="00523E5C" w:rsidRPr="00E67FAE" w:rsidRDefault="00A36CDB" w:rsidP="00523E5C">
      <w:pPr>
        <w:pStyle w:val="Tekstzonderopmaak"/>
        <w:widowControl w:val="0"/>
        <w:rPr>
          <w:rFonts w:ascii="Corbel" w:hAnsi="Corbel" w:cs="Times New Roman"/>
          <w:sz w:val="22"/>
          <w:szCs w:val="22"/>
        </w:rPr>
      </w:pPr>
      <w:bookmarkStart w:id="477" w:name="voorstel"/>
      <w:bookmarkEnd w:id="477"/>
      <w:r w:rsidRPr="00E67FAE">
        <w:rPr>
          <w:rFonts w:ascii="Corbel" w:hAnsi="Corbel" w:cs="Times New Roman"/>
          <w:sz w:val="22"/>
          <w:szCs w:val="22"/>
        </w:rPr>
        <w:t xml:space="preserve">M0004. </w:t>
      </w:r>
      <w:r w:rsidR="00523E5C" w:rsidRPr="00E67FAE">
        <w:rPr>
          <w:rFonts w:ascii="Corbel" w:hAnsi="Corbel" w:cs="Times New Roman"/>
          <w:sz w:val="22"/>
          <w:szCs w:val="22"/>
        </w:rPr>
        <w:t xml:space="preserve">Over transacties en inhoud daarvan wordt tevens gecommuniceerd via andere methoden </w:t>
      </w:r>
      <w:r w:rsidR="00523E5C" w:rsidRPr="00E67FAE">
        <w:rPr>
          <w:rFonts w:ascii="Corbel" w:hAnsi="Corbel" w:cs="Times New Roman"/>
          <w:sz w:val="22"/>
          <w:szCs w:val="22"/>
        </w:rPr>
        <w:lastRenderedPageBreak/>
        <w:t>dan VISI. Bijvoorbeeld: per telefoon, in een (bouw)overleg, per e-mail. In de genoemde communicatievormen kan alleen aan een transactie gerefereerd worden aan de hand van het onderwerp van de transactie. Iedere transactie heeft momenteel een unieke identificatie. Hiervoor wordt een ‘Globally Unique Identifier’ (GUID) gebruikt. Een voorbeeld van een GUID is ‘ac0234d8-5c89-40c0-8afc-57cdbe9ac00c’. Deze identificatie is echter ongeschikt om per telefoon of in een overleg aan te geven welke transactie bedoeld wordt. Aanvullende voorwaarden zijn namelijk dat de identificatie kort is, snel mondeling over te dragen is, en herkenbaar is voor een mens.</w:t>
      </w:r>
      <w:r w:rsidR="007F1F75" w:rsidRPr="00E67FAE">
        <w:rPr>
          <w:rFonts w:ascii="Corbel" w:hAnsi="Corbel" w:cs="Times New Roman"/>
          <w:sz w:val="22"/>
          <w:szCs w:val="22"/>
        </w:rPr>
        <w:t xml:space="preserve"> Systematiek Deel 2 </w:t>
      </w:r>
      <w:r w:rsidR="00A4081C" w:rsidRPr="00E67FAE">
        <w:rPr>
          <w:rFonts w:ascii="Corbel" w:hAnsi="Corbel" w:cs="Times New Roman"/>
          <w:sz w:val="22"/>
          <w:szCs w:val="22"/>
        </w:rPr>
        <w:t xml:space="preserve">(zie bijlage 3) </w:t>
      </w:r>
      <w:r w:rsidR="007F1F75" w:rsidRPr="00E67FAE">
        <w:rPr>
          <w:rFonts w:ascii="Corbel" w:hAnsi="Corbel" w:cs="Times New Roman"/>
          <w:sz w:val="22"/>
          <w:szCs w:val="22"/>
        </w:rPr>
        <w:t>is daartoe op twee plaatsen aangepast</w:t>
      </w:r>
      <w:r w:rsidR="00A4081C" w:rsidRPr="00E67FAE">
        <w:rPr>
          <w:rFonts w:ascii="Corbel" w:hAnsi="Corbel" w:cs="Times New Roman"/>
          <w:sz w:val="22"/>
          <w:szCs w:val="22"/>
        </w:rPr>
        <w:t>, te weten</w:t>
      </w:r>
      <w:r w:rsidR="007F1F75" w:rsidRPr="00E67FAE">
        <w:rPr>
          <w:rFonts w:ascii="Corbel" w:hAnsi="Corbel" w:cs="Times New Roman"/>
          <w:sz w:val="22"/>
          <w:szCs w:val="22"/>
        </w:rPr>
        <w:t xml:space="preserve"> 1.13 en 1.7.</w:t>
      </w:r>
    </w:p>
    <w:p w14:paraId="767CDD64" w14:textId="77777777" w:rsidR="006C094A" w:rsidRPr="00E67FAE" w:rsidRDefault="006C094A" w:rsidP="00523E5C">
      <w:pPr>
        <w:pStyle w:val="Tekstzonderopmaak"/>
        <w:widowControl w:val="0"/>
        <w:rPr>
          <w:rFonts w:ascii="Corbel" w:hAnsi="Corbel" w:cs="Times New Roman"/>
          <w:sz w:val="22"/>
          <w:szCs w:val="22"/>
        </w:rPr>
      </w:pPr>
    </w:p>
    <w:p w14:paraId="767CDD65" w14:textId="77777777" w:rsidR="006C094A" w:rsidRPr="00E67FAE" w:rsidRDefault="006C094A" w:rsidP="00117889">
      <w:pPr>
        <w:pStyle w:val="Tekstzonderopmaak"/>
        <w:widowControl w:val="0"/>
        <w:rPr>
          <w:rFonts w:ascii="Corbel" w:hAnsi="Corbel" w:cs="Times New Roman"/>
          <w:sz w:val="22"/>
          <w:szCs w:val="22"/>
        </w:rPr>
      </w:pPr>
      <w:r w:rsidRPr="00E67FAE">
        <w:rPr>
          <w:rFonts w:ascii="Corbel" w:hAnsi="Corbel" w:cs="Times New Roman"/>
          <w:sz w:val="22"/>
          <w:szCs w:val="22"/>
        </w:rPr>
        <w:t xml:space="preserve">De oplossing behelst verder: </w:t>
      </w:r>
    </w:p>
    <w:p w14:paraId="767CDD66" w14:textId="77777777" w:rsidR="006C094A" w:rsidRPr="00E67FAE" w:rsidRDefault="003C71F4"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Uitbreiden van </w:t>
      </w:r>
      <w:r w:rsidR="006C094A" w:rsidRPr="00E67FAE">
        <w:rPr>
          <w:rFonts w:ascii="Corbel" w:hAnsi="Corbel" w:cs="Times New Roman"/>
          <w:sz w:val="22"/>
          <w:szCs w:val="22"/>
        </w:rPr>
        <w:t xml:space="preserve">de Entity </w:t>
      </w:r>
      <w:r w:rsidRPr="00E67FAE">
        <w:rPr>
          <w:rFonts w:ascii="Corbel" w:hAnsi="Corbel" w:cs="Times New Roman"/>
          <w:sz w:val="22"/>
          <w:szCs w:val="22"/>
        </w:rPr>
        <w:t>‘</w:t>
      </w:r>
      <w:r w:rsidR="006C094A" w:rsidRPr="00E67FAE">
        <w:rPr>
          <w:rFonts w:ascii="Corbel" w:hAnsi="Corbel" w:cs="Times New Roman"/>
          <w:sz w:val="22"/>
          <w:szCs w:val="22"/>
        </w:rPr>
        <w:t>TransactionTemplate</w:t>
      </w:r>
      <w:r w:rsidRPr="00E67FAE">
        <w:rPr>
          <w:rFonts w:ascii="Corbel" w:hAnsi="Corbel" w:cs="Times New Roman"/>
          <w:sz w:val="22"/>
          <w:szCs w:val="22"/>
        </w:rPr>
        <w:t>’</w:t>
      </w:r>
      <w:r w:rsidR="006C094A" w:rsidRPr="00E67FAE">
        <w:rPr>
          <w:rFonts w:ascii="Corbel" w:hAnsi="Corbel" w:cs="Times New Roman"/>
          <w:sz w:val="22"/>
          <w:szCs w:val="22"/>
        </w:rPr>
        <w:t xml:space="preserve"> in VISI Systematiek </w:t>
      </w:r>
      <w:r w:rsidRPr="00E67FAE">
        <w:rPr>
          <w:rFonts w:ascii="Corbel" w:hAnsi="Corbel" w:cs="Times New Roman"/>
          <w:sz w:val="22"/>
          <w:szCs w:val="22"/>
        </w:rPr>
        <w:t>Deel 2</w:t>
      </w:r>
      <w:r w:rsidR="006C094A" w:rsidRPr="00E67FAE">
        <w:rPr>
          <w:rFonts w:ascii="Corbel" w:hAnsi="Corbel" w:cs="Times New Roman"/>
          <w:sz w:val="22"/>
          <w:szCs w:val="22"/>
        </w:rPr>
        <w:t xml:space="preserve"> met het verplichte attribuut </w:t>
      </w:r>
      <w:r w:rsidRPr="00E67FAE">
        <w:rPr>
          <w:rFonts w:ascii="Corbel" w:hAnsi="Corbel" w:cs="Times New Roman"/>
          <w:sz w:val="22"/>
          <w:szCs w:val="22"/>
        </w:rPr>
        <w:t>‘number’ van het type ‘INTEGER’</w:t>
      </w:r>
      <w:r w:rsidR="006C094A" w:rsidRPr="00E67FAE">
        <w:rPr>
          <w:rFonts w:ascii="Corbel" w:hAnsi="Corbel" w:cs="Times New Roman"/>
          <w:sz w:val="22"/>
          <w:szCs w:val="22"/>
        </w:rPr>
        <w:t xml:space="preserve">. </w:t>
      </w:r>
    </w:p>
    <w:p w14:paraId="767CDD67" w14:textId="77777777" w:rsidR="003C71F4" w:rsidRPr="00E67FAE" w:rsidRDefault="00B505E6" w:rsidP="00B505E6">
      <w:pPr>
        <w:pStyle w:val="Tekstzonderopmaak"/>
        <w:widowControl w:val="0"/>
        <w:tabs>
          <w:tab w:val="left" w:pos="5783"/>
        </w:tabs>
        <w:rPr>
          <w:rFonts w:ascii="Corbel" w:hAnsi="Corbel" w:cs="Times New Roman"/>
          <w:sz w:val="22"/>
          <w:szCs w:val="22"/>
        </w:rPr>
      </w:pPr>
      <w:r w:rsidRPr="00E67FAE">
        <w:rPr>
          <w:rFonts w:ascii="Corbel" w:hAnsi="Corbel" w:cs="Times New Roman"/>
          <w:sz w:val="22"/>
          <w:szCs w:val="22"/>
        </w:rPr>
        <w:tab/>
      </w:r>
    </w:p>
    <w:p w14:paraId="767CDD68" w14:textId="77777777" w:rsidR="006C094A" w:rsidRPr="00E67FAE" w:rsidRDefault="006C094A" w:rsidP="003C71F4">
      <w:pPr>
        <w:pStyle w:val="Tekstzonderopmaak"/>
        <w:widowControl w:val="0"/>
        <w:rPr>
          <w:rFonts w:ascii="Corbel" w:hAnsi="Corbel" w:cs="Times New Roman"/>
          <w:sz w:val="22"/>
          <w:szCs w:val="22"/>
        </w:rPr>
      </w:pPr>
      <w:r w:rsidRPr="00E67FAE">
        <w:rPr>
          <w:rFonts w:ascii="Corbel" w:hAnsi="Corbel" w:cs="Times New Roman"/>
          <w:sz w:val="22"/>
          <w:szCs w:val="22"/>
        </w:rPr>
        <w:t xml:space="preserve">Deze template krijgt dan de volgende inhoud: </w:t>
      </w:r>
    </w:p>
    <w:p w14:paraId="767CDD69" w14:textId="77777777" w:rsidR="003C71F4" w:rsidRPr="0080609D" w:rsidRDefault="003C71F4" w:rsidP="006C094A">
      <w:pPr>
        <w:pStyle w:val="HTML-voorafopgemaakt"/>
        <w:rPr>
          <w:lang w:val="nl-NL"/>
        </w:rPr>
      </w:pPr>
    </w:p>
    <w:p w14:paraId="767CDD6A" w14:textId="77777777" w:rsidR="006C094A" w:rsidRPr="0080609D" w:rsidRDefault="006C094A" w:rsidP="006C094A">
      <w:pPr>
        <w:pStyle w:val="HTML-voorafopgemaakt"/>
        <w:rPr>
          <w:lang w:val="en"/>
        </w:rPr>
      </w:pPr>
      <w:r w:rsidRPr="0080609D">
        <w:rPr>
          <w:lang w:val="en"/>
        </w:rPr>
        <w:t>ENTITY TransactionTemplate;</w:t>
      </w:r>
    </w:p>
    <w:p w14:paraId="767CDD6B" w14:textId="77777777" w:rsidR="006C094A" w:rsidRPr="0080609D" w:rsidRDefault="006C094A" w:rsidP="006C094A">
      <w:pPr>
        <w:pStyle w:val="HTML-voorafopgemaakt"/>
        <w:rPr>
          <w:lang w:val="en"/>
        </w:rPr>
      </w:pPr>
      <w:r w:rsidRPr="0080609D">
        <w:rPr>
          <w:lang w:val="en"/>
        </w:rPr>
        <w:t xml:space="preserve"> </w:t>
      </w:r>
      <w:r w:rsidRPr="0080609D">
        <w:rPr>
          <w:b/>
          <w:bCs/>
          <w:lang w:val="en"/>
        </w:rPr>
        <w:t>number : INTEGER;</w:t>
      </w:r>
    </w:p>
    <w:p w14:paraId="767CDD6C" w14:textId="77777777" w:rsidR="006C094A" w:rsidRPr="0080609D" w:rsidRDefault="006C094A" w:rsidP="006C094A">
      <w:pPr>
        <w:pStyle w:val="HTML-voorafopgemaakt"/>
        <w:rPr>
          <w:lang w:val="en"/>
        </w:rPr>
      </w:pPr>
      <w:r w:rsidRPr="0080609D">
        <w:rPr>
          <w:lang w:val="en"/>
        </w:rPr>
        <w:t xml:space="preserve"> name : STRING;</w:t>
      </w:r>
    </w:p>
    <w:p w14:paraId="767CDD6D" w14:textId="77777777" w:rsidR="006C094A" w:rsidRPr="0080609D" w:rsidRDefault="006C094A" w:rsidP="006C094A">
      <w:pPr>
        <w:pStyle w:val="HTML-voorafopgemaakt"/>
        <w:rPr>
          <w:lang w:val="en"/>
        </w:rPr>
      </w:pPr>
      <w:r w:rsidRPr="0080609D">
        <w:rPr>
          <w:lang w:val="en"/>
        </w:rPr>
        <w:t xml:space="preserve"> description : STRING;</w:t>
      </w:r>
    </w:p>
    <w:p w14:paraId="767CDD6E" w14:textId="77777777" w:rsidR="006C094A" w:rsidRPr="0080609D" w:rsidRDefault="006C094A" w:rsidP="006C094A">
      <w:pPr>
        <w:pStyle w:val="HTML-voorafopgemaakt"/>
        <w:rPr>
          <w:lang w:val="en"/>
        </w:rPr>
      </w:pPr>
      <w:r w:rsidRPr="0080609D">
        <w:rPr>
          <w:lang w:val="en"/>
        </w:rPr>
        <w:t xml:space="preserve"> startDate : DATETIME;</w:t>
      </w:r>
    </w:p>
    <w:p w14:paraId="767CDD6F" w14:textId="77777777" w:rsidR="006C094A" w:rsidRPr="0080609D" w:rsidRDefault="006C094A" w:rsidP="006C094A">
      <w:pPr>
        <w:pStyle w:val="HTML-voorafopgemaakt"/>
        <w:rPr>
          <w:lang w:val="en"/>
        </w:rPr>
      </w:pPr>
      <w:r w:rsidRPr="0080609D">
        <w:rPr>
          <w:lang w:val="en"/>
        </w:rPr>
        <w:t xml:space="preserve"> endDate : DATETIME;</w:t>
      </w:r>
    </w:p>
    <w:p w14:paraId="767CDD70" w14:textId="77777777" w:rsidR="006C094A" w:rsidRPr="0080609D" w:rsidRDefault="006C094A" w:rsidP="006C094A">
      <w:pPr>
        <w:pStyle w:val="HTML-voorafopgemaakt"/>
        <w:rPr>
          <w:lang w:val="en"/>
        </w:rPr>
      </w:pPr>
      <w:r w:rsidRPr="0080609D">
        <w:rPr>
          <w:lang w:val="en"/>
        </w:rPr>
        <w:t xml:space="preserve"> state : STRING;</w:t>
      </w:r>
    </w:p>
    <w:p w14:paraId="767CDD71" w14:textId="77777777" w:rsidR="006C094A" w:rsidRPr="0080609D" w:rsidRDefault="006C094A" w:rsidP="006C094A">
      <w:pPr>
        <w:pStyle w:val="HTML-voorafopgemaakt"/>
        <w:rPr>
          <w:lang w:val="en"/>
        </w:rPr>
      </w:pPr>
      <w:r w:rsidRPr="0080609D">
        <w:rPr>
          <w:lang w:val="en"/>
        </w:rPr>
        <w:t xml:space="preserve"> dateLamu : DATETIME;</w:t>
      </w:r>
    </w:p>
    <w:p w14:paraId="767CDD72" w14:textId="77777777" w:rsidR="006C094A" w:rsidRPr="0080609D" w:rsidRDefault="006C094A" w:rsidP="006C094A">
      <w:pPr>
        <w:pStyle w:val="HTML-voorafopgemaakt"/>
        <w:rPr>
          <w:lang w:val="en"/>
        </w:rPr>
      </w:pPr>
      <w:r w:rsidRPr="0080609D">
        <w:rPr>
          <w:lang w:val="en"/>
        </w:rPr>
        <w:t xml:space="preserve"> userLamu : STRING;</w:t>
      </w:r>
    </w:p>
    <w:p w14:paraId="767CDD73" w14:textId="77777777" w:rsidR="006C094A" w:rsidRPr="0080609D" w:rsidRDefault="006C094A" w:rsidP="006C094A">
      <w:pPr>
        <w:pStyle w:val="HTML-voorafopgemaakt"/>
        <w:rPr>
          <w:lang w:val="en"/>
        </w:rPr>
      </w:pPr>
      <w:r w:rsidRPr="0080609D">
        <w:rPr>
          <w:lang w:val="en"/>
        </w:rPr>
        <w:t xml:space="preserve"> result : OPTIONAL STRING;</w:t>
      </w:r>
    </w:p>
    <w:p w14:paraId="767CDD74" w14:textId="77777777" w:rsidR="006C094A" w:rsidRPr="0080609D" w:rsidRDefault="006C094A" w:rsidP="006C094A">
      <w:pPr>
        <w:pStyle w:val="HTML-voorafopgemaakt"/>
        <w:rPr>
          <w:lang w:val="en"/>
        </w:rPr>
      </w:pPr>
      <w:r w:rsidRPr="0080609D">
        <w:rPr>
          <w:lang w:val="en"/>
        </w:rPr>
        <w:t xml:space="preserve"> initiator : PersonInRole;</w:t>
      </w:r>
    </w:p>
    <w:p w14:paraId="767CDD75" w14:textId="77777777" w:rsidR="006C094A" w:rsidRPr="0080609D" w:rsidRDefault="006C094A" w:rsidP="006C094A">
      <w:pPr>
        <w:pStyle w:val="HTML-voorafopgemaakt"/>
        <w:rPr>
          <w:lang w:val="en"/>
        </w:rPr>
      </w:pPr>
      <w:r w:rsidRPr="0080609D">
        <w:rPr>
          <w:lang w:val="en"/>
        </w:rPr>
        <w:t xml:space="preserve"> executor : PersonInRole;</w:t>
      </w:r>
    </w:p>
    <w:p w14:paraId="767CDD76" w14:textId="77777777" w:rsidR="006C094A" w:rsidRPr="0080609D" w:rsidRDefault="006C094A" w:rsidP="006C094A">
      <w:pPr>
        <w:pStyle w:val="HTML-voorafopgemaakt"/>
        <w:rPr>
          <w:lang w:val="en"/>
        </w:rPr>
      </w:pPr>
      <w:r w:rsidRPr="0080609D">
        <w:rPr>
          <w:lang w:val="en"/>
        </w:rPr>
        <w:t xml:space="preserve"> project : ProjectTypeInstance;</w:t>
      </w:r>
    </w:p>
    <w:p w14:paraId="767CDD77" w14:textId="77777777" w:rsidR="006C094A" w:rsidRPr="0080609D" w:rsidRDefault="006C094A" w:rsidP="006C094A">
      <w:pPr>
        <w:pStyle w:val="HTML-voorafopgemaakt"/>
        <w:rPr>
          <w:lang w:val="en"/>
        </w:rPr>
      </w:pPr>
      <w:r w:rsidRPr="0080609D">
        <w:rPr>
          <w:lang w:val="en"/>
        </w:rPr>
        <w:t>END_ENTITY;</w:t>
      </w:r>
    </w:p>
    <w:p w14:paraId="767CDD78" w14:textId="77777777" w:rsidR="003C71F4" w:rsidRPr="0080609D" w:rsidRDefault="003C71F4" w:rsidP="006C094A">
      <w:pPr>
        <w:pStyle w:val="HTML-voorafopgemaakt"/>
        <w:rPr>
          <w:lang w:val="en"/>
        </w:rPr>
      </w:pPr>
    </w:p>
    <w:p w14:paraId="767CDD79"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Het number-attribuut bevat een volgnummer dat gecombineerd met de afkorting van de organisatie die de transactie start als referentie gebruikt kan worden om deze transactie mee aan te duiden. Dit geldt zowel voor hoofd- als subtransacties. </w:t>
      </w:r>
    </w:p>
    <w:p w14:paraId="767CDD7A"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De VISI implementatie toont in de gebruikersinterface bij de b</w:t>
      </w:r>
      <w:r w:rsidR="003C71F4" w:rsidRPr="00E67FAE">
        <w:rPr>
          <w:rFonts w:ascii="Corbel" w:hAnsi="Corbel" w:cs="Times New Roman"/>
          <w:sz w:val="22"/>
          <w:szCs w:val="22"/>
        </w:rPr>
        <w:t>etreffende transactie een veld ‘</w:t>
      </w:r>
      <w:r w:rsidRPr="00E67FAE">
        <w:rPr>
          <w:rFonts w:ascii="Corbel" w:hAnsi="Corbel" w:cs="Times New Roman"/>
          <w:sz w:val="22"/>
          <w:szCs w:val="22"/>
        </w:rPr>
        <w:t>referentie</w:t>
      </w:r>
      <w:r w:rsidR="003C71F4" w:rsidRPr="00E67FAE">
        <w:rPr>
          <w:rFonts w:ascii="Corbel" w:hAnsi="Corbel" w:cs="Times New Roman"/>
          <w:sz w:val="22"/>
          <w:szCs w:val="22"/>
        </w:rPr>
        <w:t>’</w:t>
      </w:r>
      <w:r w:rsidRPr="00E67FAE">
        <w:rPr>
          <w:rFonts w:ascii="Corbel" w:hAnsi="Corbel" w:cs="Times New Roman"/>
          <w:sz w:val="22"/>
          <w:szCs w:val="22"/>
        </w:rPr>
        <w:t xml:space="preserve"> in het formaat &lt;organisatie-afkorting&gt; + &lt;volgnummer&gt;. </w:t>
      </w:r>
    </w:p>
    <w:p w14:paraId="767CDD7B"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Het transactievolgnummer (number) wordt eenmalig bepaald bij het starten van de transactie. Daarna blijft dit nummer gelijk. </w:t>
      </w:r>
    </w:p>
    <w:p w14:paraId="767CDD7C"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De organisatie-afkorting wordt vooraf via het projectspecifiek bericht gedistribueerd maar is ook in ieder verzonden bericht via Transaction &gt; Initiator &gt; PersonInRole &gt; Organisation terug te vinden. </w:t>
      </w:r>
    </w:p>
    <w:p w14:paraId="767CDD7D"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Daarom moet ook de Entity </w:t>
      </w:r>
      <w:r w:rsidR="003C71F4" w:rsidRPr="00E67FAE">
        <w:rPr>
          <w:rFonts w:ascii="Corbel" w:hAnsi="Corbel" w:cs="Times New Roman"/>
          <w:sz w:val="22"/>
          <w:szCs w:val="22"/>
        </w:rPr>
        <w:t>‘</w:t>
      </w:r>
      <w:r w:rsidRPr="00E67FAE">
        <w:rPr>
          <w:rFonts w:ascii="Corbel" w:hAnsi="Corbel" w:cs="Times New Roman"/>
          <w:sz w:val="22"/>
          <w:szCs w:val="22"/>
        </w:rPr>
        <w:t>OrganisationTemplate</w:t>
      </w:r>
      <w:r w:rsidR="003C71F4" w:rsidRPr="00E67FAE">
        <w:rPr>
          <w:rFonts w:ascii="Corbel" w:hAnsi="Corbel" w:cs="Times New Roman"/>
          <w:sz w:val="22"/>
          <w:szCs w:val="22"/>
        </w:rPr>
        <w:t>’</w:t>
      </w:r>
      <w:r w:rsidRPr="00E67FAE">
        <w:rPr>
          <w:rFonts w:ascii="Corbel" w:hAnsi="Corbel" w:cs="Times New Roman"/>
          <w:sz w:val="22"/>
          <w:szCs w:val="22"/>
        </w:rPr>
        <w:t xml:space="preserve"> van de VISI Systematiek </w:t>
      </w:r>
      <w:r w:rsidR="00742513" w:rsidRPr="00E67FAE">
        <w:rPr>
          <w:rFonts w:ascii="Corbel" w:hAnsi="Corbel" w:cs="Times New Roman"/>
          <w:sz w:val="22"/>
          <w:szCs w:val="22"/>
        </w:rPr>
        <w:t>Deel 2</w:t>
      </w:r>
      <w:r w:rsidRPr="00E67FAE">
        <w:rPr>
          <w:rFonts w:ascii="Corbel" w:hAnsi="Corbel" w:cs="Times New Roman"/>
          <w:sz w:val="22"/>
          <w:szCs w:val="22"/>
        </w:rPr>
        <w:t xml:space="preserve"> worden uitgebreid met een </w:t>
      </w:r>
      <w:r w:rsidR="003C71F4" w:rsidRPr="00E67FAE">
        <w:rPr>
          <w:rFonts w:ascii="Corbel" w:hAnsi="Corbel" w:cs="Times New Roman"/>
          <w:sz w:val="22"/>
          <w:szCs w:val="22"/>
        </w:rPr>
        <w:t>‘abbreviation’</w:t>
      </w:r>
      <w:r w:rsidRPr="00E67FAE">
        <w:rPr>
          <w:rFonts w:ascii="Corbel" w:hAnsi="Corbel" w:cs="Times New Roman"/>
          <w:sz w:val="22"/>
          <w:szCs w:val="22"/>
        </w:rPr>
        <w:t xml:space="preserve"> attribuut: </w:t>
      </w:r>
    </w:p>
    <w:p w14:paraId="767CDD7E" w14:textId="77777777" w:rsidR="00117889" w:rsidRPr="00E67FAE" w:rsidRDefault="00117889" w:rsidP="00117889">
      <w:pPr>
        <w:pStyle w:val="Tekstzonderopmaak"/>
        <w:widowControl w:val="0"/>
        <w:rPr>
          <w:rFonts w:ascii="Corbel" w:hAnsi="Corbel" w:cs="Times New Roman"/>
          <w:sz w:val="22"/>
          <w:szCs w:val="22"/>
        </w:rPr>
      </w:pPr>
    </w:p>
    <w:p w14:paraId="767CDD7F" w14:textId="77777777" w:rsidR="006C094A" w:rsidRPr="0080609D" w:rsidRDefault="006C094A" w:rsidP="006C094A">
      <w:pPr>
        <w:pStyle w:val="HTML-voorafopgemaakt"/>
        <w:rPr>
          <w:lang w:val="en"/>
        </w:rPr>
      </w:pPr>
      <w:r w:rsidRPr="0080609D">
        <w:rPr>
          <w:lang w:val="en"/>
        </w:rPr>
        <w:t>ENTITY OrganisationTemplate;</w:t>
      </w:r>
    </w:p>
    <w:p w14:paraId="767CDD80" w14:textId="77777777" w:rsidR="006C094A" w:rsidRPr="0080609D" w:rsidRDefault="006C094A" w:rsidP="006C094A">
      <w:pPr>
        <w:pStyle w:val="HTML-voorafopgemaakt"/>
        <w:rPr>
          <w:lang w:val="en"/>
        </w:rPr>
      </w:pPr>
      <w:r w:rsidRPr="0080609D">
        <w:rPr>
          <w:lang w:val="en"/>
        </w:rPr>
        <w:t xml:space="preserve"> name : STRING;</w:t>
      </w:r>
    </w:p>
    <w:p w14:paraId="767CDD81" w14:textId="77777777" w:rsidR="006C094A" w:rsidRPr="0080609D" w:rsidRDefault="006C094A" w:rsidP="006C094A">
      <w:pPr>
        <w:pStyle w:val="HTML-voorafopgemaakt"/>
        <w:rPr>
          <w:lang w:val="en"/>
        </w:rPr>
      </w:pPr>
      <w:r w:rsidRPr="0080609D">
        <w:rPr>
          <w:lang w:val="en"/>
        </w:rPr>
        <w:t xml:space="preserve"> </w:t>
      </w:r>
      <w:r w:rsidRPr="0080609D">
        <w:rPr>
          <w:b/>
          <w:bCs/>
          <w:lang w:val="en"/>
        </w:rPr>
        <w:t>abbreviation: STRING;</w:t>
      </w:r>
    </w:p>
    <w:p w14:paraId="767CDD82" w14:textId="77777777" w:rsidR="006C094A" w:rsidRPr="0080609D" w:rsidRDefault="006C094A" w:rsidP="006C094A">
      <w:pPr>
        <w:pStyle w:val="HTML-voorafopgemaakt"/>
        <w:rPr>
          <w:lang w:val="en"/>
        </w:rPr>
      </w:pPr>
      <w:r w:rsidRPr="0080609D">
        <w:rPr>
          <w:lang w:val="en"/>
        </w:rPr>
        <w:t xml:space="preserve"> state : STRING;</w:t>
      </w:r>
    </w:p>
    <w:p w14:paraId="767CDD83" w14:textId="77777777" w:rsidR="006C094A" w:rsidRPr="0080609D" w:rsidRDefault="006C094A" w:rsidP="006C094A">
      <w:pPr>
        <w:pStyle w:val="HTML-voorafopgemaakt"/>
        <w:rPr>
          <w:lang w:val="en"/>
        </w:rPr>
      </w:pPr>
      <w:r w:rsidRPr="0080609D">
        <w:rPr>
          <w:lang w:val="en"/>
        </w:rPr>
        <w:t xml:space="preserve"> dateLamu : DATETIME;</w:t>
      </w:r>
    </w:p>
    <w:p w14:paraId="767CDD84" w14:textId="77777777" w:rsidR="006C094A" w:rsidRPr="0080609D" w:rsidRDefault="006C094A" w:rsidP="006C094A">
      <w:pPr>
        <w:pStyle w:val="HTML-voorafopgemaakt"/>
        <w:rPr>
          <w:lang w:val="en"/>
        </w:rPr>
      </w:pPr>
      <w:r w:rsidRPr="0080609D">
        <w:rPr>
          <w:lang w:val="en"/>
        </w:rPr>
        <w:t xml:space="preserve"> userLamu : STRING;</w:t>
      </w:r>
    </w:p>
    <w:p w14:paraId="767CDD85" w14:textId="77777777" w:rsidR="006C094A" w:rsidRPr="0080609D" w:rsidRDefault="006C094A" w:rsidP="006C094A">
      <w:pPr>
        <w:pStyle w:val="HTML-voorafopgemaakt"/>
        <w:rPr>
          <w:lang w:val="en"/>
        </w:rPr>
      </w:pPr>
      <w:r w:rsidRPr="0080609D">
        <w:rPr>
          <w:lang w:val="en"/>
        </w:rPr>
        <w:t xml:space="preserve">  contactPerson : PersonTemplate;</w:t>
      </w:r>
    </w:p>
    <w:p w14:paraId="767CDD86" w14:textId="77777777" w:rsidR="006C094A" w:rsidRPr="0080609D" w:rsidRDefault="006C094A" w:rsidP="006C094A">
      <w:pPr>
        <w:pStyle w:val="HTML-voorafopgemaakt"/>
        <w:rPr>
          <w:lang w:val="en"/>
        </w:rPr>
      </w:pPr>
      <w:r w:rsidRPr="0080609D">
        <w:rPr>
          <w:lang w:val="en"/>
        </w:rPr>
        <w:t xml:space="preserve"> template : ComplexElementTemplate;</w:t>
      </w:r>
    </w:p>
    <w:p w14:paraId="767CDD87" w14:textId="77777777" w:rsidR="006C094A" w:rsidRPr="0080609D" w:rsidRDefault="006C094A" w:rsidP="006C094A">
      <w:pPr>
        <w:pStyle w:val="HTML-voorafopgemaakt"/>
        <w:rPr>
          <w:lang w:val="en"/>
        </w:rPr>
      </w:pPr>
      <w:r w:rsidRPr="0080609D">
        <w:rPr>
          <w:lang w:val="en"/>
        </w:rPr>
        <w:t>END_ENTITY;</w:t>
      </w:r>
    </w:p>
    <w:p w14:paraId="767CDD88" w14:textId="77777777" w:rsidR="003A6259" w:rsidRPr="0080609D" w:rsidRDefault="003A6259" w:rsidP="006C094A">
      <w:pPr>
        <w:pStyle w:val="HTML-voorafopgemaakt"/>
        <w:rPr>
          <w:lang w:val="en"/>
        </w:rPr>
      </w:pPr>
    </w:p>
    <w:p w14:paraId="767CDD89"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Het abbreviation-attribuut bevat geen spaties, tabs of andere opmaaksymbolen. </w:t>
      </w:r>
    </w:p>
    <w:p w14:paraId="767CDD8A" w14:textId="77777777" w:rsidR="006C094A" w:rsidRPr="00E67FAE" w:rsidRDefault="006C094A" w:rsidP="00117889">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Voorgesteld wordt maximaal 5 bovenkastletters en/of cijfers. </w:t>
      </w:r>
    </w:p>
    <w:p w14:paraId="767CDD8B" w14:textId="77777777" w:rsidR="007F6E7D" w:rsidRPr="00E67FAE" w:rsidRDefault="006C094A" w:rsidP="007F6E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lastRenderedPageBreak/>
        <w:t xml:space="preserve">Een voorbeeld van een transactiereferentie: </w:t>
      </w:r>
      <w:r w:rsidR="003A6259" w:rsidRPr="00E67FAE">
        <w:rPr>
          <w:rFonts w:ascii="Corbel" w:hAnsi="Corbel" w:cs="Times New Roman"/>
          <w:sz w:val="22"/>
          <w:szCs w:val="22"/>
        </w:rPr>
        <w:t>‘ABCD000036’</w:t>
      </w:r>
      <w:r w:rsidRPr="00E67FAE">
        <w:rPr>
          <w:rFonts w:ascii="Corbel" w:hAnsi="Corbel" w:cs="Times New Roman"/>
          <w:sz w:val="22"/>
          <w:szCs w:val="22"/>
        </w:rPr>
        <w:t xml:space="preserve"> wat staat voor een transactie met volgnummer 36 gestart door de organisatie aangeduid met </w:t>
      </w:r>
      <w:r w:rsidR="003A6259" w:rsidRPr="00E67FAE">
        <w:rPr>
          <w:rFonts w:ascii="Corbel" w:hAnsi="Corbel" w:cs="Times New Roman"/>
          <w:sz w:val="22"/>
          <w:szCs w:val="22"/>
        </w:rPr>
        <w:t>‘</w:t>
      </w:r>
      <w:r w:rsidRPr="00E67FAE">
        <w:rPr>
          <w:rFonts w:ascii="Corbel" w:hAnsi="Corbel" w:cs="Times New Roman"/>
          <w:sz w:val="22"/>
          <w:szCs w:val="22"/>
        </w:rPr>
        <w:t>ABCD</w:t>
      </w:r>
      <w:r w:rsidR="003A6259" w:rsidRPr="00E67FAE">
        <w:rPr>
          <w:rFonts w:ascii="Corbel" w:hAnsi="Corbel" w:cs="Times New Roman"/>
          <w:sz w:val="22"/>
          <w:szCs w:val="22"/>
        </w:rPr>
        <w:t>’</w:t>
      </w:r>
      <w:r w:rsidRPr="00E67FAE">
        <w:rPr>
          <w:rFonts w:ascii="Corbel" w:hAnsi="Corbel" w:cs="Times New Roman"/>
          <w:sz w:val="22"/>
          <w:szCs w:val="22"/>
        </w:rPr>
        <w:t xml:space="preserve">. </w:t>
      </w:r>
      <w:r w:rsidRPr="00E67FAE">
        <w:rPr>
          <w:rFonts w:ascii="Corbel" w:hAnsi="Corbel" w:cs="Times New Roman"/>
          <w:sz w:val="22"/>
          <w:szCs w:val="22"/>
        </w:rPr>
        <w:br/>
        <w:t xml:space="preserve">In dit voorbeeld wordt gebruikgemaakt van voorloopnullen om alle referenties dezelfde lengte te geven en tekstuele sortering te faciliteren. Het daadwerkelijk toegepaste formaat wordt aan de VISI implementerende partij overgelaten. </w:t>
      </w:r>
    </w:p>
    <w:p w14:paraId="767CDD8C" w14:textId="6D3B4E64" w:rsidR="007F6E7D" w:rsidRPr="00E67FAE" w:rsidRDefault="009B486F" w:rsidP="009B486F">
      <w:pPr>
        <w:pStyle w:val="Kop3"/>
        <w:numPr>
          <w:ilvl w:val="0"/>
          <w:numId w:val="0"/>
        </w:numPr>
        <w:rPr>
          <w:rFonts w:ascii="Corbel" w:hAnsi="Corbel"/>
          <w:sz w:val="22"/>
          <w:szCs w:val="22"/>
        </w:rPr>
      </w:pPr>
      <w:bookmarkStart w:id="478" w:name="_Toc4484447"/>
      <w:r w:rsidRPr="00E67FAE">
        <w:rPr>
          <w:rFonts w:ascii="Corbel" w:hAnsi="Corbel"/>
          <w:sz w:val="22"/>
          <w:szCs w:val="22"/>
        </w:rPr>
        <w:t>1.</w:t>
      </w:r>
      <w:del w:id="479" w:author="Willems, P.H. (Peter)" w:date="2019-03-26T09:16:00Z">
        <w:r w:rsidR="00370F9D" w:rsidRPr="00E67FAE" w:rsidDel="00C44491">
          <w:rPr>
            <w:rFonts w:ascii="Corbel" w:hAnsi="Corbel"/>
            <w:sz w:val="22"/>
            <w:szCs w:val="22"/>
          </w:rPr>
          <w:delText>2</w:delText>
        </w:r>
      </w:del>
      <w:ins w:id="480" w:author="Willems, P.H. (Peter)" w:date="2019-03-26T09:16:00Z">
        <w:r w:rsidR="00C44491">
          <w:rPr>
            <w:rFonts w:ascii="Corbel" w:hAnsi="Corbel"/>
            <w:sz w:val="22"/>
            <w:szCs w:val="22"/>
          </w:rPr>
          <w:t>3</w:t>
        </w:r>
      </w:ins>
      <w:r w:rsidRPr="00E67FAE">
        <w:rPr>
          <w:rFonts w:ascii="Corbel" w:hAnsi="Corbel"/>
          <w:sz w:val="22"/>
          <w:szCs w:val="22"/>
        </w:rPr>
        <w:t>.4</w:t>
      </w:r>
      <w:r w:rsidRPr="00E67FAE">
        <w:rPr>
          <w:rFonts w:ascii="Corbel" w:hAnsi="Corbel"/>
          <w:sz w:val="22"/>
          <w:szCs w:val="22"/>
        </w:rPr>
        <w:tab/>
      </w:r>
      <w:r w:rsidR="007F6E7D" w:rsidRPr="00E67FAE">
        <w:rPr>
          <w:rFonts w:ascii="Corbel" w:hAnsi="Corbel"/>
          <w:sz w:val="22"/>
          <w:szCs w:val="22"/>
        </w:rPr>
        <w:t>Machtiging om namens een andere gebruiker berichten te versturen</w:t>
      </w:r>
      <w:bookmarkEnd w:id="478"/>
    </w:p>
    <w:p w14:paraId="767CDD8D" w14:textId="77777777" w:rsidR="00352AAF" w:rsidRPr="00E67FAE" w:rsidRDefault="00A36CDB" w:rsidP="00352AAF">
      <w:pPr>
        <w:pStyle w:val="Tekstzonderopmaak"/>
        <w:widowControl w:val="0"/>
        <w:rPr>
          <w:rFonts w:ascii="Corbel" w:hAnsi="Corbel" w:cs="Times New Roman"/>
          <w:sz w:val="22"/>
          <w:szCs w:val="22"/>
        </w:rPr>
      </w:pPr>
      <w:r w:rsidRPr="00E67FAE">
        <w:rPr>
          <w:rFonts w:ascii="Corbel" w:hAnsi="Corbel" w:cs="Times New Roman"/>
          <w:sz w:val="22"/>
          <w:szCs w:val="22"/>
        </w:rPr>
        <w:t xml:space="preserve">M0006. </w:t>
      </w:r>
      <w:r w:rsidR="00352AAF" w:rsidRPr="00E67FAE">
        <w:rPr>
          <w:rFonts w:ascii="Corbel" w:hAnsi="Corbel" w:cs="Times New Roman"/>
          <w:sz w:val="22"/>
          <w:szCs w:val="22"/>
        </w:rPr>
        <w:t>Dit betreft de transparantie bij tijdelijke vervanging van een persoon, oftewel het mogelijk maken om mensen te ‘machtigen’ om namens hem/haar berichten te verzenden. De Entity ‘PersonInRole’ in VISI Systematiek Deel 2 is daartoe uitgebreid met de optionele relatie ‘substituting’ van het type ‘PersonInRole’</w:t>
      </w:r>
      <w:r w:rsidR="00527FB8" w:rsidRPr="00E67FAE">
        <w:rPr>
          <w:rFonts w:ascii="Corbel" w:hAnsi="Corbel" w:cs="Times New Roman"/>
          <w:sz w:val="22"/>
          <w:szCs w:val="22"/>
        </w:rPr>
        <w:t xml:space="preserve"> (zie bijlage 3, paragraaf 1.8) </w:t>
      </w:r>
      <w:r w:rsidR="00352AAF" w:rsidRPr="00E67FAE">
        <w:rPr>
          <w:rFonts w:ascii="Corbel" w:hAnsi="Corbel" w:cs="Times New Roman"/>
          <w:sz w:val="22"/>
          <w:szCs w:val="22"/>
        </w:rPr>
        <w:t xml:space="preserve">. Hiermee kan een eenduidige manier van kortdurende vervanging geregeld worden. Tevens kan hiermee geregeld worden dat er ‘centrale’ boxen aangemaakt kunnen worden, waarmee meerdere mensen uit naam van de formele rolvervuller (bijvoorbeeld Directievoerder UAV) berichten kunnen verzenden. </w:t>
      </w:r>
    </w:p>
    <w:p w14:paraId="767CDD8E" w14:textId="77777777" w:rsidR="002E5605" w:rsidRPr="00E67FAE" w:rsidRDefault="002E5605" w:rsidP="00352AAF">
      <w:pPr>
        <w:pStyle w:val="Tekstzonderopmaak"/>
        <w:widowControl w:val="0"/>
        <w:rPr>
          <w:rFonts w:ascii="Corbel" w:hAnsi="Corbel" w:cs="Times New Roman"/>
          <w:sz w:val="22"/>
          <w:szCs w:val="22"/>
        </w:rPr>
      </w:pPr>
    </w:p>
    <w:p w14:paraId="767CDD8F" w14:textId="77777777" w:rsidR="002E5605" w:rsidRPr="00E67FAE" w:rsidRDefault="00731453" w:rsidP="00731453">
      <w:pPr>
        <w:pStyle w:val="Tekstzonderopmaak"/>
        <w:widowControl w:val="0"/>
        <w:rPr>
          <w:rFonts w:ascii="Corbel" w:hAnsi="Corbel" w:cs="Times New Roman"/>
          <w:i/>
          <w:sz w:val="22"/>
          <w:szCs w:val="22"/>
        </w:rPr>
      </w:pPr>
      <w:r w:rsidRPr="00E67FAE">
        <w:rPr>
          <w:rFonts w:ascii="Corbel" w:hAnsi="Corbel" w:cs="Times New Roman"/>
          <w:i/>
          <w:sz w:val="22"/>
          <w:szCs w:val="22"/>
        </w:rPr>
        <w:t>P</w:t>
      </w:r>
      <w:r w:rsidR="002E5605" w:rsidRPr="00E67FAE">
        <w:rPr>
          <w:rFonts w:ascii="Corbel" w:hAnsi="Corbel" w:cs="Times New Roman"/>
          <w:i/>
          <w:sz w:val="22"/>
          <w:szCs w:val="22"/>
        </w:rPr>
        <w:t xml:space="preserve">robleemomschrijving </w:t>
      </w:r>
    </w:p>
    <w:p w14:paraId="767CDD90" w14:textId="77777777" w:rsidR="002E5605" w:rsidRPr="00E67FAE" w:rsidRDefault="002E5605" w:rsidP="00731453">
      <w:pPr>
        <w:pStyle w:val="Tekstzonderopmaak"/>
        <w:widowControl w:val="0"/>
        <w:rPr>
          <w:rFonts w:ascii="Corbel" w:hAnsi="Corbel" w:cs="Times New Roman"/>
          <w:sz w:val="22"/>
          <w:szCs w:val="22"/>
        </w:rPr>
      </w:pPr>
      <w:r w:rsidRPr="00E67FAE">
        <w:rPr>
          <w:rFonts w:ascii="Corbel" w:hAnsi="Corbel" w:cs="Times New Roman"/>
          <w:sz w:val="22"/>
          <w:szCs w:val="22"/>
        </w:rPr>
        <w:t xml:space="preserve">Bij het op vakantie gaan van medewerkers is er op dit moment geen mogelijkheid om een vervangingsregeling op te maken, waarbij ook duidelijk is, wie de VISI-berichten verzonden heeft. Dit is zeer gewenst. </w:t>
      </w:r>
    </w:p>
    <w:p w14:paraId="767CDD91" w14:textId="77777777" w:rsidR="002E5605" w:rsidRPr="00E67FAE" w:rsidRDefault="002E5605" w:rsidP="00731453">
      <w:pPr>
        <w:pStyle w:val="Tekstzonderopmaak"/>
        <w:widowControl w:val="0"/>
        <w:rPr>
          <w:rFonts w:ascii="Corbel" w:hAnsi="Corbel" w:cs="Times New Roman"/>
          <w:sz w:val="22"/>
          <w:szCs w:val="22"/>
        </w:rPr>
      </w:pPr>
      <w:r w:rsidRPr="00E67FAE">
        <w:rPr>
          <w:rFonts w:ascii="Corbel" w:hAnsi="Corbel" w:cs="Times New Roman"/>
          <w:sz w:val="22"/>
          <w:szCs w:val="22"/>
        </w:rPr>
        <w:t xml:space="preserve">Hiermee kan een eenduidige manier van kortdurende vervanging geregeld worden. Tevens kan hiermee geregeld worden dat er "centrale" boxen aangemaakt kunnen worden, waarmee meerdere mensen uit naam van (bijvoorbeeld Directievoerder UAV) berichten kunnen verzenden. </w:t>
      </w:r>
    </w:p>
    <w:p w14:paraId="767CDD92" w14:textId="77777777" w:rsidR="002E5605" w:rsidRPr="00E67FAE" w:rsidRDefault="002E5605" w:rsidP="00352AAF">
      <w:pPr>
        <w:pStyle w:val="Tekstzonderopmaak"/>
        <w:widowControl w:val="0"/>
        <w:rPr>
          <w:rFonts w:ascii="Corbel" w:hAnsi="Corbel" w:cs="Times New Roman"/>
          <w:sz w:val="22"/>
          <w:szCs w:val="22"/>
        </w:rPr>
      </w:pPr>
    </w:p>
    <w:p w14:paraId="767CDD93" w14:textId="77777777" w:rsidR="00731453" w:rsidRPr="00E67FAE" w:rsidRDefault="00731453" w:rsidP="00352AAF">
      <w:pPr>
        <w:pStyle w:val="Tekstzonderopmaak"/>
        <w:widowControl w:val="0"/>
        <w:rPr>
          <w:rFonts w:ascii="Corbel" w:hAnsi="Corbel" w:cs="Times New Roman"/>
          <w:i/>
          <w:sz w:val="22"/>
          <w:szCs w:val="22"/>
        </w:rPr>
      </w:pPr>
      <w:r w:rsidRPr="00E67FAE">
        <w:rPr>
          <w:rFonts w:ascii="Corbel" w:hAnsi="Corbel" w:cs="Times New Roman"/>
          <w:i/>
          <w:sz w:val="22"/>
          <w:szCs w:val="22"/>
        </w:rPr>
        <w:t>Oplossing</w:t>
      </w:r>
    </w:p>
    <w:p w14:paraId="767CDD94" w14:textId="77777777" w:rsidR="00731453" w:rsidRPr="00E67FAE" w:rsidRDefault="00257706" w:rsidP="00257706">
      <w:pPr>
        <w:pStyle w:val="Tekstzonderopmaak"/>
        <w:widowControl w:val="0"/>
        <w:rPr>
          <w:rFonts w:ascii="Corbel" w:hAnsi="Corbel" w:cs="Times New Roman"/>
          <w:sz w:val="22"/>
          <w:szCs w:val="22"/>
        </w:rPr>
      </w:pPr>
      <w:r w:rsidRPr="00E67FAE">
        <w:rPr>
          <w:rFonts w:ascii="Corbel" w:hAnsi="Corbel" w:cs="Times New Roman"/>
          <w:sz w:val="22"/>
          <w:szCs w:val="22"/>
        </w:rPr>
        <w:t>D</w:t>
      </w:r>
      <w:r w:rsidR="00731453" w:rsidRPr="00E67FAE">
        <w:rPr>
          <w:rFonts w:ascii="Corbel" w:hAnsi="Corbel" w:cs="Times New Roman"/>
          <w:sz w:val="22"/>
          <w:szCs w:val="22"/>
        </w:rPr>
        <w:t xml:space="preserve">e Entity </w:t>
      </w:r>
      <w:r w:rsidRPr="00E67FAE">
        <w:rPr>
          <w:rFonts w:ascii="Corbel" w:hAnsi="Corbel" w:cs="Times New Roman"/>
          <w:sz w:val="22"/>
          <w:szCs w:val="22"/>
        </w:rPr>
        <w:t>‘</w:t>
      </w:r>
      <w:r w:rsidR="00731453" w:rsidRPr="00E67FAE">
        <w:rPr>
          <w:rFonts w:ascii="Corbel" w:hAnsi="Corbel" w:cs="Times New Roman"/>
          <w:sz w:val="22"/>
          <w:szCs w:val="22"/>
        </w:rPr>
        <w:t>PersonInRole</w:t>
      </w:r>
      <w:r w:rsidRPr="00E67FAE">
        <w:rPr>
          <w:rFonts w:ascii="Corbel" w:hAnsi="Corbel" w:cs="Times New Roman"/>
          <w:sz w:val="22"/>
          <w:szCs w:val="22"/>
        </w:rPr>
        <w:t>’</w:t>
      </w:r>
      <w:r w:rsidR="00731453" w:rsidRPr="00E67FAE">
        <w:rPr>
          <w:rFonts w:ascii="Corbel" w:hAnsi="Corbel" w:cs="Times New Roman"/>
          <w:sz w:val="22"/>
          <w:szCs w:val="22"/>
        </w:rPr>
        <w:t xml:space="preserve"> in VISI Systematiek II uitbreiden met de optionele relatie </w:t>
      </w:r>
      <w:r w:rsidRPr="00E67FAE">
        <w:rPr>
          <w:rFonts w:ascii="Corbel" w:hAnsi="Corbel" w:cs="Times New Roman"/>
          <w:sz w:val="22"/>
          <w:szCs w:val="22"/>
        </w:rPr>
        <w:t>‘substituting’ van het type ‘PersonInRole’</w:t>
      </w:r>
      <w:r w:rsidR="00731453" w:rsidRPr="00E67FAE">
        <w:rPr>
          <w:rFonts w:ascii="Corbel" w:hAnsi="Corbel" w:cs="Times New Roman"/>
          <w:sz w:val="22"/>
          <w:szCs w:val="22"/>
        </w:rPr>
        <w:t xml:space="preserve">. </w:t>
      </w:r>
    </w:p>
    <w:p w14:paraId="767CDD95" w14:textId="77777777" w:rsidR="00257706" w:rsidRPr="00E67FAE" w:rsidRDefault="00731453" w:rsidP="00257706">
      <w:pPr>
        <w:pStyle w:val="Tekstzonderopmaak"/>
        <w:widowControl w:val="0"/>
        <w:rPr>
          <w:rFonts w:ascii="Corbel" w:hAnsi="Corbel" w:cs="Times New Roman"/>
          <w:sz w:val="22"/>
          <w:szCs w:val="22"/>
        </w:rPr>
      </w:pPr>
      <w:r w:rsidRPr="00E67FAE">
        <w:rPr>
          <w:rFonts w:ascii="Corbel" w:hAnsi="Corbel" w:cs="Times New Roman"/>
          <w:sz w:val="22"/>
          <w:szCs w:val="22"/>
        </w:rPr>
        <w:t xml:space="preserve">Deze template krijgt dan de volgende inhoud: </w:t>
      </w:r>
    </w:p>
    <w:p w14:paraId="767CDD96" w14:textId="77777777" w:rsidR="00161891" w:rsidRPr="00E67FAE" w:rsidRDefault="00161891" w:rsidP="00257706">
      <w:pPr>
        <w:pStyle w:val="Tekstzonderopmaak"/>
        <w:widowControl w:val="0"/>
        <w:rPr>
          <w:rFonts w:ascii="Corbel" w:hAnsi="Corbel" w:cs="Times New Roman"/>
          <w:sz w:val="22"/>
          <w:szCs w:val="22"/>
        </w:rPr>
      </w:pPr>
    </w:p>
    <w:p w14:paraId="767CDD97" w14:textId="77777777" w:rsidR="00257706" w:rsidRPr="0080609D" w:rsidRDefault="00257706" w:rsidP="0025770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ENTITY PersonInRole;</w:t>
      </w:r>
    </w:p>
    <w:p w14:paraId="767CDD98" w14:textId="77777777" w:rsidR="00257706" w:rsidRPr="0080609D" w:rsidRDefault="00257706" w:rsidP="0025770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 xml:space="preserve"> state : STRING;</w:t>
      </w:r>
    </w:p>
    <w:p w14:paraId="767CDD99" w14:textId="77777777" w:rsidR="00257706" w:rsidRPr="0080609D" w:rsidRDefault="00257706" w:rsidP="0025770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 xml:space="preserve"> dateLamu : DATETIME;</w:t>
      </w:r>
    </w:p>
    <w:p w14:paraId="767CDD9A" w14:textId="77777777" w:rsidR="00257706" w:rsidRPr="0080609D" w:rsidRDefault="00257706" w:rsidP="0025770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 xml:space="preserve"> userLamu : STRING;</w:t>
      </w:r>
    </w:p>
    <w:p w14:paraId="767CDD9B" w14:textId="77777777" w:rsidR="00161891" w:rsidRPr="0080609D" w:rsidRDefault="00161891" w:rsidP="0016189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 xml:space="preserve"> successor : OPTIONAL PersonInRole;</w:t>
      </w:r>
    </w:p>
    <w:p w14:paraId="767CDD9C" w14:textId="77777777" w:rsidR="00161891" w:rsidRPr="00C13A6B" w:rsidRDefault="00161891" w:rsidP="0016189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C13A6B">
        <w:rPr>
          <w:rFonts w:ascii="Courier New" w:hAnsi="Courier New" w:cs="Courier New"/>
          <w:color w:val="000000"/>
          <w:sz w:val="20"/>
          <w:szCs w:val="20"/>
          <w:lang w:val="en-US"/>
        </w:rPr>
        <w:t xml:space="preserve"> </w:t>
      </w:r>
      <w:r w:rsidRPr="00C13A6B">
        <w:rPr>
          <w:rFonts w:ascii="Courier New" w:hAnsi="Courier New" w:cs="Courier New"/>
          <w:b/>
          <w:bCs/>
          <w:color w:val="000000"/>
          <w:sz w:val="20"/>
          <w:szCs w:val="20"/>
          <w:lang w:val="en-US"/>
        </w:rPr>
        <w:t>substituting : OPTIONAL PersonInRole;</w:t>
      </w:r>
    </w:p>
    <w:p w14:paraId="767CDD9D" w14:textId="77777777" w:rsidR="00161891" w:rsidRPr="0080609D" w:rsidRDefault="00161891" w:rsidP="0016189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lang w:val="en-US"/>
        </w:rPr>
      </w:pPr>
      <w:r w:rsidRPr="0080609D">
        <w:rPr>
          <w:rFonts w:ascii="Courier New" w:hAnsi="Courier New" w:cs="Courier New"/>
          <w:color w:val="000000"/>
          <w:sz w:val="20"/>
          <w:szCs w:val="20"/>
          <w:lang w:val="en-US"/>
        </w:rPr>
        <w:t xml:space="preserve"> contactPerson : PersonTemplate;</w:t>
      </w:r>
    </w:p>
    <w:p w14:paraId="767CDD9E" w14:textId="77777777" w:rsidR="00161891" w:rsidRPr="0080609D" w:rsidRDefault="00161891" w:rsidP="0016189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80609D">
        <w:rPr>
          <w:rFonts w:ascii="Courier New" w:hAnsi="Courier New" w:cs="Courier New"/>
          <w:color w:val="000000"/>
          <w:sz w:val="20"/>
          <w:szCs w:val="20"/>
          <w:lang w:val="en-US"/>
        </w:rPr>
        <w:t xml:space="preserve"> </w:t>
      </w:r>
      <w:r w:rsidRPr="0080609D">
        <w:rPr>
          <w:rFonts w:ascii="Courier New" w:hAnsi="Courier New" w:cs="Courier New"/>
          <w:color w:val="000000"/>
          <w:sz w:val="20"/>
          <w:szCs w:val="20"/>
        </w:rPr>
        <w:t>organisation : OrganisationTemplate;</w:t>
      </w:r>
    </w:p>
    <w:p w14:paraId="767CDD9F" w14:textId="77777777" w:rsidR="00161891" w:rsidRPr="0080609D" w:rsidRDefault="00161891" w:rsidP="00161891">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80609D">
        <w:rPr>
          <w:rFonts w:ascii="Courier New" w:hAnsi="Courier New" w:cs="Courier New"/>
          <w:color w:val="000000"/>
          <w:sz w:val="20"/>
          <w:szCs w:val="20"/>
        </w:rPr>
        <w:t xml:space="preserve"> role : RoleTemplate;</w:t>
      </w:r>
    </w:p>
    <w:p w14:paraId="767CDDA0" w14:textId="77777777" w:rsidR="00257706" w:rsidRPr="0080609D" w:rsidRDefault="00161891" w:rsidP="00257706">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80609D">
        <w:rPr>
          <w:rFonts w:ascii="Courier New" w:hAnsi="Courier New" w:cs="Courier New"/>
          <w:color w:val="000000"/>
          <w:sz w:val="20"/>
          <w:szCs w:val="20"/>
        </w:rPr>
        <w:t>END_ENTITY;</w:t>
      </w:r>
    </w:p>
    <w:p w14:paraId="767CDDA1" w14:textId="77777777" w:rsidR="00257706" w:rsidRPr="00E67FAE" w:rsidRDefault="00257706" w:rsidP="00974E5A">
      <w:pPr>
        <w:pStyle w:val="Tekstzonderopmaak"/>
        <w:widowControl w:val="0"/>
        <w:rPr>
          <w:rFonts w:ascii="Corbel" w:hAnsi="Corbel"/>
          <w:color w:val="000000"/>
        </w:rPr>
      </w:pPr>
      <w:r w:rsidRPr="00E67FAE">
        <w:rPr>
          <w:rFonts w:ascii="Corbel" w:hAnsi="Corbel"/>
          <w:color w:val="000000"/>
        </w:rPr>
        <w:t xml:space="preserve"> </w:t>
      </w:r>
    </w:p>
    <w:p w14:paraId="767CDDA2" w14:textId="77777777" w:rsidR="00974E5A" w:rsidRPr="00E67FAE" w:rsidRDefault="00974E5A" w:rsidP="00257706">
      <w:pPr>
        <w:pStyle w:val="Tekstzonderopmaak"/>
        <w:widowControl w:val="0"/>
        <w:rPr>
          <w:rFonts w:ascii="Corbel" w:hAnsi="Corbel" w:cs="Times New Roman"/>
          <w:sz w:val="22"/>
          <w:szCs w:val="22"/>
        </w:rPr>
      </w:pPr>
    </w:p>
    <w:p w14:paraId="767CDDA3" w14:textId="77777777" w:rsidR="00974E5A" w:rsidRPr="00E67FAE" w:rsidRDefault="00974E5A" w:rsidP="00974E5A">
      <w:pPr>
        <w:pStyle w:val="Tekstzonderopmaak"/>
        <w:widowControl w:val="0"/>
        <w:rPr>
          <w:rFonts w:ascii="Corbel" w:hAnsi="Corbel" w:cs="Times New Roman"/>
          <w:i/>
          <w:sz w:val="22"/>
          <w:szCs w:val="22"/>
        </w:rPr>
      </w:pPr>
      <w:r w:rsidRPr="00E67FAE">
        <w:rPr>
          <w:rFonts w:ascii="Corbel" w:hAnsi="Corbel" w:cs="Times New Roman"/>
          <w:i/>
          <w:sz w:val="22"/>
          <w:szCs w:val="22"/>
        </w:rPr>
        <w:t>Voorbeeld van een mogelijke structuur</w:t>
      </w:r>
    </w:p>
    <w:p w14:paraId="767CDDA4" w14:textId="77777777" w:rsidR="008B2187" w:rsidRPr="00E67FAE" w:rsidRDefault="008B2187" w:rsidP="00974E5A">
      <w:pPr>
        <w:pStyle w:val="Tekstzonderopmaak"/>
        <w:widowControl w:val="0"/>
        <w:rPr>
          <w:rFonts w:ascii="Corbel" w:hAnsi="Corbel" w:cs="Times New Roman"/>
          <w:sz w:val="22"/>
          <w:szCs w:val="22"/>
        </w:rPr>
      </w:pPr>
      <w:r w:rsidRPr="00E67FAE">
        <w:rPr>
          <w:rFonts w:ascii="Corbel" w:hAnsi="Corbel" w:cs="Times New Roman"/>
          <w:sz w:val="22"/>
          <w:szCs w:val="22"/>
        </w:rPr>
        <w:t>In dit voorbeeld …</w:t>
      </w:r>
    </w:p>
    <w:p w14:paraId="767CDDA5" w14:textId="77777777" w:rsidR="008B2187" w:rsidRPr="00E67FAE" w:rsidRDefault="008B2187" w:rsidP="008B2187">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Is in eerste instantie Jan degene die invulling geeft aan de rol. </w:t>
      </w:r>
    </w:p>
    <w:p w14:paraId="767CDDA6" w14:textId="77777777" w:rsidR="008B2187" w:rsidRPr="00E67FAE" w:rsidRDefault="008B2187" w:rsidP="008B2187">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Hij kan daarbij vervangen worden door Henk of Ingrid. </w:t>
      </w:r>
    </w:p>
    <w:p w14:paraId="767CDDA7" w14:textId="77777777" w:rsidR="008B2187" w:rsidRPr="00E67FAE" w:rsidRDefault="008B2187" w:rsidP="008B2187">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Later volgt Ingrid Jan op. </w:t>
      </w:r>
    </w:p>
    <w:p w14:paraId="767CDDA8" w14:textId="77777777" w:rsidR="008B2187" w:rsidRPr="00E67FAE" w:rsidRDefault="008B2187" w:rsidP="008B2187">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Zij kan vervangen worden door Henk of Sonja. </w:t>
      </w:r>
    </w:p>
    <w:p w14:paraId="767CDDA9" w14:textId="77777777" w:rsidR="00974E5A" w:rsidRPr="00E67FAE" w:rsidRDefault="00974E5A" w:rsidP="00974E5A">
      <w:pPr>
        <w:pStyle w:val="Tekstzonderopmaak"/>
        <w:widowControl w:val="0"/>
        <w:rPr>
          <w:rFonts w:ascii="Corbel" w:hAnsi="Corbel" w:cs="Times New Roman"/>
          <w:sz w:val="22"/>
          <w:szCs w:val="22"/>
        </w:rPr>
      </w:pPr>
      <w:r w:rsidRPr="00E67FAE">
        <w:rPr>
          <w:rFonts w:ascii="Corbel" w:hAnsi="Corbel" w:cs="Times New Roman"/>
          <w:sz w:val="22"/>
          <w:szCs w:val="22"/>
        </w:rPr>
        <w:br/>
      </w:r>
      <w:r w:rsidR="00D27F07" w:rsidRPr="00E67FAE">
        <w:rPr>
          <w:rFonts w:ascii="Corbel" w:hAnsi="Corbel" w:cs="Times New Roman"/>
          <w:noProof/>
          <w:sz w:val="22"/>
          <w:szCs w:val="22"/>
        </w:rPr>
        <w:lastRenderedPageBreak/>
        <w:drawing>
          <wp:inline distT="0" distB="0" distL="0" distR="0" wp14:anchorId="767CE169" wp14:editId="767CE16A">
            <wp:extent cx="5724525" cy="3209925"/>
            <wp:effectExtent l="0" t="0" r="9525" b="9525"/>
            <wp:docPr id="2" name="Afbeelding 2" descr="Image:vervanging.png">
              <a:hlinkClick xmlns:a="http://schemas.openxmlformats.org/drawingml/2006/main" r:id="rId14" tooltip="Image:vervanging.png"/>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vervang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09925"/>
                    </a:xfrm>
                    <a:prstGeom prst="rect">
                      <a:avLst/>
                    </a:prstGeom>
                    <a:noFill/>
                    <a:ln>
                      <a:noFill/>
                    </a:ln>
                  </pic:spPr>
                </pic:pic>
              </a:graphicData>
            </a:graphic>
          </wp:inline>
        </w:drawing>
      </w:r>
    </w:p>
    <w:p w14:paraId="767CDDAA" w14:textId="77777777" w:rsidR="00974E5A" w:rsidRPr="00E67FAE" w:rsidRDefault="00974E5A" w:rsidP="00974E5A">
      <w:pPr>
        <w:pStyle w:val="Tekstzonderopmaak"/>
        <w:widowControl w:val="0"/>
        <w:rPr>
          <w:rFonts w:ascii="Corbel" w:hAnsi="Corbel" w:cs="Times New Roman"/>
          <w:sz w:val="22"/>
          <w:szCs w:val="22"/>
        </w:rPr>
      </w:pPr>
    </w:p>
    <w:p w14:paraId="767CDDAB" w14:textId="77777777" w:rsidR="00974E5A" w:rsidRPr="00E67FAE" w:rsidRDefault="00974E5A" w:rsidP="00974E5A">
      <w:pPr>
        <w:pStyle w:val="Tekstzonderopmaak"/>
        <w:widowControl w:val="0"/>
        <w:rPr>
          <w:rFonts w:ascii="Corbel" w:hAnsi="Corbel" w:cs="Times New Roman"/>
          <w:sz w:val="22"/>
          <w:szCs w:val="22"/>
        </w:rPr>
      </w:pPr>
    </w:p>
    <w:p w14:paraId="767CDDAC" w14:textId="77777777" w:rsidR="00974E5A" w:rsidRPr="00E67FAE" w:rsidRDefault="00974E5A" w:rsidP="00974E5A">
      <w:pPr>
        <w:pStyle w:val="Tekstzonderopmaak"/>
        <w:widowControl w:val="0"/>
        <w:rPr>
          <w:rFonts w:ascii="Corbel" w:hAnsi="Corbel" w:cs="Times New Roman"/>
          <w:sz w:val="22"/>
          <w:szCs w:val="22"/>
        </w:rPr>
      </w:pPr>
      <w:r w:rsidRPr="00E67FAE">
        <w:rPr>
          <w:rFonts w:ascii="Corbel" w:hAnsi="Corbel" w:cs="Times New Roman"/>
          <w:sz w:val="22"/>
          <w:szCs w:val="22"/>
        </w:rPr>
        <w:t xml:space="preserve">De volgende regels gelden hierbij: </w:t>
      </w:r>
    </w:p>
    <w:p w14:paraId="767CDDAD" w14:textId="77777777" w:rsidR="00974E5A" w:rsidRPr="00E67FAE" w:rsidRDefault="00974E5A" w:rsidP="00635F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De PersonInRole die fungeert als vervanger van een andere PersonInRole kan zelf niet naar een successor verwijzen. Alleen de PersonInRole die niet via een substituting relatie naar een andere PiR verwijst kan naar een successor verwijzen. </w:t>
      </w:r>
      <w:r w:rsidRPr="00E67FAE">
        <w:rPr>
          <w:rFonts w:ascii="Corbel" w:hAnsi="Corbel" w:cs="Times New Roman"/>
          <w:sz w:val="22"/>
          <w:szCs w:val="22"/>
        </w:rPr>
        <w:br/>
        <w:t xml:space="preserve">Deze regel is vooral bedoeld om hele complexe structuren in te dammen. Om dezelfde reden moet ook nesting (vervanging van PiR die zelf ook al iemand in dezelfde rol vervangt) niet worden toegestaan. </w:t>
      </w:r>
    </w:p>
    <w:p w14:paraId="767CDDAE" w14:textId="77777777" w:rsidR="00974E5A" w:rsidRPr="00E67FAE" w:rsidRDefault="00974E5A" w:rsidP="00635F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De PersonInRole die niet via een substituting relatie naar een andere PiR verwijst is automatisch de primaire rolvervuller. Namens haar of hem kunnen de vervangers berichten versturen. </w:t>
      </w:r>
    </w:p>
    <w:p w14:paraId="767CDDAF" w14:textId="77777777" w:rsidR="00974E5A" w:rsidRPr="00E67FAE" w:rsidRDefault="00974E5A" w:rsidP="00635F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Bij de vaststelling of een PiR fungeert als substitute moet worden uitgegaan van de geldende rolvervuller zoals vastgelegd in de successor-structuur. In het voorbeeld is Ingrid in eerste instantie een vervanger van Henk maar volgt zij hem later op als de primaire rolvervuller. </w:t>
      </w:r>
    </w:p>
    <w:p w14:paraId="767CDDB0" w14:textId="77777777" w:rsidR="00974E5A" w:rsidRPr="00E67FAE" w:rsidRDefault="00974E5A" w:rsidP="00635F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Uitgangspunt is dat een PersonInRole element nooit wordt "gerecycled". In het voorbeeld had dit gekund door bij de successor van Jan rechtstreeks naar het al bestaande PiR element van Ingrid te verwijzen (en met verwijdering van de substituting relatie bij Ingrid). Nadeel is dat daarmee de historie van rolvervulling wordt doorkruist, daarom wordt in principe altijd een nieuw PiR element toegevoegd. </w:t>
      </w:r>
    </w:p>
    <w:p w14:paraId="767CDDB1" w14:textId="77777777" w:rsidR="007F6E7D" w:rsidRPr="00E67FAE" w:rsidRDefault="00974E5A" w:rsidP="007F6E7D">
      <w:pPr>
        <w:pStyle w:val="Tekstzonderopmaak"/>
        <w:widowControl w:val="0"/>
        <w:numPr>
          <w:ilvl w:val="0"/>
          <w:numId w:val="27"/>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De getoonde structuur is bedoeld voor het projectspecifieke bericht. In een gewoon bericht worden beide PiR elementen (de echte afzender en degene namens wie dat gebeurt) meegestuurd en in de user-interface kan bij de specificatie van de afzender de primaire rolvervuller w</w:t>
      </w:r>
      <w:r w:rsidR="00635F7D" w:rsidRPr="00E67FAE">
        <w:rPr>
          <w:rFonts w:ascii="Corbel" w:hAnsi="Corbel" w:cs="Times New Roman"/>
          <w:sz w:val="22"/>
          <w:szCs w:val="22"/>
        </w:rPr>
        <w:t>orden toegevoegd, bijvoorbeeld “</w:t>
      </w:r>
      <w:r w:rsidRPr="00E67FAE">
        <w:rPr>
          <w:rFonts w:ascii="Corbel" w:hAnsi="Corbel" w:cs="Times New Roman"/>
          <w:sz w:val="22"/>
          <w:szCs w:val="22"/>
        </w:rPr>
        <w:t>Afzender: Ingrid</w:t>
      </w:r>
      <w:r w:rsidR="00635F7D" w:rsidRPr="00E67FAE">
        <w:rPr>
          <w:rFonts w:ascii="Corbel" w:hAnsi="Corbel" w:cs="Times New Roman"/>
          <w:sz w:val="22"/>
          <w:szCs w:val="22"/>
        </w:rPr>
        <w:t xml:space="preserve"> namens/bij afwezigheid van Jan”</w:t>
      </w:r>
      <w:r w:rsidRPr="00E67FAE">
        <w:rPr>
          <w:rFonts w:ascii="Corbel" w:hAnsi="Corbel" w:cs="Times New Roman"/>
          <w:sz w:val="22"/>
          <w:szCs w:val="22"/>
        </w:rPr>
        <w:t xml:space="preserve">. </w:t>
      </w:r>
    </w:p>
    <w:p w14:paraId="767CDDB2" w14:textId="2B2488DA" w:rsidR="007F6E7D" w:rsidRPr="00E67FAE" w:rsidRDefault="009B486F" w:rsidP="009B486F">
      <w:pPr>
        <w:pStyle w:val="Kop3"/>
        <w:numPr>
          <w:ilvl w:val="0"/>
          <w:numId w:val="0"/>
        </w:numPr>
        <w:rPr>
          <w:rFonts w:ascii="Corbel" w:hAnsi="Corbel"/>
          <w:sz w:val="22"/>
          <w:szCs w:val="22"/>
        </w:rPr>
      </w:pPr>
      <w:bookmarkStart w:id="481" w:name="_Toc4484448"/>
      <w:r w:rsidRPr="00E67FAE">
        <w:rPr>
          <w:rFonts w:ascii="Corbel" w:hAnsi="Corbel"/>
          <w:sz w:val="22"/>
          <w:szCs w:val="22"/>
        </w:rPr>
        <w:t>1.</w:t>
      </w:r>
      <w:del w:id="482" w:author="Willems, P.H. (Peter)" w:date="2019-03-26T09:16:00Z">
        <w:r w:rsidR="00370F9D" w:rsidRPr="00E67FAE" w:rsidDel="00C44491">
          <w:rPr>
            <w:rFonts w:ascii="Corbel" w:hAnsi="Corbel"/>
            <w:sz w:val="22"/>
            <w:szCs w:val="22"/>
          </w:rPr>
          <w:delText>2</w:delText>
        </w:r>
      </w:del>
      <w:ins w:id="483" w:author="Willems, P.H. (Peter)" w:date="2019-03-26T09:16:00Z">
        <w:r w:rsidR="00C44491">
          <w:rPr>
            <w:rFonts w:ascii="Corbel" w:hAnsi="Corbel"/>
            <w:sz w:val="22"/>
            <w:szCs w:val="22"/>
          </w:rPr>
          <w:t>3</w:t>
        </w:r>
      </w:ins>
      <w:r w:rsidRPr="00E67FAE">
        <w:rPr>
          <w:rFonts w:ascii="Corbel" w:hAnsi="Corbel"/>
          <w:sz w:val="22"/>
          <w:szCs w:val="22"/>
        </w:rPr>
        <w:t>.5</w:t>
      </w:r>
      <w:r w:rsidRPr="00E67FAE">
        <w:rPr>
          <w:rFonts w:ascii="Corbel" w:hAnsi="Corbel"/>
          <w:sz w:val="22"/>
          <w:szCs w:val="22"/>
        </w:rPr>
        <w:tab/>
      </w:r>
      <w:r w:rsidR="007F6E7D" w:rsidRPr="00E67FAE">
        <w:rPr>
          <w:rFonts w:ascii="Corbel" w:hAnsi="Corbel"/>
          <w:sz w:val="22"/>
          <w:szCs w:val="22"/>
        </w:rPr>
        <w:t>Traceerbaarheid van communicatie waarborgen na aanpassen raamwerk</w:t>
      </w:r>
      <w:bookmarkEnd w:id="481"/>
    </w:p>
    <w:p w14:paraId="767CDDB3" w14:textId="77777777" w:rsidR="00352AAF" w:rsidRPr="00E67FAE" w:rsidRDefault="00A36CDB" w:rsidP="00352AAF">
      <w:pPr>
        <w:pStyle w:val="Tekstzonderopmaak"/>
        <w:widowControl w:val="0"/>
        <w:rPr>
          <w:rFonts w:ascii="Corbel" w:hAnsi="Corbel" w:cs="Times New Roman"/>
          <w:sz w:val="22"/>
          <w:szCs w:val="22"/>
        </w:rPr>
      </w:pPr>
      <w:r w:rsidRPr="00E67FAE">
        <w:rPr>
          <w:rFonts w:ascii="Corbel" w:hAnsi="Corbel" w:cs="Times New Roman"/>
          <w:sz w:val="22"/>
          <w:szCs w:val="22"/>
        </w:rPr>
        <w:t xml:space="preserve">TC001. </w:t>
      </w:r>
      <w:r w:rsidR="00352AAF" w:rsidRPr="00E67FAE">
        <w:rPr>
          <w:rFonts w:ascii="Corbel" w:hAnsi="Corbel" w:cs="Times New Roman"/>
          <w:sz w:val="22"/>
          <w:szCs w:val="22"/>
        </w:rPr>
        <w:t xml:space="preserve">Dit is een verbetering </w:t>
      </w:r>
      <w:r w:rsidR="007B27A3" w:rsidRPr="00E67FAE">
        <w:rPr>
          <w:rFonts w:ascii="Corbel" w:hAnsi="Corbel" w:cs="Times New Roman"/>
          <w:sz w:val="22"/>
          <w:szCs w:val="22"/>
        </w:rPr>
        <w:t>in Systematiek Deel 1</w:t>
      </w:r>
      <w:r w:rsidR="00A4081C" w:rsidRPr="00E67FAE">
        <w:rPr>
          <w:rFonts w:ascii="Corbel" w:hAnsi="Corbel" w:cs="Times New Roman"/>
          <w:sz w:val="22"/>
          <w:szCs w:val="22"/>
        </w:rPr>
        <w:t xml:space="preserve"> (zie bijlage 2)</w:t>
      </w:r>
      <w:r w:rsidR="00352AAF" w:rsidRPr="00E67FAE">
        <w:rPr>
          <w:rFonts w:ascii="Corbel" w:hAnsi="Corbel" w:cs="Times New Roman"/>
          <w:sz w:val="22"/>
          <w:szCs w:val="22"/>
        </w:rPr>
        <w:t xml:space="preserve"> van de bestaande functionaliteit om de traceerbaarheid van de communicatie na het aanpassen van een raamwerk te waarborgen. De huidige ‘namespace’ van het VISI berichtenverkeer wordt gewijzigd in een raamwerkspecifieke ‘namespace’ die is ontleend aan het nieuwe ‘namespace’ attribuut van de ProjectType entiteit van het raamwerk</w:t>
      </w:r>
      <w:r w:rsidR="007B27A3" w:rsidRPr="00E67FAE">
        <w:rPr>
          <w:rFonts w:ascii="Corbel" w:hAnsi="Corbel" w:cs="Times New Roman"/>
          <w:sz w:val="22"/>
          <w:szCs w:val="22"/>
        </w:rPr>
        <w:t xml:space="preserve"> (zie paragraaf 1.9)</w:t>
      </w:r>
      <w:r w:rsidR="00352AAF" w:rsidRPr="00E67FAE">
        <w:rPr>
          <w:rFonts w:ascii="Corbel" w:hAnsi="Corbel" w:cs="Times New Roman"/>
          <w:sz w:val="22"/>
          <w:szCs w:val="22"/>
        </w:rPr>
        <w:t xml:space="preserve">. De promotor software gebruikt dit gegeven om de correcte target </w:t>
      </w:r>
      <w:r w:rsidR="00352AAF" w:rsidRPr="00E67FAE">
        <w:rPr>
          <w:rFonts w:ascii="Corbel" w:hAnsi="Corbel" w:cs="Times New Roman"/>
          <w:sz w:val="22"/>
          <w:szCs w:val="22"/>
        </w:rPr>
        <w:lastRenderedPageBreak/>
        <w:t xml:space="preserve">‘namespace’ te genereren. </w:t>
      </w:r>
    </w:p>
    <w:p w14:paraId="767CDDB4" w14:textId="77777777" w:rsidR="007B27A3" w:rsidRPr="00E67FAE" w:rsidRDefault="007B27A3" w:rsidP="00352AAF">
      <w:pPr>
        <w:pStyle w:val="Tekstzonderopmaak"/>
        <w:widowControl w:val="0"/>
        <w:rPr>
          <w:rFonts w:ascii="Corbel" w:hAnsi="Corbel" w:cs="Times New Roman"/>
          <w:sz w:val="22"/>
          <w:szCs w:val="22"/>
        </w:rPr>
      </w:pPr>
    </w:p>
    <w:p w14:paraId="767CDDB5" w14:textId="77777777" w:rsidR="00352AAF" w:rsidRPr="00E67FAE" w:rsidRDefault="00352AAF" w:rsidP="00352AAF">
      <w:pPr>
        <w:pStyle w:val="Tekstzonderopmaak"/>
        <w:widowControl w:val="0"/>
        <w:rPr>
          <w:rFonts w:ascii="Corbel" w:hAnsi="Corbel" w:cs="Times New Roman"/>
          <w:sz w:val="22"/>
          <w:szCs w:val="22"/>
        </w:rPr>
      </w:pPr>
      <w:r w:rsidRPr="00E67FAE">
        <w:rPr>
          <w:rFonts w:ascii="Corbel" w:hAnsi="Corbel" w:cs="Times New Roman"/>
          <w:sz w:val="22"/>
          <w:szCs w:val="22"/>
        </w:rPr>
        <w:t>Opmerking: VISI-software zal na invoering van VISI Systematiek versie 1.3 rekening moeten houden dat er meerdere versies van een raamwerk naast elkaar actief kunnen zijn.</w:t>
      </w:r>
    </w:p>
    <w:p w14:paraId="767CDDB6" w14:textId="77777777" w:rsidR="007B27A3" w:rsidRPr="00E67FAE" w:rsidRDefault="007B27A3" w:rsidP="00352AAF">
      <w:pPr>
        <w:pStyle w:val="Tekstzonderopmaak"/>
        <w:widowControl w:val="0"/>
        <w:rPr>
          <w:rFonts w:ascii="Corbel" w:hAnsi="Corbel" w:cs="Times New Roman"/>
          <w:sz w:val="22"/>
          <w:szCs w:val="22"/>
        </w:rPr>
      </w:pPr>
    </w:p>
    <w:p w14:paraId="767CDDB7" w14:textId="77777777" w:rsidR="00051B82" w:rsidRPr="00E67FAE" w:rsidRDefault="0046221E" w:rsidP="00020450">
      <w:pPr>
        <w:rPr>
          <w:rFonts w:ascii="Corbel" w:hAnsi="Corbel"/>
          <w:i/>
          <w:sz w:val="22"/>
          <w:szCs w:val="22"/>
        </w:rPr>
      </w:pPr>
      <w:r w:rsidRPr="00E67FAE">
        <w:rPr>
          <w:rFonts w:ascii="Corbel" w:hAnsi="Corbel"/>
          <w:i/>
          <w:sz w:val="22"/>
          <w:szCs w:val="22"/>
        </w:rPr>
        <w:t>Motivatie</w:t>
      </w:r>
      <w:r w:rsidR="00051B82" w:rsidRPr="00E67FAE">
        <w:rPr>
          <w:rFonts w:ascii="Corbel" w:hAnsi="Corbel"/>
          <w:i/>
          <w:sz w:val="22"/>
          <w:szCs w:val="22"/>
        </w:rPr>
        <w:t xml:space="preserve"> </w:t>
      </w:r>
    </w:p>
    <w:p w14:paraId="767CDDB8" w14:textId="77777777" w:rsidR="00020450" w:rsidRPr="00E67FAE" w:rsidRDefault="00020450" w:rsidP="00020450">
      <w:pPr>
        <w:rPr>
          <w:rFonts w:ascii="Corbel" w:hAnsi="Corbel"/>
          <w:sz w:val="22"/>
          <w:szCs w:val="22"/>
        </w:rPr>
      </w:pPr>
      <w:r w:rsidRPr="00E67FAE">
        <w:rPr>
          <w:rFonts w:ascii="Corbel" w:hAnsi="Corbel"/>
          <w:sz w:val="22"/>
          <w:szCs w:val="22"/>
        </w:rPr>
        <w:t xml:space="preserve">Bij (langlopende) projecten is het wenselijk om gedurende het project het raamwerk aan te kunnen passen. Dit kan bijvoorbeeld bestaan uit: </w:t>
      </w:r>
    </w:p>
    <w:p w14:paraId="767CDDB9"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het toevoegen van transacties, maar ook </w:t>
      </w:r>
    </w:p>
    <w:p w14:paraId="767CDDBA"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het wijzigen van transacties, of </w:t>
      </w:r>
    </w:p>
    <w:p w14:paraId="767CDDBB"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het verwijderen van transacties. </w:t>
      </w:r>
    </w:p>
    <w:p w14:paraId="767CDDBC" w14:textId="77777777" w:rsidR="00051B82" w:rsidRPr="00E67FAE" w:rsidRDefault="00051B82" w:rsidP="00020450">
      <w:pPr>
        <w:rPr>
          <w:rFonts w:ascii="Corbel" w:hAnsi="Corbel"/>
          <w:sz w:val="22"/>
          <w:szCs w:val="22"/>
        </w:rPr>
      </w:pPr>
    </w:p>
    <w:p w14:paraId="767CDDBD" w14:textId="77777777" w:rsidR="00020450" w:rsidRPr="00E67FAE" w:rsidRDefault="00020450" w:rsidP="00020450">
      <w:pPr>
        <w:rPr>
          <w:rFonts w:ascii="Corbel" w:hAnsi="Corbel"/>
          <w:sz w:val="22"/>
          <w:szCs w:val="22"/>
        </w:rPr>
      </w:pPr>
      <w:r w:rsidRPr="00E67FAE">
        <w:rPr>
          <w:rFonts w:ascii="Corbel" w:hAnsi="Corbel"/>
          <w:sz w:val="22"/>
          <w:szCs w:val="22"/>
        </w:rPr>
        <w:t xml:space="preserve">Volgens </w:t>
      </w:r>
      <w:r w:rsidR="00051B82" w:rsidRPr="00E67FAE">
        <w:rPr>
          <w:rFonts w:ascii="Corbel" w:hAnsi="Corbel"/>
          <w:sz w:val="22"/>
          <w:szCs w:val="22"/>
        </w:rPr>
        <w:t xml:space="preserve">versie 1.2 van </w:t>
      </w:r>
      <w:r w:rsidRPr="00E67FAE">
        <w:rPr>
          <w:rFonts w:ascii="Corbel" w:hAnsi="Corbel"/>
          <w:sz w:val="22"/>
          <w:szCs w:val="22"/>
        </w:rPr>
        <w:t>de VISI systematiek k</w:t>
      </w:r>
      <w:r w:rsidR="00051B82" w:rsidRPr="00E67FAE">
        <w:rPr>
          <w:rFonts w:ascii="Corbel" w:hAnsi="Corbel"/>
          <w:sz w:val="22"/>
          <w:szCs w:val="22"/>
        </w:rPr>
        <w:t>o</w:t>
      </w:r>
      <w:r w:rsidRPr="00E67FAE">
        <w:rPr>
          <w:rFonts w:ascii="Corbel" w:hAnsi="Corbel"/>
          <w:sz w:val="22"/>
          <w:szCs w:val="22"/>
        </w:rPr>
        <w:t xml:space="preserve">n het raamwerk van een project alleen gewijzigd worden indien er geen openstaande transacties zijn. Dit is een (te) zware eis die in veel praktijksituaties niet haalbaar is. Een raamwerk moet ook </w:t>
      </w:r>
      <w:r w:rsidR="00051B82" w:rsidRPr="00E67FAE">
        <w:rPr>
          <w:rFonts w:ascii="Corbel" w:hAnsi="Corbel"/>
          <w:sz w:val="22"/>
          <w:szCs w:val="22"/>
        </w:rPr>
        <w:t xml:space="preserve">kunnen worden </w:t>
      </w:r>
      <w:r w:rsidRPr="00E67FAE">
        <w:rPr>
          <w:rFonts w:ascii="Corbel" w:hAnsi="Corbel"/>
          <w:sz w:val="22"/>
          <w:szCs w:val="22"/>
        </w:rPr>
        <w:t xml:space="preserve">gewijzigd indien er nog </w:t>
      </w:r>
      <w:r w:rsidRPr="00E67FAE">
        <w:rPr>
          <w:rFonts w:ascii="Corbel" w:hAnsi="Corbel"/>
          <w:i/>
          <w:sz w:val="22"/>
          <w:szCs w:val="22"/>
        </w:rPr>
        <w:t>wel</w:t>
      </w:r>
      <w:r w:rsidRPr="00E67FAE">
        <w:rPr>
          <w:rFonts w:ascii="Corbel" w:hAnsi="Corbel"/>
          <w:sz w:val="22"/>
          <w:szCs w:val="22"/>
        </w:rPr>
        <w:t xml:space="preserve"> openstaande transacties zijn. Het gevolg hiervan is dat er op een gegeven moment meer dan één versie van het raamwerk in een project actief kan zijn. </w:t>
      </w:r>
      <w:r w:rsidR="006D68A8" w:rsidRPr="00E67FAE">
        <w:rPr>
          <w:rFonts w:ascii="Corbel" w:hAnsi="Corbel"/>
          <w:sz w:val="22"/>
          <w:szCs w:val="22"/>
        </w:rPr>
        <w:br/>
      </w:r>
      <w:r w:rsidRPr="00E67FAE">
        <w:rPr>
          <w:rFonts w:ascii="Corbel" w:hAnsi="Corbel"/>
          <w:sz w:val="22"/>
          <w:szCs w:val="22"/>
        </w:rPr>
        <w:t>Onduidelijkheid over welke versie van het raamwerk</w:t>
      </w:r>
      <w:r w:rsidR="006D68A8" w:rsidRPr="00E67FAE">
        <w:rPr>
          <w:rFonts w:ascii="Corbel" w:hAnsi="Corbel"/>
          <w:sz w:val="22"/>
          <w:szCs w:val="22"/>
        </w:rPr>
        <w:t xml:space="preserve"> toe te passen kan worden wegge</w:t>
      </w:r>
      <w:r w:rsidRPr="00E67FAE">
        <w:rPr>
          <w:rFonts w:ascii="Corbel" w:hAnsi="Corbel"/>
          <w:sz w:val="22"/>
          <w:szCs w:val="22"/>
        </w:rPr>
        <w:t>nomen door als regel te stellen dat een transactie die is g</w:t>
      </w:r>
      <w:r w:rsidR="006D68A8" w:rsidRPr="00E67FAE">
        <w:rPr>
          <w:rFonts w:ascii="Corbel" w:hAnsi="Corbel"/>
          <w:sz w:val="22"/>
          <w:szCs w:val="22"/>
        </w:rPr>
        <w:t>estart volgens een bepaald raam</w:t>
      </w:r>
      <w:r w:rsidRPr="00E67FAE">
        <w:rPr>
          <w:rFonts w:ascii="Corbel" w:hAnsi="Corbel"/>
          <w:sz w:val="22"/>
          <w:szCs w:val="22"/>
        </w:rPr>
        <w:t xml:space="preserve">werk ook verder volgens datzelfde raamwerk moet worden afgehandeld. Om deze regel te kunnen handhaven moet vanuit een bericht </w:t>
      </w:r>
      <w:r w:rsidR="006D68A8" w:rsidRPr="00E67FAE">
        <w:rPr>
          <w:rFonts w:ascii="Corbel" w:hAnsi="Corbel"/>
          <w:sz w:val="22"/>
          <w:szCs w:val="22"/>
        </w:rPr>
        <w:t xml:space="preserve">kunnen worden </w:t>
      </w:r>
      <w:r w:rsidRPr="00E67FAE">
        <w:rPr>
          <w:rFonts w:ascii="Corbel" w:hAnsi="Corbel"/>
          <w:sz w:val="22"/>
          <w:szCs w:val="22"/>
        </w:rPr>
        <w:t>getraceerd volgens welke versie van het raamwerk de afhandeling moet plaatsvinden. Als dat eenduidig is vast te stellen</w:t>
      </w:r>
      <w:r w:rsidR="006D68A8" w:rsidRPr="00E67FAE">
        <w:rPr>
          <w:rFonts w:ascii="Corbel" w:hAnsi="Corbel"/>
          <w:sz w:val="22"/>
          <w:szCs w:val="22"/>
        </w:rPr>
        <w:t>,</w:t>
      </w:r>
      <w:r w:rsidRPr="00E67FAE">
        <w:rPr>
          <w:rFonts w:ascii="Corbel" w:hAnsi="Corbel"/>
          <w:sz w:val="22"/>
          <w:szCs w:val="22"/>
        </w:rPr>
        <w:t xml:space="preserve"> is de traceerbaarheid van de communicatie, in combinatie met het raamwerk op basis waarvan de communicatie heeft plaatsgevonden, gewaarborgd. </w:t>
      </w:r>
    </w:p>
    <w:p w14:paraId="767CDDBE" w14:textId="77777777" w:rsidR="0046221E" w:rsidRPr="00E67FAE" w:rsidRDefault="0046221E" w:rsidP="00020450">
      <w:pPr>
        <w:rPr>
          <w:rFonts w:ascii="Corbel" w:hAnsi="Corbel"/>
          <w:sz w:val="22"/>
          <w:szCs w:val="22"/>
        </w:rPr>
      </w:pPr>
    </w:p>
    <w:p w14:paraId="767CDDBF" w14:textId="77777777" w:rsidR="0046221E" w:rsidRPr="00E67FAE" w:rsidRDefault="0046221E" w:rsidP="00020450">
      <w:pPr>
        <w:rPr>
          <w:rFonts w:ascii="Corbel" w:hAnsi="Corbel"/>
          <w:i/>
          <w:sz w:val="22"/>
          <w:szCs w:val="22"/>
        </w:rPr>
      </w:pPr>
      <w:r w:rsidRPr="00E67FAE">
        <w:rPr>
          <w:rFonts w:ascii="Corbel" w:hAnsi="Corbel"/>
          <w:i/>
          <w:sz w:val="22"/>
          <w:szCs w:val="22"/>
        </w:rPr>
        <w:t>Probleemanalyse</w:t>
      </w:r>
    </w:p>
    <w:p w14:paraId="767CDDC0" w14:textId="77777777" w:rsidR="0046221E" w:rsidRPr="00E67FAE" w:rsidRDefault="0046221E" w:rsidP="00020450">
      <w:pPr>
        <w:rPr>
          <w:rFonts w:ascii="Corbel" w:hAnsi="Corbel"/>
          <w:sz w:val="22"/>
          <w:szCs w:val="22"/>
        </w:rPr>
      </w:pPr>
    </w:p>
    <w:p w14:paraId="767CDDC1" w14:textId="77777777" w:rsidR="00020450" w:rsidRPr="00E67FAE" w:rsidRDefault="00D27F07" w:rsidP="00020450">
      <w:pPr>
        <w:rPr>
          <w:rFonts w:ascii="Corbel" w:hAnsi="Corbel"/>
          <w:sz w:val="22"/>
          <w:szCs w:val="22"/>
        </w:rPr>
      </w:pPr>
      <w:r w:rsidRPr="00E67FAE">
        <w:rPr>
          <w:rFonts w:ascii="Corbel" w:hAnsi="Corbel"/>
          <w:noProof/>
        </w:rPr>
        <w:drawing>
          <wp:inline distT="0" distB="0" distL="0" distR="0" wp14:anchorId="767CE16B" wp14:editId="767CE16C">
            <wp:extent cx="5467350" cy="220980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l="420" t="14247" r="14076" b="23822"/>
                    <a:stretch>
                      <a:fillRect/>
                    </a:stretch>
                  </pic:blipFill>
                  <pic:spPr bwMode="auto">
                    <a:xfrm>
                      <a:off x="0" y="0"/>
                      <a:ext cx="5467350" cy="2209800"/>
                    </a:xfrm>
                    <a:prstGeom prst="rect">
                      <a:avLst/>
                    </a:prstGeom>
                    <a:noFill/>
                    <a:ln>
                      <a:noFill/>
                    </a:ln>
                  </pic:spPr>
                </pic:pic>
              </a:graphicData>
            </a:graphic>
          </wp:inline>
        </w:drawing>
      </w:r>
    </w:p>
    <w:p w14:paraId="767CDDC2" w14:textId="77777777" w:rsidR="0046221E" w:rsidRPr="00E67FAE" w:rsidRDefault="0046221E" w:rsidP="00020450">
      <w:pPr>
        <w:rPr>
          <w:rFonts w:ascii="Corbel" w:hAnsi="Corbel"/>
          <w:sz w:val="22"/>
          <w:szCs w:val="22"/>
        </w:rPr>
      </w:pPr>
    </w:p>
    <w:p w14:paraId="767CDDC3" w14:textId="77777777" w:rsidR="0046221E" w:rsidRPr="00E67FAE" w:rsidRDefault="0046221E" w:rsidP="00020450">
      <w:pPr>
        <w:rPr>
          <w:rFonts w:ascii="Corbel" w:hAnsi="Corbel"/>
          <w:sz w:val="22"/>
          <w:szCs w:val="22"/>
        </w:rPr>
      </w:pPr>
    </w:p>
    <w:p w14:paraId="767CDDC4" w14:textId="77777777" w:rsidR="00BB11A7" w:rsidRPr="00E67FAE" w:rsidRDefault="00020450" w:rsidP="00020450">
      <w:pPr>
        <w:rPr>
          <w:rFonts w:ascii="Corbel" w:hAnsi="Corbel"/>
          <w:sz w:val="22"/>
          <w:szCs w:val="22"/>
        </w:rPr>
      </w:pPr>
      <w:r w:rsidRPr="00E67FAE">
        <w:rPr>
          <w:rFonts w:ascii="Corbel" w:hAnsi="Corbel"/>
          <w:sz w:val="22"/>
          <w:szCs w:val="22"/>
        </w:rPr>
        <w:t xml:space="preserve">Volgens systematiek 1.2 </w:t>
      </w:r>
      <w:r w:rsidR="00D67AF5" w:rsidRPr="00E67FAE">
        <w:rPr>
          <w:rFonts w:ascii="Corbel" w:hAnsi="Corbel"/>
          <w:sz w:val="22"/>
          <w:szCs w:val="22"/>
        </w:rPr>
        <w:t>was</w:t>
      </w:r>
      <w:r w:rsidRPr="00E67FAE">
        <w:rPr>
          <w:rFonts w:ascii="Corbel" w:hAnsi="Corbel"/>
          <w:sz w:val="22"/>
          <w:szCs w:val="22"/>
        </w:rPr>
        <w:t xml:space="preserve"> er gedurende de levenscyclus van een transactie maar één raamwerk actief. Er is sprake van één raamwerk en één projectspecifiek bericht en impliciet is de traceerbaarheid daarmee automatisch gewaarborgd. Kan deze relatie ook expliciet worden vastgesteld? Uit een eerdere analyse leek het gebruik van het attribuut </w:t>
      </w:r>
      <w:r w:rsidR="00D67AF5" w:rsidRPr="00E67FAE">
        <w:rPr>
          <w:rFonts w:ascii="Corbel" w:hAnsi="Corbel"/>
          <w:sz w:val="22"/>
          <w:szCs w:val="22"/>
        </w:rPr>
        <w:t>‘</w:t>
      </w:r>
      <w:r w:rsidRPr="00E67FAE">
        <w:rPr>
          <w:rFonts w:ascii="Corbel" w:hAnsi="Corbel"/>
          <w:sz w:val="22"/>
          <w:szCs w:val="22"/>
        </w:rPr>
        <w:t>xsi:schemaLocation</w:t>
      </w:r>
      <w:r w:rsidR="00D67AF5" w:rsidRPr="00E67FAE">
        <w:rPr>
          <w:rFonts w:ascii="Corbel" w:hAnsi="Corbel"/>
          <w:sz w:val="22"/>
          <w:szCs w:val="22"/>
        </w:rPr>
        <w:t>’</w:t>
      </w:r>
      <w:r w:rsidRPr="00E67FAE">
        <w:rPr>
          <w:rFonts w:ascii="Corbel" w:hAnsi="Corbel"/>
          <w:sz w:val="22"/>
          <w:szCs w:val="22"/>
        </w:rPr>
        <w:t xml:space="preserve"> uitkomst te bieden. Echter bij een nog weer latere discussie is gebleken dat VISI bij het verzenden van berichten een verkeerde </w:t>
      </w:r>
      <w:r w:rsidR="00D67AF5" w:rsidRPr="00E67FAE">
        <w:rPr>
          <w:rFonts w:ascii="Corbel" w:hAnsi="Corbel"/>
          <w:sz w:val="22"/>
          <w:szCs w:val="22"/>
        </w:rPr>
        <w:t>‘</w:t>
      </w:r>
      <w:r w:rsidRPr="00E67FAE">
        <w:rPr>
          <w:rFonts w:ascii="Corbel" w:hAnsi="Corbel"/>
          <w:sz w:val="22"/>
          <w:szCs w:val="22"/>
        </w:rPr>
        <w:t>namespace</w:t>
      </w:r>
      <w:r w:rsidR="00D67AF5" w:rsidRPr="00E67FAE">
        <w:rPr>
          <w:rFonts w:ascii="Corbel" w:hAnsi="Corbel"/>
          <w:sz w:val="22"/>
          <w:szCs w:val="22"/>
        </w:rPr>
        <w:t>’</w:t>
      </w:r>
      <w:r w:rsidRPr="00E67FAE">
        <w:rPr>
          <w:rFonts w:ascii="Corbel" w:hAnsi="Corbel"/>
          <w:sz w:val="22"/>
          <w:szCs w:val="22"/>
        </w:rPr>
        <w:t xml:space="preserve"> hanteert. Deze blijkt namelijk identiek te zijn aan de namespace van de systematiek zelf (waarin raamwerken gespecificeerd worden). Het berichtenverkeer moet volgens deze redenering een eigen namespace hebben die direct verbonden is met het toegepaste raamwerk. Daarmee zou dan ook automatisch de relatie bericht en toegepast </w:t>
      </w:r>
      <w:r w:rsidRPr="00E67FAE">
        <w:rPr>
          <w:rFonts w:ascii="Corbel" w:hAnsi="Corbel"/>
          <w:sz w:val="22"/>
          <w:szCs w:val="22"/>
        </w:rPr>
        <w:lastRenderedPageBreak/>
        <w:t xml:space="preserve">raamwerk zijn vastgelegd. </w:t>
      </w:r>
      <w:r w:rsidRPr="00E67FAE">
        <w:rPr>
          <w:rFonts w:ascii="Corbel" w:hAnsi="Corbel"/>
          <w:sz w:val="22"/>
          <w:szCs w:val="22"/>
        </w:rPr>
        <w:br/>
        <w:t xml:space="preserve">De namespace van het raamwerk zou automatisch gegenereerd kunnen worden bijvoorbeeld met een hashing algoritme. Dit heeft als voordeel dat wanneer er iets aan het raamwerk wordt veranderd daarmee ook een andere namespace ontstaat. Dit geeft een garantie dat de berichten en het bijbehorende XML schema altijd met elkaar in overeenstemming zijn. Er kleven echter nogal wat praktische bezwaren tegen deze werkwijze. Zo leidt een iets andere opmaak van de XML of een niet functionele wijziging in een description tekst al tot een een andere hash. In dit voorstel wordt de verantwoordelijkheid voor een nieuwe versie van het raamwerk en daarmee een andere namespace bij de raamwerkontwerper gelegd. De namespace specificatie van het raamwerk wordt onderdeel van het raamwerk zelf (opdat de promoter weet wat de target namespace van het gegenereerde XML schema zal worden). </w:t>
      </w:r>
    </w:p>
    <w:p w14:paraId="767CDDC5" w14:textId="77777777" w:rsidR="00020450" w:rsidRPr="00E67FAE" w:rsidRDefault="00BB11A7" w:rsidP="00020450">
      <w:pPr>
        <w:rPr>
          <w:rFonts w:ascii="Corbel" w:hAnsi="Corbel"/>
          <w:sz w:val="22"/>
          <w:szCs w:val="22"/>
        </w:rPr>
      </w:pPr>
      <w:r w:rsidRPr="00E67FAE">
        <w:rPr>
          <w:rFonts w:ascii="Corbel" w:hAnsi="Corbel"/>
          <w:sz w:val="22"/>
          <w:szCs w:val="22"/>
        </w:rPr>
        <w:t xml:space="preserve">Daarom is in versie 1.3 </w:t>
      </w:r>
      <w:r w:rsidR="00020450" w:rsidRPr="00E67FAE">
        <w:rPr>
          <w:rFonts w:ascii="Corbel" w:hAnsi="Corbel"/>
          <w:sz w:val="22"/>
          <w:szCs w:val="22"/>
        </w:rPr>
        <w:t xml:space="preserve">hiervoor een extra veld </w:t>
      </w:r>
      <w:r w:rsidRPr="00E67FAE">
        <w:rPr>
          <w:rFonts w:ascii="Corbel" w:hAnsi="Corbel"/>
          <w:sz w:val="22"/>
          <w:szCs w:val="22"/>
        </w:rPr>
        <w:t xml:space="preserve">(namespace) </w:t>
      </w:r>
      <w:r w:rsidR="00020450" w:rsidRPr="00E67FAE">
        <w:rPr>
          <w:rFonts w:ascii="Corbel" w:hAnsi="Corbel"/>
          <w:sz w:val="22"/>
          <w:szCs w:val="22"/>
        </w:rPr>
        <w:t>aan de ProjectType entiteit toe</w:t>
      </w:r>
      <w:r w:rsidRPr="00E67FAE">
        <w:rPr>
          <w:rFonts w:ascii="Corbel" w:hAnsi="Corbel"/>
          <w:sz w:val="22"/>
          <w:szCs w:val="22"/>
        </w:rPr>
        <w:t>gevoegd</w:t>
      </w:r>
      <w:r w:rsidR="001641C4" w:rsidRPr="00E67FAE">
        <w:rPr>
          <w:rFonts w:ascii="Corbel" w:hAnsi="Corbel"/>
          <w:sz w:val="22"/>
          <w:szCs w:val="22"/>
        </w:rPr>
        <w:t xml:space="preserve"> (zie Bijlage 2, paragraaf 1.9</w:t>
      </w:r>
      <w:r w:rsidR="00A56DC4" w:rsidRPr="00E67FAE">
        <w:rPr>
          <w:rFonts w:ascii="Corbel" w:hAnsi="Corbel"/>
          <w:sz w:val="22"/>
          <w:szCs w:val="22"/>
        </w:rPr>
        <w:t>)</w:t>
      </w:r>
      <w:r w:rsidR="00020450" w:rsidRPr="00E67FAE">
        <w:rPr>
          <w:rFonts w:ascii="Corbel" w:hAnsi="Corbel"/>
          <w:sz w:val="22"/>
          <w:szCs w:val="22"/>
        </w:rPr>
        <w:t>:</w:t>
      </w:r>
    </w:p>
    <w:p w14:paraId="767CDDC6" w14:textId="77777777" w:rsidR="00020450" w:rsidRPr="00E67FAE" w:rsidRDefault="00020450" w:rsidP="00020450">
      <w:pPr>
        <w:rPr>
          <w:rFonts w:ascii="Corbel" w:hAnsi="Corbel"/>
          <w:sz w:val="22"/>
          <w:szCs w:val="22"/>
        </w:rPr>
      </w:pPr>
    </w:p>
    <w:p w14:paraId="767CDDC7"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ENTITY ProjectType;</w:t>
      </w:r>
    </w:p>
    <w:p w14:paraId="767CDDC8"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namespace : STRING;</w:t>
      </w:r>
    </w:p>
    <w:p w14:paraId="767CDDC9"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description : STRING;</w:t>
      </w:r>
    </w:p>
    <w:p w14:paraId="767CDDCA"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startDate : </w:t>
      </w:r>
      <w:r w:rsidR="003B1384" w:rsidRPr="0080609D">
        <w:rPr>
          <w:rFonts w:ascii="Courier New" w:hAnsi="Courier New" w:cs="Courier New"/>
          <w:sz w:val="20"/>
          <w:szCs w:val="20"/>
          <w:lang w:val="en-US"/>
        </w:rPr>
        <w:t xml:space="preserve">OPTIONAL </w:t>
      </w:r>
      <w:r w:rsidRPr="0080609D">
        <w:rPr>
          <w:rFonts w:ascii="Courier New" w:hAnsi="Courier New" w:cs="Courier New"/>
          <w:sz w:val="20"/>
          <w:szCs w:val="20"/>
          <w:lang w:val="en-US"/>
        </w:rPr>
        <w:t>DATETIME;</w:t>
      </w:r>
    </w:p>
    <w:p w14:paraId="767CDDCB"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endDate : </w:t>
      </w:r>
      <w:r w:rsidR="003B1384" w:rsidRPr="0080609D">
        <w:rPr>
          <w:rFonts w:ascii="Courier New" w:hAnsi="Courier New" w:cs="Courier New"/>
          <w:sz w:val="20"/>
          <w:szCs w:val="20"/>
          <w:lang w:val="en-US"/>
        </w:rPr>
        <w:t xml:space="preserve">OPTIONAL </w:t>
      </w:r>
      <w:r w:rsidRPr="0080609D">
        <w:rPr>
          <w:rFonts w:ascii="Courier New" w:hAnsi="Courier New" w:cs="Courier New"/>
          <w:sz w:val="20"/>
          <w:szCs w:val="20"/>
          <w:lang w:val="en-US"/>
        </w:rPr>
        <w:t>DATETIME;</w:t>
      </w:r>
    </w:p>
    <w:p w14:paraId="767CDDCC"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state : </w:t>
      </w:r>
      <w:r w:rsidR="003B1384" w:rsidRPr="0080609D">
        <w:rPr>
          <w:rFonts w:ascii="Courier New" w:hAnsi="Courier New" w:cs="Courier New"/>
          <w:sz w:val="20"/>
          <w:szCs w:val="20"/>
          <w:lang w:val="en-US"/>
        </w:rPr>
        <w:t xml:space="preserve">OPTIONAL </w:t>
      </w:r>
      <w:r w:rsidRPr="0080609D">
        <w:rPr>
          <w:rFonts w:ascii="Courier New" w:hAnsi="Courier New" w:cs="Courier New"/>
          <w:sz w:val="20"/>
          <w:szCs w:val="20"/>
          <w:lang w:val="en-US"/>
        </w:rPr>
        <w:t>STRING;</w:t>
      </w:r>
    </w:p>
    <w:p w14:paraId="767CDDCD"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dateLamu : </w:t>
      </w:r>
      <w:r w:rsidR="003B1384" w:rsidRPr="0080609D">
        <w:rPr>
          <w:rFonts w:ascii="Courier New" w:hAnsi="Courier New" w:cs="Courier New"/>
          <w:sz w:val="20"/>
          <w:szCs w:val="20"/>
          <w:lang w:val="en-US"/>
        </w:rPr>
        <w:t xml:space="preserve">OPTIONAL </w:t>
      </w:r>
      <w:r w:rsidRPr="0080609D">
        <w:rPr>
          <w:rFonts w:ascii="Courier New" w:hAnsi="Courier New" w:cs="Courier New"/>
          <w:sz w:val="20"/>
          <w:szCs w:val="20"/>
          <w:lang w:val="en-US"/>
        </w:rPr>
        <w:t>DATETIME;</w:t>
      </w:r>
    </w:p>
    <w:p w14:paraId="767CDDCE"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userLamu : </w:t>
      </w:r>
      <w:r w:rsidR="003B1384" w:rsidRPr="0080609D">
        <w:rPr>
          <w:rFonts w:ascii="Courier New" w:hAnsi="Courier New" w:cs="Courier New"/>
          <w:sz w:val="20"/>
          <w:szCs w:val="20"/>
          <w:lang w:val="en-US"/>
        </w:rPr>
        <w:t xml:space="preserve">OPTIONAL </w:t>
      </w:r>
      <w:r w:rsidRPr="0080609D">
        <w:rPr>
          <w:rFonts w:ascii="Courier New" w:hAnsi="Courier New" w:cs="Courier New"/>
          <w:sz w:val="20"/>
          <w:szCs w:val="20"/>
          <w:lang w:val="en-US"/>
        </w:rPr>
        <w:t>STRING;</w:t>
      </w:r>
    </w:p>
    <w:p w14:paraId="767CDDCF"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language : OPTIONAL STRING;</w:t>
      </w:r>
    </w:p>
    <w:p w14:paraId="767CDDD0"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category : OPTIONAL STRING;</w:t>
      </w:r>
    </w:p>
    <w:p w14:paraId="767CDDD1"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helpInfo : OPTIONAL STRING;</w:t>
      </w:r>
    </w:p>
    <w:p w14:paraId="767CDDD2" w14:textId="77777777" w:rsidR="00020450" w:rsidRPr="0080609D" w:rsidRDefault="00020450" w:rsidP="00020450">
      <w:pPr>
        <w:rPr>
          <w:rFonts w:ascii="Courier New" w:hAnsi="Courier New" w:cs="Courier New"/>
          <w:sz w:val="20"/>
          <w:szCs w:val="20"/>
          <w:lang w:val="en-US"/>
        </w:rPr>
      </w:pPr>
      <w:r w:rsidRPr="0080609D">
        <w:rPr>
          <w:rFonts w:ascii="Courier New" w:hAnsi="Courier New" w:cs="Courier New"/>
          <w:sz w:val="20"/>
          <w:szCs w:val="20"/>
          <w:lang w:val="en-US"/>
        </w:rPr>
        <w:t xml:space="preserve"> code : OPTIONAL STRING;</w:t>
      </w:r>
    </w:p>
    <w:p w14:paraId="767CDDD3" w14:textId="77777777" w:rsidR="00020450" w:rsidRPr="0080609D" w:rsidRDefault="00020450" w:rsidP="00020450">
      <w:pPr>
        <w:rPr>
          <w:rFonts w:ascii="Courier New" w:hAnsi="Courier New" w:cs="Courier New"/>
          <w:sz w:val="20"/>
          <w:szCs w:val="20"/>
        </w:rPr>
      </w:pPr>
      <w:r w:rsidRPr="0080609D">
        <w:rPr>
          <w:rFonts w:ascii="Courier New" w:hAnsi="Courier New" w:cs="Courier New"/>
          <w:sz w:val="20"/>
          <w:szCs w:val="20"/>
          <w:lang w:val="en-US"/>
        </w:rPr>
        <w:t xml:space="preserve"> complexElements : OPTIONAL SET [0:?] </w:t>
      </w:r>
      <w:r w:rsidRPr="0080609D">
        <w:rPr>
          <w:rFonts w:ascii="Courier New" w:hAnsi="Courier New" w:cs="Courier New"/>
          <w:sz w:val="20"/>
          <w:szCs w:val="20"/>
        </w:rPr>
        <w:t>OF ComplexElementType;</w:t>
      </w:r>
    </w:p>
    <w:p w14:paraId="767CDDD4" w14:textId="77777777" w:rsidR="00020450" w:rsidRPr="0080609D" w:rsidRDefault="00020450" w:rsidP="00020450">
      <w:pPr>
        <w:rPr>
          <w:rFonts w:ascii="Courier New" w:hAnsi="Courier New" w:cs="Courier New"/>
          <w:sz w:val="20"/>
          <w:szCs w:val="20"/>
        </w:rPr>
      </w:pPr>
      <w:r w:rsidRPr="0080609D">
        <w:rPr>
          <w:rFonts w:ascii="Courier New" w:hAnsi="Courier New" w:cs="Courier New"/>
          <w:sz w:val="20"/>
          <w:szCs w:val="20"/>
        </w:rPr>
        <w:t>END_ENTITY;</w:t>
      </w:r>
    </w:p>
    <w:p w14:paraId="767CDDD5" w14:textId="77777777" w:rsidR="00042B63" w:rsidRPr="00E67FAE" w:rsidRDefault="00A56DC4" w:rsidP="00020450">
      <w:pPr>
        <w:rPr>
          <w:rFonts w:ascii="Corbel" w:hAnsi="Corbel"/>
          <w:sz w:val="22"/>
          <w:szCs w:val="22"/>
        </w:rPr>
      </w:pPr>
      <w:r w:rsidRPr="00E67FAE">
        <w:rPr>
          <w:rFonts w:ascii="Corbel" w:hAnsi="Corbel"/>
          <w:sz w:val="22"/>
          <w:szCs w:val="22"/>
        </w:rPr>
        <w:t>(N.B. naar aanleiding van een andere richtlijn zijn hierboven ook nog de velden startDate, endDate, state, dateLamu en userLamu ‘optional’ gemaakt; zie Bijlage 13)</w:t>
      </w:r>
    </w:p>
    <w:p w14:paraId="767CDDD6" w14:textId="77777777" w:rsidR="00042B63" w:rsidRPr="00E67FAE" w:rsidRDefault="00042B63" w:rsidP="00020450">
      <w:pPr>
        <w:rPr>
          <w:rFonts w:ascii="Corbel" w:hAnsi="Corbel"/>
          <w:sz w:val="22"/>
          <w:szCs w:val="22"/>
        </w:rPr>
      </w:pPr>
    </w:p>
    <w:p w14:paraId="767CDDD7" w14:textId="77777777" w:rsidR="00042B63" w:rsidRPr="00E67FAE" w:rsidRDefault="00042B63" w:rsidP="00020450">
      <w:pPr>
        <w:rPr>
          <w:rFonts w:ascii="Corbel" w:hAnsi="Corbel"/>
          <w:sz w:val="22"/>
          <w:szCs w:val="22"/>
        </w:rPr>
      </w:pPr>
    </w:p>
    <w:p w14:paraId="767CDDD8" w14:textId="77777777" w:rsidR="00A56DC4" w:rsidRPr="00E67FAE" w:rsidRDefault="00A56DC4" w:rsidP="00020450">
      <w:pPr>
        <w:rPr>
          <w:rFonts w:ascii="Corbel" w:hAnsi="Corbel"/>
          <w:sz w:val="22"/>
          <w:szCs w:val="22"/>
        </w:rPr>
      </w:pPr>
    </w:p>
    <w:p w14:paraId="767CDDD9" w14:textId="77777777" w:rsidR="00042B63" w:rsidRPr="00E67FAE" w:rsidRDefault="00D27F07" w:rsidP="00020450">
      <w:pPr>
        <w:rPr>
          <w:rFonts w:ascii="Corbel" w:hAnsi="Corbel"/>
          <w:sz w:val="22"/>
          <w:szCs w:val="22"/>
        </w:rPr>
      </w:pPr>
      <w:r w:rsidRPr="00E67FAE">
        <w:rPr>
          <w:rFonts w:ascii="Corbel" w:hAnsi="Corbel"/>
          <w:noProof/>
        </w:rPr>
        <w:drawing>
          <wp:inline distT="0" distB="0" distL="0" distR="0" wp14:anchorId="767CE16D" wp14:editId="767CE16E">
            <wp:extent cx="5067300" cy="20288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l="838" t="14972" r="11461" b="22543"/>
                    <a:stretch>
                      <a:fillRect/>
                    </a:stretch>
                  </pic:blipFill>
                  <pic:spPr bwMode="auto">
                    <a:xfrm>
                      <a:off x="0" y="0"/>
                      <a:ext cx="5067300" cy="2028825"/>
                    </a:xfrm>
                    <a:prstGeom prst="rect">
                      <a:avLst/>
                    </a:prstGeom>
                    <a:noFill/>
                    <a:ln>
                      <a:noFill/>
                    </a:ln>
                  </pic:spPr>
                </pic:pic>
              </a:graphicData>
            </a:graphic>
          </wp:inline>
        </w:drawing>
      </w:r>
    </w:p>
    <w:p w14:paraId="767CDDDA" w14:textId="77777777" w:rsidR="00042B63" w:rsidRPr="00E67FAE" w:rsidRDefault="00042B63" w:rsidP="00020450">
      <w:pPr>
        <w:rPr>
          <w:rFonts w:ascii="Corbel" w:hAnsi="Corbel"/>
          <w:sz w:val="22"/>
          <w:szCs w:val="22"/>
        </w:rPr>
      </w:pPr>
    </w:p>
    <w:p w14:paraId="767CDDDB" w14:textId="77777777" w:rsidR="00020450" w:rsidRPr="00E67FAE" w:rsidRDefault="00020450" w:rsidP="00020450">
      <w:pPr>
        <w:rPr>
          <w:rFonts w:ascii="Corbel" w:hAnsi="Corbel"/>
          <w:sz w:val="22"/>
          <w:szCs w:val="22"/>
        </w:rPr>
      </w:pPr>
      <w:r w:rsidRPr="00E67FAE">
        <w:rPr>
          <w:rFonts w:ascii="Corbel" w:hAnsi="Corbel"/>
          <w:sz w:val="22"/>
          <w:szCs w:val="22"/>
        </w:rPr>
        <w:t xml:space="preserve">De traceerbaarheid kan dan als volgt worden gewaarborgd: </w:t>
      </w:r>
    </w:p>
    <w:p w14:paraId="767CDDDC"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Bij een binnenkomend bericht wordt het xmlns (namespace) attribuut gelezen. </w:t>
      </w:r>
    </w:p>
    <w:p w14:paraId="767CDDDD"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Dit is nodig om het bijbehorende XML schema te vinden op basis van het targetNamespace attribuut. </w:t>
      </w:r>
    </w:p>
    <w:p w14:paraId="767CDDDE"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t xml:space="preserve">Deze namespace is gegenereerd uit het namespace attribuut van het bijbehorende raamwerk, waarmee het raamwerk zelf kan worden vastgesteld. </w:t>
      </w:r>
    </w:p>
    <w:p w14:paraId="767CDDDF" w14:textId="77777777" w:rsidR="00020450" w:rsidRPr="00E67FAE" w:rsidRDefault="00020450" w:rsidP="00BB11A7">
      <w:pPr>
        <w:widowControl/>
        <w:numPr>
          <w:ilvl w:val="0"/>
          <w:numId w:val="32"/>
        </w:numPr>
        <w:tabs>
          <w:tab w:val="clear" w:pos="720"/>
          <w:tab w:val="num" w:pos="426"/>
        </w:tabs>
        <w:suppressAutoHyphens w:val="0"/>
        <w:ind w:left="426" w:hanging="426"/>
        <w:rPr>
          <w:rFonts w:ascii="Corbel" w:hAnsi="Corbel"/>
          <w:sz w:val="22"/>
          <w:szCs w:val="22"/>
        </w:rPr>
      </w:pPr>
      <w:r w:rsidRPr="00E67FAE">
        <w:rPr>
          <w:rFonts w:ascii="Corbel" w:hAnsi="Corbel"/>
          <w:sz w:val="22"/>
          <w:szCs w:val="22"/>
        </w:rPr>
        <w:lastRenderedPageBreak/>
        <w:t xml:space="preserve">Tot slot geeft het xmlns (namespace) attribuut van het raamwerk duidelijkheid bij welke Systematiek versie het betreffende raamwerk behoort. </w:t>
      </w:r>
    </w:p>
    <w:p w14:paraId="767CDDE0" w14:textId="77777777" w:rsidR="00C915E8" w:rsidRPr="00E67FAE" w:rsidRDefault="00020450" w:rsidP="00C915E8">
      <w:pPr>
        <w:widowControl/>
        <w:suppressAutoHyphens w:val="0"/>
        <w:rPr>
          <w:rFonts w:ascii="Corbel" w:hAnsi="Corbel"/>
          <w:sz w:val="22"/>
          <w:szCs w:val="22"/>
        </w:rPr>
      </w:pPr>
      <w:r w:rsidRPr="00E67FAE">
        <w:rPr>
          <w:rFonts w:ascii="Corbel" w:hAnsi="Corbel"/>
          <w:sz w:val="22"/>
          <w:szCs w:val="22"/>
        </w:rPr>
        <w:t xml:space="preserve">Bovenstaande traceerstrategie veronderstelt wel dat de VISI-implementatie deze zoekbewerkingen kan uitvoeren bijvoorbeeld door hiervoor een register te onderhouden. </w:t>
      </w:r>
    </w:p>
    <w:p w14:paraId="767CDDE1" w14:textId="77777777" w:rsidR="00C915E8" w:rsidRPr="00E67FAE" w:rsidRDefault="00C915E8" w:rsidP="00C915E8">
      <w:pPr>
        <w:widowControl/>
        <w:suppressAutoHyphens w:val="0"/>
        <w:rPr>
          <w:rFonts w:ascii="Corbel" w:hAnsi="Corbel"/>
          <w:sz w:val="22"/>
          <w:szCs w:val="22"/>
        </w:rPr>
      </w:pPr>
    </w:p>
    <w:p w14:paraId="767CDDE2" w14:textId="77777777" w:rsidR="00020450" w:rsidRPr="00E67FAE" w:rsidRDefault="00020450" w:rsidP="00C915E8">
      <w:pPr>
        <w:widowControl/>
        <w:suppressAutoHyphens w:val="0"/>
        <w:rPr>
          <w:rFonts w:ascii="Corbel" w:hAnsi="Corbel"/>
          <w:sz w:val="22"/>
          <w:szCs w:val="22"/>
        </w:rPr>
      </w:pPr>
      <w:r w:rsidRPr="00E67FAE">
        <w:rPr>
          <w:rFonts w:ascii="Corbel" w:hAnsi="Corbel"/>
          <w:i/>
          <w:sz w:val="22"/>
          <w:szCs w:val="22"/>
        </w:rPr>
        <w:t xml:space="preserve">Voorstel </w:t>
      </w:r>
      <w:r w:rsidR="00C915E8" w:rsidRPr="00E67FAE">
        <w:rPr>
          <w:rFonts w:ascii="Corbel" w:hAnsi="Corbel"/>
          <w:sz w:val="22"/>
          <w:szCs w:val="22"/>
        </w:rPr>
        <w:t xml:space="preserve"> (</w:t>
      </w:r>
      <w:r w:rsidR="004E5130" w:rsidRPr="00E67FAE">
        <w:rPr>
          <w:rFonts w:ascii="Corbel" w:hAnsi="Corbel"/>
          <w:sz w:val="22"/>
          <w:szCs w:val="22"/>
        </w:rPr>
        <w:t xml:space="preserve">zoals </w:t>
      </w:r>
      <w:r w:rsidR="00C915E8" w:rsidRPr="00E67FAE">
        <w:rPr>
          <w:rFonts w:ascii="Corbel" w:hAnsi="Corbel"/>
          <w:sz w:val="22"/>
          <w:szCs w:val="22"/>
        </w:rPr>
        <w:t xml:space="preserve">in </w:t>
      </w:r>
      <w:r w:rsidR="007B27A3" w:rsidRPr="00E67FAE">
        <w:rPr>
          <w:rFonts w:ascii="Corbel" w:hAnsi="Corbel"/>
          <w:sz w:val="22"/>
          <w:szCs w:val="22"/>
        </w:rPr>
        <w:t xml:space="preserve">Systematiek Deel 1 </w:t>
      </w:r>
      <w:r w:rsidR="00C915E8" w:rsidRPr="00E67FAE">
        <w:rPr>
          <w:rFonts w:ascii="Corbel" w:hAnsi="Corbel"/>
          <w:sz w:val="22"/>
          <w:szCs w:val="22"/>
        </w:rPr>
        <w:t>1.3 verwerkt)</w:t>
      </w:r>
    </w:p>
    <w:p w14:paraId="767CDDE3" w14:textId="77777777" w:rsidR="00020450" w:rsidRPr="00E67FAE" w:rsidRDefault="00020450" w:rsidP="00C915E8">
      <w:pPr>
        <w:widowControl/>
        <w:suppressAutoHyphens w:val="0"/>
        <w:rPr>
          <w:rFonts w:ascii="Corbel" w:hAnsi="Corbel"/>
          <w:sz w:val="22"/>
          <w:szCs w:val="22"/>
        </w:rPr>
      </w:pPr>
      <w:r w:rsidRPr="00E67FAE">
        <w:rPr>
          <w:rFonts w:ascii="Corbel" w:hAnsi="Corbel"/>
          <w:sz w:val="22"/>
          <w:szCs w:val="22"/>
        </w:rPr>
        <w:t xml:space="preserve">Wijzig de huidige namespace van het VISI berichtenverkeer voor een raamwerk-specifieke namespace die is ontleend aan het namespace attribuut van de ProjectType entiteit van het raamwerk. De promoter software zal dit gegeven gebruiken om de correcte target namespace te kunnen genereren. </w:t>
      </w:r>
    </w:p>
    <w:p w14:paraId="767CDDE4" w14:textId="77777777" w:rsidR="00020450" w:rsidRPr="00E67FAE" w:rsidRDefault="00020450" w:rsidP="00C915E8">
      <w:pPr>
        <w:widowControl/>
        <w:suppressAutoHyphens w:val="0"/>
        <w:rPr>
          <w:rFonts w:ascii="Corbel" w:hAnsi="Corbel"/>
          <w:i/>
          <w:sz w:val="22"/>
          <w:szCs w:val="22"/>
        </w:rPr>
      </w:pPr>
      <w:bookmarkStart w:id="484" w:name="Implementatiegevolgen"/>
      <w:bookmarkEnd w:id="484"/>
      <w:r w:rsidRPr="00E67FAE">
        <w:rPr>
          <w:rFonts w:ascii="Corbel" w:hAnsi="Corbel"/>
          <w:i/>
          <w:sz w:val="22"/>
          <w:szCs w:val="22"/>
        </w:rPr>
        <w:t xml:space="preserve">Implementatiegevolgen </w:t>
      </w:r>
    </w:p>
    <w:p w14:paraId="767CDDE5" w14:textId="77777777" w:rsidR="007F6E7D" w:rsidRPr="00E67FAE" w:rsidRDefault="00020450" w:rsidP="00052691">
      <w:pPr>
        <w:widowControl/>
        <w:suppressAutoHyphens w:val="0"/>
        <w:rPr>
          <w:rFonts w:ascii="Corbel" w:hAnsi="Corbel"/>
          <w:sz w:val="22"/>
          <w:szCs w:val="22"/>
        </w:rPr>
      </w:pPr>
      <w:r w:rsidRPr="00E67FAE">
        <w:rPr>
          <w:rFonts w:ascii="Corbel" w:hAnsi="Corbel"/>
          <w:sz w:val="22"/>
          <w:szCs w:val="22"/>
        </w:rPr>
        <w:t xml:space="preserve">VISI </w:t>
      </w:r>
      <w:r w:rsidR="00D64CF7" w:rsidRPr="00E67FAE">
        <w:rPr>
          <w:rFonts w:ascii="Corbel" w:hAnsi="Corbel"/>
          <w:sz w:val="22"/>
          <w:szCs w:val="22"/>
        </w:rPr>
        <w:t>software zal na invoering van deze verbetering</w:t>
      </w:r>
      <w:r w:rsidRPr="00E67FAE">
        <w:rPr>
          <w:rFonts w:ascii="Corbel" w:hAnsi="Corbel"/>
          <w:sz w:val="22"/>
          <w:szCs w:val="22"/>
        </w:rPr>
        <w:t xml:space="preserve"> er rekening mee moeten houden dat er meerdere versies van het raamwerk naast elkaar actief kunnen zijn. Bij het verwerken van een inkomend bericht bepaalt het xmlns attribuut volgens welke raamwerkversie het bericht gedecodeerd moet worden. Deze informatie bepaalt tevens welke acties kunnen voortvloeien uit de ontvangst van dit bericht. Een eventueel vervolgbericht zal uiteindelijk gevalideerd moeten worden volgens dezelfde versie van het raamwerk.</w:t>
      </w:r>
    </w:p>
    <w:p w14:paraId="767CDDE6" w14:textId="218C7D57" w:rsidR="007F6E7D" w:rsidRPr="00E67FAE" w:rsidRDefault="009B486F" w:rsidP="009B486F">
      <w:pPr>
        <w:pStyle w:val="Kop3"/>
        <w:numPr>
          <w:ilvl w:val="0"/>
          <w:numId w:val="0"/>
        </w:numPr>
        <w:rPr>
          <w:rFonts w:ascii="Corbel" w:hAnsi="Corbel"/>
          <w:sz w:val="22"/>
          <w:szCs w:val="22"/>
        </w:rPr>
      </w:pPr>
      <w:bookmarkStart w:id="485" w:name="_Toc4484449"/>
      <w:r w:rsidRPr="00E67FAE">
        <w:rPr>
          <w:rFonts w:ascii="Corbel" w:hAnsi="Corbel"/>
          <w:sz w:val="22"/>
          <w:szCs w:val="22"/>
        </w:rPr>
        <w:t>1.</w:t>
      </w:r>
      <w:del w:id="486" w:author="Willems, P.H. (Peter)" w:date="2019-03-26T09:16:00Z">
        <w:r w:rsidR="00370F9D" w:rsidRPr="00E67FAE" w:rsidDel="00C44491">
          <w:rPr>
            <w:rFonts w:ascii="Corbel" w:hAnsi="Corbel"/>
            <w:sz w:val="22"/>
            <w:szCs w:val="22"/>
          </w:rPr>
          <w:delText>2</w:delText>
        </w:r>
      </w:del>
      <w:ins w:id="487" w:author="Willems, P.H. (Peter)" w:date="2019-03-26T09:16:00Z">
        <w:r w:rsidR="00C44491">
          <w:rPr>
            <w:rFonts w:ascii="Corbel" w:hAnsi="Corbel"/>
            <w:sz w:val="22"/>
            <w:szCs w:val="22"/>
          </w:rPr>
          <w:t>3</w:t>
        </w:r>
      </w:ins>
      <w:r w:rsidRPr="00E67FAE">
        <w:rPr>
          <w:rFonts w:ascii="Corbel" w:hAnsi="Corbel"/>
          <w:sz w:val="22"/>
          <w:szCs w:val="22"/>
        </w:rPr>
        <w:t>.6</w:t>
      </w:r>
      <w:r w:rsidRPr="00E67FAE">
        <w:rPr>
          <w:rFonts w:ascii="Corbel" w:hAnsi="Corbel"/>
          <w:sz w:val="22"/>
          <w:szCs w:val="22"/>
        </w:rPr>
        <w:tab/>
      </w:r>
      <w:r w:rsidR="007F6E7D" w:rsidRPr="00E67FAE">
        <w:rPr>
          <w:rFonts w:ascii="Corbel" w:hAnsi="Corbel"/>
          <w:sz w:val="22"/>
          <w:szCs w:val="22"/>
        </w:rPr>
        <w:t>Appendixtypes koppelen aan transacties</w:t>
      </w:r>
      <w:bookmarkEnd w:id="485"/>
    </w:p>
    <w:p w14:paraId="767CDDE7" w14:textId="77777777" w:rsidR="001F0C31" w:rsidRPr="00E67FAE" w:rsidRDefault="00A36CDB" w:rsidP="007F6E7D">
      <w:pPr>
        <w:pStyle w:val="Tekstzonderopmaak"/>
        <w:widowControl w:val="0"/>
        <w:rPr>
          <w:rFonts w:ascii="Corbel" w:hAnsi="Corbel" w:cs="Times New Roman"/>
          <w:sz w:val="22"/>
          <w:szCs w:val="22"/>
        </w:rPr>
      </w:pPr>
      <w:r w:rsidRPr="00E67FAE">
        <w:rPr>
          <w:rFonts w:ascii="Corbel" w:hAnsi="Corbel" w:cs="Times New Roman"/>
          <w:sz w:val="22"/>
          <w:szCs w:val="22"/>
        </w:rPr>
        <w:t xml:space="preserve">TC006. </w:t>
      </w:r>
      <w:r w:rsidR="00CE3592" w:rsidRPr="00E67FAE">
        <w:rPr>
          <w:rFonts w:ascii="Corbel" w:hAnsi="Corbel" w:cs="Times New Roman"/>
          <w:sz w:val="22"/>
          <w:szCs w:val="22"/>
        </w:rPr>
        <w:t>Dit betreft een verbetering in Systematiek Deel 2</w:t>
      </w:r>
      <w:r w:rsidR="00A4081C" w:rsidRPr="00E67FAE">
        <w:rPr>
          <w:rFonts w:ascii="Corbel" w:hAnsi="Corbel" w:cs="Times New Roman"/>
          <w:sz w:val="22"/>
          <w:szCs w:val="22"/>
        </w:rPr>
        <w:t xml:space="preserve"> (zie bijlage 3)</w:t>
      </w:r>
      <w:r w:rsidR="00CE3592" w:rsidRPr="00E67FAE">
        <w:rPr>
          <w:rFonts w:ascii="Corbel" w:hAnsi="Corbel" w:cs="Times New Roman"/>
          <w:sz w:val="22"/>
          <w:szCs w:val="22"/>
        </w:rPr>
        <w:t>, om in een raamwerk aan te kunnen geven wanneer welk AppendixType gekozen mag worden. Er bestaan namelijk raamwerken waarin meerdere AppendixTypes aangemaakt zijn voor verschillende type bijlagen. Omdat dit erg veel types kunnen zijn, wordt de gebruiker hiermee geholpen bij de keuze van het juiste AppendixType.</w:t>
      </w:r>
    </w:p>
    <w:p w14:paraId="767CDDE8" w14:textId="588647EB" w:rsidR="001F0C31" w:rsidRPr="00E67FAE" w:rsidRDefault="009B486F" w:rsidP="009B486F">
      <w:pPr>
        <w:pStyle w:val="Kop3"/>
        <w:numPr>
          <w:ilvl w:val="0"/>
          <w:numId w:val="0"/>
        </w:numPr>
        <w:rPr>
          <w:rFonts w:ascii="Corbel" w:hAnsi="Corbel"/>
          <w:sz w:val="22"/>
          <w:szCs w:val="22"/>
        </w:rPr>
      </w:pPr>
      <w:bookmarkStart w:id="488" w:name="_Toc4484450"/>
      <w:r w:rsidRPr="00E67FAE">
        <w:rPr>
          <w:rFonts w:ascii="Corbel" w:hAnsi="Corbel"/>
          <w:sz w:val="22"/>
          <w:szCs w:val="22"/>
        </w:rPr>
        <w:t>1.</w:t>
      </w:r>
      <w:del w:id="489" w:author="Willems, P.H. (Peter)" w:date="2019-03-26T09:16:00Z">
        <w:r w:rsidR="00370F9D" w:rsidRPr="00E67FAE" w:rsidDel="00C44491">
          <w:rPr>
            <w:rFonts w:ascii="Corbel" w:hAnsi="Corbel"/>
            <w:sz w:val="22"/>
            <w:szCs w:val="22"/>
          </w:rPr>
          <w:delText>2</w:delText>
        </w:r>
      </w:del>
      <w:ins w:id="490" w:author="Willems, P.H. (Peter)" w:date="2019-03-26T09:16:00Z">
        <w:r w:rsidR="00C44491">
          <w:rPr>
            <w:rFonts w:ascii="Corbel" w:hAnsi="Corbel"/>
            <w:sz w:val="22"/>
            <w:szCs w:val="22"/>
          </w:rPr>
          <w:t>3</w:t>
        </w:r>
      </w:ins>
      <w:r w:rsidRPr="00E67FAE">
        <w:rPr>
          <w:rFonts w:ascii="Corbel" w:hAnsi="Corbel"/>
          <w:sz w:val="22"/>
          <w:szCs w:val="22"/>
        </w:rPr>
        <w:t>.7</w:t>
      </w:r>
      <w:r w:rsidRPr="00E67FAE">
        <w:rPr>
          <w:rFonts w:ascii="Corbel" w:hAnsi="Corbel"/>
          <w:sz w:val="22"/>
          <w:szCs w:val="22"/>
        </w:rPr>
        <w:tab/>
      </w:r>
      <w:r w:rsidR="001F0C31" w:rsidRPr="00E67FAE">
        <w:rPr>
          <w:rFonts w:ascii="Corbel" w:hAnsi="Corbel"/>
          <w:sz w:val="22"/>
          <w:szCs w:val="22"/>
        </w:rPr>
        <w:t>Standaard en richtlijn voor het archiveren van VISI-projecten</w:t>
      </w:r>
      <w:bookmarkEnd w:id="488"/>
      <w:r w:rsidR="001F0C31" w:rsidRPr="00E67FAE">
        <w:rPr>
          <w:rFonts w:ascii="Corbel" w:hAnsi="Corbel"/>
          <w:sz w:val="22"/>
          <w:szCs w:val="22"/>
        </w:rPr>
        <w:t xml:space="preserve"> </w:t>
      </w:r>
    </w:p>
    <w:p w14:paraId="767CDDE9" w14:textId="77777777" w:rsidR="00CE3592" w:rsidRPr="00E67FAE" w:rsidRDefault="00A36CDB" w:rsidP="00CE3592">
      <w:pPr>
        <w:autoSpaceDE w:val="0"/>
        <w:autoSpaceDN w:val="0"/>
        <w:adjustRightInd w:val="0"/>
        <w:rPr>
          <w:rFonts w:ascii="Corbel" w:hAnsi="Corbel"/>
          <w:sz w:val="22"/>
          <w:szCs w:val="22"/>
        </w:rPr>
      </w:pPr>
      <w:r w:rsidRPr="00E67FAE">
        <w:rPr>
          <w:rFonts w:ascii="Corbel" w:hAnsi="Corbel"/>
          <w:sz w:val="22"/>
          <w:szCs w:val="22"/>
        </w:rPr>
        <w:t xml:space="preserve">TC010. </w:t>
      </w:r>
      <w:r w:rsidR="00CE3592" w:rsidRPr="00E67FAE">
        <w:rPr>
          <w:rFonts w:ascii="Corbel" w:hAnsi="Corbel"/>
          <w:sz w:val="22"/>
          <w:szCs w:val="22"/>
        </w:rPr>
        <w:t>Dit betreft de eisen waaraan het uitwisseling- en archiveringsformaat voor afgeronde VISI projecten (het ‘VISI archief’) moet voldoen</w:t>
      </w:r>
      <w:r w:rsidR="0063697D" w:rsidRPr="00E67FAE">
        <w:rPr>
          <w:rFonts w:ascii="Corbel" w:hAnsi="Corbel"/>
          <w:sz w:val="22"/>
          <w:szCs w:val="22"/>
        </w:rPr>
        <w:t xml:space="preserve">; </w:t>
      </w:r>
      <w:r w:rsidR="00E06281" w:rsidRPr="00E67FAE">
        <w:rPr>
          <w:rFonts w:ascii="Corbel" w:hAnsi="Corbel"/>
          <w:sz w:val="22"/>
          <w:szCs w:val="22"/>
        </w:rPr>
        <w:t>zie bijlage 1</w:t>
      </w:r>
      <w:r w:rsidR="007C672F" w:rsidRPr="00E67FAE">
        <w:rPr>
          <w:rFonts w:ascii="Corbel" w:hAnsi="Corbel"/>
          <w:sz w:val="22"/>
          <w:szCs w:val="22"/>
        </w:rPr>
        <w:t>1</w:t>
      </w:r>
      <w:r w:rsidR="00CE3592" w:rsidRPr="00E67FAE">
        <w:rPr>
          <w:rFonts w:ascii="Corbel" w:hAnsi="Corbel"/>
          <w:sz w:val="22"/>
          <w:szCs w:val="22"/>
        </w:rPr>
        <w:t>. Als voorbeeld wordt tevens een (mogelijke) technische oplossing uitgewerkt.</w:t>
      </w:r>
    </w:p>
    <w:p w14:paraId="767CDDEA" w14:textId="77777777" w:rsidR="00CE3592" w:rsidRPr="00E67FAE" w:rsidRDefault="00CE3592" w:rsidP="00CE3592">
      <w:pPr>
        <w:autoSpaceDE w:val="0"/>
        <w:autoSpaceDN w:val="0"/>
        <w:adjustRightInd w:val="0"/>
        <w:rPr>
          <w:rFonts w:ascii="Corbel" w:hAnsi="Corbel"/>
          <w:sz w:val="22"/>
          <w:szCs w:val="22"/>
        </w:rPr>
      </w:pPr>
      <w:r w:rsidRPr="00E67FAE">
        <w:rPr>
          <w:rFonts w:ascii="Corbel" w:hAnsi="Corbel"/>
          <w:sz w:val="22"/>
          <w:szCs w:val="22"/>
        </w:rPr>
        <w:t>De correcte heropbouw van berichten, raamwerk(en) en project specifieke bericht(en) kan uitsluitend met projecten waarbij alle berichten werken met een ‘DateTime value’ (dat is geïmplementeerd vanaf de VISI-systematiek versie 1.2). Indien de VISI software beschikt over het tijdstip waarop een VISI bericht is verstuurd, dan wordt deze informatie ook gearchiveerd.</w:t>
      </w:r>
    </w:p>
    <w:p w14:paraId="767CDDEB" w14:textId="77777777" w:rsidR="007F6E7D" w:rsidRPr="00E67FAE" w:rsidRDefault="00CE3592" w:rsidP="00052691">
      <w:pPr>
        <w:rPr>
          <w:rFonts w:ascii="Corbel" w:hAnsi="Corbel"/>
          <w:sz w:val="22"/>
          <w:szCs w:val="22"/>
        </w:rPr>
      </w:pPr>
      <w:r w:rsidRPr="00E67FAE">
        <w:rPr>
          <w:rFonts w:ascii="Corbel" w:hAnsi="Corbel"/>
          <w:sz w:val="22"/>
          <w:szCs w:val="22"/>
        </w:rPr>
        <w:t>Bij wijze van ‘tip’: in de systematiek versie 1.1 werd alleen met een ‘Date value’ gewerkt waardoor het niet mogelijk is om berichten per dag in de juiste volgorde terug te zetten. Omdat de DateTime informatie niet aanwezig is, kan voor het eerste bericht binnen een transactie op die dag tijdstip ‘00:01’ worden ingevuld, en kan de software elk opvolgend bericht een minuut later als tijdstip meegeven (N.B. dat betekent dus dat het aantal berichten binnen een transactie binnen een dag is ‘gelimiteerd’ tot 1440).</w:t>
      </w:r>
    </w:p>
    <w:p w14:paraId="767CDDEC" w14:textId="36197BB2" w:rsidR="007F6E7D" w:rsidRPr="00E67FAE" w:rsidRDefault="009E3FED" w:rsidP="009B486F">
      <w:pPr>
        <w:pStyle w:val="Kop3"/>
        <w:numPr>
          <w:ilvl w:val="0"/>
          <w:numId w:val="0"/>
        </w:numPr>
        <w:rPr>
          <w:rFonts w:ascii="Corbel" w:hAnsi="Corbel"/>
          <w:sz w:val="22"/>
          <w:szCs w:val="22"/>
        </w:rPr>
      </w:pPr>
      <w:bookmarkStart w:id="491" w:name="_Toc4484451"/>
      <w:r w:rsidRPr="00E67FAE">
        <w:rPr>
          <w:rFonts w:ascii="Corbel" w:hAnsi="Corbel"/>
          <w:sz w:val="22"/>
          <w:szCs w:val="22"/>
        </w:rPr>
        <w:t>1.</w:t>
      </w:r>
      <w:del w:id="492" w:author="Willems, P.H. (Peter)" w:date="2019-03-26T09:16:00Z">
        <w:r w:rsidR="00370F9D" w:rsidRPr="00E67FAE" w:rsidDel="00C44491">
          <w:rPr>
            <w:rFonts w:ascii="Corbel" w:hAnsi="Corbel"/>
            <w:sz w:val="22"/>
            <w:szCs w:val="22"/>
          </w:rPr>
          <w:delText>2</w:delText>
        </w:r>
      </w:del>
      <w:ins w:id="493" w:author="Willems, P.H. (Peter)" w:date="2019-03-26T09:16:00Z">
        <w:r w:rsidR="00C44491">
          <w:rPr>
            <w:rFonts w:ascii="Corbel" w:hAnsi="Corbel"/>
            <w:sz w:val="22"/>
            <w:szCs w:val="22"/>
          </w:rPr>
          <w:t>3</w:t>
        </w:r>
      </w:ins>
      <w:r w:rsidRPr="00E67FAE">
        <w:rPr>
          <w:rFonts w:ascii="Corbel" w:hAnsi="Corbel"/>
          <w:sz w:val="22"/>
          <w:szCs w:val="22"/>
        </w:rPr>
        <w:t>.8</w:t>
      </w:r>
      <w:r w:rsidRPr="00E67FAE">
        <w:rPr>
          <w:rFonts w:ascii="Corbel" w:hAnsi="Corbel"/>
          <w:sz w:val="22"/>
          <w:szCs w:val="22"/>
        </w:rPr>
        <w:tab/>
      </w:r>
      <w:r w:rsidR="007F6E7D" w:rsidRPr="00E67FAE">
        <w:rPr>
          <w:rFonts w:ascii="Corbel" w:hAnsi="Corbel"/>
          <w:sz w:val="22"/>
          <w:szCs w:val="22"/>
        </w:rPr>
        <w:t>Metaraamwerk</w:t>
      </w:r>
      <w:bookmarkEnd w:id="491"/>
    </w:p>
    <w:p w14:paraId="767CDDED" w14:textId="77777777" w:rsidR="00D5734B" w:rsidRPr="00E67FAE" w:rsidRDefault="00A36CDB" w:rsidP="00CE3592">
      <w:pPr>
        <w:pStyle w:val="Tekstzonderopmaak"/>
        <w:widowControl w:val="0"/>
        <w:rPr>
          <w:rFonts w:ascii="Corbel" w:hAnsi="Corbel" w:cs="Times New Roman"/>
          <w:sz w:val="22"/>
          <w:szCs w:val="22"/>
        </w:rPr>
      </w:pPr>
      <w:r w:rsidRPr="00E67FAE">
        <w:rPr>
          <w:rFonts w:ascii="Corbel" w:hAnsi="Corbel" w:cs="Times New Roman"/>
          <w:sz w:val="22"/>
          <w:szCs w:val="22"/>
        </w:rPr>
        <w:t xml:space="preserve">TC013. </w:t>
      </w:r>
      <w:r w:rsidR="00CE3592" w:rsidRPr="00E67FAE">
        <w:rPr>
          <w:rFonts w:ascii="Corbel" w:hAnsi="Corbel" w:cs="Times New Roman"/>
          <w:sz w:val="22"/>
          <w:szCs w:val="22"/>
        </w:rPr>
        <w:t>De wijze waarop VISI-communicatie voor een project wordt gestart en beheerd bleek niet duidelijk omschreven en wordt in de praktijk vaak via informele kanalen (telefoon, e-mail) aangestuurd. De TC heeft daarvoor de oplossing bedacht om de VISI systematiek zelf te gebruiken voor het managen van VISI-communicatie binnen een project. Het gaat dan om communicatie over de wijze van communiceren, oftewel metacommunicatie en in de VISI context is daar een raamwerk voor nodig of eigenlijk een ‘metaraamwerk’.</w:t>
      </w:r>
      <w:r w:rsidR="00D5734B" w:rsidRPr="00E67FAE">
        <w:rPr>
          <w:rFonts w:ascii="Corbel" w:hAnsi="Corbel" w:cs="Times New Roman"/>
          <w:sz w:val="22"/>
          <w:szCs w:val="22"/>
        </w:rPr>
        <w:t xml:space="preserve"> Dit is een procedure met transacties voor het verspreiden van een nieuwe versie van een raamwerk en/of  een projectspecifiek bericht.</w:t>
      </w:r>
    </w:p>
    <w:p w14:paraId="767CDDEE" w14:textId="77777777" w:rsidR="007F6E7D" w:rsidRPr="00E67FAE" w:rsidRDefault="00CE3592" w:rsidP="007F6E7D">
      <w:pPr>
        <w:pStyle w:val="Tekstzonderopmaak"/>
        <w:widowControl w:val="0"/>
        <w:rPr>
          <w:rFonts w:ascii="Corbel" w:hAnsi="Corbel" w:cs="Times New Roman"/>
          <w:sz w:val="22"/>
          <w:szCs w:val="22"/>
        </w:rPr>
      </w:pPr>
      <w:r w:rsidRPr="00E67FAE">
        <w:rPr>
          <w:rFonts w:ascii="Corbel" w:hAnsi="Corbel" w:cs="Times New Roman"/>
          <w:sz w:val="22"/>
          <w:szCs w:val="22"/>
        </w:rPr>
        <w:t xml:space="preserve">Bij (langlopende) projecten is het wenselijk om gedurende het project het raamwerk aan te kunnen passen. </w:t>
      </w:r>
      <w:r w:rsidR="00B40593" w:rsidRPr="00E67FAE">
        <w:rPr>
          <w:rFonts w:ascii="Corbel" w:hAnsi="Corbel" w:cs="Times New Roman"/>
          <w:sz w:val="22"/>
          <w:szCs w:val="22"/>
        </w:rPr>
        <w:t>Voorheen ko</w:t>
      </w:r>
      <w:r w:rsidRPr="00E67FAE">
        <w:rPr>
          <w:rFonts w:ascii="Corbel" w:hAnsi="Corbel" w:cs="Times New Roman"/>
          <w:sz w:val="22"/>
          <w:szCs w:val="22"/>
        </w:rPr>
        <w:t xml:space="preserve">n het raamwerk van een project alleen gewijzigd worden indien er geen </w:t>
      </w:r>
      <w:r w:rsidRPr="00E67FAE">
        <w:rPr>
          <w:rFonts w:ascii="Corbel" w:hAnsi="Corbel" w:cs="Times New Roman"/>
          <w:sz w:val="22"/>
          <w:szCs w:val="22"/>
        </w:rPr>
        <w:lastRenderedPageBreak/>
        <w:t xml:space="preserve">openstaande transacties zijn. Dit is een zware eis die in veel praktijksituaties niet haalbaar zal zijn. Een </w:t>
      </w:r>
      <w:r w:rsidR="00B40593" w:rsidRPr="00E67FAE">
        <w:rPr>
          <w:rFonts w:ascii="Corbel" w:hAnsi="Corbel" w:cs="Times New Roman"/>
          <w:sz w:val="22"/>
          <w:szCs w:val="22"/>
        </w:rPr>
        <w:t>project</w:t>
      </w:r>
      <w:r w:rsidRPr="00E67FAE">
        <w:rPr>
          <w:rFonts w:ascii="Corbel" w:hAnsi="Corbel" w:cs="Times New Roman"/>
          <w:sz w:val="22"/>
          <w:szCs w:val="22"/>
        </w:rPr>
        <w:t xml:space="preserve">raamwerk moet daarom ook gewijzigd kunnen worden indien er nog wel openstaande transacties zijn. </w:t>
      </w:r>
      <w:r w:rsidR="00A4081C" w:rsidRPr="00E67FAE">
        <w:rPr>
          <w:rFonts w:ascii="Corbel" w:hAnsi="Corbel" w:cs="Times New Roman"/>
          <w:sz w:val="22"/>
          <w:szCs w:val="22"/>
        </w:rPr>
        <w:t>Het metaraakwerk is beschreven in bijlage 6.</w:t>
      </w:r>
    </w:p>
    <w:p w14:paraId="767CDDEF" w14:textId="204BD0E7" w:rsidR="007F6E7D" w:rsidRPr="00E67FAE" w:rsidRDefault="009E3FED" w:rsidP="009B486F">
      <w:pPr>
        <w:pStyle w:val="Kop3"/>
        <w:numPr>
          <w:ilvl w:val="0"/>
          <w:numId w:val="0"/>
        </w:numPr>
        <w:rPr>
          <w:rFonts w:ascii="Corbel" w:hAnsi="Corbel"/>
          <w:sz w:val="22"/>
          <w:szCs w:val="22"/>
        </w:rPr>
      </w:pPr>
      <w:bookmarkStart w:id="494" w:name="_Toc4484452"/>
      <w:r w:rsidRPr="00E67FAE">
        <w:rPr>
          <w:rFonts w:ascii="Corbel" w:hAnsi="Corbel"/>
          <w:sz w:val="22"/>
          <w:szCs w:val="22"/>
        </w:rPr>
        <w:t>1.</w:t>
      </w:r>
      <w:del w:id="495" w:author="Willems, P.H. (Peter)" w:date="2019-03-26T09:16:00Z">
        <w:r w:rsidR="00370F9D" w:rsidRPr="00E67FAE" w:rsidDel="00C44491">
          <w:rPr>
            <w:rFonts w:ascii="Corbel" w:hAnsi="Corbel"/>
            <w:sz w:val="22"/>
            <w:szCs w:val="22"/>
          </w:rPr>
          <w:delText>2</w:delText>
        </w:r>
      </w:del>
      <w:ins w:id="496" w:author="Willems, P.H. (Peter)" w:date="2019-03-26T09:16:00Z">
        <w:r w:rsidR="00C44491">
          <w:rPr>
            <w:rFonts w:ascii="Corbel" w:hAnsi="Corbel"/>
            <w:sz w:val="22"/>
            <w:szCs w:val="22"/>
          </w:rPr>
          <w:t>3</w:t>
        </w:r>
      </w:ins>
      <w:r w:rsidRPr="00E67FAE">
        <w:rPr>
          <w:rFonts w:ascii="Corbel" w:hAnsi="Corbel"/>
          <w:sz w:val="22"/>
          <w:szCs w:val="22"/>
        </w:rPr>
        <w:t>.9</w:t>
      </w:r>
      <w:r w:rsidRPr="00E67FAE">
        <w:rPr>
          <w:rFonts w:ascii="Corbel" w:hAnsi="Corbel"/>
          <w:sz w:val="22"/>
          <w:szCs w:val="22"/>
        </w:rPr>
        <w:tab/>
      </w:r>
      <w:r w:rsidR="007F6E7D" w:rsidRPr="00E67FAE">
        <w:rPr>
          <w:rFonts w:ascii="Corbel" w:hAnsi="Corbel"/>
          <w:sz w:val="22"/>
          <w:szCs w:val="22"/>
        </w:rPr>
        <w:t>Oneindige loops/successor</w:t>
      </w:r>
      <w:bookmarkEnd w:id="494"/>
      <w:r w:rsidR="007F6E7D" w:rsidRPr="00E67FAE">
        <w:rPr>
          <w:rFonts w:ascii="Corbel" w:hAnsi="Corbel"/>
          <w:sz w:val="22"/>
          <w:szCs w:val="22"/>
        </w:rPr>
        <w:t xml:space="preserve"> </w:t>
      </w:r>
    </w:p>
    <w:p w14:paraId="767CDDF0" w14:textId="77777777" w:rsidR="00CE3592" w:rsidRPr="00E67FAE" w:rsidRDefault="00A36CDB" w:rsidP="00CE3592">
      <w:pPr>
        <w:pStyle w:val="Tekstzonderopmaak"/>
        <w:widowControl w:val="0"/>
        <w:rPr>
          <w:rFonts w:ascii="Corbel" w:hAnsi="Corbel" w:cs="Times New Roman"/>
          <w:sz w:val="22"/>
          <w:szCs w:val="22"/>
        </w:rPr>
      </w:pPr>
      <w:r w:rsidRPr="00E67FAE">
        <w:rPr>
          <w:rFonts w:ascii="Corbel" w:hAnsi="Corbel" w:cs="Times New Roman"/>
          <w:sz w:val="22"/>
          <w:szCs w:val="22"/>
        </w:rPr>
        <w:t xml:space="preserve">TC015. </w:t>
      </w:r>
      <w:r w:rsidR="00CE3592" w:rsidRPr="00E67FAE">
        <w:rPr>
          <w:rFonts w:ascii="Corbel" w:hAnsi="Corbel" w:cs="Times New Roman"/>
          <w:sz w:val="22"/>
          <w:szCs w:val="22"/>
        </w:rPr>
        <w:t xml:space="preserve">Dit betreft een werkwijze waarbij een gebruiker die een bepaalde rol in het VISI-raamwerk vervult, (door middel van een PersonInRole element (PIR)) wordt opgevolgd door een andere gebruiker. Hiervoor dient het link-attribuut ‘successor’ (in Systematiek Deel 1). </w:t>
      </w:r>
      <w:r w:rsidR="00A4081C" w:rsidRPr="00E67FAE">
        <w:rPr>
          <w:rFonts w:ascii="Corbel" w:hAnsi="Corbel" w:cs="Times New Roman"/>
          <w:sz w:val="22"/>
          <w:szCs w:val="22"/>
        </w:rPr>
        <w:t xml:space="preserve">Zie ook bijlage 7. </w:t>
      </w:r>
      <w:r w:rsidR="00CE3592" w:rsidRPr="00E67FAE">
        <w:rPr>
          <w:rFonts w:ascii="Corbel" w:hAnsi="Corbel" w:cs="Times New Roman"/>
          <w:sz w:val="22"/>
          <w:szCs w:val="22"/>
        </w:rPr>
        <w:t>Het is denkbaar dat in deze datastructuur op een bepaald moment een lus zou kunnen ontstaan doordat een gebruiker al eens eerder dezelfde rol heeft vervuld. Dat wordt ondervangen door het metaraamwerk bij sy</w:t>
      </w:r>
      <w:r w:rsidR="007C672F" w:rsidRPr="00E67FAE">
        <w:rPr>
          <w:rFonts w:ascii="Corbel" w:hAnsi="Corbel" w:cs="Times New Roman"/>
          <w:sz w:val="22"/>
          <w:szCs w:val="22"/>
        </w:rPr>
        <w:t>stematiek versie 1.3. Bijlage 7</w:t>
      </w:r>
      <w:r w:rsidR="00CE3592" w:rsidRPr="00E67FAE">
        <w:rPr>
          <w:rFonts w:ascii="Corbel" w:hAnsi="Corbel" w:cs="Times New Roman"/>
          <w:sz w:val="22"/>
          <w:szCs w:val="22"/>
        </w:rPr>
        <w:t xml:space="preserve"> is dus in feite meer gericht op de raamwerkbouwer, dan op de implementator van VISI.</w:t>
      </w:r>
    </w:p>
    <w:p w14:paraId="767CDDF1" w14:textId="77777777" w:rsidR="007F6E7D" w:rsidRPr="00E67FAE" w:rsidRDefault="00CE3592" w:rsidP="007F6E7D">
      <w:pPr>
        <w:pStyle w:val="Tekstzonderopmaak"/>
        <w:widowControl w:val="0"/>
        <w:rPr>
          <w:rFonts w:ascii="Corbel" w:hAnsi="Corbel" w:cs="Times New Roman"/>
          <w:sz w:val="22"/>
          <w:szCs w:val="22"/>
        </w:rPr>
      </w:pPr>
      <w:r w:rsidRPr="00E67FAE">
        <w:rPr>
          <w:rFonts w:ascii="Corbel" w:hAnsi="Corbel" w:cs="Times New Roman"/>
          <w:sz w:val="22"/>
          <w:szCs w:val="22"/>
        </w:rPr>
        <w:t>N.B. In systematiek versie 1.2 kan dit probleem worden ondervangen door de PIR niet te “recyclen” maar een nieuwe PIR aan te maken. Dit geschiedt door het opstellen van het een Project Specifiek Bericht (PSB).</w:t>
      </w:r>
    </w:p>
    <w:p w14:paraId="767CDDF2" w14:textId="57D7A8C3" w:rsidR="007F6E7D" w:rsidRPr="00E67FAE" w:rsidRDefault="009E3FED" w:rsidP="00CF5F5E">
      <w:pPr>
        <w:pStyle w:val="Kop3"/>
        <w:numPr>
          <w:ilvl w:val="0"/>
          <w:numId w:val="0"/>
        </w:numPr>
        <w:rPr>
          <w:rFonts w:ascii="Corbel" w:hAnsi="Corbel"/>
          <w:sz w:val="22"/>
          <w:szCs w:val="22"/>
        </w:rPr>
      </w:pPr>
      <w:bookmarkStart w:id="497" w:name="_Toc4484453"/>
      <w:r w:rsidRPr="00E67FAE">
        <w:rPr>
          <w:rFonts w:ascii="Corbel" w:hAnsi="Corbel"/>
          <w:sz w:val="22"/>
          <w:szCs w:val="22"/>
        </w:rPr>
        <w:t>1.</w:t>
      </w:r>
      <w:del w:id="498" w:author="Willems, P.H. (Peter)" w:date="2019-03-26T09:16:00Z">
        <w:r w:rsidR="00370F9D" w:rsidRPr="00E67FAE" w:rsidDel="00C44491">
          <w:rPr>
            <w:rFonts w:ascii="Corbel" w:hAnsi="Corbel"/>
            <w:sz w:val="22"/>
            <w:szCs w:val="22"/>
          </w:rPr>
          <w:delText>2</w:delText>
        </w:r>
      </w:del>
      <w:ins w:id="499" w:author="Willems, P.H. (Peter)" w:date="2019-03-26T09:16:00Z">
        <w:r w:rsidR="00C44491">
          <w:rPr>
            <w:rFonts w:ascii="Corbel" w:hAnsi="Corbel"/>
            <w:sz w:val="22"/>
            <w:szCs w:val="22"/>
          </w:rPr>
          <w:t>3</w:t>
        </w:r>
      </w:ins>
      <w:r w:rsidRPr="00E67FAE">
        <w:rPr>
          <w:rFonts w:ascii="Corbel" w:hAnsi="Corbel"/>
          <w:sz w:val="22"/>
          <w:szCs w:val="22"/>
        </w:rPr>
        <w:t>.10</w:t>
      </w:r>
      <w:r w:rsidRPr="00E67FAE">
        <w:rPr>
          <w:rFonts w:ascii="Corbel" w:hAnsi="Corbel"/>
          <w:sz w:val="22"/>
          <w:szCs w:val="22"/>
        </w:rPr>
        <w:tab/>
      </w:r>
      <w:r w:rsidR="007F6E7D" w:rsidRPr="00E67FAE">
        <w:rPr>
          <w:rFonts w:ascii="Corbel" w:hAnsi="Corbel"/>
          <w:sz w:val="22"/>
          <w:szCs w:val="22"/>
        </w:rPr>
        <w:t>Aanvullende functionele eisen</w:t>
      </w:r>
      <w:bookmarkEnd w:id="497"/>
      <w:r w:rsidR="007F6E7D" w:rsidRPr="00E67FAE">
        <w:rPr>
          <w:rFonts w:ascii="Corbel" w:hAnsi="Corbel"/>
          <w:sz w:val="22"/>
          <w:szCs w:val="22"/>
        </w:rPr>
        <w:t xml:space="preserve"> </w:t>
      </w:r>
    </w:p>
    <w:p w14:paraId="767CDDF3" w14:textId="77777777" w:rsidR="00A1282F" w:rsidRPr="00E67FAE" w:rsidRDefault="00A36CDB" w:rsidP="00A1282F">
      <w:pPr>
        <w:pStyle w:val="Tekstzonderopmaak"/>
        <w:widowControl w:val="0"/>
        <w:rPr>
          <w:rFonts w:ascii="Corbel" w:hAnsi="Corbel" w:cs="Times New Roman"/>
          <w:sz w:val="22"/>
          <w:szCs w:val="22"/>
        </w:rPr>
      </w:pPr>
      <w:r w:rsidRPr="00E67FAE">
        <w:rPr>
          <w:rFonts w:ascii="Corbel" w:hAnsi="Corbel" w:cs="Times New Roman"/>
          <w:sz w:val="22"/>
          <w:szCs w:val="22"/>
        </w:rPr>
        <w:t xml:space="preserve">TC016. </w:t>
      </w:r>
      <w:r w:rsidR="00A1282F" w:rsidRPr="00E67FAE">
        <w:rPr>
          <w:rFonts w:ascii="Corbel" w:hAnsi="Corbel" w:cs="Times New Roman"/>
          <w:sz w:val="22"/>
          <w:szCs w:val="22"/>
        </w:rPr>
        <w:t>Naar aanleiding van gebruikerswensen is een aantal functies en eisen beschreven die gebruikers van producten met het VISI-keurmerk minimaal van het desbetreffende product mogen verwachten. Dit komt voort uit:</w:t>
      </w:r>
    </w:p>
    <w:p w14:paraId="767CDDF4" w14:textId="77777777" w:rsidR="00A1282F" w:rsidRPr="00E67FAE" w:rsidRDefault="00A1282F" w:rsidP="00A1282F">
      <w:pPr>
        <w:pStyle w:val="Tekstzonderopmaak"/>
        <w:widowControl w:val="0"/>
        <w:numPr>
          <w:ilvl w:val="0"/>
          <w:numId w:val="4"/>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de verplichting van gebruikers om de authenticiteit van uitgewisselde VISI-berichten en bijbehorende bestanden te borgen;</w:t>
      </w:r>
    </w:p>
    <w:p w14:paraId="767CDDF5" w14:textId="77777777" w:rsidR="00A1282F" w:rsidRPr="00E67FAE" w:rsidRDefault="00A1282F" w:rsidP="00A1282F">
      <w:pPr>
        <w:pStyle w:val="Tekstzonderopmaak"/>
        <w:widowControl w:val="0"/>
        <w:numPr>
          <w:ilvl w:val="0"/>
          <w:numId w:val="4"/>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de wens om de communicatiestructuur die in een VISI-raamwerk is vastgelegd, op een herken</w:t>
      </w:r>
      <w:r w:rsidRPr="00E67FAE">
        <w:rPr>
          <w:rFonts w:ascii="Corbel" w:hAnsi="Corbel" w:cs="Times New Roman"/>
          <w:sz w:val="22"/>
          <w:szCs w:val="22"/>
        </w:rPr>
        <w:softHyphen/>
        <w:t>bare wijze te presenteren;</w:t>
      </w:r>
    </w:p>
    <w:p w14:paraId="767CDDF6" w14:textId="77777777" w:rsidR="00A1282F" w:rsidRPr="00E67FAE" w:rsidRDefault="00A1282F" w:rsidP="00A1282F">
      <w:pPr>
        <w:pStyle w:val="Tekstzonderopmaak"/>
        <w:widowControl w:val="0"/>
        <w:numPr>
          <w:ilvl w:val="0"/>
          <w:numId w:val="4"/>
        </w:numPr>
        <w:tabs>
          <w:tab w:val="clear" w:pos="720"/>
          <w:tab w:val="num" w:pos="426"/>
        </w:tabs>
        <w:ind w:left="426" w:hanging="426"/>
        <w:rPr>
          <w:rFonts w:ascii="Corbel" w:hAnsi="Corbel" w:cs="Times New Roman"/>
          <w:sz w:val="22"/>
          <w:szCs w:val="22"/>
        </w:rPr>
      </w:pPr>
      <w:r w:rsidRPr="00E67FAE">
        <w:rPr>
          <w:rFonts w:ascii="Corbel" w:hAnsi="Corbel" w:cs="Times New Roman"/>
          <w:sz w:val="22"/>
          <w:szCs w:val="22"/>
        </w:rPr>
        <w:t xml:space="preserve">de wens om gevoerde VISI-communicatie achteraf te kunnen reproduceren. </w:t>
      </w:r>
    </w:p>
    <w:p w14:paraId="767CDDF7" w14:textId="77777777" w:rsidR="00A1282F" w:rsidRPr="00E67FAE" w:rsidRDefault="00C95716" w:rsidP="00A1282F">
      <w:pPr>
        <w:pStyle w:val="Tekstzonderopmaak"/>
        <w:widowControl w:val="0"/>
        <w:rPr>
          <w:rFonts w:ascii="Corbel" w:hAnsi="Corbel" w:cs="Times New Roman"/>
          <w:sz w:val="22"/>
          <w:szCs w:val="22"/>
        </w:rPr>
      </w:pPr>
      <w:r w:rsidRPr="00E67FAE">
        <w:rPr>
          <w:rFonts w:ascii="Corbel" w:hAnsi="Corbel" w:cs="Times New Roman"/>
          <w:sz w:val="22"/>
          <w:szCs w:val="22"/>
        </w:rPr>
        <w:t>Deze aanvullende eisen</w:t>
      </w:r>
      <w:r w:rsidR="00A1282F" w:rsidRPr="00E67FAE">
        <w:rPr>
          <w:rFonts w:ascii="Corbel" w:hAnsi="Corbel" w:cs="Times New Roman"/>
          <w:sz w:val="22"/>
          <w:szCs w:val="22"/>
        </w:rPr>
        <w:t xml:space="preserve"> gelden uitsluitend als het VISI-product een user-interface voor de eindgebruiker bevat. De aanvullende eisen hebben eveneens betrekking op het verkrijgen van het VISI-keurmerk. Deze eisen zijn uitgewerkt in bijlage </w:t>
      </w:r>
      <w:r w:rsidR="007C672F" w:rsidRPr="00E67FAE">
        <w:rPr>
          <w:rFonts w:ascii="Corbel" w:hAnsi="Corbel" w:cs="Times New Roman"/>
          <w:sz w:val="22"/>
          <w:szCs w:val="22"/>
        </w:rPr>
        <w:t>10</w:t>
      </w:r>
      <w:r w:rsidR="00A1282F" w:rsidRPr="00E67FAE">
        <w:rPr>
          <w:rFonts w:ascii="Corbel" w:hAnsi="Corbel" w:cs="Times New Roman"/>
          <w:sz w:val="22"/>
          <w:szCs w:val="22"/>
        </w:rPr>
        <w:t>.</w:t>
      </w:r>
    </w:p>
    <w:p w14:paraId="767CDDF8" w14:textId="23E3AB5A" w:rsidR="007F6E7D" w:rsidRPr="00E67FAE" w:rsidRDefault="009E3FED" w:rsidP="00CF5F5E">
      <w:pPr>
        <w:pStyle w:val="Kop3"/>
        <w:numPr>
          <w:ilvl w:val="0"/>
          <w:numId w:val="0"/>
        </w:numPr>
        <w:rPr>
          <w:rFonts w:ascii="Corbel" w:hAnsi="Corbel"/>
          <w:sz w:val="22"/>
          <w:szCs w:val="22"/>
        </w:rPr>
      </w:pPr>
      <w:bookmarkStart w:id="500" w:name="_Toc4484454"/>
      <w:r w:rsidRPr="00E67FAE">
        <w:rPr>
          <w:rFonts w:ascii="Corbel" w:hAnsi="Corbel"/>
          <w:sz w:val="22"/>
          <w:szCs w:val="22"/>
        </w:rPr>
        <w:t>1.</w:t>
      </w:r>
      <w:del w:id="501" w:author="Willems, P.H. (Peter)" w:date="2019-03-26T09:16:00Z">
        <w:r w:rsidR="00370F9D" w:rsidRPr="00E67FAE" w:rsidDel="00C44491">
          <w:rPr>
            <w:rFonts w:ascii="Corbel" w:hAnsi="Corbel"/>
            <w:sz w:val="22"/>
            <w:szCs w:val="22"/>
          </w:rPr>
          <w:delText>2</w:delText>
        </w:r>
      </w:del>
      <w:ins w:id="502" w:author="Willems, P.H. (Peter)" w:date="2019-03-26T09:16:00Z">
        <w:r w:rsidR="00C44491">
          <w:rPr>
            <w:rFonts w:ascii="Corbel" w:hAnsi="Corbel"/>
            <w:sz w:val="22"/>
            <w:szCs w:val="22"/>
          </w:rPr>
          <w:t>3</w:t>
        </w:r>
      </w:ins>
      <w:r w:rsidRPr="00E67FAE">
        <w:rPr>
          <w:rFonts w:ascii="Corbel" w:hAnsi="Corbel"/>
          <w:sz w:val="22"/>
          <w:szCs w:val="22"/>
        </w:rPr>
        <w:t>.11</w:t>
      </w:r>
      <w:r w:rsidRPr="00E67FAE">
        <w:rPr>
          <w:rFonts w:ascii="Corbel" w:hAnsi="Corbel"/>
          <w:sz w:val="22"/>
          <w:szCs w:val="22"/>
        </w:rPr>
        <w:tab/>
      </w:r>
      <w:r w:rsidR="009A55FA" w:rsidRPr="00E67FAE">
        <w:rPr>
          <w:rFonts w:ascii="Corbel" w:hAnsi="Corbel"/>
          <w:sz w:val="22"/>
          <w:szCs w:val="22"/>
        </w:rPr>
        <w:t xml:space="preserve">Richtlijn </w:t>
      </w:r>
      <w:r w:rsidR="007F6E7D" w:rsidRPr="00E67FAE">
        <w:rPr>
          <w:rFonts w:ascii="Corbel" w:hAnsi="Corbel"/>
          <w:sz w:val="22"/>
          <w:szCs w:val="22"/>
        </w:rPr>
        <w:t>Element Conditions</w:t>
      </w:r>
      <w:bookmarkEnd w:id="500"/>
    </w:p>
    <w:p w14:paraId="767CDDF9" w14:textId="77777777" w:rsidR="00424FF1" w:rsidRPr="00E67FAE" w:rsidRDefault="00A36CDB" w:rsidP="00424FF1">
      <w:pPr>
        <w:pStyle w:val="Tekstzonderopmaak"/>
        <w:widowControl w:val="0"/>
        <w:rPr>
          <w:rFonts w:ascii="Corbel" w:hAnsi="Corbel" w:cs="Times New Roman"/>
          <w:sz w:val="22"/>
          <w:szCs w:val="22"/>
        </w:rPr>
      </w:pPr>
      <w:r w:rsidRPr="00E67FAE">
        <w:rPr>
          <w:rFonts w:ascii="Corbel" w:hAnsi="Corbel" w:cs="Times New Roman"/>
          <w:sz w:val="22"/>
          <w:szCs w:val="22"/>
        </w:rPr>
        <w:t xml:space="preserve">TC017. </w:t>
      </w:r>
      <w:r w:rsidR="00A1282F" w:rsidRPr="00E67FAE">
        <w:rPr>
          <w:rFonts w:ascii="Corbel" w:hAnsi="Corbel" w:cs="Times New Roman"/>
          <w:sz w:val="22"/>
          <w:szCs w:val="22"/>
        </w:rPr>
        <w:t>Element conditions kunnen worden toegepast op verschillende niveaus. Een conditie op een bepaald niveau kan invloed hebben op het gedrag van Simple Elements op andere niveaus. In de richtlijn wordt aangegeven hoe hier mee om moet worden gegaan.</w:t>
      </w:r>
      <w:r w:rsidR="009A55FA" w:rsidRPr="00E67FAE">
        <w:rPr>
          <w:rFonts w:ascii="Corbel" w:hAnsi="Corbel" w:cs="Times New Roman"/>
          <w:sz w:val="22"/>
          <w:szCs w:val="22"/>
        </w:rPr>
        <w:t xml:space="preserve"> Zie bijlage 1</w:t>
      </w:r>
      <w:r w:rsidR="007C672F" w:rsidRPr="00E67FAE">
        <w:rPr>
          <w:rFonts w:ascii="Corbel" w:hAnsi="Corbel" w:cs="Times New Roman"/>
          <w:sz w:val="22"/>
          <w:szCs w:val="22"/>
        </w:rPr>
        <w:t>2</w:t>
      </w:r>
      <w:r w:rsidR="009A55FA" w:rsidRPr="00E67FAE">
        <w:rPr>
          <w:rFonts w:ascii="Corbel" w:hAnsi="Corbel" w:cs="Times New Roman"/>
          <w:sz w:val="22"/>
          <w:szCs w:val="22"/>
        </w:rPr>
        <w:t>.</w:t>
      </w:r>
    </w:p>
    <w:p w14:paraId="767CDDFA" w14:textId="65434C3E" w:rsidR="007F6E7D" w:rsidRPr="00E67FAE" w:rsidRDefault="009E3FED" w:rsidP="00CF5F5E">
      <w:pPr>
        <w:pStyle w:val="Kop3"/>
        <w:numPr>
          <w:ilvl w:val="0"/>
          <w:numId w:val="0"/>
        </w:numPr>
        <w:rPr>
          <w:rFonts w:ascii="Corbel" w:hAnsi="Corbel"/>
          <w:sz w:val="22"/>
          <w:szCs w:val="22"/>
        </w:rPr>
      </w:pPr>
      <w:bookmarkStart w:id="503" w:name="_Toc4484455"/>
      <w:r w:rsidRPr="00E67FAE">
        <w:rPr>
          <w:rFonts w:ascii="Corbel" w:hAnsi="Corbel"/>
          <w:sz w:val="22"/>
          <w:szCs w:val="22"/>
        </w:rPr>
        <w:t>1.</w:t>
      </w:r>
      <w:del w:id="504" w:author="Willems, P.H. (Peter)" w:date="2019-03-26T09:16:00Z">
        <w:r w:rsidR="00370F9D" w:rsidRPr="00E67FAE" w:rsidDel="00C44491">
          <w:rPr>
            <w:rFonts w:ascii="Corbel" w:hAnsi="Corbel"/>
            <w:sz w:val="22"/>
            <w:szCs w:val="22"/>
          </w:rPr>
          <w:delText>2</w:delText>
        </w:r>
      </w:del>
      <w:ins w:id="505" w:author="Willems, P.H. (Peter)" w:date="2019-03-26T09:16:00Z">
        <w:r w:rsidR="00C44491">
          <w:rPr>
            <w:rFonts w:ascii="Corbel" w:hAnsi="Corbel"/>
            <w:sz w:val="22"/>
            <w:szCs w:val="22"/>
          </w:rPr>
          <w:t>3</w:t>
        </w:r>
      </w:ins>
      <w:r w:rsidRPr="00E67FAE">
        <w:rPr>
          <w:rFonts w:ascii="Corbel" w:hAnsi="Corbel"/>
          <w:sz w:val="22"/>
          <w:szCs w:val="22"/>
        </w:rPr>
        <w:t>.12</w:t>
      </w:r>
      <w:r w:rsidRPr="00E67FAE">
        <w:rPr>
          <w:rFonts w:ascii="Corbel" w:hAnsi="Corbel"/>
          <w:sz w:val="22"/>
          <w:szCs w:val="22"/>
        </w:rPr>
        <w:tab/>
      </w:r>
      <w:r w:rsidR="007F6E7D" w:rsidRPr="00E67FAE">
        <w:rPr>
          <w:rFonts w:ascii="Corbel" w:hAnsi="Corbel"/>
          <w:sz w:val="22"/>
          <w:szCs w:val="22"/>
        </w:rPr>
        <w:t>Dubbele messagetypes</w:t>
      </w:r>
      <w:bookmarkEnd w:id="503"/>
    </w:p>
    <w:p w14:paraId="767CDDFB" w14:textId="77777777" w:rsidR="00E96C7F" w:rsidRPr="00E67FAE" w:rsidRDefault="00A36CDB" w:rsidP="00E96C7F">
      <w:pPr>
        <w:rPr>
          <w:rFonts w:ascii="Corbel" w:hAnsi="Corbel"/>
          <w:sz w:val="22"/>
          <w:szCs w:val="22"/>
        </w:rPr>
      </w:pPr>
      <w:r w:rsidRPr="00E67FAE">
        <w:rPr>
          <w:rFonts w:ascii="Corbel" w:hAnsi="Corbel"/>
          <w:sz w:val="22"/>
          <w:szCs w:val="22"/>
        </w:rPr>
        <w:t xml:space="preserve">TC022. </w:t>
      </w:r>
      <w:r w:rsidR="00E96C7F" w:rsidRPr="00E67FAE">
        <w:rPr>
          <w:rFonts w:ascii="Corbel" w:hAnsi="Corbel"/>
          <w:sz w:val="22"/>
          <w:szCs w:val="22"/>
        </w:rPr>
        <w:t>Dit betreft een aanpassing in Systematiek Deel 2</w:t>
      </w:r>
      <w:r w:rsidR="0063697D" w:rsidRPr="00E67FAE">
        <w:rPr>
          <w:rFonts w:ascii="Corbel" w:hAnsi="Corbel"/>
          <w:sz w:val="22"/>
          <w:szCs w:val="22"/>
        </w:rPr>
        <w:t xml:space="preserve"> (bijlage 3)</w:t>
      </w:r>
      <w:r w:rsidR="00E96C7F" w:rsidRPr="00E67FAE">
        <w:rPr>
          <w:rFonts w:ascii="Corbel" w:hAnsi="Corbel"/>
          <w:sz w:val="22"/>
          <w:szCs w:val="22"/>
        </w:rPr>
        <w:t xml:space="preserve">, te weten de uitbreiding van de ‘Referenties’ van de entiteit ‘MessageInTransactionType’ met de eigenschap ‘firstMessage’. Daarmee kan expliciet worden aangegeven of een MessageInTransactionType een bericht betreft waarmee een nieuwe transactie kan worden gestart. </w:t>
      </w:r>
    </w:p>
    <w:p w14:paraId="767CDDFC" w14:textId="77777777" w:rsidR="00E96C7F" w:rsidRPr="00E67FAE" w:rsidRDefault="00E96C7F" w:rsidP="00E96C7F">
      <w:pPr>
        <w:rPr>
          <w:rFonts w:ascii="Corbel" w:hAnsi="Corbel"/>
          <w:sz w:val="22"/>
          <w:szCs w:val="22"/>
        </w:rPr>
      </w:pPr>
      <w:r w:rsidRPr="00E67FAE">
        <w:rPr>
          <w:rFonts w:ascii="Corbel" w:hAnsi="Corbel"/>
          <w:sz w:val="22"/>
          <w:szCs w:val="22"/>
        </w:rPr>
        <w:t>Deze nieuwe eigenschap is een optionele Boolean (‘True’, of ‘False’). Indien deze Boolean afwezig is, geldt de standaard waarde ‘False’, en kan met de MessageInTransactionType geen nieuwe transactie worden gestart. Wanneer deze Boolean aanwezig is en de waarde ‘True’ heeft, kan er met de MessageInTransactionType een nieuwe transactie worden gestart.</w:t>
      </w:r>
    </w:p>
    <w:p w14:paraId="767CDDFD" w14:textId="77777777" w:rsidR="007F6E7D" w:rsidRPr="00E67FAE" w:rsidRDefault="00E96C7F" w:rsidP="007F6E7D">
      <w:pPr>
        <w:rPr>
          <w:rFonts w:ascii="Corbel" w:hAnsi="Corbel"/>
          <w:sz w:val="22"/>
          <w:szCs w:val="22"/>
        </w:rPr>
      </w:pPr>
      <w:r w:rsidRPr="00E67FAE">
        <w:rPr>
          <w:rFonts w:ascii="Corbel" w:hAnsi="Corbel"/>
          <w:sz w:val="22"/>
          <w:szCs w:val="22"/>
        </w:rPr>
        <w:t>Indien voor een MessageInTransactionType geen “previous” is ingevuld wordt dit automatisch een startbericht , een firstMessage waarde is dan overbodig en dient te worden genegeerd.</w:t>
      </w:r>
    </w:p>
    <w:p w14:paraId="767CDDFE" w14:textId="5E19B3B5" w:rsidR="007F6E7D" w:rsidRPr="00E67FAE" w:rsidRDefault="009E3FED" w:rsidP="00CF5F5E">
      <w:pPr>
        <w:pStyle w:val="Kop3"/>
        <w:numPr>
          <w:ilvl w:val="0"/>
          <w:numId w:val="0"/>
        </w:numPr>
        <w:rPr>
          <w:rFonts w:ascii="Corbel" w:hAnsi="Corbel"/>
          <w:sz w:val="22"/>
          <w:szCs w:val="22"/>
          <w:lang w:val="en-US"/>
        </w:rPr>
      </w:pPr>
      <w:bookmarkStart w:id="506" w:name="_Toc4484456"/>
      <w:r w:rsidRPr="00E67FAE">
        <w:rPr>
          <w:rFonts w:ascii="Corbel" w:hAnsi="Corbel"/>
          <w:sz w:val="22"/>
          <w:szCs w:val="22"/>
          <w:lang w:val="en-US"/>
        </w:rPr>
        <w:t>1.</w:t>
      </w:r>
      <w:del w:id="507" w:author="Willems, P.H. (Peter)" w:date="2019-03-26T09:17:00Z">
        <w:r w:rsidR="00370F9D" w:rsidRPr="00E67FAE" w:rsidDel="00C44491">
          <w:rPr>
            <w:rFonts w:ascii="Corbel" w:hAnsi="Corbel"/>
            <w:sz w:val="22"/>
            <w:szCs w:val="22"/>
            <w:lang w:val="en-US"/>
          </w:rPr>
          <w:delText>2</w:delText>
        </w:r>
      </w:del>
      <w:ins w:id="508" w:author="Willems, P.H. (Peter)" w:date="2019-03-26T09:17:00Z">
        <w:r w:rsidR="00C44491">
          <w:rPr>
            <w:rFonts w:ascii="Corbel" w:hAnsi="Corbel"/>
            <w:sz w:val="22"/>
            <w:szCs w:val="22"/>
            <w:lang w:val="en-US"/>
          </w:rPr>
          <w:t>3</w:t>
        </w:r>
      </w:ins>
      <w:r w:rsidRPr="00E67FAE">
        <w:rPr>
          <w:rFonts w:ascii="Corbel" w:hAnsi="Corbel"/>
          <w:sz w:val="22"/>
          <w:szCs w:val="22"/>
          <w:lang w:val="en-US"/>
        </w:rPr>
        <w:t>.13</w:t>
      </w:r>
      <w:r w:rsidRPr="00E67FAE">
        <w:rPr>
          <w:rFonts w:ascii="Corbel" w:hAnsi="Corbel"/>
          <w:sz w:val="22"/>
          <w:szCs w:val="22"/>
          <w:lang w:val="en-US"/>
        </w:rPr>
        <w:tab/>
      </w:r>
      <w:r w:rsidR="007F6E7D" w:rsidRPr="00E67FAE">
        <w:rPr>
          <w:rFonts w:ascii="Corbel" w:hAnsi="Corbel"/>
          <w:sz w:val="22"/>
          <w:szCs w:val="22"/>
          <w:lang w:val="en-US"/>
        </w:rPr>
        <w:t>Boolean waarden</w:t>
      </w:r>
      <w:bookmarkEnd w:id="506"/>
    </w:p>
    <w:p w14:paraId="767CDDFF" w14:textId="77777777" w:rsidR="00765E9B" w:rsidRPr="00E67FAE" w:rsidRDefault="00A36CDB" w:rsidP="00765E9B">
      <w:pPr>
        <w:pStyle w:val="Tekstzonderopmaak"/>
        <w:widowControl w:val="0"/>
        <w:rPr>
          <w:rFonts w:ascii="Corbel" w:hAnsi="Corbel" w:cs="Times New Roman"/>
          <w:sz w:val="22"/>
          <w:szCs w:val="22"/>
        </w:rPr>
      </w:pPr>
      <w:r w:rsidRPr="00E67FAE">
        <w:rPr>
          <w:rFonts w:ascii="Corbel" w:hAnsi="Corbel" w:cs="Times New Roman"/>
          <w:sz w:val="22"/>
          <w:szCs w:val="22"/>
          <w:lang w:val="en-GB"/>
        </w:rPr>
        <w:t xml:space="preserve">TC024. </w:t>
      </w:r>
      <w:r w:rsidR="00765E9B" w:rsidRPr="00E67FAE">
        <w:rPr>
          <w:rFonts w:ascii="Corbel" w:hAnsi="Corbel" w:cs="Times New Roman"/>
          <w:sz w:val="22"/>
          <w:szCs w:val="22"/>
          <w:lang w:val="en-GB"/>
        </w:rPr>
        <w:t xml:space="preserve">Over logische (Boolean) waarden zegt de XML Schema Part 2, Datatypes Second Edition: </w:t>
      </w:r>
      <w:r w:rsidR="00765E9B" w:rsidRPr="00E67FAE">
        <w:rPr>
          <w:rFonts w:ascii="Corbel" w:hAnsi="Corbel" w:cs="Times New Roman"/>
          <w:i/>
          <w:sz w:val="22"/>
          <w:szCs w:val="22"/>
          <w:lang w:val="en-GB"/>
        </w:rPr>
        <w:t xml:space="preserve">“An instance of a datatype that is defined as ‘Boolean’ can have the following legal literals {true, false, </w:t>
      </w:r>
      <w:r w:rsidR="00765E9B" w:rsidRPr="00E67FAE">
        <w:rPr>
          <w:rFonts w:ascii="Corbel" w:hAnsi="Corbel" w:cs="Times New Roman"/>
          <w:i/>
          <w:sz w:val="22"/>
          <w:szCs w:val="22"/>
          <w:lang w:val="en-GB"/>
        </w:rPr>
        <w:lastRenderedPageBreak/>
        <w:t>1, 0}”</w:t>
      </w:r>
      <w:r w:rsidR="00765E9B" w:rsidRPr="00E67FAE">
        <w:rPr>
          <w:rFonts w:ascii="Corbel" w:hAnsi="Corbel" w:cs="Times New Roman"/>
          <w:sz w:val="22"/>
          <w:szCs w:val="22"/>
          <w:lang w:val="en-GB"/>
        </w:rPr>
        <w:t xml:space="preserve">. </w:t>
      </w:r>
      <w:r w:rsidR="00765E9B" w:rsidRPr="00E67FAE">
        <w:rPr>
          <w:rFonts w:ascii="Corbel" w:hAnsi="Corbel" w:cs="Times New Roman"/>
          <w:sz w:val="22"/>
          <w:szCs w:val="22"/>
        </w:rPr>
        <w:t>Het maakt dus in het algemeen niet uit of de waarde ‘1’ of ‘True’ danwel ‘0’ of ‘False’ wordt gebruikt. Beide moet kunnen, met dien verstande dat ‘1’ = ‘True’, en ‘0’ = ‘False’. Daarnaast wordt hier bepaald dat ‘geen waarde’ gelijk is aan ‘0’, cq. ‘False’; dit omdat binnen de VISI-systematiek ‘geen waarde’ namelijk ook valide is.</w:t>
      </w:r>
    </w:p>
    <w:p w14:paraId="767CDE00" w14:textId="29318711" w:rsidR="00EF0E0B" w:rsidRPr="00E67FAE" w:rsidRDefault="00EF0E0B" w:rsidP="00EF0E0B">
      <w:pPr>
        <w:pStyle w:val="Kop3"/>
        <w:numPr>
          <w:ilvl w:val="0"/>
          <w:numId w:val="0"/>
        </w:numPr>
        <w:rPr>
          <w:rFonts w:ascii="Corbel" w:hAnsi="Corbel"/>
          <w:sz w:val="22"/>
          <w:szCs w:val="22"/>
        </w:rPr>
      </w:pPr>
      <w:bookmarkStart w:id="509" w:name="_Toc4484457"/>
      <w:r w:rsidRPr="00E67FAE">
        <w:rPr>
          <w:rFonts w:ascii="Corbel" w:hAnsi="Corbel"/>
          <w:sz w:val="22"/>
          <w:szCs w:val="22"/>
        </w:rPr>
        <w:t>1.</w:t>
      </w:r>
      <w:del w:id="510" w:author="Willems, P.H. (Peter)" w:date="2019-03-26T09:17:00Z">
        <w:r w:rsidR="00370F9D" w:rsidRPr="00E67FAE" w:rsidDel="00C44491">
          <w:rPr>
            <w:rFonts w:ascii="Corbel" w:hAnsi="Corbel"/>
            <w:sz w:val="22"/>
            <w:szCs w:val="22"/>
          </w:rPr>
          <w:delText>2</w:delText>
        </w:r>
      </w:del>
      <w:ins w:id="511" w:author="Willems, P.H. (Peter)" w:date="2019-03-26T09:17:00Z">
        <w:r w:rsidR="00C44491">
          <w:rPr>
            <w:rFonts w:ascii="Corbel" w:hAnsi="Corbel"/>
            <w:sz w:val="22"/>
            <w:szCs w:val="22"/>
          </w:rPr>
          <w:t>3</w:t>
        </w:r>
      </w:ins>
      <w:r w:rsidRPr="00E67FAE">
        <w:rPr>
          <w:rFonts w:ascii="Corbel" w:hAnsi="Corbel"/>
          <w:sz w:val="22"/>
          <w:szCs w:val="22"/>
        </w:rPr>
        <w:t>.14</w:t>
      </w:r>
      <w:r w:rsidRPr="00E67FAE">
        <w:rPr>
          <w:rFonts w:ascii="Corbel" w:hAnsi="Corbel"/>
          <w:sz w:val="22"/>
          <w:szCs w:val="22"/>
        </w:rPr>
        <w:tab/>
        <w:t>Optionele velden</w:t>
      </w:r>
      <w:bookmarkEnd w:id="509"/>
    </w:p>
    <w:p w14:paraId="767CDE01" w14:textId="77777777" w:rsidR="00EF0E0B" w:rsidRPr="00E67FAE" w:rsidRDefault="009D0A1D" w:rsidP="009D0A1D">
      <w:pPr>
        <w:rPr>
          <w:rFonts w:ascii="Corbel" w:eastAsia="Times New Roman" w:hAnsi="Corbel"/>
          <w:kern w:val="0"/>
          <w:sz w:val="22"/>
          <w:szCs w:val="22"/>
        </w:rPr>
      </w:pPr>
      <w:r w:rsidRPr="00E67FAE">
        <w:rPr>
          <w:rFonts w:ascii="Corbel" w:eastAsia="Times New Roman" w:hAnsi="Corbel"/>
          <w:kern w:val="0"/>
          <w:sz w:val="22"/>
          <w:szCs w:val="22"/>
        </w:rPr>
        <w:t>Het d</w:t>
      </w:r>
      <w:r w:rsidR="00EF0E0B" w:rsidRPr="00E67FAE">
        <w:rPr>
          <w:rFonts w:ascii="Corbel" w:eastAsia="Times New Roman" w:hAnsi="Corbel"/>
          <w:kern w:val="0"/>
          <w:sz w:val="22"/>
          <w:szCs w:val="22"/>
        </w:rPr>
        <w:t xml:space="preserve">oel </w:t>
      </w:r>
      <w:r w:rsidRPr="00E67FAE">
        <w:rPr>
          <w:rFonts w:ascii="Corbel" w:eastAsia="Times New Roman" w:hAnsi="Corbel"/>
          <w:kern w:val="0"/>
          <w:sz w:val="22"/>
          <w:szCs w:val="22"/>
        </w:rPr>
        <w:t xml:space="preserve">hiervan is om </w:t>
      </w:r>
      <w:r w:rsidR="00EF0E0B" w:rsidRPr="00E67FAE">
        <w:rPr>
          <w:rFonts w:ascii="Corbel" w:eastAsia="Times New Roman" w:hAnsi="Corbel"/>
          <w:kern w:val="0"/>
          <w:sz w:val="22"/>
          <w:szCs w:val="22"/>
        </w:rPr>
        <w:t>raamwerken (xml en xsd) compacter te maken. Dit is gunstig voor VISI gebruikers, omdat een omvangrijk en inefficiënt raamwerk leidt tot vertraging in de afhandeling van VISI-berichten en het gebruik van VISI-software. Een compacter en efficiënter raamwerk resulteert in vergrootte schaalbaarheid en snelheid van VISI-software. Bijkomend voordeel is de leesbaarheid van raamwerken en VISI-berichten vergroot wordt.</w:t>
      </w:r>
      <w:r w:rsidRPr="00E67FAE">
        <w:rPr>
          <w:rFonts w:ascii="Corbel" w:eastAsia="Times New Roman" w:hAnsi="Corbel"/>
          <w:kern w:val="0"/>
          <w:sz w:val="22"/>
          <w:szCs w:val="22"/>
        </w:rPr>
        <w:t xml:space="preserve"> </w:t>
      </w:r>
      <w:r w:rsidR="00EF0E0B" w:rsidRPr="00E67FAE">
        <w:rPr>
          <w:rFonts w:ascii="Corbel" w:eastAsia="Times New Roman" w:hAnsi="Corbel"/>
          <w:kern w:val="0"/>
          <w:sz w:val="22"/>
          <w:szCs w:val="22"/>
        </w:rPr>
        <w:t>Zie bijlage 1</w:t>
      </w:r>
      <w:r w:rsidR="007C672F" w:rsidRPr="00E67FAE">
        <w:rPr>
          <w:rFonts w:ascii="Corbel" w:eastAsia="Times New Roman" w:hAnsi="Corbel"/>
          <w:kern w:val="0"/>
          <w:sz w:val="22"/>
          <w:szCs w:val="22"/>
        </w:rPr>
        <w:t>3</w:t>
      </w:r>
      <w:r w:rsidR="00EF0E0B" w:rsidRPr="00E67FAE">
        <w:rPr>
          <w:rFonts w:ascii="Corbel" w:eastAsia="Times New Roman" w:hAnsi="Corbel"/>
          <w:kern w:val="0"/>
          <w:sz w:val="22"/>
          <w:szCs w:val="22"/>
        </w:rPr>
        <w:t>.</w:t>
      </w:r>
    </w:p>
    <w:p w14:paraId="767CDE02" w14:textId="77777777" w:rsidR="00EF0E0B" w:rsidRPr="00E67FAE" w:rsidRDefault="00EF0E0B" w:rsidP="00EF0E0B">
      <w:pPr>
        <w:pStyle w:val="Tekstzonderopmaak"/>
        <w:widowControl w:val="0"/>
        <w:rPr>
          <w:rFonts w:ascii="Corbel" w:hAnsi="Corbel" w:cs="Times New Roman"/>
          <w:sz w:val="22"/>
          <w:szCs w:val="22"/>
        </w:rPr>
      </w:pPr>
    </w:p>
    <w:p w14:paraId="767CDE03" w14:textId="68E8A019" w:rsidR="007F6E7D" w:rsidRPr="00E67FAE" w:rsidRDefault="00CA4E19" w:rsidP="00DB689F">
      <w:pPr>
        <w:pStyle w:val="Kop2"/>
        <w:keepNext w:val="0"/>
        <w:suppressAutoHyphens w:val="0"/>
        <w:spacing w:after="60"/>
        <w:rPr>
          <w:rFonts w:ascii="Corbel" w:eastAsia="Times New Roman" w:hAnsi="Corbel" w:cs="Arial"/>
          <w:i/>
          <w:iCs/>
          <w:kern w:val="0"/>
          <w:sz w:val="28"/>
          <w:szCs w:val="28"/>
        </w:rPr>
      </w:pPr>
      <w:bookmarkStart w:id="512" w:name="_Toc299532150"/>
      <w:bookmarkStart w:id="513" w:name="_Toc4484458"/>
      <w:r w:rsidRPr="00E67FAE">
        <w:rPr>
          <w:rFonts w:ascii="Corbel" w:eastAsia="Times New Roman" w:hAnsi="Corbel" w:cs="Arial"/>
          <w:i/>
          <w:iCs/>
          <w:kern w:val="0"/>
          <w:sz w:val="28"/>
          <w:szCs w:val="28"/>
        </w:rPr>
        <w:t>1</w:t>
      </w:r>
      <w:r w:rsidR="007F6E7D" w:rsidRPr="00E67FAE">
        <w:rPr>
          <w:rFonts w:ascii="Corbel" w:eastAsia="Times New Roman" w:hAnsi="Corbel" w:cs="Arial"/>
          <w:i/>
          <w:iCs/>
          <w:kern w:val="0"/>
          <w:sz w:val="28"/>
          <w:szCs w:val="28"/>
        </w:rPr>
        <w:t>.</w:t>
      </w:r>
      <w:del w:id="514" w:author="Willems, P.H. (Peter)" w:date="2019-03-26T09:17:00Z">
        <w:r w:rsidR="00370F9D" w:rsidRPr="00E67FAE" w:rsidDel="00C44491">
          <w:rPr>
            <w:rFonts w:ascii="Corbel" w:eastAsia="Times New Roman" w:hAnsi="Corbel" w:cs="Arial"/>
            <w:i/>
            <w:iCs/>
            <w:kern w:val="0"/>
            <w:sz w:val="28"/>
            <w:szCs w:val="28"/>
          </w:rPr>
          <w:delText>3</w:delText>
        </w:r>
      </w:del>
      <w:ins w:id="515" w:author="Willems, P.H. (Peter)" w:date="2019-03-26T09:17:00Z">
        <w:r w:rsidR="00C44491">
          <w:rPr>
            <w:rFonts w:ascii="Corbel" w:eastAsia="Times New Roman" w:hAnsi="Corbel" w:cs="Arial"/>
            <w:i/>
            <w:iCs/>
            <w:kern w:val="0"/>
            <w:sz w:val="28"/>
            <w:szCs w:val="28"/>
          </w:rPr>
          <w:t>4</w:t>
        </w:r>
      </w:ins>
      <w:r w:rsidR="007F6E7D" w:rsidRPr="00E67FAE">
        <w:rPr>
          <w:rFonts w:ascii="Corbel" w:eastAsia="Times New Roman" w:hAnsi="Corbel" w:cs="Arial"/>
          <w:i/>
          <w:iCs/>
          <w:kern w:val="0"/>
          <w:sz w:val="28"/>
          <w:szCs w:val="28"/>
        </w:rPr>
        <w:tab/>
        <w:t>Wijzigingen in versie 1.2 t.o.v. eerdere versies</w:t>
      </w:r>
      <w:bookmarkEnd w:id="512"/>
      <w:bookmarkEnd w:id="513"/>
    </w:p>
    <w:p w14:paraId="767CDE04" w14:textId="0FFD3BC0" w:rsidR="007F6E7D" w:rsidRPr="00E67FAE" w:rsidRDefault="00CF5F5E" w:rsidP="00CF5F5E">
      <w:pPr>
        <w:pStyle w:val="Kop3"/>
        <w:numPr>
          <w:ilvl w:val="0"/>
          <w:numId w:val="0"/>
        </w:numPr>
        <w:rPr>
          <w:rFonts w:ascii="Corbel" w:hAnsi="Corbel"/>
          <w:sz w:val="22"/>
          <w:szCs w:val="22"/>
        </w:rPr>
      </w:pPr>
      <w:bookmarkStart w:id="516" w:name="_Toc4484459"/>
      <w:r w:rsidRPr="00E67FAE">
        <w:rPr>
          <w:rFonts w:ascii="Corbel" w:hAnsi="Corbel"/>
          <w:sz w:val="22"/>
          <w:szCs w:val="22"/>
        </w:rPr>
        <w:t>1.</w:t>
      </w:r>
      <w:del w:id="517" w:author="Willems, P.H. (Peter)" w:date="2019-03-26T09:17:00Z">
        <w:r w:rsidR="00370F9D" w:rsidRPr="00E67FAE" w:rsidDel="00C44491">
          <w:rPr>
            <w:rFonts w:ascii="Corbel" w:hAnsi="Corbel"/>
            <w:sz w:val="22"/>
            <w:szCs w:val="22"/>
          </w:rPr>
          <w:delText>3</w:delText>
        </w:r>
      </w:del>
      <w:ins w:id="518" w:author="Willems, P.H. (Peter)" w:date="2019-03-26T09:17:00Z">
        <w:r w:rsidR="00C44491">
          <w:rPr>
            <w:rFonts w:ascii="Corbel" w:hAnsi="Corbel"/>
            <w:sz w:val="22"/>
            <w:szCs w:val="22"/>
          </w:rPr>
          <w:t>4</w:t>
        </w:r>
      </w:ins>
      <w:r w:rsidRPr="00E67FAE">
        <w:rPr>
          <w:rFonts w:ascii="Corbel" w:hAnsi="Corbel"/>
          <w:sz w:val="22"/>
          <w:szCs w:val="22"/>
        </w:rPr>
        <w:t>.1</w:t>
      </w:r>
      <w:r w:rsidRPr="00E67FAE">
        <w:rPr>
          <w:rFonts w:ascii="Corbel" w:hAnsi="Corbel"/>
          <w:sz w:val="22"/>
          <w:szCs w:val="22"/>
        </w:rPr>
        <w:tab/>
      </w:r>
      <w:r w:rsidR="00910575" w:rsidRPr="00E67FAE">
        <w:rPr>
          <w:rFonts w:ascii="Corbel" w:hAnsi="Corbel"/>
          <w:sz w:val="22"/>
          <w:szCs w:val="22"/>
        </w:rPr>
        <w:t>Richtlijn voor transactiekoppeling; c</w:t>
      </w:r>
      <w:r w:rsidR="007F6E7D" w:rsidRPr="00E67FAE">
        <w:rPr>
          <w:rFonts w:ascii="Corbel" w:hAnsi="Corbel"/>
          <w:sz w:val="22"/>
          <w:szCs w:val="22"/>
        </w:rPr>
        <w:t>ommunicatie over meerdere transacties</w:t>
      </w:r>
      <w:bookmarkEnd w:id="516"/>
      <w:r w:rsidR="007F6E7D" w:rsidRPr="00E67FAE">
        <w:rPr>
          <w:rFonts w:ascii="Corbel" w:hAnsi="Corbel"/>
          <w:sz w:val="22"/>
          <w:szCs w:val="22"/>
        </w:rPr>
        <w:t xml:space="preserve"> </w:t>
      </w:r>
    </w:p>
    <w:p w14:paraId="767CDE05" w14:textId="77777777" w:rsidR="00CD6595" w:rsidRPr="00E67FAE" w:rsidRDefault="00765E9B" w:rsidP="007F6E7D">
      <w:pPr>
        <w:pStyle w:val="Tekstzonderopmaak"/>
        <w:widowControl w:val="0"/>
        <w:rPr>
          <w:rFonts w:ascii="Corbel" w:hAnsi="Corbel" w:cs="Times New Roman"/>
          <w:sz w:val="22"/>
          <w:szCs w:val="22"/>
        </w:rPr>
      </w:pPr>
      <w:r w:rsidRPr="00E67FAE">
        <w:rPr>
          <w:rFonts w:ascii="Corbel" w:hAnsi="Corbel" w:cs="Times New Roman"/>
          <w:sz w:val="22"/>
          <w:szCs w:val="22"/>
        </w:rPr>
        <w:t>De essentie van VISI is gebaseerd op transacties tussen twee rollen. Vanuit de praktijk is de wens gekomen om processen over meerdere transacties te ondersteunen. Dit heeft bijvoorbeeld te maken met het feit dat VISI in de praktijk niet alleen meerwaarde blijkt te hebben op het raakvlak van partijen, maar ook binnen partijen zelf. Daarnaast komt het ook voor dat een partij (executor) een transactie van een andere partij (initiator) pas kan afronden door of na transacties met (een) derde(n). In beide gevallen gaat het om processen die over meerdere transacties verlopen. Vanaf versie 1.2 wordt de mogelijkheid van communicatie over meerdere transacties ondersteund. Een belangrijk uitgangspunt hierbij is de traceerbaarheid van de communicatie achteraf.</w:t>
      </w:r>
    </w:p>
    <w:p w14:paraId="767CDE06" w14:textId="6960BD48" w:rsidR="00453C74" w:rsidRPr="00E67FAE" w:rsidRDefault="004858D7" w:rsidP="00B750C1">
      <w:pPr>
        <w:pStyle w:val="Kop3"/>
        <w:tabs>
          <w:tab w:val="clear" w:pos="720"/>
          <w:tab w:val="num" w:pos="0"/>
        </w:tabs>
        <w:ind w:left="0" w:firstLine="0"/>
        <w:rPr>
          <w:rFonts w:ascii="Corbel" w:hAnsi="Corbel"/>
        </w:rPr>
      </w:pPr>
      <w:bookmarkStart w:id="519" w:name="_Toc202247393"/>
      <w:bookmarkStart w:id="520" w:name="_Toc4484460"/>
      <w:r w:rsidRPr="00E67FAE">
        <w:rPr>
          <w:rStyle w:val="BallontekstChar"/>
          <w:rFonts w:ascii="Corbel" w:hAnsi="Corbel" w:cs="Times New Roman"/>
          <w:sz w:val="22"/>
          <w:szCs w:val="22"/>
        </w:rPr>
        <w:t>1.</w:t>
      </w:r>
      <w:del w:id="521" w:author="Willems, P.H. (Peter)" w:date="2019-03-26T09:17:00Z">
        <w:r w:rsidR="00370F9D" w:rsidRPr="00E67FAE" w:rsidDel="00C44491">
          <w:rPr>
            <w:rStyle w:val="BallontekstChar"/>
            <w:rFonts w:ascii="Corbel" w:hAnsi="Corbel" w:cs="Times New Roman"/>
            <w:sz w:val="22"/>
            <w:szCs w:val="22"/>
          </w:rPr>
          <w:delText>3</w:delText>
        </w:r>
      </w:del>
      <w:ins w:id="522" w:author="Willems, P.H. (Peter)" w:date="2019-03-26T09:17:00Z">
        <w:r w:rsidR="00C44491">
          <w:rPr>
            <w:rStyle w:val="BallontekstChar"/>
            <w:rFonts w:ascii="Corbel" w:hAnsi="Corbel" w:cs="Times New Roman"/>
            <w:sz w:val="22"/>
            <w:szCs w:val="22"/>
          </w:rPr>
          <w:t>4</w:t>
        </w:r>
      </w:ins>
      <w:r w:rsidRPr="00E67FAE">
        <w:rPr>
          <w:rStyle w:val="BallontekstChar"/>
          <w:rFonts w:ascii="Corbel" w:hAnsi="Corbel" w:cs="Times New Roman"/>
          <w:sz w:val="22"/>
          <w:szCs w:val="22"/>
        </w:rPr>
        <w:t>.1.1</w:t>
      </w:r>
      <w:r w:rsidRPr="00E67FAE">
        <w:rPr>
          <w:rStyle w:val="BallontekstChar"/>
          <w:rFonts w:ascii="Corbel" w:hAnsi="Corbel" w:cs="Times New Roman"/>
          <w:sz w:val="22"/>
          <w:szCs w:val="22"/>
        </w:rPr>
        <w:tab/>
      </w:r>
      <w:r w:rsidR="004B6AB8" w:rsidRPr="00E67FAE">
        <w:rPr>
          <w:rStyle w:val="BallontekstChar"/>
          <w:rFonts w:ascii="Corbel" w:hAnsi="Corbel" w:cs="Times New Roman"/>
          <w:sz w:val="22"/>
          <w:szCs w:val="22"/>
        </w:rPr>
        <w:t>Inleiding</w:t>
      </w:r>
      <w:bookmarkEnd w:id="519"/>
      <w:bookmarkEnd w:id="520"/>
    </w:p>
    <w:p w14:paraId="767CDE07" w14:textId="77777777" w:rsidR="004B6AB8" w:rsidRPr="00E67FAE" w:rsidRDefault="004B6AB8" w:rsidP="004B6AB8">
      <w:pPr>
        <w:rPr>
          <w:rFonts w:ascii="Corbel" w:hAnsi="Corbel"/>
          <w:sz w:val="22"/>
          <w:szCs w:val="22"/>
        </w:rPr>
      </w:pPr>
      <w:r w:rsidRPr="00E67FAE">
        <w:rPr>
          <w:rFonts w:ascii="Corbel" w:hAnsi="Corbel"/>
          <w:sz w:val="22"/>
          <w:szCs w:val="22"/>
        </w:rPr>
        <w:t xml:space="preserve">De VISI richtlijn voor transactiekoppeling bestaat uit twee delen. Het eerste deel </w:t>
      </w:r>
      <w:r w:rsidR="007B5C78" w:rsidRPr="00E67FAE">
        <w:rPr>
          <w:rFonts w:ascii="Corbel" w:hAnsi="Corbel"/>
          <w:sz w:val="22"/>
          <w:szCs w:val="22"/>
        </w:rPr>
        <w:t xml:space="preserve">behandelt </w:t>
      </w:r>
      <w:r w:rsidRPr="00E67FAE">
        <w:rPr>
          <w:rFonts w:ascii="Corbel" w:hAnsi="Corbel"/>
          <w:sz w:val="22"/>
          <w:szCs w:val="22"/>
        </w:rPr>
        <w:t>de functionaliteit om met meer rollen over één onderwerp (transactie) te communi</w:t>
      </w:r>
      <w:r w:rsidR="007B5C78" w:rsidRPr="00E67FAE">
        <w:rPr>
          <w:rFonts w:ascii="Corbel" w:hAnsi="Corbel"/>
          <w:sz w:val="22"/>
          <w:szCs w:val="22"/>
        </w:rPr>
        <w:softHyphen/>
      </w:r>
      <w:r w:rsidRPr="00E67FAE">
        <w:rPr>
          <w:rFonts w:ascii="Corbel" w:hAnsi="Corbel"/>
          <w:sz w:val="22"/>
          <w:szCs w:val="22"/>
        </w:rPr>
        <w:t>ceren. Het tweede deel is gericht op de functionaliteit om een primaire transactie uit te zetten naar meerdere derde personen met verschillende instanties van een secundaire transactie.</w:t>
      </w:r>
    </w:p>
    <w:p w14:paraId="767CDE08" w14:textId="77777777" w:rsidR="004B6AB8" w:rsidRPr="00E67FAE" w:rsidRDefault="004B6AB8" w:rsidP="004B6AB8">
      <w:pPr>
        <w:rPr>
          <w:rFonts w:ascii="Corbel" w:hAnsi="Corbel"/>
          <w:sz w:val="22"/>
          <w:szCs w:val="22"/>
        </w:rPr>
      </w:pPr>
      <w:r w:rsidRPr="00E67FAE">
        <w:rPr>
          <w:rFonts w:ascii="Corbel" w:hAnsi="Corbel"/>
          <w:sz w:val="22"/>
          <w:szCs w:val="22"/>
        </w:rPr>
        <w:t>De richtlijn is tot stand gekomen op basis van gevoerde discussies in het VISI Technisch Comité.</w:t>
      </w:r>
    </w:p>
    <w:p w14:paraId="767CDE09" w14:textId="305053F0" w:rsidR="004B6AB8" w:rsidRPr="00E67FAE" w:rsidRDefault="00805A0D" w:rsidP="004B6AB8">
      <w:pPr>
        <w:pStyle w:val="Kop3"/>
        <w:tabs>
          <w:tab w:val="clear" w:pos="720"/>
          <w:tab w:val="num" w:pos="0"/>
        </w:tabs>
        <w:ind w:left="0" w:firstLine="0"/>
        <w:rPr>
          <w:rFonts w:ascii="Corbel" w:hAnsi="Corbel"/>
        </w:rPr>
      </w:pPr>
      <w:bookmarkStart w:id="523" w:name="_Toc202247394"/>
      <w:bookmarkStart w:id="524" w:name="_Toc4484461"/>
      <w:r w:rsidRPr="00E67FAE">
        <w:rPr>
          <w:rStyle w:val="BallontekstChar"/>
          <w:rFonts w:ascii="Corbel" w:hAnsi="Corbel" w:cs="Times New Roman"/>
          <w:sz w:val="22"/>
          <w:szCs w:val="22"/>
        </w:rPr>
        <w:t>1.</w:t>
      </w:r>
      <w:del w:id="525" w:author="Willems, P.H. (Peter)" w:date="2019-03-26T09:17:00Z">
        <w:r w:rsidR="00370F9D" w:rsidRPr="00E67FAE" w:rsidDel="00C44491">
          <w:rPr>
            <w:rStyle w:val="BallontekstChar"/>
            <w:rFonts w:ascii="Corbel" w:hAnsi="Corbel" w:cs="Times New Roman"/>
            <w:sz w:val="22"/>
            <w:szCs w:val="22"/>
          </w:rPr>
          <w:delText>3</w:delText>
        </w:r>
      </w:del>
      <w:ins w:id="526" w:author="Willems, P.H. (Peter)" w:date="2019-03-26T09:17:00Z">
        <w:r w:rsidR="00C44491">
          <w:rPr>
            <w:rStyle w:val="BallontekstChar"/>
            <w:rFonts w:ascii="Corbel" w:hAnsi="Corbel" w:cs="Times New Roman"/>
            <w:sz w:val="22"/>
            <w:szCs w:val="22"/>
          </w:rPr>
          <w:t>4</w:t>
        </w:r>
      </w:ins>
      <w:r w:rsidRPr="00E67FAE">
        <w:rPr>
          <w:rStyle w:val="BallontekstChar"/>
          <w:rFonts w:ascii="Corbel" w:hAnsi="Corbel" w:cs="Times New Roman"/>
          <w:sz w:val="22"/>
          <w:szCs w:val="22"/>
        </w:rPr>
        <w:t>.1.2</w:t>
      </w:r>
      <w:r w:rsidRPr="00E67FAE">
        <w:rPr>
          <w:rStyle w:val="BallontekstChar"/>
          <w:rFonts w:ascii="Corbel" w:hAnsi="Corbel" w:cs="Times New Roman"/>
          <w:sz w:val="22"/>
          <w:szCs w:val="22"/>
        </w:rPr>
        <w:tab/>
        <w:t>D</w:t>
      </w:r>
      <w:r w:rsidR="004B6AB8" w:rsidRPr="00E67FAE">
        <w:rPr>
          <w:rStyle w:val="BallontekstChar"/>
          <w:rFonts w:ascii="Corbel" w:hAnsi="Corbel" w:cs="Times New Roman"/>
          <w:sz w:val="22"/>
          <w:szCs w:val="22"/>
        </w:rPr>
        <w:t xml:space="preserve">eel 1: Communiceren met meerdere rollen over één </w:t>
      </w:r>
      <w:bookmarkEnd w:id="523"/>
      <w:r w:rsidR="004B6AB8" w:rsidRPr="00E67FAE">
        <w:rPr>
          <w:rStyle w:val="BallontekstChar"/>
          <w:rFonts w:ascii="Corbel" w:hAnsi="Corbel" w:cs="Times New Roman"/>
          <w:sz w:val="22"/>
          <w:szCs w:val="22"/>
        </w:rPr>
        <w:t>onderwerp</w:t>
      </w:r>
      <w:bookmarkEnd w:id="524"/>
    </w:p>
    <w:p w14:paraId="767CDE0A" w14:textId="77777777" w:rsidR="004B6AB8" w:rsidRPr="00E67FAE" w:rsidRDefault="004B6AB8" w:rsidP="004B6AB8">
      <w:pPr>
        <w:rPr>
          <w:rFonts w:ascii="Corbel" w:hAnsi="Corbel"/>
          <w:b/>
          <w:i/>
          <w:sz w:val="22"/>
          <w:szCs w:val="22"/>
        </w:rPr>
      </w:pPr>
      <w:r w:rsidRPr="00E67FAE">
        <w:rPr>
          <w:rFonts w:ascii="Corbel" w:hAnsi="Corbel"/>
          <w:b/>
          <w:i/>
          <w:sz w:val="22"/>
          <w:szCs w:val="22"/>
        </w:rPr>
        <w:t>VISI Transactions</w:t>
      </w:r>
    </w:p>
    <w:p w14:paraId="767CDE0B" w14:textId="77777777" w:rsidR="004B6AB8" w:rsidRPr="00E67FAE" w:rsidRDefault="004B6AB8" w:rsidP="004B6AB8">
      <w:pPr>
        <w:rPr>
          <w:rFonts w:ascii="Corbel" w:hAnsi="Corbel"/>
          <w:sz w:val="22"/>
          <w:szCs w:val="22"/>
        </w:rPr>
      </w:pPr>
    </w:p>
    <w:p w14:paraId="767CDE0C" w14:textId="77777777" w:rsidR="004B6AB8" w:rsidRPr="00E67FAE" w:rsidRDefault="00805A0D" w:rsidP="004B6AB8">
      <w:pPr>
        <w:rPr>
          <w:rFonts w:ascii="Corbel" w:hAnsi="Corbel"/>
          <w:b/>
          <w:i/>
          <w:sz w:val="22"/>
          <w:szCs w:val="22"/>
        </w:rPr>
      </w:pPr>
      <w:r w:rsidRPr="00E67FAE">
        <w:rPr>
          <w:rFonts w:ascii="Corbel" w:hAnsi="Corbel"/>
          <w:b/>
          <w:i/>
          <w:sz w:val="22"/>
          <w:szCs w:val="22"/>
        </w:rPr>
        <w:t>Doel</w:t>
      </w:r>
    </w:p>
    <w:p w14:paraId="767CDE0D" w14:textId="77777777" w:rsidR="004B6AB8" w:rsidRPr="00E67FAE" w:rsidRDefault="004B6AB8" w:rsidP="004B6AB8">
      <w:pPr>
        <w:rPr>
          <w:rFonts w:ascii="Corbel" w:hAnsi="Corbel"/>
          <w:sz w:val="22"/>
          <w:szCs w:val="22"/>
        </w:rPr>
      </w:pPr>
      <w:r w:rsidRPr="00E67FAE">
        <w:rPr>
          <w:rFonts w:ascii="Corbel" w:hAnsi="Corbel"/>
          <w:sz w:val="22"/>
          <w:szCs w:val="22"/>
        </w:rPr>
        <w:t xml:space="preserve">De huidige systematiek staat al toe transacties te definiëren welke afhankelijk zijn van andere transacties. Hiermee wordt een belangrijke vraag opgelost waarbij men met meerdere rollen (meer dan 2) over 1 onderwerp wil communiceren. Hoewel dit al mogelijk is tijdens het definiëren van een raamwerk, is de informatie die gegenereerd wordt tijdens het aanmaken van berichten onvoldoende om een ‘gekoppelde transactie juist op te slaan en een juiste historie bij te houden. Dit wordt aangepast met een uitbreiding van Systematiek </w:t>
      </w:r>
      <w:r w:rsidR="00066175" w:rsidRPr="00E67FAE">
        <w:rPr>
          <w:rFonts w:ascii="Corbel" w:hAnsi="Corbel"/>
          <w:sz w:val="22"/>
          <w:szCs w:val="22"/>
        </w:rPr>
        <w:t>Deel 2</w:t>
      </w:r>
      <w:r w:rsidRPr="00E67FAE">
        <w:rPr>
          <w:rFonts w:ascii="Corbel" w:hAnsi="Corbel"/>
          <w:sz w:val="22"/>
          <w:szCs w:val="22"/>
        </w:rPr>
        <w:t xml:space="preserve"> (waarin wordt beschreven welke elementen een bericht bevat).</w:t>
      </w:r>
    </w:p>
    <w:p w14:paraId="767CDE0E" w14:textId="77777777" w:rsidR="004B6AB8" w:rsidRPr="00E67FAE" w:rsidRDefault="004B6AB8" w:rsidP="004B6AB8">
      <w:pPr>
        <w:rPr>
          <w:rFonts w:ascii="Corbel" w:hAnsi="Corbel"/>
          <w:sz w:val="22"/>
          <w:szCs w:val="22"/>
        </w:rPr>
      </w:pPr>
    </w:p>
    <w:p w14:paraId="767CDE0F" w14:textId="77777777" w:rsidR="004B6AB8" w:rsidRPr="00E67FAE" w:rsidRDefault="004B6AB8" w:rsidP="004B6AB8">
      <w:pPr>
        <w:rPr>
          <w:rFonts w:ascii="Corbel" w:hAnsi="Corbel"/>
          <w:sz w:val="22"/>
          <w:szCs w:val="22"/>
        </w:rPr>
      </w:pPr>
    </w:p>
    <w:p w14:paraId="767CDE10" w14:textId="77777777" w:rsidR="004B6AB8" w:rsidRPr="00E67FAE" w:rsidRDefault="004B6AB8" w:rsidP="004B6AB8">
      <w:pPr>
        <w:rPr>
          <w:rFonts w:ascii="Corbel" w:hAnsi="Corbel"/>
          <w:b/>
          <w:i/>
          <w:sz w:val="22"/>
          <w:szCs w:val="22"/>
        </w:rPr>
      </w:pPr>
      <w:r w:rsidRPr="00E67FAE">
        <w:rPr>
          <w:rFonts w:ascii="Corbel" w:hAnsi="Corbel"/>
          <w:b/>
          <w:i/>
          <w:sz w:val="22"/>
          <w:szCs w:val="22"/>
        </w:rPr>
        <w:t>Aanpassingen Systematiek</w:t>
      </w:r>
    </w:p>
    <w:p w14:paraId="767CDE11" w14:textId="77777777" w:rsidR="004B6AB8" w:rsidRPr="00E67FAE" w:rsidRDefault="004B6AB8" w:rsidP="004B6AB8">
      <w:pPr>
        <w:rPr>
          <w:rFonts w:ascii="Corbel" w:hAnsi="Corbel"/>
          <w:b/>
          <w:i/>
          <w:sz w:val="22"/>
          <w:szCs w:val="22"/>
        </w:rPr>
      </w:pPr>
    </w:p>
    <w:p w14:paraId="767CDE12" w14:textId="77777777" w:rsidR="004B6AB8" w:rsidRPr="00E67FAE" w:rsidRDefault="004B6AB8" w:rsidP="004B6AB8">
      <w:pPr>
        <w:rPr>
          <w:rFonts w:ascii="Corbel" w:hAnsi="Corbel"/>
          <w:b/>
          <w:i/>
          <w:sz w:val="22"/>
          <w:szCs w:val="22"/>
        </w:rPr>
      </w:pPr>
      <w:r w:rsidRPr="00E67FAE">
        <w:rPr>
          <w:rFonts w:ascii="Corbel" w:hAnsi="Corbel"/>
          <w:b/>
          <w:i/>
          <w:sz w:val="22"/>
          <w:szCs w:val="22"/>
        </w:rPr>
        <w:t>Systematiek</w:t>
      </w:r>
      <w:r w:rsidR="00066175" w:rsidRPr="00E67FAE">
        <w:rPr>
          <w:rFonts w:ascii="Corbel" w:hAnsi="Corbel"/>
          <w:b/>
          <w:i/>
          <w:sz w:val="22"/>
          <w:szCs w:val="22"/>
        </w:rPr>
        <w:t xml:space="preserve"> Deel 1</w:t>
      </w:r>
      <w:r w:rsidRPr="00E67FAE">
        <w:rPr>
          <w:rFonts w:ascii="Corbel" w:hAnsi="Corbel"/>
          <w:b/>
          <w:i/>
          <w:sz w:val="22"/>
          <w:szCs w:val="22"/>
        </w:rPr>
        <w:t xml:space="preserve"> behoeft geen aanpassingen</w:t>
      </w:r>
    </w:p>
    <w:p w14:paraId="767CDE13" w14:textId="77777777" w:rsidR="004B6AB8" w:rsidRPr="00E67FAE" w:rsidRDefault="004B6AB8" w:rsidP="004B6AB8">
      <w:pPr>
        <w:rPr>
          <w:rFonts w:ascii="Corbel" w:hAnsi="Corbel"/>
          <w:b/>
          <w:i/>
          <w:sz w:val="22"/>
          <w:szCs w:val="22"/>
        </w:rPr>
      </w:pPr>
    </w:p>
    <w:p w14:paraId="767CDE14" w14:textId="77777777" w:rsidR="004B6AB8" w:rsidRPr="00E67FAE" w:rsidRDefault="004B6AB8" w:rsidP="004B6AB8">
      <w:pPr>
        <w:rPr>
          <w:rFonts w:ascii="Corbel" w:hAnsi="Corbel"/>
          <w:b/>
          <w:i/>
          <w:sz w:val="22"/>
          <w:szCs w:val="22"/>
        </w:rPr>
      </w:pPr>
      <w:r w:rsidRPr="00E67FAE">
        <w:rPr>
          <w:rFonts w:ascii="Corbel" w:hAnsi="Corbel"/>
          <w:b/>
          <w:i/>
          <w:sz w:val="22"/>
          <w:szCs w:val="22"/>
        </w:rPr>
        <w:lastRenderedPageBreak/>
        <w:t xml:space="preserve">Systematiek </w:t>
      </w:r>
      <w:r w:rsidR="00066175" w:rsidRPr="00E67FAE">
        <w:rPr>
          <w:rFonts w:ascii="Corbel" w:hAnsi="Corbel"/>
          <w:b/>
          <w:i/>
          <w:sz w:val="22"/>
          <w:szCs w:val="22"/>
        </w:rPr>
        <w:t>Deel 2</w:t>
      </w:r>
      <w:r w:rsidRPr="00E67FAE">
        <w:rPr>
          <w:rFonts w:ascii="Corbel" w:hAnsi="Corbel"/>
          <w:b/>
          <w:i/>
          <w:sz w:val="22"/>
          <w:szCs w:val="22"/>
        </w:rPr>
        <w:t xml:space="preserve"> behoeft een aanpassing in MessageTemplate</w:t>
      </w:r>
    </w:p>
    <w:p w14:paraId="767CDE15" w14:textId="77777777" w:rsidR="003F5DF0" w:rsidRPr="00E67FAE" w:rsidRDefault="003F5DF0" w:rsidP="004B6AB8">
      <w:pPr>
        <w:rPr>
          <w:rFonts w:ascii="Corbel" w:hAnsi="Corbel"/>
          <w:b/>
          <w:i/>
          <w:sz w:val="22"/>
          <w:szCs w:val="22"/>
        </w:rPr>
      </w:pPr>
    </w:p>
    <w:p w14:paraId="767CDE16" w14:textId="77777777" w:rsidR="004B6AB8" w:rsidRPr="00E67FAE" w:rsidRDefault="004B6AB8" w:rsidP="004B6AB8">
      <w:pPr>
        <w:ind w:left="708"/>
        <w:rPr>
          <w:rFonts w:ascii="Corbel" w:hAnsi="Corbel"/>
          <w:i/>
          <w:sz w:val="22"/>
          <w:szCs w:val="22"/>
          <w:lang w:val="en-US"/>
        </w:rPr>
      </w:pPr>
      <w:r w:rsidRPr="00E67FAE">
        <w:rPr>
          <w:rFonts w:ascii="Corbel" w:hAnsi="Corbel"/>
          <w:i/>
          <w:sz w:val="22"/>
          <w:szCs w:val="22"/>
          <w:lang w:val="en-US"/>
        </w:rPr>
        <w:t>Oorspronkelijke versie</w:t>
      </w:r>
    </w:p>
    <w:p w14:paraId="767CDE17" w14:textId="77777777" w:rsidR="004B6AB8" w:rsidRPr="0080609D" w:rsidRDefault="004B6AB8" w:rsidP="004B6AB8">
      <w:pPr>
        <w:pStyle w:val="HTML-voorafopgemaakt"/>
        <w:ind w:left="1416"/>
      </w:pPr>
      <w:r w:rsidRPr="0080609D">
        <w:t>ENTITY MessageTemplate;</w:t>
      </w:r>
    </w:p>
    <w:p w14:paraId="767CDE18" w14:textId="77777777" w:rsidR="004B6AB8" w:rsidRPr="0080609D" w:rsidRDefault="004B6AB8" w:rsidP="004B6AB8">
      <w:pPr>
        <w:pStyle w:val="HTML-voorafopgemaakt"/>
        <w:ind w:left="1416"/>
      </w:pPr>
      <w:r w:rsidRPr="0080609D">
        <w:t xml:space="preserve"> identification : STRING;</w:t>
      </w:r>
    </w:p>
    <w:p w14:paraId="767CDE19" w14:textId="77777777" w:rsidR="004B6AB8" w:rsidRPr="0080609D" w:rsidRDefault="004B6AB8" w:rsidP="004B6AB8">
      <w:pPr>
        <w:pStyle w:val="HTML-voorafopgemaakt"/>
        <w:ind w:left="1416"/>
      </w:pPr>
      <w:r w:rsidRPr="0080609D">
        <w:t xml:space="preserve"> dateSend : DATE;</w:t>
      </w:r>
    </w:p>
    <w:p w14:paraId="767CDE1A" w14:textId="77777777" w:rsidR="004B6AB8" w:rsidRPr="0080609D" w:rsidRDefault="004B6AB8" w:rsidP="004B6AB8">
      <w:pPr>
        <w:pStyle w:val="HTML-voorafopgemaakt"/>
        <w:ind w:left="1416"/>
      </w:pPr>
      <w:r w:rsidRPr="0080609D">
        <w:t xml:space="preserve"> dateRead : DATE;</w:t>
      </w:r>
    </w:p>
    <w:p w14:paraId="767CDE1B" w14:textId="77777777" w:rsidR="004B6AB8" w:rsidRPr="0080609D" w:rsidRDefault="004B6AB8" w:rsidP="004B6AB8">
      <w:pPr>
        <w:pStyle w:val="HTML-voorafopgemaakt"/>
        <w:ind w:left="1416"/>
      </w:pPr>
      <w:r w:rsidRPr="0080609D">
        <w:t xml:space="preserve"> state : STRING;</w:t>
      </w:r>
    </w:p>
    <w:p w14:paraId="767CDE1C" w14:textId="77777777" w:rsidR="004B6AB8" w:rsidRPr="0080609D" w:rsidRDefault="004B6AB8" w:rsidP="004B6AB8">
      <w:pPr>
        <w:pStyle w:val="HTML-voorafopgemaakt"/>
        <w:ind w:left="1416"/>
      </w:pPr>
      <w:r w:rsidRPr="0080609D">
        <w:t xml:space="preserve"> dateLamu : DATE;</w:t>
      </w:r>
    </w:p>
    <w:p w14:paraId="767CDE1D" w14:textId="77777777" w:rsidR="004B6AB8" w:rsidRPr="0080609D" w:rsidRDefault="004B6AB8" w:rsidP="004B6AB8">
      <w:pPr>
        <w:pStyle w:val="HTML-voorafopgemaakt"/>
        <w:ind w:left="1416"/>
      </w:pPr>
      <w:r w:rsidRPr="0080609D">
        <w:t xml:space="preserve"> userLamu : STRING;</w:t>
      </w:r>
    </w:p>
    <w:p w14:paraId="767CDE1E" w14:textId="77777777" w:rsidR="004B6AB8" w:rsidRPr="0080609D" w:rsidRDefault="004B6AB8" w:rsidP="004B6AB8">
      <w:pPr>
        <w:pStyle w:val="HTML-voorafopgemaakt"/>
        <w:ind w:left="1416"/>
      </w:pPr>
      <w:r w:rsidRPr="0080609D">
        <w:t xml:space="preserve"> initiatorToExecutor : BOOLEAN;</w:t>
      </w:r>
    </w:p>
    <w:p w14:paraId="767CDE1F" w14:textId="77777777" w:rsidR="004B6AB8" w:rsidRPr="0080609D" w:rsidRDefault="004B6AB8" w:rsidP="004B6AB8">
      <w:pPr>
        <w:pStyle w:val="HTML-voorafopgemaakt"/>
        <w:ind w:left="1416"/>
      </w:pPr>
      <w:r w:rsidRPr="0080609D">
        <w:t xml:space="preserve"> transaction : TransactionTemplate;</w:t>
      </w:r>
    </w:p>
    <w:p w14:paraId="767CDE20" w14:textId="77777777" w:rsidR="004B6AB8" w:rsidRPr="0080609D" w:rsidRDefault="004B6AB8" w:rsidP="004B6AB8">
      <w:pPr>
        <w:pStyle w:val="HTML-voorafopgemaakt"/>
        <w:ind w:left="1416"/>
      </w:pPr>
      <w:r w:rsidRPr="0080609D">
        <w:t xml:space="preserve"> template : ComplexElementTemplate;</w:t>
      </w:r>
    </w:p>
    <w:p w14:paraId="767CDE21" w14:textId="77777777" w:rsidR="004B6AB8" w:rsidRPr="0080609D" w:rsidRDefault="004B6AB8" w:rsidP="004B6AB8">
      <w:pPr>
        <w:pStyle w:val="HTML-voorafopgemaakt"/>
        <w:ind w:left="1416"/>
      </w:pPr>
      <w:r w:rsidRPr="0080609D">
        <w:t>END_ENTITY;</w:t>
      </w:r>
    </w:p>
    <w:p w14:paraId="767CDE22" w14:textId="77777777" w:rsidR="004B6AB8" w:rsidRPr="00E67FAE" w:rsidRDefault="004B6AB8" w:rsidP="004B6AB8">
      <w:pPr>
        <w:ind w:left="708"/>
        <w:rPr>
          <w:rFonts w:ascii="Corbel" w:hAnsi="Corbel"/>
          <w:i/>
          <w:sz w:val="22"/>
          <w:szCs w:val="22"/>
          <w:lang w:val="en-US"/>
        </w:rPr>
      </w:pPr>
      <w:r w:rsidRPr="00E67FAE">
        <w:rPr>
          <w:rFonts w:ascii="Corbel" w:hAnsi="Corbel"/>
          <w:i/>
          <w:sz w:val="22"/>
          <w:szCs w:val="22"/>
          <w:lang w:val="en-US"/>
        </w:rPr>
        <w:t>Voorgestelde aanpassing</w:t>
      </w:r>
    </w:p>
    <w:p w14:paraId="767CDE23" w14:textId="77777777" w:rsidR="004B6AB8" w:rsidRPr="0080609D" w:rsidRDefault="004B6AB8" w:rsidP="004B6AB8">
      <w:pPr>
        <w:pStyle w:val="HTML-voorafopgemaakt"/>
        <w:ind w:left="1416"/>
      </w:pPr>
      <w:r w:rsidRPr="0080609D">
        <w:t>ENTITY MessageTemplate;</w:t>
      </w:r>
    </w:p>
    <w:p w14:paraId="767CDE24" w14:textId="77777777" w:rsidR="004B6AB8" w:rsidRPr="0080609D" w:rsidRDefault="004B6AB8" w:rsidP="004B6AB8">
      <w:pPr>
        <w:pStyle w:val="HTML-voorafopgemaakt"/>
        <w:ind w:left="1416"/>
      </w:pPr>
      <w:r w:rsidRPr="0080609D">
        <w:t xml:space="preserve"> identification : STRING;</w:t>
      </w:r>
    </w:p>
    <w:p w14:paraId="767CDE25" w14:textId="77777777" w:rsidR="004B6AB8" w:rsidRPr="0080609D" w:rsidRDefault="004B6AB8" w:rsidP="004B6AB8">
      <w:pPr>
        <w:pStyle w:val="HTML-voorafopgemaakt"/>
        <w:ind w:left="1416"/>
      </w:pPr>
      <w:r w:rsidRPr="0080609D">
        <w:t xml:space="preserve"> dateSend : DATE;</w:t>
      </w:r>
    </w:p>
    <w:p w14:paraId="767CDE26" w14:textId="77777777" w:rsidR="004B6AB8" w:rsidRPr="0080609D" w:rsidRDefault="004B6AB8" w:rsidP="004B6AB8">
      <w:pPr>
        <w:pStyle w:val="HTML-voorafopgemaakt"/>
        <w:ind w:left="1416"/>
      </w:pPr>
      <w:r w:rsidRPr="0080609D">
        <w:t xml:space="preserve"> dateRead : DATE;</w:t>
      </w:r>
    </w:p>
    <w:p w14:paraId="767CDE27" w14:textId="77777777" w:rsidR="004B6AB8" w:rsidRPr="0080609D" w:rsidRDefault="004B6AB8" w:rsidP="004B6AB8">
      <w:pPr>
        <w:pStyle w:val="HTML-voorafopgemaakt"/>
        <w:ind w:left="1416"/>
      </w:pPr>
      <w:r w:rsidRPr="0080609D">
        <w:t xml:space="preserve"> state : STRING;</w:t>
      </w:r>
    </w:p>
    <w:p w14:paraId="767CDE28" w14:textId="77777777" w:rsidR="004B6AB8" w:rsidRPr="0080609D" w:rsidRDefault="004B6AB8" w:rsidP="004B6AB8">
      <w:pPr>
        <w:pStyle w:val="HTML-voorafopgemaakt"/>
        <w:ind w:left="1416"/>
      </w:pPr>
      <w:r w:rsidRPr="0080609D">
        <w:t xml:space="preserve"> dateLamu : DATE;</w:t>
      </w:r>
    </w:p>
    <w:p w14:paraId="767CDE29" w14:textId="77777777" w:rsidR="004B6AB8" w:rsidRPr="0080609D" w:rsidRDefault="004B6AB8" w:rsidP="004B6AB8">
      <w:pPr>
        <w:pStyle w:val="HTML-voorafopgemaakt"/>
        <w:ind w:left="1416"/>
      </w:pPr>
      <w:r w:rsidRPr="0080609D">
        <w:t xml:space="preserve"> userLamu : STRING;</w:t>
      </w:r>
    </w:p>
    <w:p w14:paraId="767CDE2A" w14:textId="77777777" w:rsidR="004B6AB8" w:rsidRPr="0080609D" w:rsidRDefault="004B6AB8" w:rsidP="004B6AB8">
      <w:pPr>
        <w:pStyle w:val="HTML-voorafopgemaakt"/>
        <w:ind w:left="1416"/>
        <w:rPr>
          <w:b/>
        </w:rPr>
      </w:pPr>
      <w:r w:rsidRPr="0080609D">
        <w:rPr>
          <w:b/>
        </w:rPr>
        <w:t xml:space="preserve"> </w:t>
      </w:r>
      <w:r w:rsidRPr="0080609D">
        <w:rPr>
          <w:b/>
          <w:highlight w:val="white"/>
        </w:rPr>
        <w:t>initiatingTransactionMessage</w:t>
      </w:r>
      <w:r w:rsidRPr="0080609D">
        <w:rPr>
          <w:b/>
        </w:rPr>
        <w:t>ID : OPTIONAL STRING;</w:t>
      </w:r>
    </w:p>
    <w:p w14:paraId="767CDE2B" w14:textId="77777777" w:rsidR="004B6AB8" w:rsidRPr="0080609D" w:rsidRDefault="004B6AB8" w:rsidP="004B6AB8">
      <w:pPr>
        <w:pStyle w:val="HTML-voorafopgemaakt"/>
        <w:ind w:left="1416"/>
      </w:pPr>
      <w:r w:rsidRPr="0080609D">
        <w:t xml:space="preserve"> initiatorToExecutor : BOOLEAN;</w:t>
      </w:r>
    </w:p>
    <w:p w14:paraId="767CDE2C" w14:textId="77777777" w:rsidR="004B6AB8" w:rsidRPr="0080609D" w:rsidRDefault="004B6AB8" w:rsidP="004B6AB8">
      <w:pPr>
        <w:pStyle w:val="HTML-voorafopgemaakt"/>
        <w:ind w:left="1416"/>
      </w:pPr>
      <w:r w:rsidRPr="0080609D">
        <w:t xml:space="preserve"> transaction : TransactionTemplate;</w:t>
      </w:r>
    </w:p>
    <w:p w14:paraId="767CDE2D" w14:textId="77777777" w:rsidR="004B6AB8" w:rsidRPr="0080609D" w:rsidRDefault="004B6AB8" w:rsidP="004B6AB8">
      <w:pPr>
        <w:pStyle w:val="HTML-voorafopgemaakt"/>
        <w:ind w:left="1416"/>
      </w:pPr>
      <w:r w:rsidRPr="0080609D">
        <w:t xml:space="preserve"> template : ComplexElementTemplate;</w:t>
      </w:r>
    </w:p>
    <w:p w14:paraId="767CDE2E" w14:textId="77777777" w:rsidR="004B6AB8" w:rsidRPr="0080609D" w:rsidRDefault="004B6AB8" w:rsidP="004B6AB8">
      <w:pPr>
        <w:pStyle w:val="HTML-voorafopgemaakt"/>
        <w:ind w:left="1416"/>
        <w:rPr>
          <w:lang w:val="nl-NL"/>
        </w:rPr>
      </w:pPr>
      <w:r w:rsidRPr="0080609D">
        <w:rPr>
          <w:lang w:val="nl-NL"/>
        </w:rPr>
        <w:t>END_ENTITY;</w:t>
      </w:r>
    </w:p>
    <w:p w14:paraId="767CDE2F" w14:textId="77777777" w:rsidR="004B6AB8" w:rsidRPr="00E67FAE" w:rsidRDefault="004B6AB8" w:rsidP="004B6AB8">
      <w:pPr>
        <w:rPr>
          <w:rFonts w:ascii="Corbel" w:hAnsi="Corbel"/>
          <w:b/>
          <w:sz w:val="22"/>
          <w:szCs w:val="22"/>
        </w:rPr>
      </w:pPr>
    </w:p>
    <w:p w14:paraId="767CDE30" w14:textId="77777777" w:rsidR="004B6AB8" w:rsidRPr="00E67FAE" w:rsidRDefault="004B6AB8" w:rsidP="004B6AB8">
      <w:pPr>
        <w:rPr>
          <w:rFonts w:ascii="Corbel" w:hAnsi="Corbel"/>
          <w:b/>
          <w:i/>
          <w:sz w:val="22"/>
          <w:szCs w:val="22"/>
        </w:rPr>
      </w:pPr>
      <w:r w:rsidRPr="00E67FAE">
        <w:rPr>
          <w:rFonts w:ascii="Corbel" w:hAnsi="Corbel"/>
          <w:b/>
          <w:i/>
          <w:sz w:val="22"/>
          <w:szCs w:val="22"/>
        </w:rPr>
        <w:t>Note: initiatingTransactionMessageID is de ID van het voorgaande bericht</w:t>
      </w:r>
    </w:p>
    <w:p w14:paraId="767CDE31" w14:textId="77777777" w:rsidR="004B6AB8" w:rsidRPr="00E67FAE" w:rsidRDefault="004B6AB8" w:rsidP="004B6AB8">
      <w:pPr>
        <w:ind w:left="360"/>
        <w:rPr>
          <w:rFonts w:ascii="Corbel" w:hAnsi="Corbel"/>
          <w:sz w:val="22"/>
          <w:szCs w:val="22"/>
        </w:rPr>
      </w:pPr>
      <w:r w:rsidRPr="00E67FAE">
        <w:rPr>
          <w:rFonts w:ascii="Corbel" w:hAnsi="Corbel"/>
          <w:sz w:val="22"/>
          <w:szCs w:val="22"/>
        </w:rPr>
        <w:t xml:space="preserve">Het STRING veld bevat meer mogelijkheden dan de waarde van een ID, doch een constructie waar een exact ID ingevoerd kan worden is zo ingrijpend dat voor deze relatief simpele oplossing is gekozen. </w:t>
      </w:r>
    </w:p>
    <w:p w14:paraId="767CDE32" w14:textId="77777777" w:rsidR="0063697D" w:rsidRPr="00E67FAE" w:rsidRDefault="0063697D" w:rsidP="004B6AB8">
      <w:pPr>
        <w:rPr>
          <w:rFonts w:ascii="Corbel" w:hAnsi="Corbel"/>
          <w:b/>
          <w:i/>
          <w:sz w:val="22"/>
          <w:szCs w:val="22"/>
        </w:rPr>
      </w:pPr>
    </w:p>
    <w:p w14:paraId="767CDE33" w14:textId="77777777" w:rsidR="004B6AB8" w:rsidRPr="00E67FAE" w:rsidRDefault="004B6AB8" w:rsidP="004B6AB8">
      <w:pPr>
        <w:rPr>
          <w:rFonts w:ascii="Corbel" w:hAnsi="Corbel"/>
          <w:b/>
          <w:sz w:val="22"/>
          <w:szCs w:val="22"/>
        </w:rPr>
      </w:pPr>
      <w:r w:rsidRPr="00E67FAE">
        <w:rPr>
          <w:rFonts w:ascii="Corbel" w:hAnsi="Corbel"/>
          <w:b/>
          <w:i/>
          <w:sz w:val="22"/>
          <w:szCs w:val="22"/>
        </w:rPr>
        <w:t>Specifieke keuzes en achterliggende argumentaties</w:t>
      </w:r>
    </w:p>
    <w:p w14:paraId="767CDE34" w14:textId="77777777" w:rsidR="004B6AB8" w:rsidRPr="00E67FAE" w:rsidRDefault="004B6AB8" w:rsidP="004B6AB8">
      <w:pPr>
        <w:rPr>
          <w:rFonts w:ascii="Corbel" w:hAnsi="Corbel"/>
          <w:sz w:val="22"/>
          <w:szCs w:val="22"/>
        </w:rPr>
      </w:pPr>
    </w:p>
    <w:p w14:paraId="767CDE35" w14:textId="77777777" w:rsidR="004B6AB8" w:rsidRPr="00E67FAE" w:rsidRDefault="004B6AB8" w:rsidP="004B6AB8">
      <w:pPr>
        <w:rPr>
          <w:rFonts w:ascii="Corbel" w:hAnsi="Corbel"/>
          <w:b/>
          <w:i/>
          <w:sz w:val="22"/>
          <w:szCs w:val="22"/>
        </w:rPr>
      </w:pPr>
      <w:r w:rsidRPr="00E67FAE">
        <w:rPr>
          <w:rFonts w:ascii="Corbel" w:hAnsi="Corbel"/>
          <w:b/>
          <w:i/>
          <w:sz w:val="22"/>
          <w:szCs w:val="22"/>
        </w:rPr>
        <w:t>Voorgaande berichten worden niet als compleet bericht opgenomen:</w:t>
      </w:r>
    </w:p>
    <w:p w14:paraId="767CDE36" w14:textId="77777777" w:rsidR="004B6AB8" w:rsidRPr="00E67FAE" w:rsidRDefault="004B6AB8" w:rsidP="004B6AB8">
      <w:pPr>
        <w:rPr>
          <w:rFonts w:ascii="Corbel" w:hAnsi="Corbel"/>
          <w:i/>
          <w:sz w:val="22"/>
          <w:szCs w:val="22"/>
        </w:rPr>
      </w:pPr>
      <w:r w:rsidRPr="00E67FAE">
        <w:rPr>
          <w:rFonts w:ascii="Corbel" w:hAnsi="Corbel"/>
          <w:i/>
          <w:sz w:val="22"/>
          <w:szCs w:val="22"/>
        </w:rPr>
        <w:t>Voordelen</w:t>
      </w:r>
    </w:p>
    <w:p w14:paraId="767CDE37" w14:textId="77777777" w:rsidR="004B6AB8" w:rsidRPr="00E67FAE" w:rsidRDefault="004B6AB8" w:rsidP="004B6AB8">
      <w:pPr>
        <w:widowControl/>
        <w:numPr>
          <w:ilvl w:val="0"/>
          <w:numId w:val="5"/>
        </w:numPr>
        <w:suppressAutoHyphens w:val="0"/>
        <w:rPr>
          <w:rFonts w:ascii="Corbel" w:hAnsi="Corbel"/>
          <w:sz w:val="22"/>
          <w:szCs w:val="22"/>
        </w:rPr>
      </w:pPr>
      <w:r w:rsidRPr="00E67FAE">
        <w:rPr>
          <w:rFonts w:ascii="Corbel" w:hAnsi="Corbel"/>
          <w:sz w:val="22"/>
          <w:szCs w:val="22"/>
        </w:rPr>
        <w:t>Een voorgaand bericht zou ook een attachment kunnen bevatten, als deze attachment groot is ontstaat er een hoop vervuiling</w:t>
      </w:r>
      <w:r w:rsidR="007B5C78" w:rsidRPr="00E67FAE">
        <w:rPr>
          <w:rFonts w:ascii="Corbel" w:hAnsi="Corbel"/>
          <w:sz w:val="22"/>
          <w:szCs w:val="22"/>
        </w:rPr>
        <w:t>.</w:t>
      </w:r>
    </w:p>
    <w:p w14:paraId="767CDE38" w14:textId="77777777" w:rsidR="004B6AB8" w:rsidRPr="00E67FAE" w:rsidRDefault="004B6AB8" w:rsidP="004B6AB8">
      <w:pPr>
        <w:widowControl/>
        <w:numPr>
          <w:ilvl w:val="0"/>
          <w:numId w:val="5"/>
        </w:numPr>
        <w:suppressAutoHyphens w:val="0"/>
        <w:rPr>
          <w:rFonts w:ascii="Corbel" w:hAnsi="Corbel"/>
          <w:sz w:val="22"/>
          <w:szCs w:val="22"/>
        </w:rPr>
      </w:pPr>
      <w:r w:rsidRPr="00E67FAE">
        <w:rPr>
          <w:rFonts w:ascii="Corbel" w:hAnsi="Corbel"/>
          <w:sz w:val="22"/>
          <w:szCs w:val="22"/>
        </w:rPr>
        <w:t>Een voorgaand bericht zou ook weer een voorgaand bericht kunnen bevatten dit kan tot een opstapeling van voorgaande berichten leiden</w:t>
      </w:r>
      <w:r w:rsidR="007B5C78" w:rsidRPr="00E67FAE">
        <w:rPr>
          <w:rFonts w:ascii="Corbel" w:hAnsi="Corbel"/>
          <w:sz w:val="22"/>
          <w:szCs w:val="22"/>
        </w:rPr>
        <w:t>.</w:t>
      </w:r>
    </w:p>
    <w:p w14:paraId="767CDE39" w14:textId="77777777" w:rsidR="004B6AB8" w:rsidRPr="00E67FAE" w:rsidRDefault="004B6AB8" w:rsidP="004B6AB8">
      <w:pPr>
        <w:widowControl/>
        <w:numPr>
          <w:ilvl w:val="0"/>
          <w:numId w:val="5"/>
        </w:numPr>
        <w:suppressAutoHyphens w:val="0"/>
        <w:rPr>
          <w:rFonts w:ascii="Corbel" w:hAnsi="Corbel"/>
          <w:sz w:val="22"/>
          <w:szCs w:val="22"/>
        </w:rPr>
      </w:pPr>
      <w:r w:rsidRPr="00E67FAE">
        <w:rPr>
          <w:rFonts w:ascii="Corbel" w:hAnsi="Corbel"/>
          <w:sz w:val="22"/>
          <w:szCs w:val="22"/>
        </w:rPr>
        <w:t>Huidige systemen zijn ingericht op 1 bericht per 12.xml file (m.u.v. project specifiek bericht, waar 0 berichten per 12.xml file aanwezig zijn). Deze keuze houdt dit valide</w:t>
      </w:r>
      <w:r w:rsidR="007B5C78" w:rsidRPr="00E67FAE">
        <w:rPr>
          <w:rFonts w:ascii="Corbel" w:hAnsi="Corbel"/>
          <w:sz w:val="22"/>
          <w:szCs w:val="22"/>
        </w:rPr>
        <w:t>.</w:t>
      </w:r>
    </w:p>
    <w:p w14:paraId="767CDE3A" w14:textId="77777777" w:rsidR="004B6AB8" w:rsidRPr="00E67FAE" w:rsidRDefault="004B6AB8" w:rsidP="004B6AB8">
      <w:pPr>
        <w:widowControl/>
        <w:numPr>
          <w:ilvl w:val="0"/>
          <w:numId w:val="5"/>
        </w:numPr>
        <w:suppressAutoHyphens w:val="0"/>
        <w:rPr>
          <w:rFonts w:ascii="Corbel" w:hAnsi="Corbel"/>
          <w:sz w:val="22"/>
          <w:szCs w:val="22"/>
        </w:rPr>
      </w:pPr>
      <w:r w:rsidRPr="00E67FAE">
        <w:rPr>
          <w:rFonts w:ascii="Corbel" w:hAnsi="Corbel"/>
          <w:sz w:val="22"/>
          <w:szCs w:val="22"/>
        </w:rPr>
        <w:t>Een systeem weet zelf zijn historie en heeft derhalve geen problemen met het terugvinden van de voorgaande berichten, de ID wordt gebruikt en deze is uniek .</w:t>
      </w:r>
    </w:p>
    <w:p w14:paraId="767CDE3B" w14:textId="77777777" w:rsidR="004B6AB8" w:rsidRPr="00E67FAE" w:rsidRDefault="004B6AB8" w:rsidP="004B6AB8">
      <w:pPr>
        <w:rPr>
          <w:rFonts w:ascii="Corbel" w:hAnsi="Corbel"/>
          <w:i/>
          <w:sz w:val="22"/>
          <w:szCs w:val="22"/>
        </w:rPr>
      </w:pPr>
      <w:r w:rsidRPr="00E67FAE">
        <w:rPr>
          <w:rFonts w:ascii="Corbel" w:hAnsi="Corbel"/>
          <w:i/>
          <w:sz w:val="22"/>
          <w:szCs w:val="22"/>
        </w:rPr>
        <w:t>Nadelen</w:t>
      </w:r>
    </w:p>
    <w:p w14:paraId="767CDE3C" w14:textId="77777777" w:rsidR="004B6AB8" w:rsidRPr="00E67FAE" w:rsidRDefault="004B6AB8" w:rsidP="004B6AB8">
      <w:pPr>
        <w:widowControl/>
        <w:numPr>
          <w:ilvl w:val="0"/>
          <w:numId w:val="6"/>
        </w:numPr>
        <w:suppressAutoHyphens w:val="0"/>
        <w:rPr>
          <w:rFonts w:ascii="Corbel" w:hAnsi="Corbel"/>
          <w:sz w:val="22"/>
          <w:szCs w:val="22"/>
        </w:rPr>
      </w:pPr>
      <w:r w:rsidRPr="00E67FAE">
        <w:rPr>
          <w:rFonts w:ascii="Corbel" w:hAnsi="Corbel"/>
          <w:sz w:val="22"/>
          <w:szCs w:val="22"/>
        </w:rPr>
        <w:t xml:space="preserve">Een bericht bevat als losstaand bericht niet alle informatie zonder externe referenties zoals tot nu toe wel het geval was. Het is dus niet mogelijk om op basis van 1 bericht de gehele context van dit bericht weer te geven (verticaal), </w:t>
      </w:r>
    </w:p>
    <w:p w14:paraId="767CDE3D" w14:textId="77777777" w:rsidR="004B6AB8" w:rsidRPr="00E67FAE" w:rsidRDefault="004B6AB8" w:rsidP="004B6AB8">
      <w:pPr>
        <w:rPr>
          <w:rFonts w:ascii="Corbel" w:hAnsi="Corbel"/>
          <w:i/>
          <w:sz w:val="22"/>
          <w:szCs w:val="22"/>
        </w:rPr>
      </w:pPr>
      <w:r w:rsidRPr="00E67FAE">
        <w:rPr>
          <w:rFonts w:ascii="Corbel" w:hAnsi="Corbel"/>
          <w:i/>
          <w:sz w:val="22"/>
          <w:szCs w:val="22"/>
        </w:rPr>
        <w:t>Conclusie</w:t>
      </w:r>
    </w:p>
    <w:p w14:paraId="767CDE3E" w14:textId="77777777" w:rsidR="004B6AB8" w:rsidRPr="00E67FAE" w:rsidRDefault="004B6AB8" w:rsidP="004B6AB8">
      <w:pPr>
        <w:widowControl/>
        <w:numPr>
          <w:ilvl w:val="0"/>
          <w:numId w:val="6"/>
        </w:numPr>
        <w:suppressAutoHyphens w:val="0"/>
        <w:rPr>
          <w:rFonts w:ascii="Corbel" w:hAnsi="Corbel"/>
          <w:sz w:val="22"/>
          <w:szCs w:val="22"/>
        </w:rPr>
      </w:pPr>
      <w:r w:rsidRPr="00E67FAE">
        <w:rPr>
          <w:rFonts w:ascii="Corbel" w:hAnsi="Corbel"/>
          <w:sz w:val="22"/>
          <w:szCs w:val="22"/>
        </w:rPr>
        <w:t xml:space="preserve">Het nadeel weegt niet op tegen de voordelen. Derhalve is gekozen om alleen referentie naar bovenliggend bericht aan te geven. Dit nadeel is (deels) goed te praten daar op basis van alleen 1 bericht al nooit gehele horizontaal context (zeg maar voorgaande en nakomende berichten) te achterhalen zijn, waardoor het ook plausibel is dat dit ook geldt voor verticale </w:t>
      </w:r>
      <w:r w:rsidRPr="00E67FAE">
        <w:rPr>
          <w:rFonts w:ascii="Corbel" w:hAnsi="Corbel"/>
          <w:sz w:val="22"/>
          <w:szCs w:val="22"/>
        </w:rPr>
        <w:lastRenderedPageBreak/>
        <w:t>berichten (uit aanroepende transactie, dan wel berichten aangeroepen vanuit deze transactie)</w:t>
      </w:r>
      <w:r w:rsidR="008B5179" w:rsidRPr="00E67FAE">
        <w:rPr>
          <w:rFonts w:ascii="Corbel" w:hAnsi="Corbel"/>
          <w:sz w:val="22"/>
          <w:szCs w:val="22"/>
        </w:rPr>
        <w:t>.</w:t>
      </w:r>
    </w:p>
    <w:p w14:paraId="767CDE3F" w14:textId="77777777" w:rsidR="004B6AB8" w:rsidRPr="00E67FAE" w:rsidRDefault="004B6AB8" w:rsidP="004B6AB8">
      <w:pPr>
        <w:rPr>
          <w:rFonts w:ascii="Corbel" w:hAnsi="Corbel"/>
          <w:sz w:val="22"/>
          <w:szCs w:val="22"/>
        </w:rPr>
      </w:pPr>
    </w:p>
    <w:p w14:paraId="767CDE40" w14:textId="77777777" w:rsidR="004B6AB8" w:rsidRPr="00E67FAE" w:rsidRDefault="004B6AB8" w:rsidP="004B6AB8">
      <w:pPr>
        <w:rPr>
          <w:rFonts w:ascii="Corbel" w:hAnsi="Corbel"/>
          <w:b/>
          <w:i/>
          <w:sz w:val="22"/>
          <w:szCs w:val="22"/>
        </w:rPr>
      </w:pPr>
      <w:r w:rsidRPr="00E67FAE">
        <w:rPr>
          <w:rFonts w:ascii="Corbel" w:hAnsi="Corbel"/>
          <w:b/>
          <w:i/>
          <w:sz w:val="22"/>
          <w:szCs w:val="22"/>
        </w:rPr>
        <w:t>Berichten die niet als direct voorgaand bericht een bericht uit een andere transactie hebben, hebben nog steeds de referentie naar het bericht uit deze transactie</w:t>
      </w:r>
    </w:p>
    <w:p w14:paraId="767CDE41" w14:textId="77777777" w:rsidR="004B6AB8" w:rsidRPr="00E67FAE" w:rsidRDefault="004B6AB8" w:rsidP="004B6AB8">
      <w:pPr>
        <w:rPr>
          <w:rFonts w:ascii="Corbel" w:hAnsi="Corbel"/>
          <w:i/>
          <w:sz w:val="22"/>
          <w:szCs w:val="22"/>
        </w:rPr>
      </w:pPr>
      <w:r w:rsidRPr="00E67FAE">
        <w:rPr>
          <w:rFonts w:ascii="Corbel" w:hAnsi="Corbel"/>
          <w:i/>
          <w:sz w:val="22"/>
          <w:szCs w:val="22"/>
        </w:rPr>
        <w:t>Voordelen</w:t>
      </w:r>
    </w:p>
    <w:p w14:paraId="767CDE42" w14:textId="77777777" w:rsidR="004B6AB8" w:rsidRPr="00E67FAE" w:rsidRDefault="004B6AB8" w:rsidP="004B6AB8">
      <w:pPr>
        <w:widowControl/>
        <w:numPr>
          <w:ilvl w:val="0"/>
          <w:numId w:val="6"/>
        </w:numPr>
        <w:suppressAutoHyphens w:val="0"/>
        <w:rPr>
          <w:rFonts w:ascii="Corbel" w:hAnsi="Corbel"/>
          <w:sz w:val="22"/>
          <w:szCs w:val="22"/>
        </w:rPr>
      </w:pPr>
      <w:r w:rsidRPr="00E67FAE">
        <w:rPr>
          <w:rFonts w:ascii="Corbel" w:hAnsi="Corbel"/>
          <w:sz w:val="22"/>
          <w:szCs w:val="22"/>
        </w:rPr>
        <w:t>Conceptueel is het mooi bij overgang naar ander bericht zoveel mogelijk informatie gelijk te houden.</w:t>
      </w:r>
    </w:p>
    <w:p w14:paraId="767CDE43" w14:textId="77777777" w:rsidR="004B6AB8" w:rsidRPr="00E67FAE" w:rsidRDefault="004B6AB8" w:rsidP="004B6AB8">
      <w:pPr>
        <w:widowControl/>
        <w:numPr>
          <w:ilvl w:val="0"/>
          <w:numId w:val="6"/>
        </w:numPr>
        <w:suppressAutoHyphens w:val="0"/>
        <w:rPr>
          <w:rFonts w:ascii="Corbel" w:hAnsi="Corbel"/>
          <w:sz w:val="22"/>
          <w:szCs w:val="22"/>
        </w:rPr>
      </w:pPr>
      <w:r w:rsidRPr="00E67FAE">
        <w:rPr>
          <w:rFonts w:ascii="Corbel" w:hAnsi="Corbel"/>
          <w:sz w:val="22"/>
          <w:szCs w:val="22"/>
        </w:rPr>
        <w:t>Uit elk bericht is na te gaan of er een aanroepende transactie is waartoe als reactie op een bericht teruggestapt kan worden.</w:t>
      </w:r>
    </w:p>
    <w:p w14:paraId="767CDE44" w14:textId="77777777" w:rsidR="004B6AB8" w:rsidRPr="00E67FAE" w:rsidRDefault="004B6AB8" w:rsidP="004B6AB8">
      <w:pPr>
        <w:rPr>
          <w:rFonts w:ascii="Corbel" w:hAnsi="Corbel"/>
          <w:i/>
          <w:sz w:val="22"/>
          <w:szCs w:val="22"/>
        </w:rPr>
      </w:pPr>
      <w:r w:rsidRPr="00E67FAE">
        <w:rPr>
          <w:rFonts w:ascii="Corbel" w:hAnsi="Corbel"/>
          <w:i/>
          <w:sz w:val="22"/>
          <w:szCs w:val="22"/>
        </w:rPr>
        <w:t>Nadelen</w:t>
      </w:r>
    </w:p>
    <w:p w14:paraId="767CDE45" w14:textId="77777777" w:rsidR="004B6AB8" w:rsidRPr="00E67FAE" w:rsidRDefault="004B6AB8" w:rsidP="004B6AB8">
      <w:pPr>
        <w:widowControl/>
        <w:numPr>
          <w:ilvl w:val="0"/>
          <w:numId w:val="7"/>
        </w:numPr>
        <w:suppressAutoHyphens w:val="0"/>
        <w:rPr>
          <w:rFonts w:ascii="Corbel" w:hAnsi="Corbel"/>
          <w:sz w:val="22"/>
          <w:szCs w:val="22"/>
        </w:rPr>
      </w:pPr>
      <w:r w:rsidRPr="00E67FAE">
        <w:rPr>
          <w:rFonts w:ascii="Corbel" w:hAnsi="Corbel"/>
          <w:sz w:val="22"/>
          <w:szCs w:val="22"/>
        </w:rPr>
        <w:t>Uit een bericht alleen is niet (altijd) af te lijden of het voorgaande bericht het bericht uit de andere transactie was.</w:t>
      </w:r>
    </w:p>
    <w:p w14:paraId="767CDE46" w14:textId="77777777" w:rsidR="0063697D" w:rsidRPr="00E67FAE" w:rsidRDefault="0063697D" w:rsidP="004B6AB8">
      <w:pPr>
        <w:rPr>
          <w:rFonts w:ascii="Corbel" w:hAnsi="Corbel"/>
          <w:i/>
          <w:sz w:val="22"/>
          <w:szCs w:val="22"/>
        </w:rPr>
      </w:pPr>
    </w:p>
    <w:p w14:paraId="767CDE47" w14:textId="77777777" w:rsidR="0063697D" w:rsidRPr="00E67FAE" w:rsidRDefault="0063697D" w:rsidP="004B6AB8">
      <w:pPr>
        <w:rPr>
          <w:rFonts w:ascii="Corbel" w:hAnsi="Corbel"/>
          <w:i/>
          <w:sz w:val="22"/>
          <w:szCs w:val="22"/>
        </w:rPr>
      </w:pPr>
    </w:p>
    <w:p w14:paraId="767CDE48" w14:textId="77777777" w:rsidR="004B6AB8" w:rsidRPr="00E67FAE" w:rsidRDefault="004B6AB8" w:rsidP="004B6AB8">
      <w:pPr>
        <w:rPr>
          <w:rFonts w:ascii="Corbel" w:hAnsi="Corbel"/>
          <w:i/>
          <w:sz w:val="22"/>
          <w:szCs w:val="22"/>
        </w:rPr>
      </w:pPr>
      <w:r w:rsidRPr="00E67FAE">
        <w:rPr>
          <w:rFonts w:ascii="Corbel" w:hAnsi="Corbel"/>
          <w:i/>
          <w:sz w:val="22"/>
          <w:szCs w:val="22"/>
        </w:rPr>
        <w:t>Conclusie</w:t>
      </w:r>
    </w:p>
    <w:p w14:paraId="767CDE49" w14:textId="77777777" w:rsidR="004B6AB8" w:rsidRPr="00E67FAE" w:rsidRDefault="004B6AB8" w:rsidP="004B6AB8">
      <w:pPr>
        <w:widowControl/>
        <w:numPr>
          <w:ilvl w:val="0"/>
          <w:numId w:val="7"/>
        </w:numPr>
        <w:suppressAutoHyphens w:val="0"/>
        <w:rPr>
          <w:rFonts w:ascii="Corbel" w:hAnsi="Corbel"/>
          <w:sz w:val="22"/>
          <w:szCs w:val="22"/>
        </w:rPr>
      </w:pPr>
      <w:r w:rsidRPr="00E67FAE">
        <w:rPr>
          <w:rFonts w:ascii="Corbel" w:hAnsi="Corbel"/>
          <w:sz w:val="22"/>
          <w:szCs w:val="22"/>
        </w:rPr>
        <w:t>Het nadeel is alleen van toepassing als een gekoppelde transacties aangegeven moeten worden. In deze gevallen is de applicatie zich bewust van alle berichten en heeft het voldoende informatie uit alle berichten samen om de gekoppelde transactie aan te geven. De voordelen wegen dus op tegen het nadeel omdat het nadeel slechts slimmere applicaties eist en geen overall informatieverlies oplevert.</w:t>
      </w:r>
    </w:p>
    <w:p w14:paraId="767CDE4A" w14:textId="77777777" w:rsidR="004B6AB8" w:rsidRPr="00E67FAE" w:rsidRDefault="004B6AB8" w:rsidP="004B6AB8">
      <w:pPr>
        <w:rPr>
          <w:rFonts w:ascii="Corbel" w:hAnsi="Corbel"/>
          <w:sz w:val="22"/>
          <w:szCs w:val="22"/>
        </w:rPr>
      </w:pPr>
    </w:p>
    <w:p w14:paraId="767CDE4B" w14:textId="77777777" w:rsidR="004B6AB8" w:rsidRPr="00E67FAE" w:rsidRDefault="004B6AB8" w:rsidP="004B6AB8">
      <w:pPr>
        <w:rPr>
          <w:rFonts w:ascii="Corbel" w:hAnsi="Corbel"/>
          <w:b/>
          <w:i/>
          <w:sz w:val="22"/>
          <w:szCs w:val="22"/>
        </w:rPr>
      </w:pPr>
      <w:r w:rsidRPr="00E67FAE">
        <w:rPr>
          <w:rFonts w:ascii="Corbel" w:hAnsi="Corbel"/>
          <w:b/>
          <w:i/>
          <w:sz w:val="22"/>
          <w:szCs w:val="22"/>
        </w:rPr>
        <w:t>Voor bijlagen bij berichten is geen specifieke oplossing gezocht</w:t>
      </w:r>
    </w:p>
    <w:p w14:paraId="767CDE4C" w14:textId="77777777" w:rsidR="004B6AB8" w:rsidRPr="00E67FAE" w:rsidRDefault="004B6AB8" w:rsidP="004B6AB8">
      <w:pPr>
        <w:rPr>
          <w:rFonts w:ascii="Corbel" w:hAnsi="Corbel"/>
          <w:i/>
          <w:sz w:val="22"/>
          <w:szCs w:val="22"/>
        </w:rPr>
      </w:pPr>
      <w:r w:rsidRPr="00E67FAE">
        <w:rPr>
          <w:rFonts w:ascii="Corbel" w:hAnsi="Corbel"/>
          <w:i/>
          <w:sz w:val="22"/>
          <w:szCs w:val="22"/>
        </w:rPr>
        <w:t>Voordelen</w:t>
      </w:r>
    </w:p>
    <w:p w14:paraId="767CDE4D" w14:textId="77777777" w:rsidR="004B6AB8" w:rsidRPr="00E67FAE" w:rsidRDefault="004B6AB8" w:rsidP="004B6AB8">
      <w:pPr>
        <w:widowControl/>
        <w:numPr>
          <w:ilvl w:val="0"/>
          <w:numId w:val="6"/>
        </w:numPr>
        <w:suppressAutoHyphens w:val="0"/>
        <w:rPr>
          <w:rFonts w:ascii="Corbel" w:hAnsi="Corbel"/>
          <w:sz w:val="22"/>
          <w:szCs w:val="22"/>
        </w:rPr>
      </w:pPr>
      <w:r w:rsidRPr="00E67FAE">
        <w:rPr>
          <w:rFonts w:ascii="Corbel" w:hAnsi="Corbel"/>
          <w:sz w:val="22"/>
          <w:szCs w:val="22"/>
        </w:rPr>
        <w:t>Conceptueel is het in lijn met andere VISI aanpak om de keuze van bijlagen zelf aan applicaties over te laten.</w:t>
      </w:r>
    </w:p>
    <w:p w14:paraId="767CDE4E" w14:textId="77777777" w:rsidR="004B6AB8" w:rsidRPr="00E67FAE" w:rsidRDefault="004B6AB8" w:rsidP="004B6AB8">
      <w:pPr>
        <w:rPr>
          <w:rFonts w:ascii="Corbel" w:hAnsi="Corbel"/>
          <w:i/>
          <w:sz w:val="22"/>
          <w:szCs w:val="22"/>
        </w:rPr>
      </w:pPr>
      <w:r w:rsidRPr="00E67FAE">
        <w:rPr>
          <w:rFonts w:ascii="Corbel" w:hAnsi="Corbel"/>
          <w:i/>
          <w:sz w:val="22"/>
          <w:szCs w:val="22"/>
        </w:rPr>
        <w:t>Nadelen</w:t>
      </w:r>
    </w:p>
    <w:p w14:paraId="767CDE4F" w14:textId="77777777" w:rsidR="004B6AB8" w:rsidRPr="00E67FAE" w:rsidRDefault="004B6AB8" w:rsidP="004B6AB8">
      <w:pPr>
        <w:widowControl/>
        <w:numPr>
          <w:ilvl w:val="0"/>
          <w:numId w:val="7"/>
        </w:numPr>
        <w:suppressAutoHyphens w:val="0"/>
        <w:rPr>
          <w:rFonts w:ascii="Corbel" w:hAnsi="Corbel"/>
          <w:sz w:val="22"/>
          <w:szCs w:val="22"/>
        </w:rPr>
      </w:pPr>
      <w:r w:rsidRPr="00E67FAE">
        <w:rPr>
          <w:rFonts w:ascii="Corbel" w:hAnsi="Corbel"/>
          <w:sz w:val="22"/>
          <w:szCs w:val="22"/>
        </w:rPr>
        <w:t>Niet alle bijlagen staan automatisch op alle servers behorende bij rollen R1 t/m R4</w:t>
      </w:r>
    </w:p>
    <w:p w14:paraId="767CDE50" w14:textId="77777777" w:rsidR="0063697D" w:rsidRPr="00E67FAE" w:rsidRDefault="0063697D" w:rsidP="004B6AB8">
      <w:pPr>
        <w:rPr>
          <w:rFonts w:ascii="Corbel" w:hAnsi="Corbel"/>
          <w:b/>
          <w:i/>
          <w:sz w:val="22"/>
          <w:szCs w:val="22"/>
        </w:rPr>
      </w:pPr>
    </w:p>
    <w:p w14:paraId="767CDE51" w14:textId="77777777" w:rsidR="00291E6D" w:rsidRPr="00E67FAE" w:rsidRDefault="00291E6D">
      <w:pPr>
        <w:widowControl/>
        <w:suppressAutoHyphens w:val="0"/>
        <w:rPr>
          <w:rFonts w:ascii="Corbel" w:hAnsi="Corbel"/>
          <w:b/>
          <w:i/>
          <w:sz w:val="22"/>
          <w:szCs w:val="22"/>
        </w:rPr>
      </w:pPr>
      <w:r w:rsidRPr="00E67FAE">
        <w:rPr>
          <w:rFonts w:ascii="Corbel" w:hAnsi="Corbel"/>
          <w:b/>
          <w:i/>
          <w:sz w:val="22"/>
          <w:szCs w:val="22"/>
        </w:rPr>
        <w:br w:type="page"/>
      </w:r>
    </w:p>
    <w:p w14:paraId="767CDE52" w14:textId="77777777" w:rsidR="004B6AB8" w:rsidRPr="00E67FAE" w:rsidRDefault="004B6AB8" w:rsidP="004B6AB8">
      <w:pPr>
        <w:rPr>
          <w:rFonts w:ascii="Corbel" w:hAnsi="Corbel"/>
          <w:b/>
          <w:sz w:val="28"/>
          <w:szCs w:val="28"/>
        </w:rPr>
      </w:pPr>
      <w:r w:rsidRPr="00E67FAE">
        <w:rPr>
          <w:rFonts w:ascii="Corbel" w:hAnsi="Corbel"/>
          <w:b/>
          <w:i/>
          <w:sz w:val="22"/>
          <w:szCs w:val="22"/>
        </w:rPr>
        <w:lastRenderedPageBreak/>
        <w:t>Structuur van het raamwerk</w:t>
      </w:r>
    </w:p>
    <w:p w14:paraId="767CDE53" w14:textId="77777777" w:rsidR="004B6AB8" w:rsidRPr="00E67FAE" w:rsidRDefault="004B6AB8" w:rsidP="004B6AB8">
      <w:pPr>
        <w:rPr>
          <w:rFonts w:ascii="Corbel" w:hAnsi="Corbel"/>
        </w:rPr>
      </w:pPr>
    </w:p>
    <w:p w14:paraId="767CDE54" w14:textId="77777777" w:rsidR="008B5179" w:rsidRPr="00E67FAE" w:rsidRDefault="004B6AB8" w:rsidP="008B5179">
      <w:pPr>
        <w:keepNext/>
        <w:rPr>
          <w:rFonts w:ascii="Corbel" w:hAnsi="Corbel"/>
        </w:rPr>
      </w:pPr>
      <w:r w:rsidRPr="00E67FAE">
        <w:rPr>
          <w:rFonts w:ascii="Corbel" w:hAnsi="Corbel"/>
        </w:rPr>
        <w:object w:dxaOrig="10591" w:dyaOrig="10269" w14:anchorId="767CE16F">
          <v:shape id="_x0000_i1030" type="#_x0000_t75" style="width:453pt;height:439.5pt" o:ole="">
            <v:imagedata r:id="rId18" o:title=""/>
          </v:shape>
          <o:OLEObject Type="Embed" ProgID="Visio.Drawing.11" ShapeID="_x0000_i1030" DrawAspect="Content" ObjectID="_1615189315" r:id="rId19"/>
        </w:object>
      </w:r>
    </w:p>
    <w:p w14:paraId="767CDE55" w14:textId="752BF771" w:rsidR="004B6AB8" w:rsidRPr="00E67FAE" w:rsidRDefault="008B5179" w:rsidP="008B5179">
      <w:pPr>
        <w:pStyle w:val="Bijschrift"/>
        <w:rPr>
          <w:rFonts w:ascii="Corbel" w:hAnsi="Corbel"/>
          <w:lang w:val="nl-NL"/>
        </w:rPr>
      </w:pPr>
      <w:bookmarkStart w:id="527" w:name="_Ref300045528"/>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1</w:t>
      </w:r>
      <w:r w:rsidRPr="00E67FAE">
        <w:rPr>
          <w:rFonts w:ascii="Corbel" w:hAnsi="Corbel"/>
        </w:rPr>
        <w:fldChar w:fldCharType="end"/>
      </w:r>
      <w:bookmarkEnd w:id="527"/>
    </w:p>
    <w:p w14:paraId="767CDE56" w14:textId="77777777" w:rsidR="004B6AB8" w:rsidRPr="00E67FAE" w:rsidRDefault="004B6AB8" w:rsidP="004B6AB8">
      <w:pPr>
        <w:rPr>
          <w:rFonts w:ascii="Corbel" w:hAnsi="Corbel"/>
          <w:sz w:val="22"/>
          <w:szCs w:val="22"/>
        </w:rPr>
      </w:pPr>
    </w:p>
    <w:p w14:paraId="767CDE57" w14:textId="77777777" w:rsidR="004B6AB8" w:rsidRPr="00E67FAE" w:rsidRDefault="004B6AB8" w:rsidP="004B6AB8">
      <w:pPr>
        <w:rPr>
          <w:rFonts w:ascii="Corbel" w:hAnsi="Corbel"/>
          <w:sz w:val="22"/>
          <w:szCs w:val="22"/>
        </w:rPr>
      </w:pPr>
    </w:p>
    <w:p w14:paraId="767CDE58" w14:textId="77777777" w:rsidR="004B6AB8" w:rsidRPr="00E67FAE" w:rsidRDefault="004B6AB8" w:rsidP="004B6AB8">
      <w:pPr>
        <w:rPr>
          <w:rFonts w:ascii="Corbel" w:hAnsi="Corbel"/>
          <w:sz w:val="22"/>
          <w:szCs w:val="22"/>
        </w:rPr>
      </w:pPr>
      <w:r w:rsidRPr="00E67FAE">
        <w:rPr>
          <w:rFonts w:ascii="Corbel" w:hAnsi="Corbel"/>
          <w:sz w:val="22"/>
          <w:szCs w:val="22"/>
        </w:rPr>
        <w:t>De bovengenoemde zwarte pijlen geven de berichtenvolgorde in tijd weer. De rode pijlen geven weer welke rol het bericht verzendt en welke rol het bericht ontvangt.</w:t>
      </w:r>
    </w:p>
    <w:p w14:paraId="767CDE59" w14:textId="77777777" w:rsidR="0063697D" w:rsidRPr="00E67FAE" w:rsidRDefault="0063697D" w:rsidP="004B6AB8">
      <w:pPr>
        <w:rPr>
          <w:rFonts w:ascii="Corbel" w:hAnsi="Corbel"/>
          <w:sz w:val="22"/>
          <w:szCs w:val="22"/>
        </w:rPr>
      </w:pPr>
    </w:p>
    <w:p w14:paraId="767CDE5A" w14:textId="77777777" w:rsidR="004B6AB8" w:rsidRPr="00E67FAE" w:rsidRDefault="004B6AB8" w:rsidP="004B6AB8">
      <w:pPr>
        <w:rPr>
          <w:rFonts w:ascii="Corbel" w:hAnsi="Corbel"/>
          <w:sz w:val="22"/>
          <w:szCs w:val="22"/>
        </w:rPr>
      </w:pPr>
      <w:r w:rsidRPr="00E67FAE">
        <w:rPr>
          <w:rFonts w:ascii="Corbel" w:hAnsi="Corbel"/>
          <w:sz w:val="22"/>
          <w:szCs w:val="22"/>
        </w:rPr>
        <w:t xml:space="preserve">De zwarte pijlen zijn niet aangegeven in de 12.xml files. Dit is informatie welke de applicatie moet onthouden indien vereist. Een uitzondering hierop vormen de pijlen waarbij een andere Transactie wordt geïnitieerd, dus van </w:t>
      </w:r>
      <w:r w:rsidRPr="00E67FAE">
        <w:rPr>
          <w:rFonts w:ascii="Corbel" w:hAnsi="Corbel"/>
          <w:i/>
          <w:sz w:val="22"/>
          <w:szCs w:val="22"/>
        </w:rPr>
        <w:t>B2 naar B5</w:t>
      </w:r>
      <w:r w:rsidRPr="00E67FAE">
        <w:rPr>
          <w:rFonts w:ascii="Corbel" w:hAnsi="Corbel"/>
          <w:sz w:val="22"/>
          <w:szCs w:val="22"/>
        </w:rPr>
        <w:t xml:space="preserve">, deze wordt opgeslagen in de instances van Mitt5, Mitt6 en Mitt8) en van </w:t>
      </w:r>
      <w:r w:rsidRPr="00E67FAE">
        <w:rPr>
          <w:rFonts w:ascii="Corbel" w:hAnsi="Corbel"/>
          <w:i/>
          <w:sz w:val="22"/>
          <w:szCs w:val="22"/>
        </w:rPr>
        <w:t>B7 naar B8</w:t>
      </w:r>
      <w:r w:rsidRPr="00E67FAE">
        <w:rPr>
          <w:rFonts w:ascii="Corbel" w:hAnsi="Corbel"/>
          <w:sz w:val="22"/>
          <w:szCs w:val="22"/>
        </w:rPr>
        <w:t xml:space="preserve">, deze wordt opgeslagen in de instances van Mitt9 en Mitt10). </w:t>
      </w:r>
    </w:p>
    <w:p w14:paraId="767CDE5B" w14:textId="77777777" w:rsidR="004B6AB8" w:rsidRPr="00E67FAE" w:rsidRDefault="004B6AB8" w:rsidP="004B6AB8">
      <w:pPr>
        <w:rPr>
          <w:rFonts w:ascii="Corbel" w:hAnsi="Corbel"/>
          <w:sz w:val="22"/>
          <w:szCs w:val="22"/>
        </w:rPr>
      </w:pPr>
      <w:r w:rsidRPr="00E67FAE">
        <w:rPr>
          <w:rFonts w:ascii="Corbel" w:hAnsi="Corbel"/>
          <w:sz w:val="22"/>
          <w:szCs w:val="22"/>
        </w:rPr>
        <w:t>De richting van de rode pijlen is aangegeven in elk 12.xml file. Elk bericht heeft altijd exact 1 rode pijl (en twee rollen).</w:t>
      </w:r>
    </w:p>
    <w:p w14:paraId="767CDE5C" w14:textId="77777777" w:rsidR="004B6AB8" w:rsidRPr="00E67FAE" w:rsidRDefault="004B6AB8" w:rsidP="004B6AB8">
      <w:pPr>
        <w:rPr>
          <w:rFonts w:ascii="Corbel" w:hAnsi="Corbel"/>
          <w:sz w:val="22"/>
          <w:szCs w:val="22"/>
        </w:rPr>
      </w:pPr>
    </w:p>
    <w:p w14:paraId="767CDE5D" w14:textId="77777777" w:rsidR="004B6AB8" w:rsidRPr="00E67FAE" w:rsidRDefault="004B6AB8" w:rsidP="004B6AB8">
      <w:pPr>
        <w:rPr>
          <w:rFonts w:ascii="Corbel" w:hAnsi="Corbel"/>
          <w:b/>
          <w:i/>
          <w:sz w:val="22"/>
          <w:szCs w:val="22"/>
          <w:lang w:val="en-GB"/>
        </w:rPr>
      </w:pPr>
      <w:r w:rsidRPr="00E67FAE">
        <w:rPr>
          <w:rFonts w:ascii="Corbel" w:hAnsi="Corbel"/>
          <w:b/>
          <w:i/>
          <w:sz w:val="22"/>
          <w:szCs w:val="22"/>
          <w:lang w:val="en-GB"/>
        </w:rPr>
        <w:t>Raamwerk in XML (_7.xml part)</w:t>
      </w:r>
    </w:p>
    <w:p w14:paraId="767CDE5E" w14:textId="77777777" w:rsidR="004B6AB8" w:rsidRPr="00E67FAE" w:rsidRDefault="004B6AB8" w:rsidP="004B6AB8">
      <w:pPr>
        <w:rPr>
          <w:rFonts w:ascii="Corbel" w:hAnsi="Corbel"/>
          <w:b/>
          <w:i/>
          <w:sz w:val="22"/>
          <w:szCs w:val="22"/>
          <w:lang w:val="en-GB"/>
        </w:rPr>
      </w:pPr>
    </w:p>
    <w:p w14:paraId="767CDE5F" w14:textId="77777777" w:rsidR="00291E6D" w:rsidRPr="00E67FAE" w:rsidRDefault="00291E6D" w:rsidP="004B6AB8">
      <w:pPr>
        <w:rPr>
          <w:rFonts w:ascii="Corbel" w:hAnsi="Corbel"/>
          <w:b/>
          <w:i/>
          <w:sz w:val="22"/>
          <w:szCs w:val="22"/>
          <w:lang w:val="en-GB"/>
        </w:rPr>
      </w:pPr>
    </w:p>
    <w:p w14:paraId="767CDE60" w14:textId="77777777" w:rsidR="004B6AB8" w:rsidRPr="00E67FAE" w:rsidRDefault="004B6AB8" w:rsidP="004B6AB8">
      <w:pPr>
        <w:rPr>
          <w:rFonts w:ascii="Corbel" w:hAnsi="Corbel"/>
          <w:b/>
          <w:i/>
          <w:sz w:val="22"/>
          <w:szCs w:val="22"/>
          <w:lang w:val="en-GB"/>
        </w:rPr>
      </w:pPr>
      <w:r w:rsidRPr="00E67FAE">
        <w:rPr>
          <w:rFonts w:ascii="Corbel" w:hAnsi="Corbel"/>
          <w:b/>
          <w:i/>
          <w:sz w:val="22"/>
          <w:szCs w:val="22"/>
          <w:lang w:val="en-GB"/>
        </w:rPr>
        <w:lastRenderedPageBreak/>
        <w:t>Bericht B1 (12.xml part)</w:t>
      </w:r>
      <w:r w:rsidRPr="00E67FAE">
        <w:rPr>
          <w:rFonts w:ascii="Corbel" w:hAnsi="Corbel"/>
          <w:b/>
          <w:i/>
          <w:sz w:val="22"/>
          <w:szCs w:val="22"/>
          <w:lang w:val="en-GB"/>
        </w:rPr>
        <w:tab/>
        <w:t>T1</w:t>
      </w:r>
    </w:p>
    <w:p w14:paraId="767CDE61"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6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6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B1</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6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6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false</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p>
    <w:p w14:paraId="767CDE6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6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pt-BR"/>
        </w:rPr>
        <w:t>...</w:t>
      </w:r>
    </w:p>
    <w:p w14:paraId="767CDE6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6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6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6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0000FF"/>
          <w:sz w:val="20"/>
          <w:szCs w:val="20"/>
          <w:highlight w:val="white"/>
          <w:lang w:val="pt-BR"/>
        </w:rPr>
        <w:t>&gt;</w:t>
      </w:r>
    </w:p>
    <w:p w14:paraId="767CDE6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6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E6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6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7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E7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E7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en-US"/>
        </w:rPr>
        <w:t>...</w:t>
      </w:r>
    </w:p>
    <w:p w14:paraId="767CDE7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0000FF"/>
          <w:sz w:val="20"/>
          <w:szCs w:val="20"/>
          <w:highlight w:val="white"/>
          <w:lang w:val="en-US"/>
        </w:rPr>
        <w:t>&gt;</w:t>
      </w:r>
    </w:p>
    <w:p w14:paraId="767CDE7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75" w14:textId="77777777" w:rsidR="004B6AB8" w:rsidRPr="0080609D" w:rsidRDefault="004B6AB8" w:rsidP="004B6AB8">
      <w:pPr>
        <w:rPr>
          <w:rFonts w:ascii="Courier New" w:hAnsi="Courier New" w:cs="Courier New"/>
          <w:color w:val="0000FF"/>
          <w:sz w:val="20"/>
          <w:szCs w:val="20"/>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B1</w:t>
      </w:r>
      <w:r w:rsidRPr="0080609D">
        <w:rPr>
          <w:rFonts w:ascii="Courier New" w:hAnsi="Courier New" w:cs="Courier New"/>
          <w:color w:val="0000FF"/>
          <w:sz w:val="20"/>
          <w:szCs w:val="20"/>
          <w:highlight w:val="white"/>
          <w:lang w:val="en-US"/>
        </w:rPr>
        <w:t>&gt;</w:t>
      </w:r>
    </w:p>
    <w:p w14:paraId="767CDE76" w14:textId="77777777" w:rsidR="0063697D" w:rsidRPr="00E67FAE" w:rsidRDefault="0063697D" w:rsidP="004B6AB8">
      <w:pPr>
        <w:rPr>
          <w:rFonts w:ascii="Corbel" w:hAnsi="Corbel"/>
          <w:color w:val="0000FF"/>
          <w:sz w:val="22"/>
          <w:szCs w:val="22"/>
          <w:highlight w:val="white"/>
          <w:lang w:val="de-DE"/>
        </w:rPr>
      </w:pPr>
    </w:p>
    <w:p w14:paraId="767CDE77" w14:textId="77777777" w:rsidR="0063697D" w:rsidRPr="00E67FAE" w:rsidRDefault="0063697D" w:rsidP="004B6AB8">
      <w:pPr>
        <w:rPr>
          <w:rFonts w:ascii="Corbel" w:hAnsi="Corbel"/>
          <w:b/>
          <w:i/>
          <w:sz w:val="22"/>
          <w:szCs w:val="22"/>
          <w:lang w:val="en-GB"/>
        </w:rPr>
      </w:pPr>
    </w:p>
    <w:p w14:paraId="767CDE78" w14:textId="77777777" w:rsidR="004B6AB8" w:rsidRPr="00E67FAE" w:rsidRDefault="004B6AB8" w:rsidP="004B6AB8">
      <w:pPr>
        <w:rPr>
          <w:rFonts w:ascii="Corbel" w:hAnsi="Corbel"/>
          <w:b/>
          <w:i/>
          <w:sz w:val="22"/>
          <w:szCs w:val="22"/>
          <w:lang w:val="en-GB"/>
        </w:rPr>
      </w:pPr>
      <w:r w:rsidRPr="00E67FAE">
        <w:rPr>
          <w:rFonts w:ascii="Corbel" w:hAnsi="Corbel"/>
          <w:b/>
          <w:i/>
          <w:sz w:val="22"/>
          <w:szCs w:val="22"/>
          <w:lang w:val="en-GB"/>
        </w:rPr>
        <w:t xml:space="preserve">Bericht B2 (12.xml part) </w:t>
      </w:r>
      <w:r w:rsidRPr="00E67FAE">
        <w:rPr>
          <w:rFonts w:ascii="Corbel" w:hAnsi="Corbel"/>
          <w:b/>
          <w:i/>
          <w:sz w:val="22"/>
          <w:szCs w:val="22"/>
          <w:lang w:val="en-GB"/>
        </w:rPr>
        <w:tab/>
        <w:t>T1</w:t>
      </w:r>
    </w:p>
    <w:p w14:paraId="767CDE79"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7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7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B2</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w:t>
      </w:r>
      <w:r w:rsidRPr="0080609D">
        <w:rPr>
          <w:rFonts w:ascii="Courier New" w:hAnsi="Courier New" w:cs="Courier New"/>
          <w:color w:val="000000"/>
          <w:sz w:val="20"/>
          <w:szCs w:val="20"/>
          <w:highlight w:val="white"/>
          <w:lang w:val="en-US"/>
        </w:rPr>
        <w:t xml:space="preserve"> messageB2</w:t>
      </w:r>
      <w:r w:rsidRPr="0080609D">
        <w:rPr>
          <w:rFonts w:ascii="Courier New" w:hAnsi="Courier New" w:cs="Courier New"/>
          <w:color w:val="0000FF"/>
          <w:sz w:val="20"/>
          <w:szCs w:val="20"/>
          <w:highlight w:val="white"/>
          <w:lang w:val="en-US"/>
        </w:rPr>
        <w:t>"&gt;</w:t>
      </w:r>
    </w:p>
    <w:p w14:paraId="767CDE7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pt-BR"/>
        </w:rPr>
        <w:t>...</w:t>
      </w:r>
    </w:p>
    <w:p w14:paraId="767CDE7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true</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p>
    <w:p w14:paraId="767CDE7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T1</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7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8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8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8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8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0000FF"/>
          <w:sz w:val="20"/>
          <w:szCs w:val="20"/>
          <w:highlight w:val="white"/>
          <w:lang w:val="pt-BR"/>
        </w:rPr>
        <w:t>&gt;</w:t>
      </w:r>
    </w:p>
    <w:p w14:paraId="767CDE8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8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E8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8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8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E8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E8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8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0000FF"/>
          <w:sz w:val="20"/>
          <w:szCs w:val="20"/>
          <w:highlight w:val="white"/>
          <w:lang w:val="en-US"/>
        </w:rPr>
        <w:t>&gt;</w:t>
      </w:r>
    </w:p>
    <w:p w14:paraId="767CDE8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8D" w14:textId="77777777" w:rsidR="004B6AB8" w:rsidRPr="0080609D" w:rsidRDefault="004B6AB8" w:rsidP="004B6AB8">
      <w:pPr>
        <w:rPr>
          <w:rFonts w:ascii="Courier New" w:hAnsi="Courier New" w:cs="Courier New"/>
          <w:color w:val="0000FF"/>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B2</w:t>
      </w:r>
      <w:r w:rsidRPr="0080609D">
        <w:rPr>
          <w:rFonts w:ascii="Courier New" w:hAnsi="Courier New" w:cs="Courier New"/>
          <w:color w:val="0000FF"/>
          <w:sz w:val="20"/>
          <w:szCs w:val="20"/>
          <w:highlight w:val="white"/>
          <w:lang w:val="en-US"/>
        </w:rPr>
        <w:t>&gt;</w:t>
      </w:r>
    </w:p>
    <w:p w14:paraId="767CDE8E" w14:textId="77777777" w:rsidR="0063697D" w:rsidRPr="00E67FAE" w:rsidRDefault="0063697D" w:rsidP="004B6AB8">
      <w:pPr>
        <w:rPr>
          <w:rFonts w:ascii="Corbel" w:hAnsi="Corbel"/>
          <w:color w:val="0000FF"/>
          <w:sz w:val="22"/>
          <w:szCs w:val="22"/>
          <w:highlight w:val="white"/>
          <w:lang w:val="de-DE"/>
        </w:rPr>
      </w:pPr>
    </w:p>
    <w:p w14:paraId="767CDE8F" w14:textId="77777777" w:rsidR="0063697D" w:rsidRPr="00E67FAE" w:rsidRDefault="0063697D" w:rsidP="004B6AB8">
      <w:pPr>
        <w:rPr>
          <w:rFonts w:ascii="Corbel" w:hAnsi="Corbel"/>
          <w:color w:val="0000FF"/>
          <w:sz w:val="22"/>
          <w:szCs w:val="22"/>
          <w:highlight w:val="white"/>
          <w:lang w:val="de-DE"/>
        </w:rPr>
      </w:pPr>
    </w:p>
    <w:p w14:paraId="767CDE90" w14:textId="77777777" w:rsidR="00291E6D" w:rsidRPr="00E67FAE" w:rsidRDefault="00291E6D" w:rsidP="004B6AB8">
      <w:pPr>
        <w:rPr>
          <w:rFonts w:ascii="Corbel" w:hAnsi="Corbel"/>
          <w:b/>
          <w:i/>
          <w:sz w:val="22"/>
          <w:szCs w:val="22"/>
          <w:lang w:val="en-GB"/>
        </w:rPr>
      </w:pPr>
    </w:p>
    <w:p w14:paraId="767CDE91" w14:textId="77777777" w:rsidR="00291E6D" w:rsidRPr="00E67FAE" w:rsidRDefault="00291E6D" w:rsidP="004B6AB8">
      <w:pPr>
        <w:rPr>
          <w:rFonts w:ascii="Corbel" w:hAnsi="Corbel"/>
          <w:b/>
          <w:i/>
          <w:sz w:val="22"/>
          <w:szCs w:val="22"/>
          <w:lang w:val="en-GB"/>
        </w:rPr>
      </w:pPr>
    </w:p>
    <w:p w14:paraId="767CDE92" w14:textId="77777777" w:rsidR="00291E6D" w:rsidRPr="00E67FAE" w:rsidRDefault="00291E6D" w:rsidP="004B6AB8">
      <w:pPr>
        <w:rPr>
          <w:rFonts w:ascii="Corbel" w:hAnsi="Corbel"/>
          <w:b/>
          <w:i/>
          <w:sz w:val="22"/>
          <w:szCs w:val="22"/>
          <w:lang w:val="en-GB"/>
        </w:rPr>
      </w:pPr>
    </w:p>
    <w:p w14:paraId="767CDE93"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B5 (12.xml part)</w:t>
      </w:r>
      <w:r w:rsidRPr="00E67FAE">
        <w:rPr>
          <w:rFonts w:ascii="Corbel" w:hAnsi="Corbel"/>
          <w:b/>
          <w:i/>
          <w:sz w:val="22"/>
          <w:szCs w:val="22"/>
          <w:lang w:val="en-GB"/>
        </w:rPr>
        <w:tab/>
        <w:t>T2</w:t>
      </w:r>
    </w:p>
    <w:p w14:paraId="767CDE94"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9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9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B5</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9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9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messageB2</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p>
    <w:p w14:paraId="767CDE9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lastRenderedPageBreak/>
        <w:tab/>
        <w:t>...</w:t>
      </w:r>
    </w:p>
    <w:p w14:paraId="767CDE9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true</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p>
    <w:p w14:paraId="767CDE9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T2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9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9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9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9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A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EA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A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EA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A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A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0000FF"/>
          <w:sz w:val="20"/>
          <w:szCs w:val="20"/>
          <w:highlight w:val="white"/>
          <w:lang w:val="pt-BR"/>
        </w:rPr>
        <w:t>&gt;</w:t>
      </w:r>
    </w:p>
    <w:p w14:paraId="767CDEA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EA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A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T2</w:t>
      </w:r>
      <w:r w:rsidRPr="0080609D">
        <w:rPr>
          <w:rFonts w:ascii="Courier New" w:hAnsi="Courier New" w:cs="Courier New"/>
          <w:color w:val="0000FF"/>
          <w:sz w:val="20"/>
          <w:szCs w:val="20"/>
          <w:highlight w:val="white"/>
          <w:lang w:val="en-US"/>
        </w:rPr>
        <w:t>&gt;</w:t>
      </w:r>
    </w:p>
    <w:p w14:paraId="767CDEA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AA" w14:textId="77777777" w:rsidR="004B6AB8" w:rsidRPr="0080609D" w:rsidRDefault="004B6AB8" w:rsidP="004B6AB8">
      <w:pPr>
        <w:rPr>
          <w:rFonts w:ascii="Courier New" w:hAnsi="Courier New" w:cs="Courier New"/>
          <w:color w:val="0000FF"/>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B5</w:t>
      </w:r>
      <w:r w:rsidRPr="0080609D">
        <w:rPr>
          <w:rFonts w:ascii="Courier New" w:hAnsi="Courier New" w:cs="Courier New"/>
          <w:color w:val="0000FF"/>
          <w:sz w:val="20"/>
          <w:szCs w:val="20"/>
          <w:highlight w:val="white"/>
          <w:lang w:val="en-US"/>
        </w:rPr>
        <w:t>&gt;</w:t>
      </w:r>
    </w:p>
    <w:p w14:paraId="767CDEAB" w14:textId="77777777" w:rsidR="0063697D" w:rsidRPr="00E67FAE" w:rsidRDefault="0063697D" w:rsidP="004B6AB8">
      <w:pPr>
        <w:rPr>
          <w:rFonts w:ascii="Corbel" w:hAnsi="Corbel"/>
          <w:color w:val="0000FF"/>
          <w:sz w:val="22"/>
          <w:szCs w:val="22"/>
          <w:highlight w:val="white"/>
          <w:lang w:val="de-DE"/>
        </w:rPr>
      </w:pPr>
    </w:p>
    <w:p w14:paraId="767CDEAC" w14:textId="77777777" w:rsidR="0063697D" w:rsidRPr="00E67FAE" w:rsidRDefault="0063697D" w:rsidP="004B6AB8">
      <w:pPr>
        <w:rPr>
          <w:rFonts w:ascii="Corbel" w:hAnsi="Corbel"/>
          <w:color w:val="0000FF"/>
          <w:sz w:val="22"/>
          <w:szCs w:val="22"/>
          <w:highlight w:val="white"/>
          <w:lang w:val="de-DE"/>
        </w:rPr>
      </w:pPr>
    </w:p>
    <w:p w14:paraId="767CDEAD"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B6 (12.xml part)</w:t>
      </w:r>
      <w:r w:rsidRPr="00E67FAE">
        <w:rPr>
          <w:rFonts w:ascii="Corbel" w:hAnsi="Corbel"/>
          <w:b/>
          <w:i/>
          <w:sz w:val="22"/>
          <w:szCs w:val="22"/>
          <w:lang w:val="en-GB"/>
        </w:rPr>
        <w:tab/>
        <w:t>T2</w:t>
      </w:r>
    </w:p>
    <w:p w14:paraId="767CDEAE"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AF"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8080"/>
          <w:sz w:val="20"/>
          <w:szCs w:val="22"/>
          <w:highlight w:val="white"/>
          <w:lang w:val="en-US"/>
        </w:rPr>
        <w:t>&lt;?xml version="1.0" encoding="UTF-8"?&gt;</w:t>
      </w:r>
    </w:p>
    <w:p w14:paraId="767CDEB0"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B6</w:t>
      </w:r>
      <w:r w:rsidRPr="00C13A6B">
        <w:rPr>
          <w:rFonts w:ascii="Courier New" w:hAnsi="Courier New" w:cs="Courier New"/>
          <w:color w:val="FF0000"/>
          <w:sz w:val="20"/>
          <w:szCs w:val="22"/>
          <w:highlight w:val="white"/>
          <w:lang w:val="en-US"/>
        </w:rPr>
        <w:t xml:space="preserve"> id</w:t>
      </w:r>
      <w:r w:rsidRPr="00C13A6B">
        <w:rPr>
          <w:rFonts w:ascii="Courier New" w:hAnsi="Courier New" w:cs="Courier New"/>
          <w:color w:val="0000FF"/>
          <w:sz w:val="20"/>
          <w:szCs w:val="22"/>
          <w:highlight w:val="white"/>
          <w:lang w:val="en-US"/>
        </w:rPr>
        <w:t>=""&gt;</w:t>
      </w:r>
    </w:p>
    <w:p w14:paraId="767CDEB1"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t>...</w:t>
      </w:r>
    </w:p>
    <w:p w14:paraId="767CDEB2"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initiatingTransactionMessageID</w:t>
      </w:r>
      <w:r w:rsidRPr="00C13A6B">
        <w:rPr>
          <w:rFonts w:ascii="Courier New" w:hAnsi="Courier New" w:cs="Courier New"/>
          <w:color w:val="0000FF"/>
          <w:sz w:val="20"/>
          <w:szCs w:val="22"/>
          <w:highlight w:val="white"/>
          <w:lang w:val="en-US"/>
        </w:rPr>
        <w:t>&gt;</w:t>
      </w:r>
      <w:r w:rsidRPr="00C13A6B">
        <w:rPr>
          <w:rFonts w:ascii="Courier New" w:hAnsi="Courier New" w:cs="Courier New"/>
          <w:color w:val="000000"/>
          <w:sz w:val="20"/>
          <w:szCs w:val="22"/>
          <w:highlight w:val="white"/>
          <w:lang w:val="en-US"/>
        </w:rPr>
        <w:t>messageB2</w:t>
      </w: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initiatingTransactionMessageID</w:t>
      </w:r>
      <w:r w:rsidRPr="00C13A6B">
        <w:rPr>
          <w:rFonts w:ascii="Courier New" w:hAnsi="Courier New" w:cs="Courier New"/>
          <w:color w:val="0000FF"/>
          <w:sz w:val="20"/>
          <w:szCs w:val="22"/>
          <w:highlight w:val="white"/>
          <w:lang w:val="en-US"/>
        </w:rPr>
        <w:t>&gt;</w:t>
      </w:r>
    </w:p>
    <w:p w14:paraId="767CDEB3"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t>...</w:t>
      </w:r>
    </w:p>
    <w:p w14:paraId="767CDEB4"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en-US"/>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initiatorToExecutor</w:t>
      </w:r>
      <w:r w:rsidRPr="00C13A6B">
        <w:rPr>
          <w:rFonts w:ascii="Courier New" w:hAnsi="Courier New" w:cs="Courier New"/>
          <w:color w:val="0000FF"/>
          <w:sz w:val="20"/>
          <w:szCs w:val="22"/>
          <w:highlight w:val="white"/>
          <w:lang w:val="pt-BR"/>
        </w:rPr>
        <w:t>&gt;</w:t>
      </w:r>
      <w:r w:rsidRPr="00C13A6B">
        <w:rPr>
          <w:rFonts w:ascii="Courier New" w:hAnsi="Courier New" w:cs="Courier New"/>
          <w:color w:val="000000"/>
          <w:sz w:val="20"/>
          <w:szCs w:val="22"/>
          <w:highlight w:val="white"/>
          <w:lang w:val="pt-BR"/>
        </w:rPr>
        <w:t>false</w:t>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initiatorToExecutor</w:t>
      </w:r>
      <w:r w:rsidRPr="00C13A6B">
        <w:rPr>
          <w:rFonts w:ascii="Courier New" w:hAnsi="Courier New" w:cs="Courier New"/>
          <w:color w:val="0000FF"/>
          <w:sz w:val="20"/>
          <w:szCs w:val="22"/>
          <w:highlight w:val="white"/>
          <w:lang w:val="pt-BR"/>
        </w:rPr>
        <w:t>&gt;</w:t>
      </w:r>
    </w:p>
    <w:p w14:paraId="767CDEB5"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T2</w:t>
      </w:r>
      <w:r w:rsidRPr="00C13A6B">
        <w:rPr>
          <w:rFonts w:ascii="Courier New" w:hAnsi="Courier New" w:cs="Courier New"/>
          <w:color w:val="FF0000"/>
          <w:sz w:val="20"/>
          <w:szCs w:val="22"/>
          <w:highlight w:val="white"/>
          <w:lang w:val="pt-BR"/>
        </w:rPr>
        <w:t xml:space="preserve"> id</w:t>
      </w:r>
      <w:r w:rsidRPr="00C13A6B">
        <w:rPr>
          <w:rFonts w:ascii="Courier New" w:hAnsi="Courier New" w:cs="Courier New"/>
          <w:color w:val="0000FF"/>
          <w:sz w:val="20"/>
          <w:szCs w:val="22"/>
          <w:highlight w:val="white"/>
          <w:lang w:val="pt-BR"/>
        </w:rPr>
        <w:t>=""&gt;</w:t>
      </w:r>
    </w:p>
    <w:p w14:paraId="767CDEB6"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t>...</w:t>
      </w:r>
    </w:p>
    <w:p w14:paraId="767CDEB7"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initiator</w:t>
      </w:r>
      <w:r w:rsidRPr="00C13A6B">
        <w:rPr>
          <w:rFonts w:ascii="Courier New" w:hAnsi="Courier New" w:cs="Courier New"/>
          <w:color w:val="0000FF"/>
          <w:sz w:val="20"/>
          <w:szCs w:val="22"/>
          <w:highlight w:val="white"/>
          <w:lang w:val="pt-BR"/>
        </w:rPr>
        <w:t>&gt;</w:t>
      </w:r>
    </w:p>
    <w:p w14:paraId="767CDEB8"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R2</w:t>
      </w:r>
      <w:r w:rsidRPr="00C13A6B">
        <w:rPr>
          <w:rFonts w:ascii="Courier New" w:hAnsi="Courier New" w:cs="Courier New"/>
          <w:color w:val="FF0000"/>
          <w:sz w:val="20"/>
          <w:szCs w:val="22"/>
          <w:highlight w:val="white"/>
          <w:lang w:val="pt-BR"/>
        </w:rPr>
        <w:t xml:space="preserve"> id</w:t>
      </w:r>
      <w:r w:rsidRPr="00C13A6B">
        <w:rPr>
          <w:rFonts w:ascii="Courier New" w:hAnsi="Courier New" w:cs="Courier New"/>
          <w:color w:val="0000FF"/>
          <w:sz w:val="20"/>
          <w:szCs w:val="22"/>
          <w:highlight w:val="white"/>
          <w:lang w:val="pt-BR"/>
        </w:rPr>
        <w:t>=""&gt;</w:t>
      </w:r>
    </w:p>
    <w:p w14:paraId="767CDEB9"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t>...</w:t>
      </w:r>
    </w:p>
    <w:p w14:paraId="767CDEBA"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R2</w:t>
      </w:r>
      <w:r w:rsidRPr="00C13A6B">
        <w:rPr>
          <w:rFonts w:ascii="Courier New" w:hAnsi="Courier New" w:cs="Courier New"/>
          <w:color w:val="0000FF"/>
          <w:sz w:val="20"/>
          <w:szCs w:val="22"/>
          <w:highlight w:val="white"/>
          <w:lang w:val="pt-BR"/>
        </w:rPr>
        <w:t>&gt;</w:t>
      </w:r>
    </w:p>
    <w:p w14:paraId="767CDEBB"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initiator</w:t>
      </w:r>
      <w:r w:rsidRPr="00C13A6B">
        <w:rPr>
          <w:rFonts w:ascii="Courier New" w:hAnsi="Courier New" w:cs="Courier New"/>
          <w:color w:val="0000FF"/>
          <w:sz w:val="20"/>
          <w:szCs w:val="22"/>
          <w:highlight w:val="white"/>
          <w:lang w:val="pt-BR"/>
        </w:rPr>
        <w:t>&gt;</w:t>
      </w:r>
    </w:p>
    <w:p w14:paraId="767CDEBC"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executor</w:t>
      </w:r>
      <w:r w:rsidRPr="00C13A6B">
        <w:rPr>
          <w:rFonts w:ascii="Courier New" w:hAnsi="Courier New" w:cs="Courier New"/>
          <w:color w:val="0000FF"/>
          <w:sz w:val="20"/>
          <w:szCs w:val="22"/>
          <w:highlight w:val="white"/>
          <w:lang w:val="pt-BR"/>
        </w:rPr>
        <w:t>&gt;</w:t>
      </w:r>
    </w:p>
    <w:p w14:paraId="767CDEBD"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R3</w:t>
      </w:r>
      <w:r w:rsidRPr="00C13A6B">
        <w:rPr>
          <w:rFonts w:ascii="Courier New" w:hAnsi="Courier New" w:cs="Courier New"/>
          <w:color w:val="FF0000"/>
          <w:sz w:val="20"/>
          <w:szCs w:val="22"/>
          <w:highlight w:val="white"/>
          <w:lang w:val="pt-BR"/>
        </w:rPr>
        <w:t xml:space="preserve"> id</w:t>
      </w:r>
      <w:r w:rsidRPr="00C13A6B">
        <w:rPr>
          <w:rFonts w:ascii="Courier New" w:hAnsi="Courier New" w:cs="Courier New"/>
          <w:color w:val="0000FF"/>
          <w:sz w:val="20"/>
          <w:szCs w:val="22"/>
          <w:highlight w:val="white"/>
          <w:lang w:val="pt-BR"/>
        </w:rPr>
        <w:t>=""&gt;</w:t>
      </w:r>
    </w:p>
    <w:p w14:paraId="767CDEBE"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t>...</w:t>
      </w:r>
    </w:p>
    <w:p w14:paraId="767CDEBF"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pt-BR"/>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pt-BR"/>
        </w:rPr>
        <w:t>&lt;/</w:t>
      </w:r>
      <w:r w:rsidRPr="00C13A6B">
        <w:rPr>
          <w:rFonts w:ascii="Courier New" w:hAnsi="Courier New" w:cs="Courier New"/>
          <w:color w:val="800000"/>
          <w:sz w:val="20"/>
          <w:szCs w:val="22"/>
          <w:highlight w:val="white"/>
          <w:lang w:val="pt-BR"/>
        </w:rPr>
        <w:t>R3</w:t>
      </w:r>
      <w:r w:rsidRPr="00C13A6B">
        <w:rPr>
          <w:rFonts w:ascii="Courier New" w:hAnsi="Courier New" w:cs="Courier New"/>
          <w:color w:val="0000FF"/>
          <w:sz w:val="20"/>
          <w:szCs w:val="22"/>
          <w:highlight w:val="white"/>
          <w:lang w:val="pt-BR"/>
        </w:rPr>
        <w:t>&gt;</w:t>
      </w:r>
    </w:p>
    <w:p w14:paraId="767CDEC0"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pt-BR"/>
        </w:rPr>
        <w:tab/>
      </w:r>
      <w:r w:rsidRPr="00C13A6B">
        <w:rPr>
          <w:rFonts w:ascii="Courier New" w:hAnsi="Courier New" w:cs="Courier New"/>
          <w:color w:val="000000"/>
          <w:sz w:val="20"/>
          <w:szCs w:val="22"/>
          <w:highlight w:val="white"/>
          <w:lang w:val="pt-BR"/>
        </w:rPr>
        <w:tab/>
      </w: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executor</w:t>
      </w:r>
      <w:r w:rsidRPr="00C13A6B">
        <w:rPr>
          <w:rFonts w:ascii="Courier New" w:hAnsi="Courier New" w:cs="Courier New"/>
          <w:color w:val="0000FF"/>
          <w:sz w:val="20"/>
          <w:szCs w:val="22"/>
          <w:highlight w:val="white"/>
          <w:lang w:val="en-US"/>
        </w:rPr>
        <w:t>&gt;</w:t>
      </w:r>
    </w:p>
    <w:p w14:paraId="767CDEC1"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r>
      <w:r w:rsidRPr="00C13A6B">
        <w:rPr>
          <w:rFonts w:ascii="Courier New" w:hAnsi="Courier New" w:cs="Courier New"/>
          <w:color w:val="000000"/>
          <w:sz w:val="20"/>
          <w:szCs w:val="22"/>
          <w:highlight w:val="white"/>
          <w:lang w:val="en-US"/>
        </w:rPr>
        <w:tab/>
        <w:t>...</w:t>
      </w:r>
    </w:p>
    <w:p w14:paraId="767CDEC2"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T2</w:t>
      </w:r>
      <w:r w:rsidRPr="00C13A6B">
        <w:rPr>
          <w:rFonts w:ascii="Courier New" w:hAnsi="Courier New" w:cs="Courier New"/>
          <w:color w:val="0000FF"/>
          <w:sz w:val="20"/>
          <w:szCs w:val="22"/>
          <w:highlight w:val="white"/>
          <w:lang w:val="en-US"/>
        </w:rPr>
        <w:t>&gt;</w:t>
      </w:r>
    </w:p>
    <w:p w14:paraId="767CDEC3"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00"/>
          <w:sz w:val="20"/>
          <w:szCs w:val="22"/>
          <w:highlight w:val="white"/>
          <w:lang w:val="en-US"/>
        </w:rPr>
        <w:tab/>
        <w:t>...</w:t>
      </w:r>
    </w:p>
    <w:p w14:paraId="767CDEC4" w14:textId="77777777" w:rsidR="004B6AB8" w:rsidRPr="00C13A6B" w:rsidRDefault="004B6AB8" w:rsidP="004B6AB8">
      <w:pPr>
        <w:autoSpaceDE w:val="0"/>
        <w:autoSpaceDN w:val="0"/>
        <w:adjustRightInd w:val="0"/>
        <w:rPr>
          <w:rFonts w:ascii="Courier New" w:hAnsi="Courier New" w:cs="Courier New"/>
          <w:color w:val="000000"/>
          <w:sz w:val="20"/>
          <w:szCs w:val="22"/>
          <w:highlight w:val="white"/>
          <w:lang w:val="en-US"/>
        </w:rPr>
      </w:pPr>
      <w:r w:rsidRPr="00C13A6B">
        <w:rPr>
          <w:rFonts w:ascii="Courier New" w:hAnsi="Courier New" w:cs="Courier New"/>
          <w:color w:val="0000FF"/>
          <w:sz w:val="20"/>
          <w:szCs w:val="22"/>
          <w:highlight w:val="white"/>
          <w:lang w:val="en-US"/>
        </w:rPr>
        <w:t>&lt;/</w:t>
      </w:r>
      <w:r w:rsidRPr="00C13A6B">
        <w:rPr>
          <w:rFonts w:ascii="Courier New" w:hAnsi="Courier New" w:cs="Courier New"/>
          <w:color w:val="800000"/>
          <w:sz w:val="20"/>
          <w:szCs w:val="22"/>
          <w:highlight w:val="white"/>
          <w:lang w:val="en-US"/>
        </w:rPr>
        <w:t>B6</w:t>
      </w:r>
      <w:r w:rsidRPr="00C13A6B">
        <w:rPr>
          <w:rFonts w:ascii="Courier New" w:hAnsi="Courier New" w:cs="Courier New"/>
          <w:color w:val="0000FF"/>
          <w:sz w:val="20"/>
          <w:szCs w:val="22"/>
          <w:highlight w:val="white"/>
          <w:lang w:val="en-US"/>
        </w:rPr>
        <w:t>&gt;</w:t>
      </w:r>
    </w:p>
    <w:p w14:paraId="767CDEC5" w14:textId="77777777" w:rsidR="004B6AB8" w:rsidRPr="00E67FAE" w:rsidRDefault="004B6AB8" w:rsidP="004B6AB8">
      <w:pPr>
        <w:rPr>
          <w:rFonts w:ascii="Corbel" w:hAnsi="Corbel"/>
          <w:color w:val="0000FF"/>
          <w:sz w:val="22"/>
          <w:szCs w:val="22"/>
          <w:highlight w:val="white"/>
          <w:lang w:val="en-US"/>
        </w:rPr>
      </w:pPr>
    </w:p>
    <w:p w14:paraId="767CDEC6" w14:textId="77777777" w:rsidR="0063697D" w:rsidRPr="00E67FAE" w:rsidRDefault="0063697D" w:rsidP="004B6AB8">
      <w:pPr>
        <w:rPr>
          <w:rFonts w:ascii="Corbel" w:hAnsi="Corbel"/>
          <w:color w:val="0000FF"/>
          <w:sz w:val="22"/>
          <w:szCs w:val="22"/>
          <w:highlight w:val="white"/>
          <w:lang w:val="de-DE"/>
        </w:rPr>
      </w:pPr>
    </w:p>
    <w:p w14:paraId="767CDEC7"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B7 (12.xml part)</w:t>
      </w:r>
      <w:r w:rsidRPr="00E67FAE">
        <w:rPr>
          <w:rFonts w:ascii="Corbel" w:hAnsi="Corbel"/>
          <w:b/>
          <w:i/>
          <w:sz w:val="22"/>
          <w:szCs w:val="22"/>
          <w:lang w:val="en-GB"/>
        </w:rPr>
        <w:tab/>
        <w:t>T2</w:t>
      </w:r>
    </w:p>
    <w:p w14:paraId="767CDEC8"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C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C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B7</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w:t>
      </w:r>
      <w:r w:rsidRPr="0080609D">
        <w:rPr>
          <w:rFonts w:ascii="Courier New" w:hAnsi="Courier New" w:cs="Courier New"/>
          <w:color w:val="000000"/>
          <w:sz w:val="20"/>
          <w:szCs w:val="20"/>
          <w:highlight w:val="white"/>
          <w:lang w:val="en-US"/>
        </w:rPr>
        <w:t>messageB7</w:t>
      </w:r>
      <w:r w:rsidRPr="0080609D">
        <w:rPr>
          <w:rFonts w:ascii="Courier New" w:hAnsi="Courier New" w:cs="Courier New"/>
          <w:color w:val="0000FF"/>
          <w:sz w:val="20"/>
          <w:szCs w:val="20"/>
          <w:highlight w:val="white"/>
          <w:lang w:val="en-US"/>
        </w:rPr>
        <w:t>"&gt;</w:t>
      </w:r>
    </w:p>
    <w:p w14:paraId="767CDEC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C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messageB2</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p>
    <w:p w14:paraId="767CDEC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C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true</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p>
    <w:p w14:paraId="767CDEC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T2</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D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D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w:t>
      </w:r>
      <w:r w:rsidRPr="0080609D">
        <w:rPr>
          <w:rFonts w:ascii="Courier New" w:hAnsi="Courier New" w:cs="Courier New"/>
          <w:color w:val="0000FF"/>
          <w:sz w:val="20"/>
          <w:szCs w:val="20"/>
          <w:highlight w:val="white"/>
          <w:lang w:val="en-US"/>
        </w:rPr>
        <w:t>&gt;</w:t>
      </w:r>
    </w:p>
    <w:p w14:paraId="767CDED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lastRenderedPageBreak/>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R2</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D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D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R2</w:t>
      </w:r>
      <w:r w:rsidRPr="0080609D">
        <w:rPr>
          <w:rFonts w:ascii="Courier New" w:hAnsi="Courier New" w:cs="Courier New"/>
          <w:color w:val="0000FF"/>
          <w:sz w:val="20"/>
          <w:szCs w:val="20"/>
          <w:highlight w:val="white"/>
          <w:lang w:val="en-US"/>
        </w:rPr>
        <w:t>&gt;</w:t>
      </w:r>
    </w:p>
    <w:p w14:paraId="767CDED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w:t>
      </w:r>
      <w:r w:rsidRPr="0080609D">
        <w:rPr>
          <w:rFonts w:ascii="Courier New" w:hAnsi="Courier New" w:cs="Courier New"/>
          <w:color w:val="0000FF"/>
          <w:sz w:val="20"/>
          <w:szCs w:val="20"/>
          <w:highlight w:val="white"/>
          <w:lang w:val="en-US"/>
        </w:rPr>
        <w:t>&gt;</w:t>
      </w:r>
    </w:p>
    <w:p w14:paraId="767CDED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ED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R3</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D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D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R3</w:t>
      </w:r>
      <w:r w:rsidRPr="0080609D">
        <w:rPr>
          <w:rFonts w:ascii="Courier New" w:hAnsi="Courier New" w:cs="Courier New"/>
          <w:color w:val="0000FF"/>
          <w:sz w:val="20"/>
          <w:szCs w:val="20"/>
          <w:highlight w:val="white"/>
          <w:lang w:val="en-US"/>
        </w:rPr>
        <w:t>&gt;</w:t>
      </w:r>
    </w:p>
    <w:p w14:paraId="767CDED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ED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D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T2</w:t>
      </w:r>
      <w:r w:rsidRPr="0080609D">
        <w:rPr>
          <w:rFonts w:ascii="Courier New" w:hAnsi="Courier New" w:cs="Courier New"/>
          <w:color w:val="0000FF"/>
          <w:sz w:val="20"/>
          <w:szCs w:val="20"/>
          <w:highlight w:val="white"/>
          <w:lang w:val="en-US"/>
        </w:rPr>
        <w:t>&gt;</w:t>
      </w:r>
    </w:p>
    <w:p w14:paraId="767CDED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DE" w14:textId="77777777" w:rsidR="004B6AB8" w:rsidRPr="0080609D" w:rsidRDefault="004B6AB8" w:rsidP="004B6AB8">
      <w:pPr>
        <w:rPr>
          <w:rFonts w:ascii="Courier New" w:hAnsi="Courier New" w:cs="Courier New"/>
          <w:color w:val="0000FF"/>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B7</w:t>
      </w:r>
      <w:r w:rsidRPr="0080609D">
        <w:rPr>
          <w:rFonts w:ascii="Courier New" w:hAnsi="Courier New" w:cs="Courier New"/>
          <w:color w:val="0000FF"/>
          <w:sz w:val="20"/>
          <w:szCs w:val="20"/>
          <w:highlight w:val="white"/>
          <w:lang w:val="en-US"/>
        </w:rPr>
        <w:t>&gt;</w:t>
      </w:r>
    </w:p>
    <w:p w14:paraId="767CDEDF" w14:textId="77777777" w:rsidR="0063697D" w:rsidRPr="00E67FAE" w:rsidRDefault="0063697D" w:rsidP="004B6AB8">
      <w:pPr>
        <w:rPr>
          <w:rFonts w:ascii="Corbel" w:hAnsi="Corbel"/>
          <w:color w:val="0000FF"/>
          <w:sz w:val="22"/>
          <w:szCs w:val="22"/>
          <w:highlight w:val="white"/>
          <w:lang w:val="de-DE"/>
        </w:rPr>
      </w:pPr>
    </w:p>
    <w:p w14:paraId="767CDEE0" w14:textId="77777777" w:rsidR="0063697D" w:rsidRPr="00E67FAE" w:rsidRDefault="0063697D" w:rsidP="004B6AB8">
      <w:pPr>
        <w:rPr>
          <w:rFonts w:ascii="Corbel" w:hAnsi="Corbel"/>
          <w:color w:val="0000FF"/>
          <w:sz w:val="22"/>
          <w:szCs w:val="22"/>
          <w:highlight w:val="white"/>
          <w:lang w:val="de-DE"/>
        </w:rPr>
      </w:pPr>
    </w:p>
    <w:p w14:paraId="767CDEE1"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B8 (12.xml part)</w:t>
      </w:r>
      <w:r w:rsidRPr="00E67FAE">
        <w:rPr>
          <w:rFonts w:ascii="Corbel" w:hAnsi="Corbel"/>
          <w:b/>
          <w:i/>
          <w:sz w:val="22"/>
          <w:szCs w:val="22"/>
          <w:lang w:val="en-GB"/>
        </w:rPr>
        <w:tab/>
        <w:t>T3</w:t>
      </w:r>
    </w:p>
    <w:p w14:paraId="767CDEE2"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E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E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B8</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E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E6" w14:textId="77777777" w:rsidR="004B6AB8" w:rsidRPr="0080609D" w:rsidRDefault="004B6AB8" w:rsidP="004B6AB8">
      <w:pPr>
        <w:autoSpaceDE w:val="0"/>
        <w:autoSpaceDN w:val="0"/>
        <w:adjustRightInd w:val="0"/>
        <w:ind w:firstLine="708"/>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messageB7</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p>
    <w:p w14:paraId="767CDEE7" w14:textId="77777777" w:rsidR="004B6AB8" w:rsidRPr="0080609D" w:rsidRDefault="004B6AB8" w:rsidP="004B6AB8">
      <w:pPr>
        <w:autoSpaceDE w:val="0"/>
        <w:autoSpaceDN w:val="0"/>
        <w:adjustRightInd w:val="0"/>
        <w:ind w:firstLine="708"/>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w:t>
      </w:r>
    </w:p>
    <w:p w14:paraId="767CDEE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true</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p>
    <w:p w14:paraId="767CDEE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T3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E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E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E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E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E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0000FF"/>
          <w:sz w:val="20"/>
          <w:szCs w:val="20"/>
          <w:highlight w:val="white"/>
          <w:lang w:val="pt-BR"/>
        </w:rPr>
        <w:t>&gt;</w:t>
      </w:r>
    </w:p>
    <w:p w14:paraId="767CDEE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EF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EF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R4</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EF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EF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R4</w:t>
      </w:r>
      <w:r w:rsidRPr="0080609D">
        <w:rPr>
          <w:rFonts w:ascii="Courier New" w:hAnsi="Courier New" w:cs="Courier New"/>
          <w:color w:val="0000FF"/>
          <w:sz w:val="20"/>
          <w:szCs w:val="20"/>
          <w:highlight w:val="white"/>
          <w:lang w:val="pt-BR"/>
        </w:rPr>
        <w:t>&gt;</w:t>
      </w:r>
    </w:p>
    <w:p w14:paraId="767CDEF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EF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EF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T3</w:t>
      </w:r>
      <w:r w:rsidRPr="0080609D">
        <w:rPr>
          <w:rFonts w:ascii="Courier New" w:hAnsi="Courier New" w:cs="Courier New"/>
          <w:color w:val="0000FF"/>
          <w:sz w:val="20"/>
          <w:szCs w:val="20"/>
          <w:highlight w:val="white"/>
          <w:lang w:val="en-US"/>
        </w:rPr>
        <w:t>&gt;</w:t>
      </w:r>
    </w:p>
    <w:p w14:paraId="767CDEF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F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B8</w:t>
      </w:r>
      <w:r w:rsidRPr="0080609D">
        <w:rPr>
          <w:rFonts w:ascii="Courier New" w:hAnsi="Courier New" w:cs="Courier New"/>
          <w:color w:val="0000FF"/>
          <w:sz w:val="20"/>
          <w:szCs w:val="20"/>
          <w:highlight w:val="white"/>
          <w:lang w:val="en-US"/>
        </w:rPr>
        <w:t>&gt;</w:t>
      </w:r>
    </w:p>
    <w:p w14:paraId="767CDEF9" w14:textId="77777777" w:rsidR="004B6AB8" w:rsidRPr="00E67FAE" w:rsidRDefault="004B6AB8" w:rsidP="004B6AB8">
      <w:pPr>
        <w:rPr>
          <w:rFonts w:ascii="Corbel" w:hAnsi="Corbel"/>
          <w:b/>
          <w:sz w:val="22"/>
          <w:szCs w:val="22"/>
          <w:lang w:val="de-DE"/>
        </w:rPr>
      </w:pPr>
      <w:r w:rsidRPr="00E67FAE">
        <w:rPr>
          <w:rFonts w:ascii="Corbel" w:hAnsi="Corbel"/>
          <w:color w:val="0000FF"/>
          <w:sz w:val="22"/>
          <w:szCs w:val="22"/>
          <w:highlight w:val="white"/>
          <w:lang w:val="de-DE"/>
        </w:rPr>
        <w:br w:type="page"/>
      </w:r>
      <w:r w:rsidRPr="00E67FAE">
        <w:rPr>
          <w:rFonts w:ascii="Corbel" w:hAnsi="Corbel"/>
          <w:b/>
          <w:i/>
          <w:sz w:val="22"/>
          <w:szCs w:val="22"/>
          <w:lang w:val="en-GB"/>
        </w:rPr>
        <w:lastRenderedPageBreak/>
        <w:t>Bericht B9 (12.xml part)</w:t>
      </w:r>
      <w:r w:rsidRPr="00E67FAE">
        <w:rPr>
          <w:rFonts w:ascii="Corbel" w:hAnsi="Corbel"/>
          <w:b/>
          <w:i/>
          <w:sz w:val="22"/>
          <w:szCs w:val="22"/>
          <w:lang w:val="en-GB"/>
        </w:rPr>
        <w:tab/>
        <w:t>T3</w:t>
      </w:r>
    </w:p>
    <w:p w14:paraId="767CDEFA"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EF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EF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B9</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EF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EFE" w14:textId="77777777" w:rsidR="004B6AB8" w:rsidRPr="0080609D" w:rsidRDefault="004B6AB8" w:rsidP="004B6AB8">
      <w:pPr>
        <w:autoSpaceDE w:val="0"/>
        <w:autoSpaceDN w:val="0"/>
        <w:adjustRightInd w:val="0"/>
        <w:ind w:firstLine="708"/>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messageB7</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p>
    <w:p w14:paraId="767CDEFF" w14:textId="77777777" w:rsidR="004B6AB8" w:rsidRPr="0080609D" w:rsidRDefault="004B6AB8" w:rsidP="004B6AB8">
      <w:pPr>
        <w:autoSpaceDE w:val="0"/>
        <w:autoSpaceDN w:val="0"/>
        <w:adjustRightInd w:val="0"/>
        <w:ind w:firstLine="708"/>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w:t>
      </w:r>
    </w:p>
    <w:p w14:paraId="767CDF0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false</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p>
    <w:p w14:paraId="767CDF0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T3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0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0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0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0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0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0000FF"/>
          <w:sz w:val="20"/>
          <w:szCs w:val="20"/>
          <w:highlight w:val="white"/>
          <w:lang w:val="pt-BR"/>
        </w:rPr>
        <w:t>&gt;</w:t>
      </w:r>
    </w:p>
    <w:p w14:paraId="767CDF0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0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0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R4</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0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0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R4</w:t>
      </w:r>
      <w:r w:rsidRPr="0080609D">
        <w:rPr>
          <w:rFonts w:ascii="Courier New" w:hAnsi="Courier New" w:cs="Courier New"/>
          <w:color w:val="0000FF"/>
          <w:sz w:val="20"/>
          <w:szCs w:val="20"/>
          <w:highlight w:val="white"/>
          <w:lang w:val="pt-BR"/>
        </w:rPr>
        <w:t>&gt;</w:t>
      </w:r>
    </w:p>
    <w:p w14:paraId="767CDF0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F0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F0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T3</w:t>
      </w:r>
      <w:r w:rsidRPr="0080609D">
        <w:rPr>
          <w:rFonts w:ascii="Courier New" w:hAnsi="Courier New" w:cs="Courier New"/>
          <w:color w:val="0000FF"/>
          <w:sz w:val="20"/>
          <w:szCs w:val="20"/>
          <w:highlight w:val="white"/>
          <w:lang w:val="en-US"/>
        </w:rPr>
        <w:t>&gt;</w:t>
      </w:r>
    </w:p>
    <w:p w14:paraId="767CDF0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1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B9</w:t>
      </w:r>
      <w:r w:rsidRPr="0080609D">
        <w:rPr>
          <w:rFonts w:ascii="Courier New" w:hAnsi="Courier New" w:cs="Courier New"/>
          <w:color w:val="0000FF"/>
          <w:sz w:val="20"/>
          <w:szCs w:val="20"/>
          <w:highlight w:val="white"/>
          <w:lang w:val="en-US"/>
        </w:rPr>
        <w:t>&gt;</w:t>
      </w:r>
    </w:p>
    <w:p w14:paraId="767CDF11" w14:textId="77777777" w:rsidR="004B6AB8" w:rsidRPr="00E67FAE" w:rsidRDefault="004B6AB8" w:rsidP="004B6AB8">
      <w:pPr>
        <w:rPr>
          <w:rFonts w:ascii="Corbel" w:hAnsi="Corbel"/>
          <w:color w:val="0000FF"/>
          <w:sz w:val="22"/>
          <w:szCs w:val="22"/>
          <w:highlight w:val="white"/>
          <w:lang w:val="en-US"/>
        </w:rPr>
      </w:pPr>
    </w:p>
    <w:p w14:paraId="767CDF12" w14:textId="77777777" w:rsidR="0063697D" w:rsidRPr="00E67FAE" w:rsidRDefault="0063697D" w:rsidP="004B6AB8">
      <w:pPr>
        <w:rPr>
          <w:rFonts w:ascii="Corbel" w:hAnsi="Corbel"/>
          <w:b/>
          <w:i/>
          <w:sz w:val="22"/>
          <w:szCs w:val="22"/>
          <w:lang w:val="en-GB"/>
        </w:rPr>
      </w:pPr>
    </w:p>
    <w:p w14:paraId="767CDF13"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B6 (12.xml part)`</w:t>
      </w:r>
      <w:r w:rsidRPr="00E67FAE">
        <w:rPr>
          <w:rFonts w:ascii="Corbel" w:hAnsi="Corbel"/>
          <w:b/>
          <w:i/>
          <w:sz w:val="22"/>
          <w:szCs w:val="22"/>
          <w:lang w:val="en-GB"/>
        </w:rPr>
        <w:tab/>
        <w:t>T2</w:t>
      </w:r>
    </w:p>
    <w:p w14:paraId="767CDF14"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F1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F1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B6</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F1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1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messageB2</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initiatingTransactionMessageID</w:t>
      </w:r>
      <w:r w:rsidRPr="0080609D">
        <w:rPr>
          <w:rFonts w:ascii="Courier New" w:hAnsi="Courier New" w:cs="Courier New"/>
          <w:color w:val="0000FF"/>
          <w:sz w:val="20"/>
          <w:szCs w:val="20"/>
          <w:highlight w:val="white"/>
          <w:lang w:val="en-US"/>
        </w:rPr>
        <w:t>&gt;</w:t>
      </w:r>
    </w:p>
    <w:p w14:paraId="767CDF1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1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false</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initiatorToExecutor</w:t>
      </w:r>
      <w:r w:rsidRPr="0080609D">
        <w:rPr>
          <w:rFonts w:ascii="Courier New" w:hAnsi="Courier New" w:cs="Courier New"/>
          <w:color w:val="0000FF"/>
          <w:sz w:val="20"/>
          <w:szCs w:val="20"/>
          <w:highlight w:val="white"/>
          <w:lang w:val="pt-BR"/>
        </w:rPr>
        <w:t>&gt;</w:t>
      </w:r>
    </w:p>
    <w:p w14:paraId="767CDF1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T2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1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1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1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1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2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F2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2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2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2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2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R3</w:t>
      </w:r>
      <w:r w:rsidRPr="0080609D">
        <w:rPr>
          <w:rFonts w:ascii="Courier New" w:hAnsi="Courier New" w:cs="Courier New"/>
          <w:color w:val="0000FF"/>
          <w:sz w:val="20"/>
          <w:szCs w:val="20"/>
          <w:highlight w:val="white"/>
          <w:lang w:val="pt-BR"/>
        </w:rPr>
        <w:t>&gt;</w:t>
      </w:r>
    </w:p>
    <w:p w14:paraId="767CDF2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DF2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t>...</w:t>
      </w:r>
    </w:p>
    <w:p w14:paraId="767CDF2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T2</w:t>
      </w:r>
      <w:r w:rsidRPr="0080609D">
        <w:rPr>
          <w:rFonts w:ascii="Courier New" w:hAnsi="Courier New" w:cs="Courier New"/>
          <w:color w:val="0000FF"/>
          <w:sz w:val="20"/>
          <w:szCs w:val="20"/>
          <w:highlight w:val="white"/>
          <w:lang w:val="en-US"/>
        </w:rPr>
        <w:t>&gt;</w:t>
      </w:r>
    </w:p>
    <w:p w14:paraId="767CDF2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2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B6</w:t>
      </w:r>
      <w:r w:rsidRPr="0080609D">
        <w:rPr>
          <w:rFonts w:ascii="Courier New" w:hAnsi="Courier New" w:cs="Courier New"/>
          <w:color w:val="0000FF"/>
          <w:sz w:val="20"/>
          <w:szCs w:val="20"/>
          <w:highlight w:val="white"/>
          <w:lang w:val="en-US"/>
        </w:rPr>
        <w:t>&gt;</w:t>
      </w:r>
    </w:p>
    <w:p w14:paraId="767CDF2B" w14:textId="77777777" w:rsidR="004B6AB8" w:rsidRPr="00E67FAE" w:rsidRDefault="004B6AB8" w:rsidP="004B6AB8">
      <w:pPr>
        <w:rPr>
          <w:rFonts w:ascii="Corbel" w:hAnsi="Corbel"/>
          <w:color w:val="0000FF"/>
          <w:sz w:val="22"/>
          <w:szCs w:val="22"/>
          <w:highlight w:val="white"/>
          <w:lang w:val="en-US"/>
        </w:rPr>
      </w:pPr>
    </w:p>
    <w:p w14:paraId="767CDF2C" w14:textId="77777777" w:rsidR="004B6AB8" w:rsidRPr="00E67FAE" w:rsidRDefault="004B6AB8" w:rsidP="004B6AB8">
      <w:pPr>
        <w:rPr>
          <w:rFonts w:ascii="Corbel" w:hAnsi="Corbel"/>
          <w:b/>
          <w:sz w:val="22"/>
          <w:szCs w:val="22"/>
          <w:lang w:val="de-DE"/>
        </w:rPr>
      </w:pPr>
      <w:r w:rsidRPr="00E67FAE">
        <w:rPr>
          <w:rFonts w:ascii="Corbel" w:hAnsi="Corbel"/>
          <w:color w:val="0000FF"/>
          <w:sz w:val="22"/>
          <w:szCs w:val="22"/>
          <w:highlight w:val="white"/>
          <w:lang w:val="de-DE"/>
        </w:rPr>
        <w:br w:type="page"/>
      </w:r>
      <w:r w:rsidRPr="00E67FAE">
        <w:rPr>
          <w:rFonts w:ascii="Corbel" w:hAnsi="Corbel"/>
          <w:b/>
          <w:i/>
          <w:sz w:val="22"/>
          <w:szCs w:val="22"/>
          <w:lang w:val="en-GB"/>
        </w:rPr>
        <w:lastRenderedPageBreak/>
        <w:t>Bericht B3 (12.xml part)</w:t>
      </w:r>
      <w:r w:rsidRPr="00E67FAE">
        <w:rPr>
          <w:rFonts w:ascii="Corbel" w:hAnsi="Corbel"/>
          <w:b/>
          <w:i/>
          <w:sz w:val="22"/>
          <w:szCs w:val="22"/>
          <w:lang w:val="en-GB"/>
        </w:rPr>
        <w:tab/>
        <w:t>T1</w:t>
      </w:r>
    </w:p>
    <w:p w14:paraId="767CDF2D"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F2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F2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B3</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F3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3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false</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p>
    <w:p w14:paraId="767CDF3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F3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pt-BR"/>
        </w:rPr>
        <w:t>...</w:t>
      </w:r>
    </w:p>
    <w:p w14:paraId="767CDF3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3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3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3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0000FF"/>
          <w:sz w:val="20"/>
          <w:szCs w:val="20"/>
          <w:highlight w:val="white"/>
          <w:lang w:val="pt-BR"/>
        </w:rPr>
        <w:t>&gt;</w:t>
      </w:r>
    </w:p>
    <w:p w14:paraId="767CDF3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3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3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3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3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F3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3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en-US"/>
        </w:rPr>
        <w:t>...</w:t>
      </w:r>
    </w:p>
    <w:p w14:paraId="767CDF3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0000FF"/>
          <w:sz w:val="20"/>
          <w:szCs w:val="20"/>
          <w:highlight w:val="white"/>
          <w:lang w:val="en-US"/>
        </w:rPr>
        <w:t>&gt;</w:t>
      </w:r>
    </w:p>
    <w:p w14:paraId="767CDF4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41" w14:textId="77777777" w:rsidR="004B6AB8" w:rsidRPr="0080609D" w:rsidRDefault="004B6AB8" w:rsidP="004B6AB8">
      <w:pPr>
        <w:rPr>
          <w:rFonts w:ascii="Courier New" w:hAnsi="Courier New" w:cs="Courier New"/>
          <w:color w:val="0000FF"/>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B3</w:t>
      </w:r>
      <w:r w:rsidRPr="0080609D">
        <w:rPr>
          <w:rFonts w:ascii="Courier New" w:hAnsi="Courier New" w:cs="Courier New"/>
          <w:color w:val="0000FF"/>
          <w:sz w:val="20"/>
          <w:szCs w:val="20"/>
          <w:highlight w:val="white"/>
          <w:lang w:val="en-US"/>
        </w:rPr>
        <w:t>&gt;</w:t>
      </w:r>
    </w:p>
    <w:p w14:paraId="767CDF42" w14:textId="77777777" w:rsidR="0063697D" w:rsidRPr="00E67FAE" w:rsidRDefault="0063697D" w:rsidP="004B6AB8">
      <w:pPr>
        <w:rPr>
          <w:rFonts w:ascii="Corbel" w:hAnsi="Corbel"/>
          <w:color w:val="0000FF"/>
          <w:sz w:val="22"/>
          <w:szCs w:val="22"/>
          <w:highlight w:val="white"/>
          <w:lang w:val="en-US"/>
        </w:rPr>
      </w:pPr>
    </w:p>
    <w:p w14:paraId="767CDF43" w14:textId="77777777" w:rsidR="0063697D" w:rsidRPr="00E67FAE" w:rsidRDefault="0063697D" w:rsidP="004B6AB8">
      <w:pPr>
        <w:rPr>
          <w:rFonts w:ascii="Corbel" w:hAnsi="Corbel"/>
          <w:color w:val="0000FF"/>
          <w:sz w:val="22"/>
          <w:szCs w:val="22"/>
          <w:highlight w:val="white"/>
          <w:lang w:val="en-US"/>
        </w:rPr>
      </w:pPr>
    </w:p>
    <w:p w14:paraId="767CDF44" w14:textId="77777777" w:rsidR="004B6AB8" w:rsidRPr="00E67FAE" w:rsidRDefault="004B6AB8" w:rsidP="004B6AB8">
      <w:pPr>
        <w:rPr>
          <w:rFonts w:ascii="Corbel" w:hAnsi="Corbel"/>
          <w:b/>
          <w:sz w:val="22"/>
          <w:szCs w:val="22"/>
          <w:lang w:val="de-DE"/>
        </w:rPr>
      </w:pPr>
      <w:r w:rsidRPr="00E67FAE">
        <w:rPr>
          <w:rFonts w:ascii="Corbel" w:hAnsi="Corbel"/>
          <w:b/>
          <w:i/>
          <w:sz w:val="22"/>
          <w:szCs w:val="22"/>
          <w:lang w:val="en-GB"/>
        </w:rPr>
        <w:t>Bericht B4 (12.xml part)</w:t>
      </w:r>
      <w:r w:rsidRPr="00E67FAE">
        <w:rPr>
          <w:rFonts w:ascii="Corbel" w:hAnsi="Corbel"/>
          <w:b/>
          <w:i/>
          <w:sz w:val="22"/>
          <w:szCs w:val="22"/>
          <w:lang w:val="en-GB"/>
        </w:rPr>
        <w:tab/>
        <w:t>T1</w:t>
      </w:r>
    </w:p>
    <w:p w14:paraId="767CDF45" w14:textId="77777777" w:rsidR="004B6AB8" w:rsidRPr="00E67FAE" w:rsidRDefault="004B6AB8" w:rsidP="004B6AB8">
      <w:pPr>
        <w:autoSpaceDE w:val="0"/>
        <w:autoSpaceDN w:val="0"/>
        <w:adjustRightInd w:val="0"/>
        <w:rPr>
          <w:rFonts w:ascii="Corbel" w:hAnsi="Corbel"/>
          <w:color w:val="008080"/>
          <w:sz w:val="22"/>
          <w:szCs w:val="22"/>
          <w:highlight w:val="white"/>
          <w:lang w:val="en-US"/>
        </w:rPr>
      </w:pPr>
    </w:p>
    <w:p w14:paraId="767CDF4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8080"/>
          <w:sz w:val="20"/>
          <w:szCs w:val="20"/>
          <w:highlight w:val="white"/>
          <w:lang w:val="en-US"/>
        </w:rPr>
        <w:t>&lt;?xml version="1.0" encoding="UTF-8"?&gt;</w:t>
      </w:r>
    </w:p>
    <w:p w14:paraId="767CDF4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B4</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F4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t>...</w:t>
      </w:r>
    </w:p>
    <w:p w14:paraId="767CDF49"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true</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initiatorToExecutor</w:t>
      </w:r>
      <w:r w:rsidRPr="0080609D">
        <w:rPr>
          <w:rFonts w:ascii="Courier New" w:hAnsi="Courier New" w:cs="Courier New"/>
          <w:color w:val="0000FF"/>
          <w:sz w:val="20"/>
          <w:szCs w:val="20"/>
          <w:highlight w:val="white"/>
          <w:lang w:val="en-US"/>
        </w:rPr>
        <w:t>&gt;</w:t>
      </w:r>
    </w:p>
    <w:p w14:paraId="767CDF4A"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FF0000"/>
          <w:sz w:val="20"/>
          <w:szCs w:val="20"/>
          <w:highlight w:val="white"/>
          <w:lang w:val="en-US"/>
        </w:rPr>
        <w:t xml:space="preserve"> id</w:t>
      </w:r>
      <w:r w:rsidRPr="0080609D">
        <w:rPr>
          <w:rFonts w:ascii="Courier New" w:hAnsi="Courier New" w:cs="Courier New"/>
          <w:color w:val="0000FF"/>
          <w:sz w:val="20"/>
          <w:szCs w:val="20"/>
          <w:highlight w:val="white"/>
          <w:lang w:val="en-US"/>
        </w:rPr>
        <w:t>=""&gt;</w:t>
      </w:r>
    </w:p>
    <w:p w14:paraId="767CDF4B"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pt-BR"/>
        </w:rPr>
        <w:t>...</w:t>
      </w:r>
    </w:p>
    <w:p w14:paraId="767CDF4C"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4D"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4E"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4F"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R1</w:t>
      </w:r>
      <w:r w:rsidRPr="0080609D">
        <w:rPr>
          <w:rFonts w:ascii="Courier New" w:hAnsi="Courier New" w:cs="Courier New"/>
          <w:color w:val="0000FF"/>
          <w:sz w:val="20"/>
          <w:szCs w:val="20"/>
          <w:highlight w:val="white"/>
          <w:lang w:val="pt-BR"/>
        </w:rPr>
        <w:t>&gt;</w:t>
      </w:r>
    </w:p>
    <w:p w14:paraId="767CDF50"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initiator</w:t>
      </w:r>
      <w:r w:rsidRPr="0080609D">
        <w:rPr>
          <w:rFonts w:ascii="Courier New" w:hAnsi="Courier New" w:cs="Courier New"/>
          <w:color w:val="0000FF"/>
          <w:sz w:val="20"/>
          <w:szCs w:val="20"/>
          <w:highlight w:val="white"/>
          <w:lang w:val="pt-BR"/>
        </w:rPr>
        <w:t>&gt;</w:t>
      </w:r>
    </w:p>
    <w:p w14:paraId="767CDF51"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52"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FF0000"/>
          <w:sz w:val="20"/>
          <w:szCs w:val="20"/>
          <w:highlight w:val="white"/>
          <w:lang w:val="pt-BR"/>
        </w:rPr>
        <w:t xml:space="preserve"> id</w:t>
      </w:r>
      <w:r w:rsidRPr="0080609D">
        <w:rPr>
          <w:rFonts w:ascii="Courier New" w:hAnsi="Courier New" w:cs="Courier New"/>
          <w:color w:val="0000FF"/>
          <w:sz w:val="20"/>
          <w:szCs w:val="20"/>
          <w:highlight w:val="white"/>
          <w:lang w:val="pt-BR"/>
        </w:rPr>
        <w:t>=""&gt;</w:t>
      </w:r>
    </w:p>
    <w:p w14:paraId="767CDF53"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t>...</w:t>
      </w:r>
    </w:p>
    <w:p w14:paraId="767CDF54"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R2</w:t>
      </w:r>
      <w:r w:rsidRPr="0080609D">
        <w:rPr>
          <w:rFonts w:ascii="Courier New" w:hAnsi="Courier New" w:cs="Courier New"/>
          <w:color w:val="0000FF"/>
          <w:sz w:val="20"/>
          <w:szCs w:val="20"/>
          <w:highlight w:val="white"/>
          <w:lang w:val="pt-BR"/>
        </w:rPr>
        <w:t>&gt;</w:t>
      </w:r>
    </w:p>
    <w:p w14:paraId="767CDF55"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executor</w:t>
      </w:r>
      <w:r w:rsidRPr="0080609D">
        <w:rPr>
          <w:rFonts w:ascii="Courier New" w:hAnsi="Courier New" w:cs="Courier New"/>
          <w:color w:val="0000FF"/>
          <w:sz w:val="20"/>
          <w:szCs w:val="20"/>
          <w:highlight w:val="white"/>
          <w:lang w:val="pt-BR"/>
        </w:rPr>
        <w:t>&gt;</w:t>
      </w:r>
    </w:p>
    <w:p w14:paraId="767CDF56"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en-US"/>
        </w:rPr>
        <w:t>...</w:t>
      </w:r>
    </w:p>
    <w:p w14:paraId="767CDF57"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T1</w:t>
      </w:r>
      <w:r w:rsidRPr="0080609D">
        <w:rPr>
          <w:rFonts w:ascii="Courier New" w:hAnsi="Courier New" w:cs="Courier New"/>
          <w:color w:val="0000FF"/>
          <w:sz w:val="20"/>
          <w:szCs w:val="20"/>
          <w:highlight w:val="white"/>
          <w:lang w:val="en-US"/>
        </w:rPr>
        <w:t>&gt;</w:t>
      </w:r>
    </w:p>
    <w:p w14:paraId="767CDF58" w14:textId="77777777" w:rsidR="004B6AB8" w:rsidRPr="0080609D" w:rsidRDefault="004B6AB8" w:rsidP="004B6AB8">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rPr>
        <w:t>...</w:t>
      </w:r>
    </w:p>
    <w:p w14:paraId="767CDF59" w14:textId="77777777" w:rsidR="004B6AB8" w:rsidRPr="0080609D" w:rsidRDefault="004B6AB8" w:rsidP="004B6AB8">
      <w:pPr>
        <w:rPr>
          <w:rFonts w:ascii="Courier New" w:hAnsi="Courier New" w:cs="Courier New"/>
          <w:color w:val="0000FF"/>
          <w:sz w:val="20"/>
          <w:szCs w:val="20"/>
        </w:rPr>
      </w:pP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B4</w:t>
      </w:r>
      <w:r w:rsidRPr="0080609D">
        <w:rPr>
          <w:rFonts w:ascii="Courier New" w:hAnsi="Courier New" w:cs="Courier New"/>
          <w:color w:val="0000FF"/>
          <w:sz w:val="20"/>
          <w:szCs w:val="20"/>
          <w:highlight w:val="white"/>
        </w:rPr>
        <w:t>&gt;</w:t>
      </w:r>
    </w:p>
    <w:p w14:paraId="767CDF5A" w14:textId="77777777" w:rsidR="004B6AB8" w:rsidRPr="00E67FAE" w:rsidRDefault="004B6AB8" w:rsidP="004B6AB8">
      <w:pPr>
        <w:rPr>
          <w:rFonts w:ascii="Corbel" w:hAnsi="Corbel"/>
          <w:color w:val="0000FF"/>
          <w:sz w:val="22"/>
          <w:szCs w:val="22"/>
        </w:rPr>
      </w:pPr>
    </w:p>
    <w:p w14:paraId="767CDF5B" w14:textId="77777777" w:rsidR="004B6AB8" w:rsidRPr="00E67FAE" w:rsidRDefault="004B6AB8" w:rsidP="004B6AB8">
      <w:pPr>
        <w:pStyle w:val="HTML-voorafopgemaakt"/>
        <w:ind w:left="708"/>
        <w:rPr>
          <w:rFonts w:ascii="Corbel" w:hAnsi="Corbel" w:cs="Times New Roman"/>
          <w:sz w:val="22"/>
          <w:szCs w:val="22"/>
          <w:lang w:val="nl-NL"/>
        </w:rPr>
      </w:pPr>
    </w:p>
    <w:p w14:paraId="767CDF5C" w14:textId="01E415D4" w:rsidR="004B6AB8" w:rsidRPr="00E67FAE" w:rsidRDefault="004B6AB8" w:rsidP="00B750C1">
      <w:pPr>
        <w:pStyle w:val="Kop3"/>
        <w:tabs>
          <w:tab w:val="clear" w:pos="720"/>
          <w:tab w:val="num" w:pos="0"/>
        </w:tabs>
        <w:ind w:left="0" w:firstLine="0"/>
        <w:rPr>
          <w:rFonts w:ascii="Corbel" w:hAnsi="Corbel"/>
        </w:rPr>
      </w:pPr>
      <w:r w:rsidRPr="00E67FAE">
        <w:rPr>
          <w:rFonts w:ascii="Corbel" w:hAnsi="Corbel"/>
        </w:rPr>
        <w:br w:type="page"/>
      </w:r>
      <w:bookmarkStart w:id="528" w:name="_Toc202247395"/>
      <w:bookmarkStart w:id="529" w:name="_Toc4484462"/>
      <w:r w:rsidR="0077125C" w:rsidRPr="00E67FAE">
        <w:rPr>
          <w:rStyle w:val="BallontekstChar"/>
          <w:rFonts w:ascii="Corbel" w:hAnsi="Corbel" w:cs="Times New Roman"/>
          <w:sz w:val="22"/>
          <w:szCs w:val="22"/>
        </w:rPr>
        <w:lastRenderedPageBreak/>
        <w:t>1.</w:t>
      </w:r>
      <w:del w:id="530" w:author="Willems, P.H. (Peter)" w:date="2019-03-26T09:17:00Z">
        <w:r w:rsidR="00370F9D" w:rsidRPr="00E67FAE" w:rsidDel="00C44491">
          <w:rPr>
            <w:rStyle w:val="BallontekstChar"/>
            <w:rFonts w:ascii="Corbel" w:hAnsi="Corbel" w:cs="Times New Roman"/>
            <w:sz w:val="22"/>
            <w:szCs w:val="22"/>
          </w:rPr>
          <w:delText>3</w:delText>
        </w:r>
      </w:del>
      <w:ins w:id="531" w:author="Willems, P.H. (Peter)" w:date="2019-03-26T09:17:00Z">
        <w:r w:rsidR="00C44491">
          <w:rPr>
            <w:rStyle w:val="BallontekstChar"/>
            <w:rFonts w:ascii="Corbel" w:hAnsi="Corbel" w:cs="Times New Roman"/>
            <w:sz w:val="22"/>
            <w:szCs w:val="22"/>
          </w:rPr>
          <w:t>4</w:t>
        </w:r>
      </w:ins>
      <w:r w:rsidR="0077125C" w:rsidRPr="00E67FAE">
        <w:rPr>
          <w:rStyle w:val="BallontekstChar"/>
          <w:rFonts w:ascii="Corbel" w:hAnsi="Corbel" w:cs="Times New Roman"/>
          <w:sz w:val="22"/>
          <w:szCs w:val="22"/>
        </w:rPr>
        <w:t>.1.3</w:t>
      </w:r>
      <w:r w:rsidR="0077125C" w:rsidRPr="00E67FAE">
        <w:rPr>
          <w:rStyle w:val="BallontekstChar"/>
          <w:rFonts w:ascii="Corbel" w:hAnsi="Corbel" w:cs="Times New Roman"/>
          <w:sz w:val="22"/>
          <w:szCs w:val="22"/>
        </w:rPr>
        <w:tab/>
        <w:t>D</w:t>
      </w:r>
      <w:r w:rsidR="00495F2B" w:rsidRPr="00E67FAE">
        <w:rPr>
          <w:rStyle w:val="BallontekstChar"/>
          <w:rFonts w:ascii="Corbel" w:hAnsi="Corbel" w:cs="Times New Roman"/>
          <w:sz w:val="22"/>
          <w:szCs w:val="22"/>
        </w:rPr>
        <w:t>eel</w:t>
      </w:r>
      <w:r w:rsidRPr="00E67FAE">
        <w:rPr>
          <w:rStyle w:val="BallontekstChar"/>
          <w:rFonts w:ascii="Corbel" w:hAnsi="Corbel" w:cs="Times New Roman"/>
          <w:sz w:val="22"/>
          <w:szCs w:val="22"/>
        </w:rPr>
        <w:t xml:space="preserve"> 2: Meerdere instanties van een secundaire transactie</w:t>
      </w:r>
      <w:bookmarkEnd w:id="528"/>
      <w:bookmarkEnd w:id="529"/>
    </w:p>
    <w:p w14:paraId="767CDF5D" w14:textId="77777777" w:rsidR="004B6AB8" w:rsidRPr="00E67FAE" w:rsidRDefault="004B6AB8" w:rsidP="004B6AB8">
      <w:pPr>
        <w:rPr>
          <w:rFonts w:ascii="Corbel" w:hAnsi="Corbel"/>
          <w:sz w:val="22"/>
          <w:szCs w:val="22"/>
        </w:rPr>
      </w:pPr>
    </w:p>
    <w:p w14:paraId="767CDF5E" w14:textId="77777777" w:rsidR="004B6AB8" w:rsidRPr="00E67FAE" w:rsidRDefault="004B6AB8" w:rsidP="004B6AB8">
      <w:pPr>
        <w:rPr>
          <w:rFonts w:ascii="Corbel" w:hAnsi="Corbel"/>
          <w:b/>
          <w:i/>
          <w:sz w:val="22"/>
          <w:szCs w:val="22"/>
        </w:rPr>
      </w:pPr>
      <w:r w:rsidRPr="00E67FAE">
        <w:rPr>
          <w:rFonts w:ascii="Corbel" w:hAnsi="Corbel"/>
          <w:b/>
          <w:i/>
          <w:sz w:val="22"/>
          <w:szCs w:val="22"/>
        </w:rPr>
        <w:t>Problematiek</w:t>
      </w:r>
    </w:p>
    <w:p w14:paraId="767CDF5F" w14:textId="77777777" w:rsidR="004B6AB8" w:rsidRPr="00E67FAE" w:rsidRDefault="004B6AB8" w:rsidP="004B6AB8">
      <w:pPr>
        <w:rPr>
          <w:rFonts w:ascii="Corbel" w:hAnsi="Corbel"/>
          <w:sz w:val="22"/>
          <w:szCs w:val="22"/>
        </w:rPr>
      </w:pPr>
    </w:p>
    <w:p w14:paraId="767CDF60" w14:textId="77777777" w:rsidR="004B6AB8" w:rsidRPr="00E67FAE" w:rsidRDefault="004B6AB8" w:rsidP="004B6AB8">
      <w:pPr>
        <w:rPr>
          <w:rFonts w:ascii="Corbel" w:hAnsi="Corbel"/>
          <w:sz w:val="22"/>
          <w:szCs w:val="22"/>
        </w:rPr>
      </w:pPr>
      <w:r w:rsidRPr="00E67FAE">
        <w:rPr>
          <w:rFonts w:ascii="Corbel" w:hAnsi="Corbel"/>
          <w:sz w:val="22"/>
          <w:szCs w:val="22"/>
        </w:rPr>
        <w:t>Huidige situatie:</w:t>
      </w:r>
    </w:p>
    <w:p w14:paraId="767CDF61"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Alle transacties vinden plaats tussen twee partijen</w:t>
      </w:r>
      <w:r w:rsidR="008B5179" w:rsidRPr="00E67FAE">
        <w:rPr>
          <w:rFonts w:ascii="Corbel" w:hAnsi="Corbel"/>
          <w:sz w:val="22"/>
          <w:szCs w:val="22"/>
        </w:rPr>
        <w:t>.</w:t>
      </w:r>
    </w:p>
    <w:p w14:paraId="767CDF62"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 xml:space="preserve">Het is mogelijk transacties te koppelen, hierbij gaat een transactie over naar </w:t>
      </w:r>
      <w:r w:rsidR="008B5179" w:rsidRPr="00E67FAE">
        <w:rPr>
          <w:rFonts w:ascii="Corbel" w:hAnsi="Corbel"/>
          <w:sz w:val="22"/>
          <w:szCs w:val="22"/>
        </w:rPr>
        <w:t xml:space="preserve">een </w:t>
      </w:r>
      <w:r w:rsidRPr="00E67FAE">
        <w:rPr>
          <w:rFonts w:ascii="Corbel" w:hAnsi="Corbel"/>
          <w:sz w:val="22"/>
          <w:szCs w:val="22"/>
        </w:rPr>
        <w:t>andere transactie en aan het einde van deze transactie terug naar de eerste transactie (dit kan genest)</w:t>
      </w:r>
      <w:r w:rsidR="008B5179" w:rsidRPr="00E67FAE">
        <w:rPr>
          <w:rFonts w:ascii="Corbel" w:hAnsi="Corbel"/>
          <w:sz w:val="22"/>
          <w:szCs w:val="22"/>
        </w:rPr>
        <w:t>.</w:t>
      </w:r>
    </w:p>
    <w:p w14:paraId="767CDF63" w14:textId="77777777" w:rsidR="004B6AB8" w:rsidRPr="00E67FAE" w:rsidRDefault="004B6AB8" w:rsidP="004B6AB8">
      <w:pPr>
        <w:rPr>
          <w:rFonts w:ascii="Corbel" w:hAnsi="Corbel"/>
          <w:sz w:val="22"/>
          <w:szCs w:val="22"/>
        </w:rPr>
      </w:pPr>
      <w:r w:rsidRPr="00E67FAE">
        <w:rPr>
          <w:rFonts w:ascii="Corbel" w:hAnsi="Corbel"/>
          <w:sz w:val="22"/>
          <w:szCs w:val="22"/>
        </w:rPr>
        <w:t>Wens:</w:t>
      </w:r>
    </w:p>
    <w:p w14:paraId="767CDF64"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Een transactie doorzetten naar meerdere derde partijen.</w:t>
      </w:r>
    </w:p>
    <w:p w14:paraId="767CDF65" w14:textId="77777777" w:rsidR="004B6AB8" w:rsidRPr="00E67FAE" w:rsidRDefault="004B6AB8" w:rsidP="004B6AB8">
      <w:pPr>
        <w:rPr>
          <w:rFonts w:ascii="Corbel" w:hAnsi="Corbel"/>
          <w:sz w:val="22"/>
          <w:szCs w:val="22"/>
        </w:rPr>
      </w:pPr>
    </w:p>
    <w:p w14:paraId="767CDF66" w14:textId="77777777" w:rsidR="004B6AB8" w:rsidRPr="00E67FAE" w:rsidRDefault="004B6AB8" w:rsidP="004B6AB8">
      <w:pPr>
        <w:rPr>
          <w:rFonts w:ascii="Corbel" w:hAnsi="Corbel"/>
          <w:sz w:val="22"/>
          <w:szCs w:val="22"/>
        </w:rPr>
      </w:pPr>
    </w:p>
    <w:p w14:paraId="767CDF67" w14:textId="77777777" w:rsidR="004B6AB8" w:rsidRPr="00E67FAE" w:rsidRDefault="004B6AB8" w:rsidP="004B6AB8">
      <w:pPr>
        <w:rPr>
          <w:rFonts w:ascii="Corbel" w:hAnsi="Corbel"/>
          <w:b/>
          <w:i/>
          <w:sz w:val="22"/>
          <w:szCs w:val="22"/>
        </w:rPr>
      </w:pPr>
      <w:r w:rsidRPr="00E67FAE">
        <w:rPr>
          <w:rFonts w:ascii="Corbel" w:hAnsi="Corbel"/>
          <w:b/>
          <w:i/>
          <w:sz w:val="22"/>
          <w:szCs w:val="22"/>
        </w:rPr>
        <w:t>Voorbeeld</w:t>
      </w:r>
    </w:p>
    <w:p w14:paraId="767CDF68" w14:textId="21D62707" w:rsidR="004B6AB8" w:rsidRPr="00E67FAE" w:rsidRDefault="004B6AB8" w:rsidP="004B6AB8">
      <w:pPr>
        <w:rPr>
          <w:rFonts w:ascii="Corbel" w:hAnsi="Corbel"/>
          <w:sz w:val="22"/>
          <w:szCs w:val="22"/>
        </w:rPr>
      </w:pPr>
      <w:r w:rsidRPr="00E67FAE">
        <w:rPr>
          <w:rFonts w:ascii="Corbel" w:hAnsi="Corbel"/>
          <w:sz w:val="22"/>
          <w:szCs w:val="22"/>
        </w:rPr>
        <w:t xml:space="preserve">Stel we hebben de situatie volgens </w:t>
      </w:r>
      <w:r w:rsidR="008B5179" w:rsidRPr="00E67FAE">
        <w:rPr>
          <w:rFonts w:ascii="Corbel" w:hAnsi="Corbel"/>
          <w:sz w:val="22"/>
          <w:szCs w:val="22"/>
        </w:rPr>
        <w:fldChar w:fldCharType="begin"/>
      </w:r>
      <w:r w:rsidR="008B5179" w:rsidRPr="00E67FAE">
        <w:rPr>
          <w:rFonts w:ascii="Corbel" w:hAnsi="Corbel"/>
          <w:sz w:val="22"/>
          <w:szCs w:val="22"/>
        </w:rPr>
        <w:instrText xml:space="preserve"> REF _Ref300045646 \h </w:instrText>
      </w:r>
      <w:r w:rsidR="00D15230" w:rsidRPr="00E67FAE">
        <w:rPr>
          <w:rFonts w:ascii="Corbel" w:hAnsi="Corbel"/>
          <w:sz w:val="22"/>
          <w:szCs w:val="22"/>
        </w:rPr>
        <w:instrText xml:space="preserve"> \* MERGEFORMAT </w:instrText>
      </w:r>
      <w:r w:rsidR="008B5179" w:rsidRPr="00E67FAE">
        <w:rPr>
          <w:rFonts w:ascii="Corbel" w:hAnsi="Corbel"/>
          <w:sz w:val="22"/>
          <w:szCs w:val="22"/>
        </w:rPr>
      </w:r>
      <w:r w:rsidR="008B5179" w:rsidRPr="00E67FAE">
        <w:rPr>
          <w:rFonts w:ascii="Corbel" w:hAnsi="Corbel"/>
          <w:sz w:val="22"/>
          <w:szCs w:val="22"/>
        </w:rPr>
        <w:fldChar w:fldCharType="separate"/>
      </w:r>
      <w:ins w:id="532" w:author="Willems, P.H. (Peter)" w:date="2019-03-27T10:55:00Z">
        <w:r w:rsidR="007B3565" w:rsidRPr="00E67FAE">
          <w:rPr>
            <w:rFonts w:ascii="Corbel" w:hAnsi="Corbel"/>
          </w:rPr>
          <w:t xml:space="preserve">Figuur </w:t>
        </w:r>
        <w:r w:rsidR="007B3565">
          <w:rPr>
            <w:rFonts w:ascii="Corbel" w:hAnsi="Corbel"/>
            <w:noProof/>
          </w:rPr>
          <w:t>2</w:t>
        </w:r>
      </w:ins>
      <w:del w:id="533" w:author="Willems, P.H. (Peter)" w:date="2019-03-27T10:55:00Z">
        <w:r w:rsidR="00D66F58" w:rsidRPr="00E67FAE" w:rsidDel="007B3565">
          <w:rPr>
            <w:rFonts w:ascii="Corbel" w:hAnsi="Corbel"/>
          </w:rPr>
          <w:delText xml:space="preserve">Figuur </w:delText>
        </w:r>
        <w:r w:rsidR="00D66F58" w:rsidRPr="00E67FAE" w:rsidDel="007B3565">
          <w:rPr>
            <w:rFonts w:ascii="Corbel" w:hAnsi="Corbel"/>
            <w:noProof/>
          </w:rPr>
          <w:delText>2</w:delText>
        </w:r>
      </w:del>
      <w:r w:rsidR="008B5179" w:rsidRPr="00E67FAE">
        <w:rPr>
          <w:rFonts w:ascii="Corbel" w:hAnsi="Corbel"/>
          <w:sz w:val="22"/>
          <w:szCs w:val="22"/>
        </w:rPr>
        <w:fldChar w:fldCharType="end"/>
      </w:r>
      <w:r w:rsidRPr="00E67FAE">
        <w:rPr>
          <w:rFonts w:ascii="Corbel" w:hAnsi="Corbel"/>
          <w:sz w:val="22"/>
          <w:szCs w:val="22"/>
        </w:rPr>
        <w:t>.</w:t>
      </w:r>
    </w:p>
    <w:p w14:paraId="767CDF69" w14:textId="77777777" w:rsidR="004B6AB8" w:rsidRPr="00E67FAE" w:rsidRDefault="004B6AB8" w:rsidP="004B6AB8">
      <w:pPr>
        <w:rPr>
          <w:rFonts w:ascii="Corbel" w:hAnsi="Corbel"/>
          <w:sz w:val="22"/>
          <w:szCs w:val="22"/>
        </w:rPr>
      </w:pPr>
    </w:p>
    <w:p w14:paraId="767CDF6A" w14:textId="77777777" w:rsidR="004B6AB8" w:rsidRPr="00E67FAE" w:rsidRDefault="004B6AB8" w:rsidP="004B6AB8">
      <w:pPr>
        <w:rPr>
          <w:rFonts w:ascii="Corbel" w:hAnsi="Corbel"/>
          <w:sz w:val="22"/>
          <w:szCs w:val="22"/>
        </w:rPr>
      </w:pPr>
      <w:r w:rsidRPr="00E67FAE">
        <w:rPr>
          <w:rFonts w:ascii="Corbel" w:hAnsi="Corbel"/>
          <w:sz w:val="22"/>
          <w:szCs w:val="22"/>
        </w:rPr>
        <w:t>Hierin vinden we 3 transacties. De transactieovergangen van T1 naar T2 en van T2 naar T3 is reeds beschreven in notitie ‘Richtlijn voor transactiekoppeling’.</w:t>
      </w:r>
    </w:p>
    <w:p w14:paraId="767CDF6B" w14:textId="77777777" w:rsidR="004B6AB8" w:rsidRPr="00E67FAE" w:rsidRDefault="004B6AB8" w:rsidP="004B6AB8">
      <w:pPr>
        <w:rPr>
          <w:rFonts w:ascii="Corbel" w:hAnsi="Corbel"/>
          <w:sz w:val="22"/>
          <w:szCs w:val="22"/>
        </w:rPr>
      </w:pPr>
    </w:p>
    <w:p w14:paraId="767CDF6C" w14:textId="77777777" w:rsidR="004B6AB8" w:rsidRPr="00E67FAE" w:rsidRDefault="004B6AB8" w:rsidP="004B6AB8">
      <w:pPr>
        <w:rPr>
          <w:rFonts w:ascii="Corbel" w:hAnsi="Corbel"/>
          <w:sz w:val="22"/>
          <w:szCs w:val="22"/>
        </w:rPr>
      </w:pPr>
      <w:r w:rsidRPr="00E67FAE">
        <w:rPr>
          <w:rFonts w:ascii="Corbel" w:hAnsi="Corbel"/>
          <w:sz w:val="22"/>
          <w:szCs w:val="22"/>
        </w:rPr>
        <w:t>Huidige situatie:</w:t>
      </w:r>
    </w:p>
    <w:p w14:paraId="767CDF6D" w14:textId="77777777" w:rsidR="004B6AB8" w:rsidRPr="00E67FAE" w:rsidRDefault="004B6AB8" w:rsidP="004B6AB8">
      <w:pPr>
        <w:rPr>
          <w:rFonts w:ascii="Corbel" w:hAnsi="Corbel"/>
          <w:sz w:val="22"/>
          <w:szCs w:val="22"/>
        </w:rPr>
      </w:pPr>
      <w:r w:rsidRPr="00E67FAE">
        <w:rPr>
          <w:rFonts w:ascii="Corbel" w:hAnsi="Corbel"/>
          <w:sz w:val="22"/>
          <w:szCs w:val="22"/>
        </w:rPr>
        <w:t xml:space="preserve">Op dit moment is iemand als projectleider (R2) vanuit B2 (T1) gemachtigd exact </w:t>
      </w:r>
      <w:r w:rsidR="008B5179" w:rsidRPr="00E67FAE">
        <w:rPr>
          <w:rFonts w:ascii="Corbel" w:hAnsi="Corbel"/>
          <w:sz w:val="22"/>
          <w:szCs w:val="22"/>
        </w:rPr>
        <w:t xml:space="preserve">één </w:t>
      </w:r>
      <w:r w:rsidRPr="00E67FAE">
        <w:rPr>
          <w:rFonts w:ascii="Corbel" w:hAnsi="Corbel"/>
          <w:sz w:val="22"/>
          <w:szCs w:val="22"/>
        </w:rPr>
        <w:t xml:space="preserve">adviseur te verzoeken een offerte op te stellen (B5). Op zijn beurt kan de persoon zijnde adviseur (R3) bij bericht B7 (T2) exact </w:t>
      </w:r>
      <w:r w:rsidR="008B5179" w:rsidRPr="00E67FAE">
        <w:rPr>
          <w:rFonts w:ascii="Corbel" w:hAnsi="Corbel"/>
          <w:sz w:val="22"/>
          <w:szCs w:val="22"/>
        </w:rPr>
        <w:t xml:space="preserve">één </w:t>
      </w:r>
      <w:r w:rsidRPr="00E67FAE">
        <w:rPr>
          <w:rFonts w:ascii="Corbel" w:hAnsi="Corbel"/>
          <w:sz w:val="22"/>
          <w:szCs w:val="22"/>
        </w:rPr>
        <w:t>specialist opdracht geven e.e.a. technisch uit te werken (B8).</w:t>
      </w:r>
    </w:p>
    <w:p w14:paraId="767CDF6E" w14:textId="77777777" w:rsidR="004B6AB8" w:rsidRPr="00E67FAE" w:rsidRDefault="004B6AB8" w:rsidP="004B6AB8">
      <w:pPr>
        <w:rPr>
          <w:rFonts w:ascii="Corbel" w:hAnsi="Corbel"/>
          <w:sz w:val="22"/>
          <w:szCs w:val="22"/>
        </w:rPr>
      </w:pPr>
    </w:p>
    <w:p w14:paraId="767CDF6F" w14:textId="77777777" w:rsidR="004B6AB8" w:rsidRPr="00E67FAE" w:rsidRDefault="004B6AB8" w:rsidP="004B6AB8">
      <w:pPr>
        <w:rPr>
          <w:rFonts w:ascii="Corbel" w:hAnsi="Corbel"/>
          <w:sz w:val="22"/>
          <w:szCs w:val="22"/>
        </w:rPr>
      </w:pPr>
      <w:r w:rsidRPr="00E67FAE">
        <w:rPr>
          <w:rFonts w:ascii="Corbel" w:hAnsi="Corbel"/>
          <w:sz w:val="22"/>
          <w:szCs w:val="22"/>
        </w:rPr>
        <w:t>Wens:</w:t>
      </w:r>
    </w:p>
    <w:p w14:paraId="767CDF70" w14:textId="77777777" w:rsidR="004B6AB8" w:rsidRPr="00E67FAE" w:rsidRDefault="004B6AB8" w:rsidP="004B6AB8">
      <w:pPr>
        <w:rPr>
          <w:rFonts w:ascii="Corbel" w:hAnsi="Corbel"/>
          <w:sz w:val="22"/>
          <w:szCs w:val="22"/>
        </w:rPr>
      </w:pPr>
      <w:r w:rsidRPr="00E67FAE">
        <w:rPr>
          <w:rFonts w:ascii="Corbel" w:hAnsi="Corbel"/>
          <w:sz w:val="22"/>
          <w:szCs w:val="22"/>
        </w:rPr>
        <w:t>De wens is dat de projectleider (R2) vanuit B2 (T1) meerdere adviseurs kan raadplegen, daarnaast dat ook de adviseur (R3)vanuit B7 (T2) ook meerdere specialisten kan raadplegen.</w:t>
      </w:r>
    </w:p>
    <w:p w14:paraId="767CDF71" w14:textId="77777777" w:rsidR="004B6AB8" w:rsidRPr="00E67FAE" w:rsidRDefault="004B6AB8" w:rsidP="004B6AB8">
      <w:pPr>
        <w:rPr>
          <w:rFonts w:ascii="Corbel" w:hAnsi="Corbel"/>
          <w:sz w:val="22"/>
          <w:szCs w:val="22"/>
        </w:rPr>
      </w:pPr>
    </w:p>
    <w:p w14:paraId="767CDF72" w14:textId="77777777" w:rsidR="004B6AB8" w:rsidRPr="00E67FAE" w:rsidRDefault="004B6AB8" w:rsidP="004B6AB8">
      <w:pPr>
        <w:rPr>
          <w:rFonts w:ascii="Corbel" w:hAnsi="Corbel"/>
          <w:sz w:val="22"/>
          <w:szCs w:val="22"/>
        </w:rPr>
      </w:pPr>
      <w:r w:rsidRPr="00E67FAE">
        <w:rPr>
          <w:rFonts w:ascii="Corbel" w:hAnsi="Corbel"/>
          <w:sz w:val="22"/>
          <w:szCs w:val="22"/>
        </w:rPr>
        <w:br w:type="page"/>
      </w:r>
    </w:p>
    <w:p w14:paraId="767CDF73" w14:textId="77777777" w:rsidR="008B5179" w:rsidRPr="00E67FAE" w:rsidRDefault="004B6AB8" w:rsidP="008B5179">
      <w:pPr>
        <w:keepNext/>
        <w:rPr>
          <w:rFonts w:ascii="Corbel" w:hAnsi="Corbel"/>
        </w:rPr>
      </w:pPr>
      <w:r w:rsidRPr="00E67FAE">
        <w:rPr>
          <w:rFonts w:ascii="Corbel" w:hAnsi="Corbel"/>
          <w:sz w:val="22"/>
          <w:szCs w:val="22"/>
        </w:rPr>
        <w:object w:dxaOrig="10827" w:dyaOrig="12788" w14:anchorId="767CE170">
          <v:shape id="_x0000_i1031" type="#_x0000_t75" style="width:6in;height:510pt" o:ole="">
            <v:imagedata r:id="rId20" o:title=""/>
          </v:shape>
          <o:OLEObject Type="Embed" ProgID="Visio.Drawing.11" ShapeID="_x0000_i1031" DrawAspect="Content" ObjectID="_1615189316" r:id="rId21"/>
        </w:object>
      </w:r>
    </w:p>
    <w:p w14:paraId="767CDF74" w14:textId="1357D356" w:rsidR="004B6AB8" w:rsidRPr="00E67FAE" w:rsidRDefault="008B5179" w:rsidP="008B5179">
      <w:pPr>
        <w:pStyle w:val="Bijschrift"/>
        <w:rPr>
          <w:rFonts w:ascii="Corbel" w:hAnsi="Corbel"/>
          <w:sz w:val="22"/>
          <w:szCs w:val="22"/>
          <w:lang w:val="nl-NL"/>
        </w:rPr>
      </w:pPr>
      <w:bookmarkStart w:id="534" w:name="_Ref300045646"/>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2</w:t>
      </w:r>
      <w:r w:rsidRPr="00E67FAE">
        <w:rPr>
          <w:rFonts w:ascii="Corbel" w:hAnsi="Corbel"/>
        </w:rPr>
        <w:fldChar w:fldCharType="end"/>
      </w:r>
      <w:bookmarkEnd w:id="534"/>
      <w:r w:rsidRPr="00E67FAE">
        <w:rPr>
          <w:rFonts w:ascii="Corbel" w:hAnsi="Corbel"/>
          <w:lang w:val="nl-NL"/>
        </w:rPr>
        <w:t xml:space="preserve"> </w:t>
      </w:r>
      <w:r w:rsidRPr="00E67FAE">
        <w:rPr>
          <w:rFonts w:ascii="Corbel" w:hAnsi="Corbel"/>
          <w:b w:val="0"/>
          <w:sz w:val="22"/>
          <w:szCs w:val="22"/>
          <w:lang w:val="nl-NL"/>
        </w:rPr>
        <w:t>Source Custom</w:t>
      </w:r>
    </w:p>
    <w:p w14:paraId="767CDF75" w14:textId="77777777" w:rsidR="004B6AB8" w:rsidRPr="00E67FAE" w:rsidRDefault="004B6AB8" w:rsidP="004B6AB8">
      <w:pPr>
        <w:pStyle w:val="Bijschrift"/>
        <w:rPr>
          <w:rFonts w:ascii="Corbel" w:hAnsi="Corbel"/>
          <w:b w:val="0"/>
          <w:sz w:val="22"/>
          <w:szCs w:val="22"/>
          <w:lang w:val="nl-NL"/>
        </w:rPr>
      </w:pPr>
    </w:p>
    <w:p w14:paraId="767CDF76" w14:textId="77777777" w:rsidR="004B6AB8" w:rsidRPr="00E67FAE" w:rsidRDefault="004B6AB8" w:rsidP="004B6AB8">
      <w:pPr>
        <w:rPr>
          <w:rFonts w:ascii="Corbel" w:hAnsi="Corbel"/>
          <w:b/>
          <w:sz w:val="22"/>
          <w:szCs w:val="22"/>
        </w:rPr>
      </w:pPr>
      <w:r w:rsidRPr="00E67FAE">
        <w:rPr>
          <w:rFonts w:ascii="Corbel" w:hAnsi="Corbel"/>
          <w:sz w:val="22"/>
          <w:szCs w:val="22"/>
        </w:rPr>
        <w:br w:type="page"/>
      </w:r>
      <w:r w:rsidRPr="00E67FAE">
        <w:rPr>
          <w:rFonts w:ascii="Corbel" w:hAnsi="Corbel"/>
          <w:b/>
          <w:i/>
          <w:sz w:val="22"/>
          <w:szCs w:val="22"/>
        </w:rPr>
        <w:lastRenderedPageBreak/>
        <w:t>Technische uitwerking</w:t>
      </w:r>
    </w:p>
    <w:p w14:paraId="767CDF77" w14:textId="77777777" w:rsidR="004B6AB8" w:rsidRPr="00E67FAE" w:rsidRDefault="004B6AB8" w:rsidP="004B6AB8">
      <w:pPr>
        <w:rPr>
          <w:rFonts w:ascii="Corbel" w:hAnsi="Corbel"/>
          <w:sz w:val="22"/>
          <w:szCs w:val="22"/>
        </w:rPr>
      </w:pPr>
      <w:r w:rsidRPr="00E67FAE">
        <w:rPr>
          <w:rFonts w:ascii="Corbel" w:hAnsi="Corbel"/>
          <w:sz w:val="22"/>
          <w:szCs w:val="22"/>
        </w:rPr>
        <w:t>We onderscheiden 3 verschillende situaties die we willen ondersteunen:</w:t>
      </w:r>
    </w:p>
    <w:p w14:paraId="767CDF78" w14:textId="77777777" w:rsidR="004B6AB8" w:rsidRPr="00E67FAE" w:rsidRDefault="004B6AB8" w:rsidP="004B6AB8">
      <w:pPr>
        <w:widowControl/>
        <w:numPr>
          <w:ilvl w:val="0"/>
          <w:numId w:val="9"/>
        </w:numPr>
        <w:suppressAutoHyphens w:val="0"/>
        <w:rPr>
          <w:rFonts w:ascii="Corbel" w:hAnsi="Corbel"/>
          <w:sz w:val="22"/>
          <w:szCs w:val="22"/>
        </w:rPr>
      </w:pPr>
      <w:r w:rsidRPr="00E67FAE">
        <w:rPr>
          <w:rFonts w:ascii="Corbel" w:hAnsi="Corbel"/>
          <w:sz w:val="22"/>
          <w:szCs w:val="22"/>
        </w:rPr>
        <w:t>vanuit een bericht in transactie X willen we meerdere transacties starten van type transactie Y waarbij we weer willen doorgaan met transactie X als ALLE transacties Y zijn afgerond</w:t>
      </w:r>
      <w:r w:rsidR="008B5179" w:rsidRPr="00E67FAE">
        <w:rPr>
          <w:rFonts w:ascii="Corbel" w:hAnsi="Corbel"/>
          <w:sz w:val="22"/>
          <w:szCs w:val="22"/>
        </w:rPr>
        <w:t>.</w:t>
      </w:r>
    </w:p>
    <w:p w14:paraId="767CDF79" w14:textId="77777777" w:rsidR="004B6AB8" w:rsidRPr="00E67FAE" w:rsidRDefault="004B6AB8" w:rsidP="004B6AB8">
      <w:pPr>
        <w:widowControl/>
        <w:numPr>
          <w:ilvl w:val="0"/>
          <w:numId w:val="9"/>
        </w:numPr>
        <w:suppressAutoHyphens w:val="0"/>
        <w:rPr>
          <w:rFonts w:ascii="Corbel" w:hAnsi="Corbel"/>
          <w:sz w:val="22"/>
          <w:szCs w:val="22"/>
        </w:rPr>
      </w:pPr>
      <w:r w:rsidRPr="00E67FAE">
        <w:rPr>
          <w:rFonts w:ascii="Corbel" w:hAnsi="Corbel"/>
          <w:sz w:val="22"/>
          <w:szCs w:val="22"/>
        </w:rPr>
        <w:t>vanuit een bericht in transactie X willen we meerdere transacties starten van type transactie Y waarbij we weer willen doorgaan met transactie X als tenminste 1 van de type Y transacties is afgerond (1 OF MEER)</w:t>
      </w:r>
      <w:r w:rsidR="008B5179" w:rsidRPr="00E67FAE">
        <w:rPr>
          <w:rFonts w:ascii="Corbel" w:hAnsi="Corbel"/>
          <w:sz w:val="22"/>
          <w:szCs w:val="22"/>
        </w:rPr>
        <w:t>.</w:t>
      </w:r>
    </w:p>
    <w:p w14:paraId="767CDF7A" w14:textId="77777777" w:rsidR="004B6AB8" w:rsidRPr="00E67FAE" w:rsidRDefault="004B6AB8" w:rsidP="004B6AB8">
      <w:pPr>
        <w:widowControl/>
        <w:numPr>
          <w:ilvl w:val="0"/>
          <w:numId w:val="9"/>
        </w:numPr>
        <w:suppressAutoHyphens w:val="0"/>
        <w:rPr>
          <w:rFonts w:ascii="Corbel" w:hAnsi="Corbel"/>
          <w:sz w:val="22"/>
          <w:szCs w:val="22"/>
        </w:rPr>
      </w:pPr>
      <w:r w:rsidRPr="00E67FAE">
        <w:rPr>
          <w:rFonts w:ascii="Corbel" w:hAnsi="Corbel"/>
          <w:sz w:val="22"/>
          <w:szCs w:val="22"/>
        </w:rPr>
        <w:t>vanuit een bericht in transactie X willen we meerdere transacties starten van type transactie Y waarbij we weer willen doorgaan met transactie X ongeacht het aantal afgeronde transacties van het type Y zijn afgerond (0 OF MEER)</w:t>
      </w:r>
      <w:r w:rsidR="008B5179" w:rsidRPr="00E67FAE">
        <w:rPr>
          <w:rFonts w:ascii="Corbel" w:hAnsi="Corbel"/>
          <w:sz w:val="22"/>
          <w:szCs w:val="22"/>
        </w:rPr>
        <w:t>.</w:t>
      </w:r>
    </w:p>
    <w:p w14:paraId="767CDF7B" w14:textId="77777777" w:rsidR="004B6AB8" w:rsidRPr="00E67FAE" w:rsidRDefault="004B6AB8" w:rsidP="004B6AB8">
      <w:pPr>
        <w:rPr>
          <w:rFonts w:ascii="Corbel" w:hAnsi="Corbel"/>
          <w:sz w:val="22"/>
          <w:szCs w:val="22"/>
        </w:rPr>
      </w:pPr>
    </w:p>
    <w:p w14:paraId="767CDF7C" w14:textId="77777777" w:rsidR="004B6AB8" w:rsidRPr="00E67FAE" w:rsidRDefault="004B6AB8" w:rsidP="004B6AB8">
      <w:pPr>
        <w:rPr>
          <w:rFonts w:ascii="Corbel" w:hAnsi="Corbel"/>
          <w:sz w:val="22"/>
          <w:szCs w:val="22"/>
        </w:rPr>
      </w:pPr>
      <w:r w:rsidRPr="00E67FAE">
        <w:rPr>
          <w:rFonts w:ascii="Corbel" w:hAnsi="Corbel"/>
          <w:sz w:val="22"/>
          <w:szCs w:val="22"/>
        </w:rPr>
        <w:t>NOTE: Voor alle situaties gaan we ervanuit dat er een ongelimiteerd aantal secundary transacties (van het transactietype Y) mogen worden gestart.</w:t>
      </w:r>
    </w:p>
    <w:p w14:paraId="767CDF7D" w14:textId="77777777" w:rsidR="004B6AB8" w:rsidRPr="00E67FAE" w:rsidRDefault="004B6AB8" w:rsidP="004B6AB8">
      <w:pPr>
        <w:rPr>
          <w:rFonts w:ascii="Corbel" w:hAnsi="Corbel"/>
          <w:sz w:val="22"/>
          <w:szCs w:val="22"/>
        </w:rPr>
      </w:pPr>
    </w:p>
    <w:p w14:paraId="767CDF7E" w14:textId="77777777" w:rsidR="004B6AB8" w:rsidRPr="00E67FAE" w:rsidRDefault="004B6AB8" w:rsidP="004B6AB8">
      <w:pPr>
        <w:rPr>
          <w:rFonts w:ascii="Corbel" w:hAnsi="Corbel"/>
          <w:sz w:val="22"/>
          <w:szCs w:val="22"/>
        </w:rPr>
      </w:pPr>
      <w:r w:rsidRPr="00E67FAE">
        <w:rPr>
          <w:rFonts w:ascii="Corbel" w:hAnsi="Corbel"/>
          <w:sz w:val="22"/>
          <w:szCs w:val="22"/>
        </w:rPr>
        <w:t xml:space="preserve">Een nieuw element </w:t>
      </w:r>
      <w:r w:rsidRPr="00E67FAE">
        <w:rPr>
          <w:rFonts w:ascii="Corbel" w:hAnsi="Corbel"/>
          <w:b/>
          <w:sz w:val="22"/>
          <w:szCs w:val="22"/>
        </w:rPr>
        <w:t xml:space="preserve">openSecondaryTransactionsAllowed </w:t>
      </w:r>
      <w:r w:rsidRPr="00E67FAE">
        <w:rPr>
          <w:rFonts w:ascii="Corbel" w:hAnsi="Corbel"/>
          <w:sz w:val="22"/>
          <w:szCs w:val="22"/>
        </w:rPr>
        <w:t xml:space="preserve">in </w:t>
      </w:r>
      <w:r w:rsidRPr="00E67FAE">
        <w:rPr>
          <w:rFonts w:ascii="Corbel" w:hAnsi="Corbel"/>
          <w:b/>
          <w:sz w:val="22"/>
          <w:szCs w:val="22"/>
        </w:rPr>
        <w:t>MessageInTransactionType</w:t>
      </w:r>
      <w:r w:rsidRPr="00E67FAE">
        <w:rPr>
          <w:rFonts w:ascii="Corbel" w:hAnsi="Corbel"/>
          <w:sz w:val="22"/>
          <w:szCs w:val="22"/>
        </w:rPr>
        <w:t xml:space="preserve"> geeft aan of bij het versturen van een bericht (uit transactie X) gewacht moet worden tot alle voorgaande berichten (indien komende uit een andere </w:t>
      </w:r>
      <w:r w:rsidR="008B5179" w:rsidRPr="00E67FAE">
        <w:rPr>
          <w:rFonts w:ascii="Corbel" w:hAnsi="Corbel"/>
          <w:sz w:val="22"/>
          <w:szCs w:val="22"/>
        </w:rPr>
        <w:t>secondaire</w:t>
      </w:r>
      <w:r w:rsidRPr="00E67FAE">
        <w:rPr>
          <w:rFonts w:ascii="Corbel" w:hAnsi="Corbel"/>
          <w:sz w:val="22"/>
          <w:szCs w:val="22"/>
        </w:rPr>
        <w:t xml:space="preserve"> transactie Y) moeten zijn voltooid. Default waarde is TRUE, dus indien TRUE of niet gedefinieerd is er slechts 1 voorgaand bericht nodig en mogen alle andere gestarte transacties van het type Y nog ergens bezig zijn. Indien FALSE dan zal gewacht moeten worden tot alle transacties van het type Y zover zijn dat ze aan dit bericht uit transactie X toe zijn.</w:t>
      </w:r>
    </w:p>
    <w:p w14:paraId="767CDF7F" w14:textId="77777777" w:rsidR="004B6AB8" w:rsidRPr="00E67FAE" w:rsidRDefault="004B6AB8" w:rsidP="004B6AB8">
      <w:pPr>
        <w:rPr>
          <w:rFonts w:ascii="Corbel" w:hAnsi="Corbel"/>
          <w:sz w:val="22"/>
          <w:szCs w:val="22"/>
        </w:rPr>
      </w:pPr>
    </w:p>
    <w:p w14:paraId="767CDF80" w14:textId="77777777" w:rsidR="004B6AB8" w:rsidRPr="00E67FAE" w:rsidRDefault="004B6AB8" w:rsidP="004B6AB8">
      <w:pPr>
        <w:rPr>
          <w:rFonts w:ascii="Corbel" w:hAnsi="Corbel"/>
          <w:b/>
          <w:i/>
          <w:sz w:val="22"/>
          <w:szCs w:val="22"/>
        </w:rPr>
      </w:pPr>
      <w:r w:rsidRPr="00E67FAE">
        <w:rPr>
          <w:rFonts w:ascii="Corbel" w:hAnsi="Corbel"/>
          <w:b/>
          <w:i/>
          <w:sz w:val="22"/>
          <w:szCs w:val="22"/>
        </w:rPr>
        <w:t>Situatie 1</w:t>
      </w:r>
    </w:p>
    <w:p w14:paraId="767CDF81" w14:textId="3F747CF3" w:rsidR="004B6AB8" w:rsidRPr="00E67FAE" w:rsidRDefault="0007280E" w:rsidP="004B6AB8">
      <w:pPr>
        <w:rPr>
          <w:rFonts w:ascii="Corbel" w:hAnsi="Corbel"/>
          <w:sz w:val="22"/>
          <w:szCs w:val="22"/>
        </w:rPr>
      </w:pPr>
      <w:r w:rsidRPr="00E67FAE">
        <w:rPr>
          <w:rFonts w:ascii="Corbel" w:hAnsi="Corbel"/>
          <w:sz w:val="22"/>
          <w:szCs w:val="22"/>
        </w:rPr>
        <w:t xml:space="preserve">Als we ons voorbeeld van </w:t>
      </w:r>
      <w:r w:rsidR="008B5179" w:rsidRPr="00E67FAE">
        <w:rPr>
          <w:rFonts w:ascii="Corbel" w:hAnsi="Corbel"/>
          <w:sz w:val="22"/>
          <w:szCs w:val="22"/>
        </w:rPr>
        <w:fldChar w:fldCharType="begin"/>
      </w:r>
      <w:r w:rsidR="008B5179" w:rsidRPr="00E67FAE">
        <w:rPr>
          <w:rFonts w:ascii="Corbel" w:hAnsi="Corbel"/>
          <w:sz w:val="22"/>
          <w:szCs w:val="22"/>
        </w:rPr>
        <w:instrText xml:space="preserve"> REF _Ref300045646 \h </w:instrText>
      </w:r>
      <w:r w:rsidR="00D15230" w:rsidRPr="00E67FAE">
        <w:rPr>
          <w:rFonts w:ascii="Corbel" w:hAnsi="Corbel"/>
          <w:sz w:val="22"/>
          <w:szCs w:val="22"/>
        </w:rPr>
        <w:instrText xml:space="preserve"> \* MERGEFORMAT </w:instrText>
      </w:r>
      <w:r w:rsidR="008B5179" w:rsidRPr="00E67FAE">
        <w:rPr>
          <w:rFonts w:ascii="Corbel" w:hAnsi="Corbel"/>
          <w:sz w:val="22"/>
          <w:szCs w:val="22"/>
        </w:rPr>
      </w:r>
      <w:r w:rsidR="008B5179" w:rsidRPr="00E67FAE">
        <w:rPr>
          <w:rFonts w:ascii="Corbel" w:hAnsi="Corbel"/>
          <w:sz w:val="22"/>
          <w:szCs w:val="22"/>
        </w:rPr>
        <w:fldChar w:fldCharType="separate"/>
      </w:r>
      <w:ins w:id="535" w:author="Willems, P.H. (Peter)" w:date="2019-03-27T10:55:00Z">
        <w:r w:rsidR="007B3565" w:rsidRPr="00E67FAE">
          <w:rPr>
            <w:rFonts w:ascii="Corbel" w:hAnsi="Corbel"/>
          </w:rPr>
          <w:t xml:space="preserve">Figuur </w:t>
        </w:r>
        <w:r w:rsidR="007B3565">
          <w:rPr>
            <w:rFonts w:ascii="Corbel" w:hAnsi="Corbel"/>
            <w:noProof/>
          </w:rPr>
          <w:t>2</w:t>
        </w:r>
      </w:ins>
      <w:del w:id="536" w:author="Willems, P.H. (Peter)" w:date="2019-03-27T10:55:00Z">
        <w:r w:rsidR="00D66F58" w:rsidRPr="00E67FAE" w:rsidDel="007B3565">
          <w:rPr>
            <w:rFonts w:ascii="Corbel" w:hAnsi="Corbel"/>
          </w:rPr>
          <w:delText xml:space="preserve">Figuur </w:delText>
        </w:r>
        <w:r w:rsidR="00D66F58" w:rsidRPr="00E67FAE" w:rsidDel="007B3565">
          <w:rPr>
            <w:rFonts w:ascii="Corbel" w:hAnsi="Corbel"/>
            <w:noProof/>
          </w:rPr>
          <w:delText>2</w:delText>
        </w:r>
      </w:del>
      <w:r w:rsidR="008B5179" w:rsidRPr="00E67FAE">
        <w:rPr>
          <w:rFonts w:ascii="Corbel" w:hAnsi="Corbel"/>
          <w:sz w:val="22"/>
          <w:szCs w:val="22"/>
        </w:rPr>
        <w:fldChar w:fldCharType="end"/>
      </w:r>
      <w:r w:rsidR="004B6AB8" w:rsidRPr="00E67FAE">
        <w:rPr>
          <w:rFonts w:ascii="Corbel" w:hAnsi="Corbel"/>
          <w:sz w:val="22"/>
          <w:szCs w:val="22"/>
        </w:rPr>
        <w:t xml:space="preserve"> erbij pakken en in alle gevallen willen dat alle transacties T3 zijn afgerond voor B6 en alle transacties T2 zijn afgerond voor B3 dan zullen MessageInTransactionType voor B6 en voor B3 </w:t>
      </w:r>
      <w:r w:rsidR="004B6AB8" w:rsidRPr="00E67FAE">
        <w:rPr>
          <w:rFonts w:ascii="Corbel" w:hAnsi="Corbel"/>
          <w:b/>
          <w:sz w:val="22"/>
          <w:szCs w:val="22"/>
        </w:rPr>
        <w:t>openSecondaryTransactionsAllowed</w:t>
      </w:r>
      <w:r w:rsidR="004B6AB8" w:rsidRPr="00E67FAE">
        <w:rPr>
          <w:rFonts w:ascii="Corbel" w:hAnsi="Corbel"/>
          <w:sz w:val="22"/>
          <w:szCs w:val="22"/>
        </w:rPr>
        <w:t xml:space="preserve"> op FALSE gezet moeten zijn</w:t>
      </w:r>
      <w:r w:rsidR="004B6AB8" w:rsidRPr="00E67FAE">
        <w:rPr>
          <w:rFonts w:ascii="Corbel" w:hAnsi="Corbel"/>
          <w:b/>
          <w:sz w:val="22"/>
          <w:szCs w:val="22"/>
        </w:rPr>
        <w:t>.</w:t>
      </w:r>
    </w:p>
    <w:p w14:paraId="767CDF82" w14:textId="77777777" w:rsidR="004B6AB8" w:rsidRPr="00E67FAE" w:rsidRDefault="004B6AB8" w:rsidP="004B6AB8">
      <w:pPr>
        <w:rPr>
          <w:rFonts w:ascii="Corbel" w:hAnsi="Corbel"/>
          <w:sz w:val="22"/>
          <w:szCs w:val="22"/>
        </w:rPr>
      </w:pPr>
    </w:p>
    <w:p w14:paraId="767CDF83" w14:textId="77777777" w:rsidR="004B6AB8" w:rsidRPr="00E67FAE" w:rsidRDefault="004B6AB8" w:rsidP="004B6AB8">
      <w:pPr>
        <w:rPr>
          <w:rFonts w:ascii="Corbel" w:hAnsi="Corbel"/>
          <w:b/>
          <w:i/>
          <w:sz w:val="22"/>
          <w:szCs w:val="22"/>
        </w:rPr>
      </w:pPr>
      <w:r w:rsidRPr="00E67FAE">
        <w:rPr>
          <w:rFonts w:ascii="Corbel" w:hAnsi="Corbel"/>
          <w:b/>
          <w:i/>
          <w:sz w:val="22"/>
          <w:szCs w:val="22"/>
        </w:rPr>
        <w:t>Situatie 2</w:t>
      </w:r>
    </w:p>
    <w:p w14:paraId="767CDF84" w14:textId="6A8BA402" w:rsidR="004B6AB8" w:rsidRPr="00E67FAE" w:rsidRDefault="004B6AB8" w:rsidP="004B6AB8">
      <w:pPr>
        <w:rPr>
          <w:rFonts w:ascii="Corbel" w:hAnsi="Corbel"/>
          <w:sz w:val="22"/>
          <w:szCs w:val="22"/>
        </w:rPr>
      </w:pPr>
      <w:r w:rsidRPr="00E67FAE">
        <w:rPr>
          <w:rFonts w:ascii="Corbel" w:hAnsi="Corbel"/>
          <w:sz w:val="22"/>
          <w:szCs w:val="22"/>
        </w:rPr>
        <w:t xml:space="preserve">Als we ons voorbeeld van </w:t>
      </w:r>
      <w:r w:rsidR="008B5179" w:rsidRPr="00E67FAE">
        <w:rPr>
          <w:rFonts w:ascii="Corbel" w:hAnsi="Corbel"/>
          <w:sz w:val="22"/>
          <w:szCs w:val="22"/>
        </w:rPr>
        <w:fldChar w:fldCharType="begin"/>
      </w:r>
      <w:r w:rsidR="008B5179" w:rsidRPr="00E67FAE">
        <w:rPr>
          <w:rFonts w:ascii="Corbel" w:hAnsi="Corbel"/>
          <w:sz w:val="22"/>
          <w:szCs w:val="22"/>
        </w:rPr>
        <w:instrText xml:space="preserve"> REF _Ref300045646 \h </w:instrText>
      </w:r>
      <w:r w:rsidR="00D15230" w:rsidRPr="00E67FAE">
        <w:rPr>
          <w:rFonts w:ascii="Corbel" w:hAnsi="Corbel"/>
          <w:sz w:val="22"/>
          <w:szCs w:val="22"/>
        </w:rPr>
        <w:instrText xml:space="preserve"> \* MERGEFORMAT </w:instrText>
      </w:r>
      <w:r w:rsidR="008B5179" w:rsidRPr="00E67FAE">
        <w:rPr>
          <w:rFonts w:ascii="Corbel" w:hAnsi="Corbel"/>
          <w:sz w:val="22"/>
          <w:szCs w:val="22"/>
        </w:rPr>
      </w:r>
      <w:r w:rsidR="008B5179" w:rsidRPr="00E67FAE">
        <w:rPr>
          <w:rFonts w:ascii="Corbel" w:hAnsi="Corbel"/>
          <w:sz w:val="22"/>
          <w:szCs w:val="22"/>
        </w:rPr>
        <w:fldChar w:fldCharType="separate"/>
      </w:r>
      <w:ins w:id="537" w:author="Willems, P.H. (Peter)" w:date="2019-03-27T10:55:00Z">
        <w:r w:rsidR="007B3565" w:rsidRPr="00E67FAE">
          <w:rPr>
            <w:rFonts w:ascii="Corbel" w:hAnsi="Corbel"/>
          </w:rPr>
          <w:t xml:space="preserve">Figuur </w:t>
        </w:r>
        <w:r w:rsidR="007B3565">
          <w:rPr>
            <w:rFonts w:ascii="Corbel" w:hAnsi="Corbel"/>
            <w:noProof/>
          </w:rPr>
          <w:t>2</w:t>
        </w:r>
      </w:ins>
      <w:del w:id="538" w:author="Willems, P.H. (Peter)" w:date="2019-03-27T10:55:00Z">
        <w:r w:rsidR="00D66F58" w:rsidRPr="00E67FAE" w:rsidDel="007B3565">
          <w:rPr>
            <w:rFonts w:ascii="Corbel" w:hAnsi="Corbel"/>
          </w:rPr>
          <w:delText xml:space="preserve">Figuur </w:delText>
        </w:r>
        <w:r w:rsidR="00D66F58" w:rsidRPr="00E67FAE" w:rsidDel="007B3565">
          <w:rPr>
            <w:rFonts w:ascii="Corbel" w:hAnsi="Corbel"/>
            <w:noProof/>
          </w:rPr>
          <w:delText>2</w:delText>
        </w:r>
      </w:del>
      <w:r w:rsidR="008B5179" w:rsidRPr="00E67FAE">
        <w:rPr>
          <w:rFonts w:ascii="Corbel" w:hAnsi="Corbel"/>
          <w:sz w:val="22"/>
          <w:szCs w:val="22"/>
        </w:rPr>
        <w:fldChar w:fldCharType="end"/>
      </w:r>
      <w:r w:rsidRPr="00E67FAE">
        <w:rPr>
          <w:rFonts w:ascii="Corbel" w:hAnsi="Corbel"/>
          <w:sz w:val="22"/>
          <w:szCs w:val="22"/>
        </w:rPr>
        <w:t xml:space="preserve"> erbij pakken en in alle gevallen willen dat ten minste 1 transactie T3 is afgerond voor B6 en tenminste 1 transacties T2 is afgerond voor B3 dan zullen MessageInTransactionType voor B6 en voor B3 </w:t>
      </w:r>
      <w:r w:rsidRPr="00E67FAE">
        <w:rPr>
          <w:rFonts w:ascii="Corbel" w:hAnsi="Corbel"/>
          <w:b/>
          <w:sz w:val="22"/>
          <w:szCs w:val="22"/>
        </w:rPr>
        <w:t>openSecondaryTransactionsAllowed</w:t>
      </w:r>
      <w:r w:rsidRPr="00E67FAE">
        <w:rPr>
          <w:rFonts w:ascii="Corbel" w:hAnsi="Corbel"/>
          <w:sz w:val="22"/>
          <w:szCs w:val="22"/>
        </w:rPr>
        <w:t xml:space="preserve"> op TRUE gezet moeten zijn. Daar TRUE de default value is, mag dit gewoon weggelaten worden.</w:t>
      </w:r>
    </w:p>
    <w:p w14:paraId="767CDF85" w14:textId="77777777" w:rsidR="004B6AB8" w:rsidRPr="00E67FAE" w:rsidRDefault="004B6AB8" w:rsidP="004B6AB8">
      <w:pPr>
        <w:rPr>
          <w:rFonts w:ascii="Corbel" w:hAnsi="Corbel"/>
          <w:sz w:val="22"/>
          <w:szCs w:val="22"/>
        </w:rPr>
      </w:pPr>
    </w:p>
    <w:p w14:paraId="767CDF86" w14:textId="77777777" w:rsidR="004B6AB8" w:rsidRPr="00E67FAE" w:rsidRDefault="004B6AB8" w:rsidP="004B6AB8">
      <w:pPr>
        <w:rPr>
          <w:rFonts w:ascii="Corbel" w:hAnsi="Corbel"/>
          <w:b/>
          <w:i/>
          <w:sz w:val="22"/>
          <w:szCs w:val="22"/>
        </w:rPr>
      </w:pPr>
      <w:r w:rsidRPr="00E67FAE">
        <w:rPr>
          <w:rFonts w:ascii="Corbel" w:hAnsi="Corbel"/>
          <w:b/>
          <w:i/>
          <w:sz w:val="22"/>
          <w:szCs w:val="22"/>
        </w:rPr>
        <w:t>Situatie 3</w:t>
      </w:r>
    </w:p>
    <w:p w14:paraId="767CDF87" w14:textId="05A29D16" w:rsidR="004B6AB8" w:rsidRPr="00E67FAE" w:rsidRDefault="0007280E" w:rsidP="004B6AB8">
      <w:pPr>
        <w:rPr>
          <w:rFonts w:ascii="Corbel" w:hAnsi="Corbel"/>
          <w:sz w:val="22"/>
          <w:szCs w:val="22"/>
        </w:rPr>
      </w:pPr>
      <w:r w:rsidRPr="00E67FAE">
        <w:rPr>
          <w:rFonts w:ascii="Corbel" w:hAnsi="Corbel"/>
          <w:sz w:val="22"/>
          <w:szCs w:val="22"/>
        </w:rPr>
        <w:t xml:space="preserve">Als we ons voorbeeld van </w:t>
      </w:r>
      <w:r w:rsidR="008B5179" w:rsidRPr="00E67FAE">
        <w:rPr>
          <w:rFonts w:ascii="Corbel" w:hAnsi="Corbel"/>
          <w:sz w:val="22"/>
          <w:szCs w:val="22"/>
        </w:rPr>
        <w:fldChar w:fldCharType="begin"/>
      </w:r>
      <w:r w:rsidR="008B5179" w:rsidRPr="00E67FAE">
        <w:rPr>
          <w:rFonts w:ascii="Corbel" w:hAnsi="Corbel"/>
          <w:sz w:val="22"/>
          <w:szCs w:val="22"/>
        </w:rPr>
        <w:instrText xml:space="preserve"> REF _Ref300045646 \h </w:instrText>
      </w:r>
      <w:r w:rsidR="00D15230" w:rsidRPr="00E67FAE">
        <w:rPr>
          <w:rFonts w:ascii="Corbel" w:hAnsi="Corbel"/>
          <w:sz w:val="22"/>
          <w:szCs w:val="22"/>
        </w:rPr>
        <w:instrText xml:space="preserve"> \* MERGEFORMAT </w:instrText>
      </w:r>
      <w:r w:rsidR="008B5179" w:rsidRPr="00E67FAE">
        <w:rPr>
          <w:rFonts w:ascii="Corbel" w:hAnsi="Corbel"/>
          <w:sz w:val="22"/>
          <w:szCs w:val="22"/>
        </w:rPr>
      </w:r>
      <w:r w:rsidR="008B5179" w:rsidRPr="00E67FAE">
        <w:rPr>
          <w:rFonts w:ascii="Corbel" w:hAnsi="Corbel"/>
          <w:sz w:val="22"/>
          <w:szCs w:val="22"/>
        </w:rPr>
        <w:fldChar w:fldCharType="separate"/>
      </w:r>
      <w:ins w:id="539" w:author="Willems, P.H. (Peter)" w:date="2019-03-27T10:55:00Z">
        <w:r w:rsidR="007B3565" w:rsidRPr="00E67FAE">
          <w:rPr>
            <w:rFonts w:ascii="Corbel" w:hAnsi="Corbel"/>
          </w:rPr>
          <w:t xml:space="preserve">Figuur </w:t>
        </w:r>
        <w:r w:rsidR="007B3565">
          <w:rPr>
            <w:rFonts w:ascii="Corbel" w:hAnsi="Corbel"/>
            <w:noProof/>
          </w:rPr>
          <w:t>2</w:t>
        </w:r>
      </w:ins>
      <w:del w:id="540" w:author="Willems, P.H. (Peter)" w:date="2019-03-27T10:55:00Z">
        <w:r w:rsidR="00D66F58" w:rsidRPr="00E67FAE" w:rsidDel="007B3565">
          <w:rPr>
            <w:rFonts w:ascii="Corbel" w:hAnsi="Corbel"/>
          </w:rPr>
          <w:delText xml:space="preserve">Figuur </w:delText>
        </w:r>
        <w:r w:rsidR="00D66F58" w:rsidRPr="00E67FAE" w:rsidDel="007B3565">
          <w:rPr>
            <w:rFonts w:ascii="Corbel" w:hAnsi="Corbel"/>
            <w:noProof/>
          </w:rPr>
          <w:delText>2</w:delText>
        </w:r>
      </w:del>
      <w:r w:rsidR="008B5179" w:rsidRPr="00E67FAE">
        <w:rPr>
          <w:rFonts w:ascii="Corbel" w:hAnsi="Corbel"/>
          <w:sz w:val="22"/>
          <w:szCs w:val="22"/>
        </w:rPr>
        <w:fldChar w:fldCharType="end"/>
      </w:r>
      <w:r w:rsidR="004B6AB8" w:rsidRPr="00E67FAE">
        <w:rPr>
          <w:rFonts w:ascii="Corbel" w:hAnsi="Corbel"/>
          <w:sz w:val="22"/>
          <w:szCs w:val="22"/>
        </w:rPr>
        <w:t xml:space="preserve"> erbij pakken en in alle gevallen willen dat geen enkele T3 afgerond hoeft te zijn voor B6 en geen enkele transacties T2 afgerond hoeft te zijn voor B3 dan kunnen we eenvoudig B2 als voorgaande MessageInTransactionType van B3 </w:t>
      </w:r>
      <w:r w:rsidR="008B5179" w:rsidRPr="00E67FAE">
        <w:rPr>
          <w:rFonts w:ascii="Corbel" w:hAnsi="Corbel"/>
          <w:sz w:val="22"/>
          <w:szCs w:val="22"/>
        </w:rPr>
        <w:t>definiëren</w:t>
      </w:r>
      <w:r w:rsidR="004B6AB8" w:rsidRPr="00E67FAE">
        <w:rPr>
          <w:rFonts w:ascii="Corbel" w:hAnsi="Corbel"/>
          <w:sz w:val="22"/>
          <w:szCs w:val="22"/>
        </w:rPr>
        <w:t xml:space="preserve"> en B7 als voorgaand MessageInTransactionType van B6.</w:t>
      </w:r>
    </w:p>
    <w:p w14:paraId="767CDF88" w14:textId="77777777" w:rsidR="004B6AB8" w:rsidRPr="00E67FAE" w:rsidRDefault="004B6AB8" w:rsidP="004B6AB8">
      <w:pPr>
        <w:rPr>
          <w:rFonts w:ascii="Corbel" w:hAnsi="Corbel"/>
          <w:b/>
          <w:sz w:val="22"/>
          <w:szCs w:val="22"/>
        </w:rPr>
      </w:pPr>
      <w:r w:rsidRPr="00E67FAE">
        <w:rPr>
          <w:rFonts w:ascii="Corbel" w:hAnsi="Corbel"/>
          <w:sz w:val="22"/>
          <w:szCs w:val="22"/>
        </w:rPr>
        <w:br w:type="page"/>
      </w:r>
      <w:r w:rsidRPr="00E67FAE">
        <w:rPr>
          <w:rFonts w:ascii="Corbel" w:hAnsi="Corbel"/>
          <w:b/>
          <w:i/>
          <w:sz w:val="22"/>
          <w:szCs w:val="22"/>
        </w:rPr>
        <w:lastRenderedPageBreak/>
        <w:t>Speciale Situaties</w:t>
      </w:r>
    </w:p>
    <w:p w14:paraId="767CDF89" w14:textId="77777777" w:rsidR="004B6AB8" w:rsidRPr="00E67FAE" w:rsidRDefault="004B6AB8" w:rsidP="004B6AB8">
      <w:pPr>
        <w:rPr>
          <w:rFonts w:ascii="Corbel" w:hAnsi="Corbel"/>
          <w:sz w:val="22"/>
          <w:szCs w:val="22"/>
        </w:rPr>
      </w:pPr>
      <w:r w:rsidRPr="00E67FAE">
        <w:rPr>
          <w:rFonts w:ascii="Corbel" w:hAnsi="Corbel"/>
          <w:sz w:val="22"/>
          <w:szCs w:val="22"/>
        </w:rPr>
        <w:t>In veel gevallen is een combinat</w:t>
      </w:r>
      <w:r w:rsidR="00453C74" w:rsidRPr="00E67FAE">
        <w:rPr>
          <w:rFonts w:ascii="Corbel" w:hAnsi="Corbel"/>
          <w:sz w:val="22"/>
          <w:szCs w:val="22"/>
        </w:rPr>
        <w:t>ie gewenst van beide, Zie Figuur</w:t>
      </w:r>
      <w:r w:rsidRPr="00E67FAE">
        <w:rPr>
          <w:rFonts w:ascii="Corbel" w:hAnsi="Corbel"/>
          <w:sz w:val="22"/>
          <w:szCs w:val="22"/>
        </w:rPr>
        <w:t xml:space="preserve"> </w:t>
      </w:r>
      <w:r w:rsidR="00BC57CF" w:rsidRPr="00E67FAE">
        <w:rPr>
          <w:rFonts w:ascii="Corbel" w:hAnsi="Corbel"/>
          <w:sz w:val="22"/>
          <w:szCs w:val="22"/>
        </w:rPr>
        <w:t>3</w:t>
      </w:r>
      <w:r w:rsidR="00453C74" w:rsidRPr="00E67FAE">
        <w:rPr>
          <w:rFonts w:ascii="Corbel" w:hAnsi="Corbel"/>
          <w:sz w:val="22"/>
          <w:szCs w:val="22"/>
        </w:rPr>
        <w:t>.</w:t>
      </w:r>
    </w:p>
    <w:p w14:paraId="767CDF8A" w14:textId="77777777" w:rsidR="00453C74" w:rsidRPr="00E67FAE" w:rsidRDefault="00453C74" w:rsidP="004B6AB8">
      <w:pPr>
        <w:rPr>
          <w:rFonts w:ascii="Corbel" w:hAnsi="Corbel"/>
          <w:sz w:val="22"/>
          <w:szCs w:val="22"/>
        </w:rPr>
      </w:pPr>
    </w:p>
    <w:p w14:paraId="767CDF8B" w14:textId="77777777" w:rsidR="00BC57CF" w:rsidRPr="00E67FAE" w:rsidRDefault="004B6AB8" w:rsidP="00BC57CF">
      <w:pPr>
        <w:keepNext/>
        <w:rPr>
          <w:rFonts w:ascii="Corbel" w:hAnsi="Corbel"/>
        </w:rPr>
      </w:pPr>
      <w:r w:rsidRPr="00E67FAE">
        <w:rPr>
          <w:rFonts w:ascii="Corbel" w:hAnsi="Corbel"/>
          <w:sz w:val="22"/>
          <w:szCs w:val="22"/>
        </w:rPr>
        <w:object w:dxaOrig="7879" w:dyaOrig="7346" w14:anchorId="767CE171">
          <v:shape id="_x0000_i1032" type="#_x0000_t75" style="width:393.5pt;height:367.5pt" o:ole="">
            <v:imagedata r:id="rId22" o:title=""/>
          </v:shape>
          <o:OLEObject Type="Embed" ProgID="Visio.Drawing.11" ShapeID="_x0000_i1032" DrawAspect="Content" ObjectID="_1615189317" r:id="rId23"/>
        </w:object>
      </w:r>
    </w:p>
    <w:p w14:paraId="767CDF8C" w14:textId="4A32E6DE" w:rsidR="008B5179" w:rsidRPr="00E67FAE" w:rsidRDefault="00BC57CF" w:rsidP="00BC57CF">
      <w:pPr>
        <w:pStyle w:val="Bijschrift"/>
        <w:rPr>
          <w:rFonts w:ascii="Corbel" w:hAnsi="Corbel"/>
          <w:lang w:val="nl-NL"/>
        </w:rPr>
      </w:pPr>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3</w:t>
      </w:r>
      <w:r w:rsidRPr="00E67FAE">
        <w:rPr>
          <w:rFonts w:ascii="Corbel" w:hAnsi="Corbel"/>
        </w:rPr>
        <w:fldChar w:fldCharType="end"/>
      </w:r>
    </w:p>
    <w:p w14:paraId="767CDF8D" w14:textId="77777777" w:rsidR="004B6AB8" w:rsidRPr="00E67FAE" w:rsidRDefault="004B6AB8" w:rsidP="004B6AB8">
      <w:pPr>
        <w:rPr>
          <w:rFonts w:ascii="Corbel" w:hAnsi="Corbel"/>
          <w:sz w:val="22"/>
          <w:szCs w:val="22"/>
        </w:rPr>
      </w:pPr>
    </w:p>
    <w:p w14:paraId="767CDF8E" w14:textId="77777777" w:rsidR="004B6AB8" w:rsidRPr="00E67FAE" w:rsidRDefault="004B6AB8" w:rsidP="004B6AB8">
      <w:pPr>
        <w:rPr>
          <w:rFonts w:ascii="Corbel" w:hAnsi="Corbel"/>
          <w:sz w:val="22"/>
          <w:szCs w:val="22"/>
        </w:rPr>
      </w:pPr>
      <w:r w:rsidRPr="00E67FAE">
        <w:rPr>
          <w:rFonts w:ascii="Corbel" w:hAnsi="Corbel"/>
          <w:sz w:val="22"/>
          <w:szCs w:val="22"/>
        </w:rPr>
        <w:t>We zien hier een controle waarbij de opdrachtgever (R1) de projectleider (R2) vraagt een controle uit te voeren. De projectleider (R2) vraagt vervolgens verschillende specialisten (R3) een controle uit te voeren.</w:t>
      </w:r>
    </w:p>
    <w:p w14:paraId="767CDF8F" w14:textId="77777777" w:rsidR="004B6AB8" w:rsidRPr="00E67FAE" w:rsidRDefault="004B6AB8" w:rsidP="004B6AB8">
      <w:pPr>
        <w:rPr>
          <w:rFonts w:ascii="Corbel" w:hAnsi="Corbel"/>
          <w:sz w:val="22"/>
          <w:szCs w:val="22"/>
        </w:rPr>
      </w:pPr>
    </w:p>
    <w:p w14:paraId="767CDF90" w14:textId="77777777" w:rsidR="004B6AB8" w:rsidRPr="00E67FAE" w:rsidRDefault="004B6AB8" w:rsidP="004B6AB8">
      <w:pPr>
        <w:rPr>
          <w:rFonts w:ascii="Corbel" w:hAnsi="Corbel"/>
          <w:sz w:val="22"/>
          <w:szCs w:val="22"/>
        </w:rPr>
      </w:pPr>
      <w:r w:rsidRPr="00E67FAE">
        <w:rPr>
          <w:rFonts w:ascii="Corbel" w:hAnsi="Corbel"/>
          <w:sz w:val="22"/>
          <w:szCs w:val="22"/>
        </w:rPr>
        <w:t>Wat we nu willen is de mogelijkheid iets af te keuren na 1 feedback van een specialist en pas goedkeuring te kunnen geven nadat alle specialisten goedkeuring hebben gegeven.</w:t>
      </w:r>
    </w:p>
    <w:p w14:paraId="767CDF91" w14:textId="77777777" w:rsidR="004B6AB8" w:rsidRPr="00E67FAE" w:rsidRDefault="004B6AB8" w:rsidP="004B6AB8">
      <w:pPr>
        <w:rPr>
          <w:rFonts w:ascii="Corbel" w:hAnsi="Corbel"/>
          <w:sz w:val="22"/>
          <w:szCs w:val="22"/>
        </w:rPr>
      </w:pPr>
    </w:p>
    <w:p w14:paraId="767CDF92" w14:textId="77777777" w:rsidR="004B6AB8" w:rsidRPr="00E67FAE" w:rsidRDefault="004B6AB8" w:rsidP="004B6AB8">
      <w:pPr>
        <w:rPr>
          <w:rFonts w:ascii="Corbel" w:hAnsi="Corbel"/>
          <w:sz w:val="22"/>
          <w:szCs w:val="22"/>
        </w:rPr>
      </w:pPr>
      <w:r w:rsidRPr="00E67FAE">
        <w:rPr>
          <w:rFonts w:ascii="Corbel" w:hAnsi="Corbel"/>
          <w:sz w:val="22"/>
          <w:szCs w:val="22"/>
        </w:rPr>
        <w:t xml:space="preserve">Dit </w:t>
      </w:r>
      <w:r w:rsidR="00BC57CF" w:rsidRPr="00E67FAE">
        <w:rPr>
          <w:rFonts w:ascii="Corbel" w:hAnsi="Corbel"/>
          <w:sz w:val="22"/>
          <w:szCs w:val="22"/>
        </w:rPr>
        <w:t xml:space="preserve">betekent </w:t>
      </w:r>
      <w:r w:rsidRPr="00E67FAE">
        <w:rPr>
          <w:rFonts w:ascii="Corbel" w:hAnsi="Corbel"/>
          <w:sz w:val="22"/>
          <w:szCs w:val="22"/>
        </w:rPr>
        <w:t xml:space="preserve">dat B5 zich in Situatie 1 bevindt en dat B6 zich in Situatie 2 bevindt. </w:t>
      </w:r>
      <w:r w:rsidR="00BC57CF" w:rsidRPr="00E67FAE">
        <w:rPr>
          <w:rFonts w:ascii="Corbel" w:hAnsi="Corbel"/>
          <w:sz w:val="22"/>
          <w:szCs w:val="22"/>
        </w:rPr>
        <w:t>Technisch</w:t>
      </w:r>
      <w:r w:rsidRPr="00E67FAE">
        <w:rPr>
          <w:rFonts w:ascii="Corbel" w:hAnsi="Corbel"/>
          <w:sz w:val="22"/>
          <w:szCs w:val="22"/>
        </w:rPr>
        <w:t xml:space="preserve"> </w:t>
      </w:r>
      <w:r w:rsidR="00BC57CF" w:rsidRPr="00E67FAE">
        <w:rPr>
          <w:rFonts w:ascii="Corbel" w:hAnsi="Corbel"/>
          <w:sz w:val="22"/>
          <w:szCs w:val="22"/>
        </w:rPr>
        <w:t xml:space="preserve">betekent </w:t>
      </w:r>
      <w:r w:rsidRPr="00E67FAE">
        <w:rPr>
          <w:rFonts w:ascii="Corbel" w:hAnsi="Corbel"/>
          <w:sz w:val="22"/>
          <w:szCs w:val="22"/>
        </w:rPr>
        <w:t xml:space="preserve">dit dat MessageInTransactionType voor B5 </w:t>
      </w:r>
      <w:r w:rsidRPr="00E67FAE">
        <w:rPr>
          <w:rFonts w:ascii="Corbel" w:hAnsi="Corbel"/>
          <w:b/>
          <w:sz w:val="22"/>
          <w:szCs w:val="22"/>
        </w:rPr>
        <w:t>openSecondaryTransactionsAllowed</w:t>
      </w:r>
      <w:r w:rsidRPr="00E67FAE">
        <w:rPr>
          <w:rFonts w:ascii="Corbel" w:hAnsi="Corbel"/>
          <w:sz w:val="22"/>
          <w:szCs w:val="22"/>
        </w:rPr>
        <w:t xml:space="preserve"> op FALSE heeft staan. (B6 is gewoon default en maakt net als alle andere MessageInTransactionTypes dus geen gebruik van dit element).</w:t>
      </w:r>
    </w:p>
    <w:p w14:paraId="767CDF93" w14:textId="77777777" w:rsidR="004B6AB8" w:rsidRPr="00E67FAE" w:rsidRDefault="004B6AB8" w:rsidP="004B6AB8">
      <w:pPr>
        <w:rPr>
          <w:rFonts w:ascii="Corbel" w:hAnsi="Corbel"/>
          <w:b/>
          <w:sz w:val="22"/>
          <w:szCs w:val="22"/>
        </w:rPr>
      </w:pPr>
      <w:r w:rsidRPr="00E67FAE">
        <w:rPr>
          <w:rFonts w:ascii="Corbel" w:hAnsi="Corbel"/>
          <w:b/>
          <w:sz w:val="22"/>
          <w:szCs w:val="22"/>
        </w:rPr>
        <w:br w:type="page"/>
      </w:r>
      <w:r w:rsidRPr="00E67FAE">
        <w:rPr>
          <w:rFonts w:ascii="Corbel" w:hAnsi="Corbel"/>
          <w:b/>
          <w:i/>
          <w:sz w:val="22"/>
          <w:szCs w:val="22"/>
        </w:rPr>
        <w:lastRenderedPageBreak/>
        <w:t>Aanpassingen Interpretatie</w:t>
      </w:r>
    </w:p>
    <w:p w14:paraId="767CDF94" w14:textId="77777777" w:rsidR="004B6AB8" w:rsidRPr="00E67FAE" w:rsidRDefault="004B6AB8" w:rsidP="004B6AB8">
      <w:pPr>
        <w:rPr>
          <w:rFonts w:ascii="Corbel" w:hAnsi="Corbel"/>
          <w:b/>
          <w:sz w:val="22"/>
          <w:szCs w:val="22"/>
        </w:rPr>
      </w:pPr>
    </w:p>
    <w:p w14:paraId="767CDF95" w14:textId="77777777" w:rsidR="004B6AB8" w:rsidRPr="00E67FAE" w:rsidRDefault="004B6AB8" w:rsidP="004B6AB8">
      <w:pPr>
        <w:rPr>
          <w:rFonts w:ascii="Corbel" w:hAnsi="Corbel"/>
          <w:sz w:val="22"/>
          <w:szCs w:val="22"/>
        </w:rPr>
      </w:pPr>
      <w:r w:rsidRPr="00E67FAE">
        <w:rPr>
          <w:rFonts w:ascii="Corbel" w:hAnsi="Corbel"/>
          <w:sz w:val="22"/>
          <w:szCs w:val="22"/>
        </w:rPr>
        <w:t>De volgende nieuwe aanname is gemaakt:</w:t>
      </w:r>
    </w:p>
    <w:p w14:paraId="767CDF96"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bij een overgang naar een andere transactie (zie ook notitie ‘Richtlijn voor transactie</w:t>
      </w:r>
      <w:r w:rsidR="00BC57CF" w:rsidRPr="00E67FAE">
        <w:rPr>
          <w:rFonts w:ascii="Corbel" w:hAnsi="Corbel"/>
          <w:sz w:val="22"/>
          <w:szCs w:val="22"/>
        </w:rPr>
        <w:softHyphen/>
      </w:r>
      <w:r w:rsidRPr="00E67FAE">
        <w:rPr>
          <w:rFonts w:ascii="Corbel" w:hAnsi="Corbel"/>
          <w:sz w:val="22"/>
          <w:szCs w:val="22"/>
        </w:rPr>
        <w:t>koppeling’) kan een ongelimiteerd aantal nieuwe instanties van de nieuwe Transactie worden aangemaakt</w:t>
      </w:r>
      <w:r w:rsidR="00BC57CF" w:rsidRPr="00E67FAE">
        <w:rPr>
          <w:rFonts w:ascii="Corbel" w:hAnsi="Corbel"/>
          <w:sz w:val="22"/>
          <w:szCs w:val="22"/>
        </w:rPr>
        <w:t>.</w:t>
      </w:r>
    </w:p>
    <w:p w14:paraId="767CDF97"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 xml:space="preserve">er mogen geen andere transacties meer geïnitieerd worden op het moment dat de </w:t>
      </w:r>
      <w:r w:rsidR="00BC57CF" w:rsidRPr="00E67FAE">
        <w:rPr>
          <w:rFonts w:ascii="Corbel" w:hAnsi="Corbel"/>
          <w:sz w:val="22"/>
          <w:szCs w:val="22"/>
        </w:rPr>
        <w:t>initiërende</w:t>
      </w:r>
      <w:r w:rsidRPr="00E67FAE">
        <w:rPr>
          <w:rFonts w:ascii="Corbel" w:hAnsi="Corbel"/>
          <w:sz w:val="22"/>
          <w:szCs w:val="22"/>
        </w:rPr>
        <w:t xml:space="preserve"> transactie naar een volgend bericht is gegaan</w:t>
      </w:r>
      <w:r w:rsidR="00BC57CF" w:rsidRPr="00E67FAE">
        <w:rPr>
          <w:rFonts w:ascii="Corbel" w:hAnsi="Corbel"/>
          <w:sz w:val="22"/>
          <w:szCs w:val="22"/>
        </w:rPr>
        <w:t>.</w:t>
      </w:r>
    </w:p>
    <w:p w14:paraId="767CDF98"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 xml:space="preserve">indien het nieuwe element </w:t>
      </w:r>
      <w:r w:rsidRPr="00E67FAE">
        <w:rPr>
          <w:rFonts w:ascii="Corbel" w:hAnsi="Corbel"/>
          <w:b/>
          <w:sz w:val="22"/>
          <w:szCs w:val="22"/>
        </w:rPr>
        <w:t>openSecondaryTransactionsAllowed</w:t>
      </w:r>
      <w:r w:rsidRPr="00E67FAE">
        <w:rPr>
          <w:rFonts w:ascii="Corbel" w:hAnsi="Corbel"/>
          <w:sz w:val="22"/>
          <w:szCs w:val="22"/>
        </w:rPr>
        <w:t xml:space="preserve"> van </w:t>
      </w:r>
      <w:r w:rsidRPr="00E67FAE">
        <w:rPr>
          <w:rFonts w:ascii="Corbel" w:hAnsi="Corbel"/>
          <w:b/>
          <w:sz w:val="22"/>
          <w:szCs w:val="22"/>
        </w:rPr>
        <w:t xml:space="preserve">MessageInTransactionType </w:t>
      </w:r>
      <w:r w:rsidRPr="00E67FAE">
        <w:rPr>
          <w:rFonts w:ascii="Corbel" w:hAnsi="Corbel"/>
          <w:sz w:val="22"/>
          <w:szCs w:val="22"/>
        </w:rPr>
        <w:t xml:space="preserve">niet is gedefinieerd wordt hij </w:t>
      </w:r>
      <w:r w:rsidR="00BC57CF" w:rsidRPr="00E67FAE">
        <w:rPr>
          <w:rFonts w:ascii="Corbel" w:hAnsi="Corbel"/>
          <w:sz w:val="22"/>
          <w:szCs w:val="22"/>
        </w:rPr>
        <w:t>geïnterpreteerd</w:t>
      </w:r>
      <w:r w:rsidRPr="00E67FAE">
        <w:rPr>
          <w:rFonts w:ascii="Corbel" w:hAnsi="Corbel"/>
          <w:sz w:val="22"/>
          <w:szCs w:val="22"/>
        </w:rPr>
        <w:t xml:space="preserve"> als zijnde TRUE</w:t>
      </w:r>
      <w:r w:rsidR="00BC57CF" w:rsidRPr="00E67FAE">
        <w:rPr>
          <w:rFonts w:ascii="Corbel" w:hAnsi="Corbel"/>
          <w:sz w:val="22"/>
          <w:szCs w:val="22"/>
        </w:rPr>
        <w:t>.</w:t>
      </w:r>
    </w:p>
    <w:p w14:paraId="767CDF99" w14:textId="77777777" w:rsidR="004B6AB8" w:rsidRPr="00E67FAE" w:rsidRDefault="004B6AB8" w:rsidP="004B6AB8">
      <w:pPr>
        <w:rPr>
          <w:rFonts w:ascii="Corbel" w:hAnsi="Corbel"/>
          <w:sz w:val="22"/>
          <w:szCs w:val="22"/>
        </w:rPr>
      </w:pPr>
      <w:r w:rsidRPr="00E67FAE">
        <w:rPr>
          <w:rFonts w:ascii="Corbel" w:hAnsi="Corbel"/>
          <w:sz w:val="22"/>
          <w:szCs w:val="22"/>
        </w:rPr>
        <w:t>Gevolgen:</w:t>
      </w:r>
    </w:p>
    <w:p w14:paraId="767CDF9A" w14:textId="77777777" w:rsidR="004B6AB8" w:rsidRPr="00E67FAE" w:rsidRDefault="004B6AB8" w:rsidP="004B6AB8">
      <w:pPr>
        <w:widowControl/>
        <w:numPr>
          <w:ilvl w:val="0"/>
          <w:numId w:val="8"/>
        </w:numPr>
        <w:suppressAutoHyphens w:val="0"/>
        <w:rPr>
          <w:rFonts w:ascii="Corbel" w:hAnsi="Corbel"/>
          <w:sz w:val="22"/>
          <w:szCs w:val="22"/>
        </w:rPr>
      </w:pPr>
      <w:r w:rsidRPr="00E67FAE">
        <w:rPr>
          <w:rFonts w:ascii="Corbel" w:hAnsi="Corbel"/>
          <w:sz w:val="22"/>
          <w:szCs w:val="22"/>
        </w:rPr>
        <w:t xml:space="preserve">openstaande </w:t>
      </w:r>
      <w:r w:rsidR="00BC57CF" w:rsidRPr="00E67FAE">
        <w:rPr>
          <w:rFonts w:ascii="Corbel" w:hAnsi="Corbel"/>
          <w:sz w:val="22"/>
          <w:szCs w:val="22"/>
        </w:rPr>
        <w:t>geïnitieerde</w:t>
      </w:r>
      <w:r w:rsidRPr="00E67FAE">
        <w:rPr>
          <w:rFonts w:ascii="Corbel" w:hAnsi="Corbel"/>
          <w:sz w:val="22"/>
          <w:szCs w:val="22"/>
        </w:rPr>
        <w:t xml:space="preserve"> transacties kunnen dus blijven doorlopen ook al is de </w:t>
      </w:r>
      <w:r w:rsidR="00BC57CF" w:rsidRPr="00E67FAE">
        <w:rPr>
          <w:rFonts w:ascii="Corbel" w:hAnsi="Corbel"/>
          <w:sz w:val="22"/>
          <w:szCs w:val="22"/>
        </w:rPr>
        <w:t>initiërende</w:t>
      </w:r>
      <w:r w:rsidRPr="00E67FAE">
        <w:rPr>
          <w:rFonts w:ascii="Corbel" w:hAnsi="Corbel"/>
          <w:sz w:val="22"/>
          <w:szCs w:val="22"/>
        </w:rPr>
        <w:t xml:space="preserve"> transactie al verder of zelfs afgerond</w:t>
      </w:r>
      <w:r w:rsidR="00BC57CF" w:rsidRPr="00E67FAE">
        <w:rPr>
          <w:rFonts w:ascii="Corbel" w:hAnsi="Corbel"/>
          <w:sz w:val="22"/>
          <w:szCs w:val="22"/>
        </w:rPr>
        <w:t>.</w:t>
      </w:r>
    </w:p>
    <w:p w14:paraId="767CDF9B" w14:textId="77777777" w:rsidR="004B6AB8" w:rsidRPr="00E67FAE" w:rsidRDefault="004B6AB8" w:rsidP="004B6AB8">
      <w:pPr>
        <w:rPr>
          <w:rFonts w:ascii="Corbel" w:hAnsi="Corbel"/>
          <w:sz w:val="22"/>
          <w:szCs w:val="22"/>
        </w:rPr>
      </w:pPr>
    </w:p>
    <w:p w14:paraId="767CDF9C" w14:textId="77777777" w:rsidR="004B6AB8" w:rsidRPr="00E67FAE" w:rsidRDefault="004B6AB8" w:rsidP="004B6AB8">
      <w:pPr>
        <w:rPr>
          <w:rFonts w:ascii="Corbel" w:hAnsi="Corbel"/>
          <w:b/>
          <w:i/>
          <w:sz w:val="22"/>
          <w:szCs w:val="22"/>
        </w:rPr>
      </w:pPr>
      <w:r w:rsidRPr="00E67FAE">
        <w:rPr>
          <w:rFonts w:ascii="Corbel" w:hAnsi="Corbel"/>
          <w:b/>
          <w:i/>
          <w:sz w:val="22"/>
          <w:szCs w:val="22"/>
        </w:rPr>
        <w:t>Aanpassingen Systematiek</w:t>
      </w:r>
    </w:p>
    <w:p w14:paraId="767CDF9D" w14:textId="77777777" w:rsidR="004B6AB8" w:rsidRPr="00E67FAE" w:rsidRDefault="004B6AB8" w:rsidP="004B6AB8">
      <w:pPr>
        <w:rPr>
          <w:rFonts w:ascii="Corbel" w:hAnsi="Corbel"/>
          <w:b/>
          <w:sz w:val="22"/>
          <w:szCs w:val="22"/>
        </w:rPr>
      </w:pPr>
    </w:p>
    <w:p w14:paraId="767CDF9E" w14:textId="77777777" w:rsidR="004B6AB8" w:rsidRPr="00E67FAE" w:rsidRDefault="004B6AB8" w:rsidP="004B6AB8">
      <w:pPr>
        <w:rPr>
          <w:rFonts w:ascii="Corbel" w:hAnsi="Corbel"/>
          <w:b/>
          <w:sz w:val="22"/>
          <w:szCs w:val="22"/>
        </w:rPr>
      </w:pPr>
      <w:r w:rsidRPr="00E67FAE">
        <w:rPr>
          <w:rFonts w:ascii="Corbel" w:hAnsi="Corbel"/>
          <w:b/>
          <w:sz w:val="22"/>
          <w:szCs w:val="22"/>
        </w:rPr>
        <w:t>Systematiek Deel 1 behoeft een aanpassing in MessageInTransactionType</w:t>
      </w:r>
    </w:p>
    <w:p w14:paraId="767CDF9F" w14:textId="77777777" w:rsidR="004B6AB8" w:rsidRPr="00E67FAE" w:rsidRDefault="004B6AB8" w:rsidP="004B6AB8">
      <w:pPr>
        <w:rPr>
          <w:rFonts w:ascii="Corbel" w:hAnsi="Corbel"/>
          <w:b/>
          <w:sz w:val="22"/>
          <w:szCs w:val="22"/>
        </w:rPr>
      </w:pPr>
    </w:p>
    <w:p w14:paraId="767CDFA0" w14:textId="77777777" w:rsidR="004B6AB8" w:rsidRPr="00E67FAE" w:rsidRDefault="004B6AB8" w:rsidP="004B6AB8">
      <w:pPr>
        <w:ind w:left="708"/>
        <w:rPr>
          <w:rFonts w:ascii="Corbel" w:hAnsi="Corbel"/>
          <w:i/>
          <w:sz w:val="22"/>
          <w:szCs w:val="22"/>
          <w:lang w:val="en-US"/>
        </w:rPr>
      </w:pPr>
      <w:r w:rsidRPr="00E67FAE">
        <w:rPr>
          <w:rFonts w:ascii="Corbel" w:hAnsi="Corbel"/>
          <w:i/>
          <w:sz w:val="22"/>
          <w:szCs w:val="22"/>
          <w:lang w:val="en-US"/>
        </w:rPr>
        <w:t>Oorspronkelijke versie</w:t>
      </w:r>
    </w:p>
    <w:p w14:paraId="767CDFA1" w14:textId="77777777" w:rsidR="004B6AB8" w:rsidRPr="0080609D" w:rsidRDefault="004B6AB8" w:rsidP="004B6AB8">
      <w:pPr>
        <w:pStyle w:val="HTML-voorafopgemaakt"/>
        <w:ind w:left="1416"/>
      </w:pPr>
      <w:r w:rsidRPr="0080609D">
        <w:t>ENTITY MessageInTransactionType;</w:t>
      </w:r>
    </w:p>
    <w:p w14:paraId="767CDFA2" w14:textId="77777777" w:rsidR="004B6AB8" w:rsidRPr="0080609D" w:rsidRDefault="004B6AB8" w:rsidP="004B6AB8">
      <w:pPr>
        <w:pStyle w:val="HTML-voorafopgemaakt"/>
        <w:ind w:left="1416"/>
      </w:pPr>
      <w:r w:rsidRPr="0080609D">
        <w:t xml:space="preserve"> requiredNotify : INTEGER;</w:t>
      </w:r>
    </w:p>
    <w:p w14:paraId="767CDFA3" w14:textId="77777777" w:rsidR="004B6AB8" w:rsidRPr="0080609D" w:rsidRDefault="004B6AB8" w:rsidP="004B6AB8">
      <w:pPr>
        <w:pStyle w:val="HTML-voorafopgemaakt"/>
        <w:ind w:left="1416"/>
      </w:pPr>
      <w:r w:rsidRPr="0080609D">
        <w:t xml:space="preserve"> dateLamu : DATETIME;</w:t>
      </w:r>
    </w:p>
    <w:p w14:paraId="767CDFA4" w14:textId="77777777" w:rsidR="004B6AB8" w:rsidRPr="0080609D" w:rsidRDefault="004B6AB8" w:rsidP="004B6AB8">
      <w:pPr>
        <w:pStyle w:val="HTML-voorafopgemaakt"/>
        <w:ind w:left="1416"/>
      </w:pPr>
      <w:r w:rsidRPr="0080609D">
        <w:t xml:space="preserve"> userLamu : STRING;</w:t>
      </w:r>
    </w:p>
    <w:p w14:paraId="767CDFA5" w14:textId="77777777" w:rsidR="004B6AB8" w:rsidRPr="0080609D" w:rsidRDefault="004B6AB8" w:rsidP="004B6AB8">
      <w:pPr>
        <w:pStyle w:val="HTML-voorafopgemaakt"/>
        <w:ind w:left="1416"/>
      </w:pPr>
      <w:r w:rsidRPr="0080609D">
        <w:t xml:space="preserve"> received : BOOLEAN;</w:t>
      </w:r>
    </w:p>
    <w:p w14:paraId="767CDFA6" w14:textId="77777777" w:rsidR="004B6AB8" w:rsidRPr="0080609D" w:rsidRDefault="004B6AB8" w:rsidP="004B6AB8">
      <w:pPr>
        <w:pStyle w:val="HTML-voorafopgemaakt"/>
        <w:ind w:left="1416"/>
      </w:pPr>
      <w:r w:rsidRPr="0080609D">
        <w:t xml:space="preserve"> send : BOOLEAN;</w:t>
      </w:r>
    </w:p>
    <w:p w14:paraId="767CDFA7" w14:textId="77777777" w:rsidR="004B6AB8" w:rsidRPr="0080609D" w:rsidRDefault="004B6AB8" w:rsidP="004B6AB8">
      <w:pPr>
        <w:pStyle w:val="HTML-voorafopgemaakt"/>
        <w:ind w:left="1416"/>
      </w:pPr>
      <w:r w:rsidRPr="0080609D">
        <w:t xml:space="preserve"> state : STRING;</w:t>
      </w:r>
    </w:p>
    <w:p w14:paraId="767CDFA8" w14:textId="77777777" w:rsidR="004B6AB8" w:rsidRPr="0080609D" w:rsidRDefault="004B6AB8" w:rsidP="004B6AB8">
      <w:pPr>
        <w:pStyle w:val="HTML-voorafopgemaakt"/>
        <w:ind w:left="1416"/>
      </w:pPr>
      <w:r w:rsidRPr="0080609D">
        <w:t xml:space="preserve"> initiatorToExecutor : OPTIONAL BOOLEAN;</w:t>
      </w:r>
    </w:p>
    <w:p w14:paraId="767CDFA9" w14:textId="77777777" w:rsidR="004B6AB8" w:rsidRPr="0080609D" w:rsidRDefault="004B6AB8" w:rsidP="004B6AB8">
      <w:pPr>
        <w:pStyle w:val="HTML-voorafopgemaakt"/>
        <w:ind w:left="1416"/>
      </w:pPr>
      <w:r w:rsidRPr="0080609D">
        <w:t xml:space="preserve"> message : MessageType;</w:t>
      </w:r>
    </w:p>
    <w:p w14:paraId="767CDFAA" w14:textId="77777777" w:rsidR="004B6AB8" w:rsidRPr="0080609D" w:rsidRDefault="004B6AB8" w:rsidP="004B6AB8">
      <w:pPr>
        <w:pStyle w:val="HTML-voorafopgemaakt"/>
        <w:ind w:left="1416"/>
      </w:pPr>
      <w:r w:rsidRPr="0080609D">
        <w:t xml:space="preserve"> previous : OPTIONAL SET [0:?] OF MessageInTransactionType;</w:t>
      </w:r>
    </w:p>
    <w:p w14:paraId="767CDFAB" w14:textId="77777777" w:rsidR="004B6AB8" w:rsidRPr="0080609D" w:rsidRDefault="004B6AB8" w:rsidP="004B6AB8">
      <w:pPr>
        <w:pStyle w:val="HTML-voorafopgemaakt"/>
        <w:ind w:left="1416"/>
      </w:pPr>
      <w:r w:rsidRPr="0080609D">
        <w:t xml:space="preserve"> transaction : TransactionType;</w:t>
      </w:r>
    </w:p>
    <w:p w14:paraId="767CDFAC" w14:textId="77777777" w:rsidR="004B6AB8" w:rsidRPr="0080609D" w:rsidRDefault="004B6AB8" w:rsidP="004B6AB8">
      <w:pPr>
        <w:pStyle w:val="HTML-voorafopgemaakt"/>
        <w:ind w:left="1416"/>
      </w:pPr>
      <w:r w:rsidRPr="0080609D">
        <w:t xml:space="preserve"> transactionPhase : OPTIONAL TransactionPhaseType;</w:t>
      </w:r>
    </w:p>
    <w:p w14:paraId="767CDFAD" w14:textId="77777777" w:rsidR="004B6AB8" w:rsidRPr="0080609D" w:rsidRDefault="004B6AB8" w:rsidP="004B6AB8">
      <w:pPr>
        <w:pStyle w:val="HTML-voorafopgemaakt"/>
        <w:ind w:left="1416"/>
      </w:pPr>
      <w:r w:rsidRPr="0080609D">
        <w:t xml:space="preserve"> previous : OPTIONAL SET [0:?] OF MessageInTransactionType;</w:t>
      </w:r>
    </w:p>
    <w:p w14:paraId="767CDFAE" w14:textId="77777777" w:rsidR="004B6AB8" w:rsidRPr="0080609D" w:rsidRDefault="004B6AB8" w:rsidP="004B6AB8">
      <w:pPr>
        <w:pStyle w:val="HTML-voorafopgemaakt"/>
        <w:ind w:left="1416"/>
      </w:pPr>
      <w:r w:rsidRPr="0080609D">
        <w:t>END_ENTITY;</w:t>
      </w:r>
    </w:p>
    <w:p w14:paraId="767CDFAF" w14:textId="77777777" w:rsidR="0077125C" w:rsidRPr="00E67FAE" w:rsidRDefault="0077125C" w:rsidP="004B6AB8">
      <w:pPr>
        <w:pStyle w:val="HTML-voorafopgemaakt"/>
        <w:ind w:left="1416"/>
        <w:rPr>
          <w:rFonts w:ascii="Corbel" w:hAnsi="Corbel"/>
        </w:rPr>
      </w:pPr>
    </w:p>
    <w:p w14:paraId="767CDFB0" w14:textId="77777777" w:rsidR="004B6AB8" w:rsidRPr="00E67FAE" w:rsidRDefault="004B6AB8" w:rsidP="004B6AB8">
      <w:pPr>
        <w:ind w:left="708"/>
        <w:rPr>
          <w:rFonts w:ascii="Corbel" w:hAnsi="Corbel"/>
          <w:i/>
          <w:sz w:val="22"/>
          <w:szCs w:val="22"/>
          <w:lang w:val="en-US"/>
        </w:rPr>
      </w:pPr>
      <w:r w:rsidRPr="00E67FAE">
        <w:rPr>
          <w:rFonts w:ascii="Corbel" w:hAnsi="Corbel"/>
          <w:i/>
          <w:sz w:val="22"/>
          <w:szCs w:val="22"/>
          <w:lang w:val="en-US"/>
        </w:rPr>
        <w:t>Voorgestelde aanpassing</w:t>
      </w:r>
    </w:p>
    <w:p w14:paraId="767CDFB1" w14:textId="77777777" w:rsidR="004B6AB8" w:rsidRPr="0080609D" w:rsidRDefault="004B6AB8" w:rsidP="004B6AB8">
      <w:pPr>
        <w:pStyle w:val="HTML-voorafopgemaakt"/>
        <w:ind w:left="1416"/>
      </w:pPr>
      <w:r w:rsidRPr="0080609D">
        <w:t>ENTITY MessageInTransactionType;</w:t>
      </w:r>
    </w:p>
    <w:p w14:paraId="767CDFB2" w14:textId="77777777" w:rsidR="004B6AB8" w:rsidRPr="0080609D" w:rsidRDefault="004B6AB8" w:rsidP="004B6AB8">
      <w:pPr>
        <w:pStyle w:val="HTML-voorafopgemaakt"/>
        <w:ind w:left="1416"/>
      </w:pPr>
      <w:r w:rsidRPr="0080609D">
        <w:t xml:space="preserve"> requiredNotify : INTEGER;</w:t>
      </w:r>
    </w:p>
    <w:p w14:paraId="767CDFB3" w14:textId="77777777" w:rsidR="004B6AB8" w:rsidRPr="0080609D" w:rsidRDefault="004B6AB8" w:rsidP="004B6AB8">
      <w:pPr>
        <w:pStyle w:val="HTML-voorafopgemaakt"/>
        <w:ind w:left="1416"/>
      </w:pPr>
      <w:r w:rsidRPr="0080609D">
        <w:t xml:space="preserve"> dateLamu : DATETIME;</w:t>
      </w:r>
    </w:p>
    <w:p w14:paraId="767CDFB4" w14:textId="77777777" w:rsidR="004B6AB8" w:rsidRPr="0080609D" w:rsidRDefault="004B6AB8" w:rsidP="004B6AB8">
      <w:pPr>
        <w:pStyle w:val="HTML-voorafopgemaakt"/>
        <w:ind w:left="1416"/>
      </w:pPr>
      <w:r w:rsidRPr="0080609D">
        <w:t xml:space="preserve"> userLamu : STRING;</w:t>
      </w:r>
    </w:p>
    <w:p w14:paraId="767CDFB5" w14:textId="77777777" w:rsidR="004B6AB8" w:rsidRPr="0080609D" w:rsidRDefault="004B6AB8" w:rsidP="004B6AB8">
      <w:pPr>
        <w:pStyle w:val="HTML-voorafopgemaakt"/>
        <w:ind w:left="1416"/>
      </w:pPr>
      <w:r w:rsidRPr="0080609D">
        <w:t xml:space="preserve"> received : BOOLEAN;</w:t>
      </w:r>
    </w:p>
    <w:p w14:paraId="767CDFB6" w14:textId="77777777" w:rsidR="004B6AB8" w:rsidRPr="0080609D" w:rsidRDefault="004B6AB8" w:rsidP="004B6AB8">
      <w:pPr>
        <w:pStyle w:val="HTML-voorafopgemaakt"/>
        <w:ind w:left="1416"/>
      </w:pPr>
      <w:r w:rsidRPr="0080609D">
        <w:t xml:space="preserve"> send : BOOLEAN;</w:t>
      </w:r>
    </w:p>
    <w:p w14:paraId="767CDFB7" w14:textId="77777777" w:rsidR="004B6AB8" w:rsidRPr="0080609D" w:rsidRDefault="004B6AB8" w:rsidP="004B6AB8">
      <w:pPr>
        <w:pStyle w:val="HTML-voorafopgemaakt"/>
        <w:ind w:left="1416"/>
      </w:pPr>
      <w:r w:rsidRPr="0080609D">
        <w:t xml:space="preserve"> state : STRING;</w:t>
      </w:r>
    </w:p>
    <w:p w14:paraId="767CDFB8" w14:textId="77777777" w:rsidR="004B6AB8" w:rsidRPr="0080609D" w:rsidRDefault="004B6AB8" w:rsidP="004B6AB8">
      <w:pPr>
        <w:pStyle w:val="HTML-voorafopgemaakt"/>
        <w:ind w:left="1416"/>
      </w:pPr>
      <w:r w:rsidRPr="0080609D">
        <w:t xml:space="preserve"> initiatorToExecutor : OPTIONAL BOOLEAN;</w:t>
      </w:r>
    </w:p>
    <w:p w14:paraId="767CDFB9" w14:textId="77777777" w:rsidR="004B6AB8" w:rsidRPr="0080609D" w:rsidRDefault="004B6AB8" w:rsidP="004B6AB8">
      <w:pPr>
        <w:pStyle w:val="HTML-voorafopgemaakt"/>
        <w:ind w:left="1416"/>
        <w:rPr>
          <w:b/>
        </w:rPr>
      </w:pPr>
      <w:r w:rsidRPr="0080609D">
        <w:rPr>
          <w:b/>
          <w:highlight w:val="white"/>
        </w:rPr>
        <w:t xml:space="preserve"> </w:t>
      </w:r>
      <w:r w:rsidRPr="0080609D">
        <w:rPr>
          <w:b/>
        </w:rPr>
        <w:t>openSecondaryTransactionsAllowed : OPTIONAL BOOLEAN;</w:t>
      </w:r>
    </w:p>
    <w:p w14:paraId="767CDFBA" w14:textId="77777777" w:rsidR="004B6AB8" w:rsidRPr="0080609D" w:rsidRDefault="004B6AB8" w:rsidP="004B6AB8">
      <w:pPr>
        <w:pStyle w:val="HTML-voorafopgemaakt"/>
        <w:ind w:left="1416"/>
      </w:pPr>
      <w:r w:rsidRPr="0080609D">
        <w:t xml:space="preserve"> message : MessageType;</w:t>
      </w:r>
    </w:p>
    <w:p w14:paraId="767CDFBB" w14:textId="77777777" w:rsidR="004B6AB8" w:rsidRPr="0080609D" w:rsidRDefault="004B6AB8" w:rsidP="004B6AB8">
      <w:pPr>
        <w:pStyle w:val="HTML-voorafopgemaakt"/>
        <w:ind w:left="1416"/>
      </w:pPr>
      <w:r w:rsidRPr="0080609D">
        <w:t xml:space="preserve"> previous : OPTIONAL SET [0:?] OF MessageInTransactionType;</w:t>
      </w:r>
    </w:p>
    <w:p w14:paraId="767CDFBC" w14:textId="77777777" w:rsidR="004B6AB8" w:rsidRPr="0080609D" w:rsidRDefault="004B6AB8" w:rsidP="004B6AB8">
      <w:pPr>
        <w:pStyle w:val="HTML-voorafopgemaakt"/>
        <w:ind w:left="1416"/>
      </w:pPr>
      <w:r w:rsidRPr="0080609D">
        <w:t xml:space="preserve"> transaction : TransactionType;</w:t>
      </w:r>
    </w:p>
    <w:p w14:paraId="767CDFBD" w14:textId="77777777" w:rsidR="004B6AB8" w:rsidRPr="0080609D" w:rsidRDefault="004B6AB8" w:rsidP="004B6AB8">
      <w:pPr>
        <w:pStyle w:val="HTML-voorafopgemaakt"/>
        <w:ind w:left="1416"/>
      </w:pPr>
      <w:r w:rsidRPr="0080609D">
        <w:t xml:space="preserve"> transactionPhase : OPTIONAL TransactionPhaseType;</w:t>
      </w:r>
    </w:p>
    <w:p w14:paraId="767CDFBE" w14:textId="77777777" w:rsidR="004B6AB8" w:rsidRPr="0080609D" w:rsidRDefault="004B6AB8" w:rsidP="004B6AB8">
      <w:pPr>
        <w:pStyle w:val="HTML-voorafopgemaakt"/>
        <w:ind w:left="1416"/>
      </w:pPr>
      <w:r w:rsidRPr="0080609D">
        <w:t xml:space="preserve"> previous : OPTIONAL SET [0:?] OF MessageInTransactionType;</w:t>
      </w:r>
    </w:p>
    <w:p w14:paraId="767CDFBF" w14:textId="77777777" w:rsidR="004B6AB8" w:rsidRPr="0080609D" w:rsidRDefault="004B6AB8" w:rsidP="004B6AB8">
      <w:pPr>
        <w:pStyle w:val="HTML-voorafopgemaakt"/>
        <w:ind w:left="1416"/>
        <w:rPr>
          <w:lang w:val="nl-NL"/>
        </w:rPr>
      </w:pPr>
      <w:r w:rsidRPr="0080609D">
        <w:rPr>
          <w:lang w:val="nl-NL"/>
        </w:rPr>
        <w:t>END_ENTITY;</w:t>
      </w:r>
    </w:p>
    <w:p w14:paraId="767CDFC0" w14:textId="77777777" w:rsidR="004B6AB8" w:rsidRPr="00E67FAE" w:rsidRDefault="004B6AB8" w:rsidP="004B6AB8">
      <w:pPr>
        <w:rPr>
          <w:rFonts w:ascii="Corbel" w:hAnsi="Corbel"/>
          <w:sz w:val="22"/>
          <w:szCs w:val="22"/>
        </w:rPr>
      </w:pPr>
    </w:p>
    <w:p w14:paraId="767CDFC1" w14:textId="77777777" w:rsidR="004B6AB8" w:rsidRPr="00E67FAE" w:rsidRDefault="004B6AB8" w:rsidP="004B6AB8">
      <w:pPr>
        <w:rPr>
          <w:rFonts w:ascii="Corbel" w:hAnsi="Corbel"/>
        </w:rPr>
      </w:pPr>
      <w:r w:rsidRPr="00E67FAE">
        <w:rPr>
          <w:rFonts w:ascii="Corbel" w:hAnsi="Corbel"/>
          <w:sz w:val="22"/>
          <w:szCs w:val="22"/>
        </w:rPr>
        <w:t>Systematiek Deel 2 behoeft geen aanpassingen</w:t>
      </w:r>
      <w:r w:rsidR="0077125C" w:rsidRPr="00E67FAE">
        <w:rPr>
          <w:rFonts w:ascii="Corbel" w:hAnsi="Corbel"/>
          <w:sz w:val="22"/>
          <w:szCs w:val="22"/>
        </w:rPr>
        <w:t>.</w:t>
      </w:r>
      <w:r w:rsidRPr="00E67FAE">
        <w:rPr>
          <w:rFonts w:ascii="Corbel" w:hAnsi="Corbel"/>
          <w:sz w:val="22"/>
          <w:szCs w:val="22"/>
        </w:rPr>
        <w:t xml:space="preserve"> </w:t>
      </w:r>
    </w:p>
    <w:p w14:paraId="767CDFC2" w14:textId="77777777" w:rsidR="004B6AB8" w:rsidRPr="00E67FAE" w:rsidRDefault="004B6AB8" w:rsidP="007F6E7D">
      <w:pPr>
        <w:pStyle w:val="Tekstzonderopmaak"/>
        <w:widowControl w:val="0"/>
        <w:rPr>
          <w:rFonts w:ascii="Corbel" w:hAnsi="Corbel" w:cs="Times New Roman"/>
          <w:sz w:val="22"/>
          <w:szCs w:val="22"/>
        </w:rPr>
      </w:pPr>
    </w:p>
    <w:p w14:paraId="767CDFC3" w14:textId="77777777" w:rsidR="004B6AB8" w:rsidRPr="00E67FAE" w:rsidRDefault="004B6AB8" w:rsidP="007F6E7D">
      <w:pPr>
        <w:pStyle w:val="Tekstzonderopmaak"/>
        <w:widowControl w:val="0"/>
        <w:rPr>
          <w:rFonts w:ascii="Corbel" w:hAnsi="Corbel" w:cs="Times New Roman"/>
          <w:sz w:val="22"/>
          <w:szCs w:val="22"/>
        </w:rPr>
      </w:pPr>
    </w:p>
    <w:p w14:paraId="767CDFC4" w14:textId="593DB8F4" w:rsidR="007F6E7D" w:rsidRPr="00E67FAE" w:rsidRDefault="00414725" w:rsidP="00CF5F5E">
      <w:pPr>
        <w:pStyle w:val="Kop3"/>
        <w:numPr>
          <w:ilvl w:val="0"/>
          <w:numId w:val="0"/>
        </w:numPr>
        <w:rPr>
          <w:rFonts w:ascii="Corbel" w:hAnsi="Corbel"/>
          <w:sz w:val="22"/>
          <w:szCs w:val="22"/>
        </w:rPr>
      </w:pPr>
      <w:bookmarkStart w:id="541" w:name="_Toc4484463"/>
      <w:r w:rsidRPr="00E67FAE">
        <w:rPr>
          <w:rFonts w:ascii="Corbel" w:hAnsi="Corbel"/>
          <w:sz w:val="22"/>
          <w:szCs w:val="22"/>
        </w:rPr>
        <w:lastRenderedPageBreak/>
        <w:t>1.</w:t>
      </w:r>
      <w:del w:id="542" w:author="Willems, P.H. (Peter)" w:date="2019-03-26T09:18:00Z">
        <w:r w:rsidR="00370F9D" w:rsidRPr="00E67FAE" w:rsidDel="001C12B3">
          <w:rPr>
            <w:rFonts w:ascii="Corbel" w:hAnsi="Corbel"/>
            <w:sz w:val="22"/>
            <w:szCs w:val="22"/>
          </w:rPr>
          <w:delText>3</w:delText>
        </w:r>
      </w:del>
      <w:ins w:id="543" w:author="Willems, P.H. (Peter)" w:date="2019-03-26T09:18:00Z">
        <w:r w:rsidR="001C12B3">
          <w:rPr>
            <w:rFonts w:ascii="Corbel" w:hAnsi="Corbel"/>
            <w:sz w:val="22"/>
            <w:szCs w:val="22"/>
          </w:rPr>
          <w:t>4</w:t>
        </w:r>
      </w:ins>
      <w:r w:rsidRPr="00E67FAE">
        <w:rPr>
          <w:rFonts w:ascii="Corbel" w:hAnsi="Corbel"/>
          <w:sz w:val="22"/>
          <w:szCs w:val="22"/>
        </w:rPr>
        <w:t>.2</w:t>
      </w:r>
      <w:r w:rsidRPr="00E67FAE">
        <w:rPr>
          <w:rFonts w:ascii="Corbel" w:hAnsi="Corbel"/>
          <w:sz w:val="22"/>
          <w:szCs w:val="22"/>
        </w:rPr>
        <w:tab/>
      </w:r>
      <w:r w:rsidR="007F6E7D" w:rsidRPr="00E67FAE">
        <w:rPr>
          <w:rFonts w:ascii="Corbel" w:hAnsi="Corbel"/>
          <w:sz w:val="22"/>
          <w:szCs w:val="22"/>
        </w:rPr>
        <w:t>Hergebruik en blokkeren gegevenselementen</w:t>
      </w:r>
      <w:bookmarkEnd w:id="541"/>
      <w:r w:rsidR="007F6E7D" w:rsidRPr="00E67FAE">
        <w:rPr>
          <w:rFonts w:ascii="Corbel" w:hAnsi="Corbel"/>
          <w:sz w:val="22"/>
          <w:szCs w:val="22"/>
        </w:rPr>
        <w:t xml:space="preserve"> </w:t>
      </w:r>
    </w:p>
    <w:p w14:paraId="767CDFC5" w14:textId="77777777" w:rsidR="007F6E7D" w:rsidRPr="00E67FAE" w:rsidRDefault="007F6E7D" w:rsidP="007F6E7D">
      <w:pPr>
        <w:pStyle w:val="Tekstzonderopmaak"/>
        <w:widowControl w:val="0"/>
        <w:rPr>
          <w:rFonts w:ascii="Corbel" w:hAnsi="Corbel" w:cs="Times New Roman"/>
          <w:sz w:val="22"/>
          <w:szCs w:val="22"/>
        </w:rPr>
      </w:pPr>
      <w:r w:rsidRPr="00E67FAE">
        <w:rPr>
          <w:rFonts w:ascii="Corbel" w:hAnsi="Corbel" w:cs="Times New Roman"/>
          <w:sz w:val="22"/>
          <w:szCs w:val="22"/>
        </w:rPr>
        <w:t>In systematiek versie 1.1 werd nog geen ondersteuning geboden voor het hergebruik</w:t>
      </w:r>
      <w:r w:rsidR="00AE09E9" w:rsidRPr="00E67FAE">
        <w:rPr>
          <w:rFonts w:ascii="Corbel" w:hAnsi="Corbel" w:cs="Times New Roman"/>
          <w:sz w:val="22"/>
          <w:szCs w:val="22"/>
        </w:rPr>
        <w:t xml:space="preserve"> van waarden van ‘S</w:t>
      </w:r>
      <w:r w:rsidRPr="00E67FAE">
        <w:rPr>
          <w:rFonts w:ascii="Corbel" w:hAnsi="Corbel" w:cs="Times New Roman"/>
          <w:sz w:val="22"/>
          <w:szCs w:val="22"/>
        </w:rPr>
        <w:t xml:space="preserve">imple </w:t>
      </w:r>
      <w:r w:rsidR="00AE09E9" w:rsidRPr="00E67FAE">
        <w:rPr>
          <w:rFonts w:ascii="Corbel" w:hAnsi="Corbel" w:cs="Times New Roman"/>
          <w:sz w:val="22"/>
          <w:szCs w:val="22"/>
        </w:rPr>
        <w:t>E</w:t>
      </w:r>
      <w:r w:rsidRPr="00E67FAE">
        <w:rPr>
          <w:rFonts w:ascii="Corbel" w:hAnsi="Corbel" w:cs="Times New Roman"/>
          <w:sz w:val="22"/>
          <w:szCs w:val="22"/>
        </w:rPr>
        <w:t xml:space="preserve">lements’ uit opvolgende berichten. Berichten moesten hierdoor, als in de VISI-compatible software hier geen functionaliteit voor is ontwikkeld, opnieuw worden ingevuld terwijl de waarden al in het voorgaande bericht stonden. Het kon ook voorkomen dat waarden dienen te worden overgenomen uit het voorgaande bericht, maar niet aangepast mogen worden. </w:t>
      </w:r>
      <w:r w:rsidR="002D5FED" w:rsidRPr="00E67FAE">
        <w:rPr>
          <w:rFonts w:ascii="Corbel" w:hAnsi="Corbel" w:cs="Times New Roman"/>
          <w:sz w:val="22"/>
          <w:szCs w:val="22"/>
        </w:rPr>
        <w:t xml:space="preserve">Vanaf versie </w:t>
      </w:r>
      <w:r w:rsidRPr="00E67FAE">
        <w:rPr>
          <w:rFonts w:ascii="Corbel" w:hAnsi="Corbel" w:cs="Times New Roman"/>
          <w:sz w:val="22"/>
          <w:szCs w:val="22"/>
        </w:rPr>
        <w:t xml:space="preserve">1.2 is </w:t>
      </w:r>
      <w:r w:rsidR="002D5FED" w:rsidRPr="00E67FAE">
        <w:rPr>
          <w:rFonts w:ascii="Corbel" w:hAnsi="Corbel" w:cs="Times New Roman"/>
          <w:sz w:val="22"/>
          <w:szCs w:val="22"/>
        </w:rPr>
        <w:t xml:space="preserve">het mogelijk om </w:t>
      </w:r>
      <w:r w:rsidRPr="00E67FAE">
        <w:rPr>
          <w:rFonts w:ascii="Corbel" w:hAnsi="Corbel" w:cs="Times New Roman"/>
          <w:sz w:val="22"/>
          <w:szCs w:val="22"/>
        </w:rPr>
        <w:t xml:space="preserve">waarden van ‘simple elements’ uit opvolgende berichten </w:t>
      </w:r>
      <w:r w:rsidR="002D5FED" w:rsidRPr="00E67FAE">
        <w:rPr>
          <w:rFonts w:ascii="Corbel" w:hAnsi="Corbel" w:cs="Times New Roman"/>
          <w:sz w:val="22"/>
          <w:szCs w:val="22"/>
        </w:rPr>
        <w:t>te hergebruiken</w:t>
      </w:r>
      <w:r w:rsidRPr="00E67FAE">
        <w:rPr>
          <w:rFonts w:ascii="Corbel" w:hAnsi="Corbel" w:cs="Times New Roman"/>
          <w:sz w:val="22"/>
          <w:szCs w:val="22"/>
        </w:rPr>
        <w:t>.</w:t>
      </w:r>
    </w:p>
    <w:p w14:paraId="767CDFC6" w14:textId="0EB7A629" w:rsidR="00AF43E6" w:rsidRPr="00E67FAE" w:rsidRDefault="000207B4" w:rsidP="00B708BE">
      <w:pPr>
        <w:pStyle w:val="Kop4"/>
        <w:rPr>
          <w:rStyle w:val="BallontekstChar"/>
          <w:rFonts w:ascii="Corbel" w:hAnsi="Corbel" w:cs="Times New Roman"/>
          <w:sz w:val="22"/>
          <w:szCs w:val="22"/>
        </w:rPr>
      </w:pPr>
      <w:r w:rsidRPr="00E67FAE">
        <w:rPr>
          <w:rStyle w:val="BallontekstChar"/>
          <w:rFonts w:ascii="Corbel" w:hAnsi="Corbel" w:cs="Times New Roman"/>
          <w:sz w:val="22"/>
          <w:szCs w:val="22"/>
        </w:rPr>
        <w:t>1.</w:t>
      </w:r>
      <w:del w:id="544" w:author="Willems, P.H. (Peter)" w:date="2019-03-26T09:18:00Z">
        <w:r w:rsidR="00370F9D" w:rsidRPr="00E67FAE" w:rsidDel="001C12B3">
          <w:rPr>
            <w:rStyle w:val="BallontekstChar"/>
            <w:rFonts w:ascii="Corbel" w:hAnsi="Corbel" w:cs="Times New Roman"/>
            <w:sz w:val="22"/>
            <w:szCs w:val="22"/>
          </w:rPr>
          <w:delText>3</w:delText>
        </w:r>
      </w:del>
      <w:ins w:id="545" w:author="Willems, P.H. (Peter)" w:date="2019-03-26T09:18:00Z">
        <w:r w:rsidR="001C12B3">
          <w:rPr>
            <w:rStyle w:val="BallontekstChar"/>
            <w:rFonts w:ascii="Corbel" w:hAnsi="Corbel" w:cs="Times New Roman"/>
            <w:sz w:val="22"/>
            <w:szCs w:val="22"/>
          </w:rPr>
          <w:t>4</w:t>
        </w:r>
      </w:ins>
      <w:r w:rsidRPr="00E67FAE">
        <w:rPr>
          <w:rStyle w:val="BallontekstChar"/>
          <w:rFonts w:ascii="Corbel" w:hAnsi="Corbel" w:cs="Times New Roman"/>
          <w:sz w:val="22"/>
          <w:szCs w:val="22"/>
        </w:rPr>
        <w:t>.2.1</w:t>
      </w:r>
      <w:r w:rsidRPr="00E67FAE">
        <w:rPr>
          <w:rStyle w:val="BallontekstChar"/>
          <w:rFonts w:ascii="Corbel" w:hAnsi="Corbel" w:cs="Times New Roman"/>
          <w:sz w:val="22"/>
          <w:szCs w:val="22"/>
        </w:rPr>
        <w:tab/>
        <w:t>Doel</w:t>
      </w:r>
    </w:p>
    <w:p w14:paraId="767CDFC7" w14:textId="77777777" w:rsidR="00AF43E6" w:rsidRPr="00E67FAE" w:rsidRDefault="00AF43E6" w:rsidP="00AF43E6">
      <w:pPr>
        <w:rPr>
          <w:rFonts w:ascii="Corbel" w:hAnsi="Corbel"/>
          <w:sz w:val="22"/>
          <w:szCs w:val="22"/>
        </w:rPr>
      </w:pPr>
      <w:r w:rsidRPr="00E67FAE">
        <w:rPr>
          <w:rFonts w:ascii="Corbel" w:hAnsi="Corbel"/>
          <w:sz w:val="22"/>
          <w:szCs w:val="22"/>
        </w:rPr>
        <w:t>Op dit moment moeten bij elk bericht velden opnieuw worden ingevuld. In veel gevallen blijkt echter dat dit niet nodig is daar de informatie al aanwezig was in voorgaande berichten, of zelfs niet gewenst omdat waarden uit vorige berichten gebruikt moeten worden en niet aangepast mogen worden. Dit document beschrijft hoe de Systematiek kan worden uitgebreid om dit mogelijk te maken.</w:t>
      </w:r>
    </w:p>
    <w:p w14:paraId="767CDFC8" w14:textId="2742C2F4" w:rsidR="00AF43E6" w:rsidRPr="00E67FAE" w:rsidRDefault="0023039E" w:rsidP="00B750C1">
      <w:pPr>
        <w:pStyle w:val="Kop3"/>
        <w:tabs>
          <w:tab w:val="clear" w:pos="720"/>
          <w:tab w:val="num" w:pos="0"/>
        </w:tabs>
        <w:ind w:left="0" w:firstLine="0"/>
        <w:rPr>
          <w:rStyle w:val="BallontekstChar"/>
          <w:rFonts w:ascii="Corbel" w:hAnsi="Corbel" w:cs="Times New Roman"/>
          <w:sz w:val="22"/>
          <w:szCs w:val="22"/>
        </w:rPr>
      </w:pPr>
      <w:bookmarkStart w:id="546" w:name="_Toc4484464"/>
      <w:r w:rsidRPr="00E67FAE">
        <w:rPr>
          <w:rStyle w:val="BallontekstChar"/>
          <w:rFonts w:ascii="Corbel" w:hAnsi="Corbel" w:cs="Times New Roman"/>
          <w:sz w:val="22"/>
          <w:szCs w:val="22"/>
        </w:rPr>
        <w:t>1.</w:t>
      </w:r>
      <w:del w:id="547" w:author="Willems, P.H. (Peter)" w:date="2019-03-26T09:18:00Z">
        <w:r w:rsidR="00370F9D" w:rsidRPr="00E67FAE" w:rsidDel="001C12B3">
          <w:rPr>
            <w:rStyle w:val="BallontekstChar"/>
            <w:rFonts w:ascii="Corbel" w:hAnsi="Corbel" w:cs="Times New Roman"/>
            <w:sz w:val="22"/>
            <w:szCs w:val="22"/>
          </w:rPr>
          <w:delText>3</w:delText>
        </w:r>
      </w:del>
      <w:ins w:id="548" w:author="Willems, P.H. (Peter)" w:date="2019-03-26T09:18:00Z">
        <w:r w:rsidR="001C12B3">
          <w:rPr>
            <w:rStyle w:val="BallontekstChar"/>
            <w:rFonts w:ascii="Corbel" w:hAnsi="Corbel" w:cs="Times New Roman"/>
            <w:sz w:val="22"/>
            <w:szCs w:val="22"/>
          </w:rPr>
          <w:t>4</w:t>
        </w:r>
      </w:ins>
      <w:r w:rsidRPr="00E67FAE">
        <w:rPr>
          <w:rStyle w:val="BallontekstChar"/>
          <w:rFonts w:ascii="Corbel" w:hAnsi="Corbel" w:cs="Times New Roman"/>
          <w:sz w:val="22"/>
          <w:szCs w:val="22"/>
        </w:rPr>
        <w:t>.2.2</w:t>
      </w:r>
      <w:r w:rsidRPr="00E67FAE">
        <w:rPr>
          <w:rStyle w:val="BallontekstChar"/>
          <w:rFonts w:ascii="Corbel" w:hAnsi="Corbel" w:cs="Times New Roman"/>
          <w:sz w:val="22"/>
          <w:szCs w:val="22"/>
        </w:rPr>
        <w:tab/>
      </w:r>
      <w:r w:rsidR="00AF43E6" w:rsidRPr="00E67FAE">
        <w:rPr>
          <w:rStyle w:val="BallontekstChar"/>
          <w:rFonts w:ascii="Corbel" w:hAnsi="Corbel" w:cs="Times New Roman"/>
          <w:sz w:val="22"/>
          <w:szCs w:val="22"/>
        </w:rPr>
        <w:t>Waarden en aanpasbaarheid van SimpleElements en ComplexElements</w:t>
      </w:r>
      <w:bookmarkEnd w:id="546"/>
    </w:p>
    <w:p w14:paraId="767CDFC9" w14:textId="77777777" w:rsidR="00AF43E6" w:rsidRPr="00E67FAE" w:rsidRDefault="00AF43E6" w:rsidP="00AF43E6">
      <w:pPr>
        <w:rPr>
          <w:rFonts w:ascii="Corbel" w:hAnsi="Corbel"/>
          <w:sz w:val="22"/>
          <w:szCs w:val="22"/>
        </w:rPr>
      </w:pPr>
      <w:r w:rsidRPr="00E67FAE">
        <w:rPr>
          <w:rFonts w:ascii="Corbel" w:hAnsi="Corbel"/>
          <w:sz w:val="22"/>
          <w:szCs w:val="22"/>
        </w:rPr>
        <w:t>De regels die gelden bij het huidige raamwerk:</w:t>
      </w:r>
    </w:p>
    <w:p w14:paraId="767CDFCA" w14:textId="77777777" w:rsidR="00AF43E6" w:rsidRPr="00E67FAE" w:rsidRDefault="00BC57CF" w:rsidP="00AF43E6">
      <w:pPr>
        <w:widowControl/>
        <w:numPr>
          <w:ilvl w:val="0"/>
          <w:numId w:val="11"/>
        </w:numPr>
        <w:suppressAutoHyphens w:val="0"/>
        <w:rPr>
          <w:rFonts w:ascii="Corbel" w:hAnsi="Corbel"/>
          <w:sz w:val="22"/>
          <w:szCs w:val="22"/>
        </w:rPr>
      </w:pPr>
      <w:r w:rsidRPr="00E67FAE">
        <w:rPr>
          <w:rFonts w:ascii="Corbel" w:hAnsi="Corbel"/>
          <w:sz w:val="22"/>
          <w:szCs w:val="22"/>
        </w:rPr>
        <w:t xml:space="preserve">Indien </w:t>
      </w:r>
      <w:r w:rsidR="00AF43E6" w:rsidRPr="00E67FAE">
        <w:rPr>
          <w:rFonts w:ascii="Corbel" w:hAnsi="Corbel"/>
          <w:sz w:val="22"/>
          <w:szCs w:val="22"/>
        </w:rPr>
        <w:t>het MITT van een bericht geen previous heeft zijn alle SimpleElements optioneel</w:t>
      </w:r>
      <w:r w:rsidRPr="00E67FAE">
        <w:rPr>
          <w:rFonts w:ascii="Corbel" w:hAnsi="Corbel"/>
          <w:sz w:val="22"/>
          <w:szCs w:val="22"/>
        </w:rPr>
        <w:t>.</w:t>
      </w:r>
    </w:p>
    <w:p w14:paraId="767CDFCB" w14:textId="77777777" w:rsidR="00AF43E6" w:rsidRPr="00E67FAE" w:rsidRDefault="00BC57CF" w:rsidP="00AF43E6">
      <w:pPr>
        <w:widowControl/>
        <w:numPr>
          <w:ilvl w:val="0"/>
          <w:numId w:val="11"/>
        </w:numPr>
        <w:suppressAutoHyphens w:val="0"/>
        <w:rPr>
          <w:rFonts w:ascii="Corbel" w:hAnsi="Corbel"/>
          <w:sz w:val="22"/>
          <w:szCs w:val="22"/>
        </w:rPr>
      </w:pPr>
      <w:r w:rsidRPr="00E67FAE">
        <w:rPr>
          <w:rFonts w:ascii="Corbel" w:hAnsi="Corbel"/>
          <w:sz w:val="22"/>
          <w:szCs w:val="22"/>
        </w:rPr>
        <w:t xml:space="preserve">Indien </w:t>
      </w:r>
      <w:r w:rsidR="00AF43E6" w:rsidRPr="00E67FAE">
        <w:rPr>
          <w:rFonts w:ascii="Corbel" w:hAnsi="Corbel"/>
          <w:sz w:val="22"/>
          <w:szCs w:val="22"/>
        </w:rPr>
        <w:t xml:space="preserve">een bericht een reactie op een ander bericht is </w:t>
      </w:r>
      <w:r w:rsidRPr="00E67FAE">
        <w:rPr>
          <w:rFonts w:ascii="Corbel" w:hAnsi="Corbel"/>
          <w:sz w:val="22"/>
          <w:szCs w:val="22"/>
        </w:rPr>
        <w:t xml:space="preserve">en </w:t>
      </w:r>
      <w:r w:rsidR="00AF43E6" w:rsidRPr="00E67FAE">
        <w:rPr>
          <w:rFonts w:ascii="Corbel" w:hAnsi="Corbel"/>
          <w:sz w:val="22"/>
          <w:szCs w:val="22"/>
        </w:rPr>
        <w:t>zijn alle ComplexElement</w:t>
      </w:r>
      <w:r w:rsidRPr="00E67FAE">
        <w:rPr>
          <w:rFonts w:ascii="Corbel" w:hAnsi="Corbel"/>
          <w:sz w:val="22"/>
          <w:szCs w:val="22"/>
        </w:rPr>
        <w:t>s</w:t>
      </w:r>
      <w:r w:rsidR="00AF43E6" w:rsidRPr="00E67FAE">
        <w:rPr>
          <w:rFonts w:ascii="Corbel" w:hAnsi="Corbel"/>
          <w:sz w:val="22"/>
          <w:szCs w:val="22"/>
        </w:rPr>
        <w:t xml:space="preserve"> gelijk aan </w:t>
      </w:r>
      <w:r w:rsidRPr="00E67FAE">
        <w:rPr>
          <w:rFonts w:ascii="Corbel" w:hAnsi="Corbel"/>
          <w:sz w:val="22"/>
          <w:szCs w:val="22"/>
        </w:rPr>
        <w:t xml:space="preserve">de corresponderende </w:t>
      </w:r>
      <w:r w:rsidR="00AF43E6" w:rsidRPr="00E67FAE">
        <w:rPr>
          <w:rFonts w:ascii="Corbel" w:hAnsi="Corbel"/>
          <w:sz w:val="22"/>
          <w:szCs w:val="22"/>
        </w:rPr>
        <w:t>ComplexElement</w:t>
      </w:r>
      <w:r w:rsidRPr="00E67FAE">
        <w:rPr>
          <w:rFonts w:ascii="Corbel" w:hAnsi="Corbel"/>
          <w:sz w:val="22"/>
          <w:szCs w:val="22"/>
        </w:rPr>
        <w:t>s</w:t>
      </w:r>
      <w:r w:rsidR="00AF43E6" w:rsidRPr="00E67FAE">
        <w:rPr>
          <w:rFonts w:ascii="Corbel" w:hAnsi="Corbel"/>
          <w:sz w:val="22"/>
          <w:szCs w:val="22"/>
        </w:rPr>
        <w:t xml:space="preserve"> uit het voor</w:t>
      </w:r>
      <w:r w:rsidRPr="00E67FAE">
        <w:rPr>
          <w:rFonts w:ascii="Corbel" w:hAnsi="Corbel"/>
          <w:sz w:val="22"/>
          <w:szCs w:val="22"/>
        </w:rPr>
        <w:softHyphen/>
      </w:r>
      <w:r w:rsidR="00AF43E6" w:rsidRPr="00E67FAE">
        <w:rPr>
          <w:rFonts w:ascii="Corbel" w:hAnsi="Corbel"/>
          <w:sz w:val="22"/>
          <w:szCs w:val="22"/>
        </w:rPr>
        <w:t>gaande bericht, dan wordt de content volledig overgenomen en is niet wijzigbaar</w:t>
      </w:r>
      <w:r w:rsidRPr="00E67FAE">
        <w:rPr>
          <w:rFonts w:ascii="Corbel" w:hAnsi="Corbel"/>
          <w:sz w:val="22"/>
          <w:szCs w:val="22"/>
        </w:rPr>
        <w:t>.</w:t>
      </w:r>
    </w:p>
    <w:p w14:paraId="767CDFCC" w14:textId="77777777" w:rsidR="00AF43E6" w:rsidRPr="00E67FAE" w:rsidRDefault="00BC57CF" w:rsidP="00AF43E6">
      <w:pPr>
        <w:widowControl/>
        <w:numPr>
          <w:ilvl w:val="0"/>
          <w:numId w:val="11"/>
        </w:numPr>
        <w:suppressAutoHyphens w:val="0"/>
        <w:rPr>
          <w:rFonts w:ascii="Corbel" w:hAnsi="Corbel"/>
          <w:sz w:val="22"/>
          <w:szCs w:val="22"/>
        </w:rPr>
      </w:pPr>
      <w:r w:rsidRPr="00E67FAE">
        <w:rPr>
          <w:rFonts w:ascii="Corbel" w:hAnsi="Corbel"/>
          <w:sz w:val="22"/>
          <w:szCs w:val="22"/>
        </w:rPr>
        <w:t xml:space="preserve">Indien </w:t>
      </w:r>
      <w:r w:rsidR="00AF43E6" w:rsidRPr="00E67FAE">
        <w:rPr>
          <w:rFonts w:ascii="Corbel" w:hAnsi="Corbel"/>
          <w:sz w:val="22"/>
          <w:szCs w:val="22"/>
        </w:rPr>
        <w:t>een bericht een reactie op een ander bericht is zijn alle SimpleElements die in het voorgaande bericht voorkomen automatisch gevuld met de waarde van het SimpleElement in het voorgaande bericht en niet aanpasbaar (SimpleElements uit het voorgaande bericht welke vallen onder ComplexElements die ook voorkomen in het nieuwe bericht worden genegeerd)</w:t>
      </w:r>
      <w:r w:rsidRPr="00E67FAE">
        <w:rPr>
          <w:rFonts w:ascii="Corbel" w:hAnsi="Corbel"/>
          <w:sz w:val="22"/>
          <w:szCs w:val="22"/>
        </w:rPr>
        <w:t>.</w:t>
      </w:r>
    </w:p>
    <w:p w14:paraId="767CDFCD" w14:textId="77777777" w:rsidR="00AF43E6" w:rsidRPr="00E67FAE" w:rsidRDefault="00AF43E6" w:rsidP="00AF43E6">
      <w:pPr>
        <w:widowControl/>
        <w:numPr>
          <w:ilvl w:val="0"/>
          <w:numId w:val="11"/>
        </w:numPr>
        <w:suppressAutoHyphens w:val="0"/>
        <w:rPr>
          <w:rFonts w:ascii="Corbel" w:hAnsi="Corbel"/>
          <w:sz w:val="22"/>
          <w:szCs w:val="22"/>
        </w:rPr>
      </w:pPr>
      <w:r w:rsidRPr="00E67FAE">
        <w:rPr>
          <w:rFonts w:ascii="Corbel" w:hAnsi="Corbel"/>
          <w:sz w:val="22"/>
          <w:szCs w:val="22"/>
        </w:rPr>
        <w:t>In geval van meerdere dezelfde SimpleElements wordt de volgorde van vulling uit het voorgaande bericht aangehouden, indien er in het nieuwe bericht meer instanties van hetzelfde SimpleElement aanwezig zijn dan in het vorige bericht wordt weer bij het eerste instantie uit het vorige bericht begonnen (zie voorbeelden voor verdere uitleg)</w:t>
      </w:r>
      <w:r w:rsidR="00BC57CF" w:rsidRPr="00E67FAE">
        <w:rPr>
          <w:rFonts w:ascii="Corbel" w:hAnsi="Corbel"/>
          <w:sz w:val="22"/>
          <w:szCs w:val="22"/>
        </w:rPr>
        <w:t>.</w:t>
      </w:r>
    </w:p>
    <w:p w14:paraId="767CDFCE" w14:textId="77777777" w:rsidR="00AF43E6" w:rsidRPr="00E67FAE" w:rsidRDefault="00AF43E6" w:rsidP="00AF43E6">
      <w:pPr>
        <w:rPr>
          <w:rFonts w:ascii="Corbel" w:hAnsi="Corbel"/>
          <w:sz w:val="22"/>
          <w:szCs w:val="22"/>
        </w:rPr>
      </w:pPr>
    </w:p>
    <w:p w14:paraId="767CDFCF" w14:textId="77777777" w:rsidR="00AF43E6" w:rsidRPr="00E67FAE" w:rsidRDefault="00AF43E6" w:rsidP="00AF43E6">
      <w:pPr>
        <w:rPr>
          <w:rFonts w:ascii="Corbel" w:hAnsi="Corbel"/>
          <w:sz w:val="22"/>
          <w:szCs w:val="22"/>
        </w:rPr>
      </w:pPr>
      <w:r w:rsidRPr="00E67FAE">
        <w:rPr>
          <w:rFonts w:ascii="Corbel" w:hAnsi="Corbel"/>
          <w:sz w:val="22"/>
          <w:szCs w:val="22"/>
        </w:rPr>
        <w:t>Bovenstaande regels hebben meer invloed op hoe te reageren op een bericht dan het in eerste instantie lijkt. Een paar belangrijke randvoorwaarden die gelden</w:t>
      </w:r>
      <w:r w:rsidR="00BC57CF" w:rsidRPr="00E67FAE">
        <w:rPr>
          <w:rFonts w:ascii="Corbel" w:hAnsi="Corbel"/>
          <w:sz w:val="22"/>
          <w:szCs w:val="22"/>
        </w:rPr>
        <w:t>:</w:t>
      </w:r>
    </w:p>
    <w:p w14:paraId="767CDFD0" w14:textId="77777777" w:rsidR="00AF43E6" w:rsidRPr="00E67FAE" w:rsidRDefault="00BC57CF" w:rsidP="00AF43E6">
      <w:pPr>
        <w:widowControl/>
        <w:numPr>
          <w:ilvl w:val="0"/>
          <w:numId w:val="10"/>
        </w:numPr>
        <w:suppressAutoHyphens w:val="0"/>
        <w:rPr>
          <w:rFonts w:ascii="Corbel" w:hAnsi="Corbel"/>
          <w:sz w:val="22"/>
          <w:szCs w:val="22"/>
        </w:rPr>
      </w:pPr>
      <w:r w:rsidRPr="00E67FAE">
        <w:rPr>
          <w:rFonts w:ascii="Corbel" w:hAnsi="Corbel"/>
          <w:sz w:val="22"/>
          <w:szCs w:val="22"/>
        </w:rPr>
        <w:t xml:space="preserve">Het </w:t>
      </w:r>
      <w:r w:rsidR="00AF43E6" w:rsidRPr="00E67FAE">
        <w:rPr>
          <w:rFonts w:ascii="Corbel" w:hAnsi="Corbel"/>
          <w:sz w:val="22"/>
          <w:szCs w:val="22"/>
        </w:rPr>
        <w:t>voorgaande bericht hoeft niet noodzakelijk tot dezelfde transactie te behoren</w:t>
      </w:r>
      <w:r w:rsidRPr="00E67FAE">
        <w:rPr>
          <w:rFonts w:ascii="Corbel" w:hAnsi="Corbel"/>
          <w:sz w:val="22"/>
          <w:szCs w:val="22"/>
        </w:rPr>
        <w:t>.</w:t>
      </w:r>
    </w:p>
    <w:p w14:paraId="767CDFD1" w14:textId="77777777" w:rsidR="00AF43E6" w:rsidRPr="00E67FAE" w:rsidRDefault="00BC57CF" w:rsidP="00AF43E6">
      <w:pPr>
        <w:widowControl/>
        <w:numPr>
          <w:ilvl w:val="0"/>
          <w:numId w:val="10"/>
        </w:numPr>
        <w:suppressAutoHyphens w:val="0"/>
        <w:rPr>
          <w:rFonts w:ascii="Corbel" w:hAnsi="Corbel"/>
          <w:sz w:val="22"/>
          <w:szCs w:val="22"/>
        </w:rPr>
      </w:pPr>
      <w:r w:rsidRPr="00E67FAE">
        <w:rPr>
          <w:rFonts w:ascii="Corbel" w:hAnsi="Corbel"/>
          <w:sz w:val="22"/>
          <w:szCs w:val="22"/>
        </w:rPr>
        <w:t xml:space="preserve">De </w:t>
      </w:r>
      <w:r w:rsidR="00AF43E6" w:rsidRPr="00E67FAE">
        <w:rPr>
          <w:rFonts w:ascii="Corbel" w:hAnsi="Corbel"/>
          <w:sz w:val="22"/>
          <w:szCs w:val="22"/>
        </w:rPr>
        <w:t>waarde van SimpleElements volgens deze regel zijn onafhankelijk (let wel dit geldt alleen voor de regels, niet voor uitzonderingen die verderop worden beschreven)</w:t>
      </w:r>
    </w:p>
    <w:p w14:paraId="767CDFD2" w14:textId="77777777" w:rsidR="00AF43E6" w:rsidRPr="00E67FAE" w:rsidRDefault="00BC57CF" w:rsidP="00AF43E6">
      <w:pPr>
        <w:widowControl/>
        <w:numPr>
          <w:ilvl w:val="0"/>
          <w:numId w:val="10"/>
        </w:numPr>
        <w:suppressAutoHyphens w:val="0"/>
        <w:rPr>
          <w:rFonts w:ascii="Corbel" w:hAnsi="Corbel"/>
          <w:sz w:val="22"/>
          <w:szCs w:val="22"/>
        </w:rPr>
      </w:pPr>
      <w:r w:rsidRPr="00E67FAE">
        <w:rPr>
          <w:rFonts w:ascii="Corbel" w:hAnsi="Corbel"/>
          <w:sz w:val="22"/>
          <w:szCs w:val="22"/>
        </w:rPr>
        <w:t xml:space="preserve">Berichten </w:t>
      </w:r>
      <w:r w:rsidR="00AF43E6" w:rsidRPr="00E67FAE">
        <w:rPr>
          <w:rFonts w:ascii="Corbel" w:hAnsi="Corbel"/>
          <w:sz w:val="22"/>
          <w:szCs w:val="22"/>
        </w:rPr>
        <w:t>die voor het voorgaande bericht zijn geweest hebben geen (directe) invloed</w:t>
      </w:r>
      <w:r w:rsidRPr="00E67FAE">
        <w:rPr>
          <w:rFonts w:ascii="Corbel" w:hAnsi="Corbel"/>
          <w:sz w:val="22"/>
          <w:szCs w:val="22"/>
        </w:rPr>
        <w:t>.</w:t>
      </w:r>
    </w:p>
    <w:p w14:paraId="767CDFD3" w14:textId="77777777" w:rsidR="00AF43E6" w:rsidRPr="00E67FAE" w:rsidRDefault="00AF43E6" w:rsidP="00B750C1">
      <w:pPr>
        <w:rPr>
          <w:rFonts w:ascii="Corbel" w:hAnsi="Corbel"/>
          <w:sz w:val="22"/>
          <w:szCs w:val="22"/>
        </w:rPr>
      </w:pPr>
    </w:p>
    <w:p w14:paraId="767CDFD4" w14:textId="77777777" w:rsidR="00AF43E6" w:rsidRPr="00E67FAE" w:rsidRDefault="00AF43E6" w:rsidP="00B750C1">
      <w:pPr>
        <w:rPr>
          <w:rFonts w:ascii="Corbel" w:hAnsi="Corbel"/>
          <w:sz w:val="22"/>
          <w:szCs w:val="22"/>
        </w:rPr>
      </w:pPr>
      <w:r w:rsidRPr="00E67FAE">
        <w:rPr>
          <w:rFonts w:ascii="Corbel" w:hAnsi="Corbel"/>
          <w:sz w:val="22"/>
          <w:szCs w:val="22"/>
        </w:rPr>
        <w:t>Om de mogelijkheden duidelijk te krijgen zullen een aantal voorbeelden worden uitgewerkt</w:t>
      </w:r>
      <w:r w:rsidR="00BC57CF" w:rsidRPr="00E67FAE">
        <w:rPr>
          <w:rFonts w:ascii="Corbel" w:hAnsi="Corbel"/>
          <w:sz w:val="22"/>
          <w:szCs w:val="22"/>
        </w:rPr>
        <w:t>.</w:t>
      </w:r>
    </w:p>
    <w:p w14:paraId="767CDFD5" w14:textId="77777777" w:rsidR="00AF43E6" w:rsidRPr="00E67FAE" w:rsidRDefault="00AF43E6" w:rsidP="00AF43E6">
      <w:pPr>
        <w:rPr>
          <w:rFonts w:ascii="Corbel" w:hAnsi="Corbel"/>
          <w:sz w:val="22"/>
          <w:szCs w:val="22"/>
        </w:rPr>
      </w:pPr>
    </w:p>
    <w:p w14:paraId="767CDFD6" w14:textId="77777777" w:rsidR="00AF43E6" w:rsidRPr="00E67FAE" w:rsidRDefault="00AF43E6" w:rsidP="00B750C1">
      <w:pPr>
        <w:rPr>
          <w:rFonts w:ascii="Corbel" w:hAnsi="Corbel"/>
          <w:b/>
          <w:i/>
          <w:sz w:val="22"/>
          <w:szCs w:val="22"/>
        </w:rPr>
      </w:pPr>
      <w:r w:rsidRPr="00E67FAE">
        <w:rPr>
          <w:rFonts w:ascii="Corbel" w:hAnsi="Corbel"/>
          <w:b/>
          <w:i/>
          <w:sz w:val="22"/>
          <w:szCs w:val="22"/>
        </w:rPr>
        <w:t>Uitzondering</w:t>
      </w:r>
    </w:p>
    <w:p w14:paraId="767CDFD7" w14:textId="77777777" w:rsidR="00AF43E6" w:rsidRPr="00E67FAE" w:rsidRDefault="00AF43E6" w:rsidP="00AF43E6">
      <w:pPr>
        <w:rPr>
          <w:rFonts w:ascii="Corbel" w:hAnsi="Corbel"/>
          <w:sz w:val="22"/>
          <w:szCs w:val="22"/>
        </w:rPr>
      </w:pPr>
      <w:r w:rsidRPr="00E67FAE">
        <w:rPr>
          <w:rFonts w:ascii="Corbel" w:hAnsi="Corbel"/>
          <w:sz w:val="22"/>
          <w:szCs w:val="22"/>
        </w:rPr>
        <w:t xml:space="preserve">In sommige gevallen zullen bovenstaande regels een effect hebben dat waarden niet aangepast kunnen worden terwijl we dit wel willen, of waarden kunnen aangepast worden terwijl we dit niet willen. </w:t>
      </w:r>
      <w:r w:rsidRPr="00E67FAE">
        <w:rPr>
          <w:rFonts w:ascii="Corbel" w:hAnsi="Corbel"/>
          <w:b/>
          <w:sz w:val="22"/>
          <w:szCs w:val="22"/>
        </w:rPr>
        <w:t xml:space="preserve">ElementCondition </w:t>
      </w:r>
      <w:r w:rsidRPr="00E67FAE">
        <w:rPr>
          <w:rFonts w:ascii="Corbel" w:hAnsi="Corbel"/>
          <w:sz w:val="22"/>
          <w:szCs w:val="22"/>
        </w:rPr>
        <w:t>kan bovenstaande regels overrulen.</w:t>
      </w:r>
    </w:p>
    <w:p w14:paraId="767CDFD8" w14:textId="77777777" w:rsidR="00AF43E6" w:rsidRPr="00E67FAE" w:rsidRDefault="00AF43E6" w:rsidP="00AF43E6">
      <w:pPr>
        <w:rPr>
          <w:rFonts w:ascii="Corbel" w:hAnsi="Corbel"/>
          <w:sz w:val="22"/>
          <w:szCs w:val="22"/>
        </w:rPr>
      </w:pPr>
      <w:r w:rsidRPr="00E67FAE">
        <w:rPr>
          <w:rFonts w:ascii="Corbel" w:hAnsi="Corbel"/>
          <w:sz w:val="22"/>
          <w:szCs w:val="22"/>
        </w:rPr>
        <w:br w:type="page"/>
      </w:r>
      <w:r w:rsidRPr="00E67FAE">
        <w:rPr>
          <w:rFonts w:ascii="Corbel" w:hAnsi="Corbel"/>
          <w:sz w:val="22"/>
          <w:szCs w:val="22"/>
        </w:rPr>
        <w:lastRenderedPageBreak/>
        <w:t>In onze voorbeelden zullen we uitgaan van het volgende ‘voorgaande’ bericht:</w:t>
      </w:r>
    </w:p>
    <w:p w14:paraId="767CDFD9" w14:textId="77777777" w:rsidR="00AF43E6" w:rsidRPr="00E67FAE" w:rsidRDefault="00AF43E6" w:rsidP="00AF43E6">
      <w:pPr>
        <w:rPr>
          <w:rFonts w:ascii="Corbel" w:hAnsi="Corbel"/>
          <w:sz w:val="22"/>
          <w:szCs w:val="22"/>
        </w:rPr>
      </w:pPr>
    </w:p>
    <w:p w14:paraId="767CDFD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E67FAE">
        <w:rPr>
          <w:rFonts w:ascii="Corbel" w:hAnsi="Corbel"/>
          <w:color w:val="000000"/>
          <w:sz w:val="22"/>
          <w:szCs w:val="22"/>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VoorgaandBericht</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ID_0000</w:t>
      </w:r>
      <w:r w:rsidRPr="0080609D">
        <w:rPr>
          <w:rFonts w:ascii="Courier New" w:hAnsi="Courier New" w:cs="Courier New"/>
          <w:color w:val="0000FF"/>
          <w:sz w:val="20"/>
          <w:szCs w:val="20"/>
          <w:highlight w:val="white"/>
        </w:rPr>
        <w:t>"&gt;</w:t>
      </w:r>
    </w:p>
    <w:p w14:paraId="767CDFD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t>...</w:t>
      </w:r>
    </w:p>
    <w:p w14:paraId="767CDFD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DFDD" w14:textId="77777777" w:rsidR="00AF43E6" w:rsidRPr="0080609D" w:rsidRDefault="00AF43E6" w:rsidP="00B750C1">
      <w:pPr>
        <w:rPr>
          <w:rFonts w:ascii="Courier New" w:hAnsi="Courier New" w:cs="Courier New"/>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sz w:val="20"/>
          <w:szCs w:val="20"/>
          <w:highlight w:val="white"/>
        </w:rPr>
        <w:t xml:space="preserve"> </w:t>
      </w:r>
      <w:r w:rsidRPr="0080609D">
        <w:rPr>
          <w:rFonts w:ascii="Courier New" w:hAnsi="Courier New" w:cs="Courier New"/>
          <w:color w:val="FF0000"/>
          <w:sz w:val="20"/>
          <w:szCs w:val="20"/>
          <w:highlight w:val="white"/>
        </w:rPr>
        <w:t>id</w:t>
      </w:r>
      <w:r w:rsidRPr="0080609D">
        <w:rPr>
          <w:rFonts w:ascii="Courier New" w:hAnsi="Courier New" w:cs="Courier New"/>
          <w:sz w:val="20"/>
          <w:szCs w:val="20"/>
          <w:highlight w:val="white"/>
        </w:rPr>
        <w:t>="ID_0100"</w:t>
      </w:r>
      <w:r w:rsidRPr="0080609D">
        <w:rPr>
          <w:rFonts w:ascii="Courier New" w:hAnsi="Courier New" w:cs="Courier New"/>
          <w:color w:val="0000FF"/>
          <w:sz w:val="20"/>
          <w:szCs w:val="20"/>
          <w:highlight w:val="white"/>
        </w:rPr>
        <w:t>&gt;</w:t>
      </w:r>
    </w:p>
    <w:p w14:paraId="767CDFDE"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0</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p>
    <w:p w14:paraId="767CDFD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1</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E0"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2</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DFE1"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3</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DFE2"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DFE3"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DFE4"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DFE5"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ID_0110</w:t>
      </w:r>
      <w:r w:rsidRPr="0080609D">
        <w:rPr>
          <w:rFonts w:ascii="Courier New" w:hAnsi="Courier New" w:cs="Courier New"/>
          <w:color w:val="0000FF"/>
          <w:sz w:val="20"/>
          <w:szCs w:val="20"/>
          <w:highlight w:val="white"/>
        </w:rPr>
        <w:t>"&gt;</w:t>
      </w:r>
    </w:p>
    <w:p w14:paraId="767CDFE6"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4</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p>
    <w:p w14:paraId="767CDFE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5</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E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6</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E9"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7</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p>
    <w:p w14:paraId="767CDFE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DFE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ID_0111</w:t>
      </w:r>
      <w:r w:rsidRPr="0080609D">
        <w:rPr>
          <w:rFonts w:ascii="Courier New" w:hAnsi="Courier New" w:cs="Courier New"/>
          <w:color w:val="0000FF"/>
          <w:sz w:val="20"/>
          <w:szCs w:val="20"/>
          <w:highlight w:val="white"/>
        </w:rPr>
        <w:t>"&gt;</w:t>
      </w:r>
    </w:p>
    <w:p w14:paraId="767CDFE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8</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p>
    <w:p w14:paraId="767CDFED"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9</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EE"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10</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E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11</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p>
    <w:p w14:paraId="767CDFF0"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DFF1" w14:textId="77777777" w:rsidR="00AF43E6" w:rsidRPr="0080609D" w:rsidRDefault="00AF43E6" w:rsidP="001F30D4">
      <w:pPr>
        <w:rPr>
          <w:rFonts w:ascii="Courier New" w:hAnsi="Courier New" w:cs="Courier New"/>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sz w:val="20"/>
          <w:szCs w:val="20"/>
          <w:highlight w:val="white"/>
        </w:rPr>
        <w: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DFF2"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VoorgaandBericht</w:t>
      </w:r>
      <w:r w:rsidRPr="0080609D">
        <w:rPr>
          <w:rFonts w:ascii="Courier New" w:hAnsi="Courier New" w:cs="Courier New"/>
          <w:color w:val="0000FF"/>
          <w:sz w:val="20"/>
          <w:szCs w:val="20"/>
          <w:highlight w:val="white"/>
        </w:rPr>
        <w:t>&gt;</w:t>
      </w:r>
    </w:p>
    <w:p w14:paraId="767CDFF3" w14:textId="77777777" w:rsidR="00AF43E6" w:rsidRPr="00E67FAE" w:rsidRDefault="00AF43E6" w:rsidP="00AF43E6">
      <w:pPr>
        <w:rPr>
          <w:rFonts w:ascii="Corbel" w:hAnsi="Corbel"/>
          <w:sz w:val="22"/>
          <w:szCs w:val="22"/>
        </w:rPr>
      </w:pPr>
    </w:p>
    <w:p w14:paraId="767CDFF4" w14:textId="77777777" w:rsidR="00AF43E6" w:rsidRPr="00E67FAE" w:rsidRDefault="00AF43E6" w:rsidP="00AF43E6">
      <w:pPr>
        <w:rPr>
          <w:rFonts w:ascii="Corbel" w:hAnsi="Corbel"/>
          <w:sz w:val="22"/>
          <w:szCs w:val="22"/>
        </w:rPr>
      </w:pPr>
    </w:p>
    <w:p w14:paraId="767CDFF5" w14:textId="77777777" w:rsidR="00AF43E6" w:rsidRPr="00E67FAE" w:rsidRDefault="00AF43E6" w:rsidP="00B750C1">
      <w:pPr>
        <w:rPr>
          <w:rFonts w:ascii="Corbel" w:hAnsi="Corbel"/>
          <w:sz w:val="22"/>
          <w:szCs w:val="22"/>
        </w:rPr>
      </w:pPr>
      <w:r w:rsidRPr="00E67FAE">
        <w:rPr>
          <w:rFonts w:ascii="Corbel" w:hAnsi="Corbel"/>
        </w:rPr>
        <w:br w:type="page"/>
      </w:r>
      <w:r w:rsidRPr="00E67FAE">
        <w:rPr>
          <w:rFonts w:ascii="Corbel" w:hAnsi="Corbel"/>
          <w:sz w:val="22"/>
          <w:szCs w:val="22"/>
        </w:rPr>
        <w:lastRenderedPageBreak/>
        <w:t xml:space="preserve">Stel dat we een bericht aanmaken met dezelfde ComplexElements, maar andere aantallen. </w:t>
      </w:r>
    </w:p>
    <w:p w14:paraId="767CDFF6" w14:textId="77777777" w:rsidR="00AF43E6" w:rsidRPr="00E67FAE" w:rsidRDefault="00AF43E6" w:rsidP="00AF43E6">
      <w:pPr>
        <w:rPr>
          <w:rFonts w:ascii="Corbel" w:hAnsi="Corbel"/>
          <w:sz w:val="22"/>
          <w:szCs w:val="22"/>
        </w:rPr>
      </w:pPr>
    </w:p>
    <w:p w14:paraId="767CDFF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E67FAE">
        <w:rPr>
          <w:rFonts w:ascii="Corbel" w:hAnsi="Corbel"/>
          <w:color w:val="000000"/>
          <w:sz w:val="22"/>
          <w:szCs w:val="22"/>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BerichtEen</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ID_0001</w:t>
      </w:r>
      <w:r w:rsidRPr="0080609D">
        <w:rPr>
          <w:rFonts w:ascii="Courier New" w:hAnsi="Courier New" w:cs="Courier New"/>
          <w:color w:val="0000FF"/>
          <w:sz w:val="20"/>
          <w:szCs w:val="20"/>
          <w:highlight w:val="white"/>
        </w:rPr>
        <w:t>"&gt;</w:t>
      </w:r>
    </w:p>
    <w:p w14:paraId="767CDFF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t>...</w:t>
      </w:r>
    </w:p>
    <w:p w14:paraId="767CDFF9"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DFFA" w14:textId="77777777" w:rsidR="00AF43E6" w:rsidRPr="0080609D" w:rsidRDefault="00AF43E6" w:rsidP="001F30D4">
      <w:pPr>
        <w:rPr>
          <w:rFonts w:ascii="Courier New" w:hAnsi="Courier New" w:cs="Courier New"/>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 xml:space="preserve">CeVoorbeeldX </w:t>
      </w:r>
      <w:r w:rsidRPr="0080609D">
        <w:rPr>
          <w:rFonts w:ascii="Courier New" w:hAnsi="Courier New" w:cs="Courier New"/>
          <w:color w:val="FF0000"/>
          <w:sz w:val="20"/>
          <w:szCs w:val="20"/>
          <w:highlight w:val="white"/>
        </w:rPr>
        <w:t>id</w:t>
      </w:r>
      <w:r w:rsidRPr="0080609D">
        <w:rPr>
          <w:rFonts w:ascii="Courier New" w:hAnsi="Courier New" w:cs="Courier New"/>
          <w:color w:val="0000FF"/>
          <w:sz w:val="20"/>
          <w:szCs w:val="20"/>
          <w:highlight w:val="white"/>
        </w:rPr>
        <w:t>=</w:t>
      </w:r>
      <w:r w:rsidRPr="0080609D">
        <w:rPr>
          <w:rFonts w:ascii="Courier New" w:hAnsi="Courier New" w:cs="Courier New"/>
          <w:sz w:val="20"/>
          <w:szCs w:val="20"/>
          <w:highlight w:val="white"/>
        </w:rPr>
        <w:t>"ID_1100"</w:t>
      </w:r>
      <w:r w:rsidRPr="0080609D">
        <w:rPr>
          <w:rFonts w:ascii="Courier New" w:hAnsi="Courier New" w:cs="Courier New"/>
          <w:color w:val="0000FF"/>
          <w:sz w:val="20"/>
          <w:szCs w:val="20"/>
          <w:highlight w:val="white"/>
        </w:rPr>
        <w:t>&gt;</w:t>
      </w:r>
    </w:p>
    <w:p w14:paraId="767CDFF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0</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p>
    <w:p w14:paraId="767CDFF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1</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DFFD"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2</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DFFE"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3</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DFF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E000"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ID_1101</w:t>
      </w:r>
      <w:r w:rsidRPr="0080609D">
        <w:rPr>
          <w:rFonts w:ascii="Courier New" w:hAnsi="Courier New" w:cs="Courier New"/>
          <w:color w:val="0000FF"/>
          <w:sz w:val="20"/>
          <w:szCs w:val="20"/>
          <w:highlight w:val="white"/>
        </w:rPr>
        <w:t>"&gt;</w:t>
      </w:r>
    </w:p>
    <w:p w14:paraId="767CE001"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p>
    <w:p w14:paraId="767CE002"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03"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04"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05"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E006"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w:t>
      </w:r>
      <w:r w:rsidRPr="0080609D">
        <w:rPr>
          <w:rFonts w:ascii="Courier New" w:hAnsi="Courier New" w:cs="Courier New"/>
          <w:color w:val="0000FF"/>
          <w:sz w:val="20"/>
          <w:szCs w:val="20"/>
          <w:highlight w:val="white"/>
        </w:rPr>
        <w:t>&gt;</w:t>
      </w:r>
    </w:p>
    <w:p w14:paraId="767CE00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E00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ID_1112</w:t>
      </w:r>
      <w:r w:rsidRPr="0080609D">
        <w:rPr>
          <w:rFonts w:ascii="Courier New" w:hAnsi="Courier New" w:cs="Courier New"/>
          <w:color w:val="0000FF"/>
          <w:sz w:val="20"/>
          <w:szCs w:val="20"/>
          <w:highlight w:val="white"/>
        </w:rPr>
        <w:t>"&gt;</w:t>
      </w:r>
    </w:p>
    <w:p w14:paraId="767CE009"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4</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p>
    <w:p w14:paraId="767CE00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5</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0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6</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0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7</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p>
    <w:p w14:paraId="767CE00D"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E00E" w14:textId="77777777" w:rsidR="00AF43E6" w:rsidRPr="0080609D" w:rsidRDefault="00AF43E6" w:rsidP="001F30D4">
      <w:pPr>
        <w:rPr>
          <w:rFonts w:ascii="Courier New" w:hAnsi="Courier New" w:cs="Courier New"/>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sz w:val="20"/>
          <w:szCs w:val="20"/>
          <w:highlight w:val="white"/>
        </w:rPr>
        <w:t>/</w:t>
      </w:r>
      <w:r w:rsidRPr="0080609D">
        <w:rPr>
          <w:rFonts w:ascii="Courier New" w:hAnsi="Courier New" w:cs="Courier New"/>
          <w:color w:val="800000"/>
          <w:sz w:val="20"/>
          <w:szCs w:val="20"/>
          <w:highlight w:val="white"/>
        </w:rPr>
        <w:t>ceVoorbeeldY</w:t>
      </w:r>
      <w:r w:rsidRPr="0080609D">
        <w:rPr>
          <w:rFonts w:ascii="Courier New" w:hAnsi="Courier New" w:cs="Courier New"/>
          <w:color w:val="0000FF"/>
          <w:sz w:val="20"/>
          <w:szCs w:val="20"/>
          <w:highlight w:val="white"/>
        </w:rPr>
        <w:t>&gt;</w:t>
      </w:r>
    </w:p>
    <w:p w14:paraId="767CE00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BerichtEen</w:t>
      </w:r>
      <w:r w:rsidRPr="0080609D">
        <w:rPr>
          <w:rFonts w:ascii="Courier New" w:hAnsi="Courier New" w:cs="Courier New"/>
          <w:color w:val="0000FF"/>
          <w:sz w:val="20"/>
          <w:szCs w:val="20"/>
          <w:highlight w:val="white"/>
        </w:rPr>
        <w:t>&gt;</w:t>
      </w:r>
    </w:p>
    <w:p w14:paraId="767CE010" w14:textId="77777777" w:rsidR="00AF43E6" w:rsidRPr="00E67FAE" w:rsidRDefault="00AF43E6" w:rsidP="00AF43E6">
      <w:pPr>
        <w:rPr>
          <w:rFonts w:ascii="Corbel" w:hAnsi="Corbel"/>
          <w:sz w:val="22"/>
          <w:szCs w:val="22"/>
        </w:rPr>
      </w:pPr>
    </w:p>
    <w:p w14:paraId="767CE011" w14:textId="77777777" w:rsidR="00AF43E6" w:rsidRPr="00E67FAE" w:rsidRDefault="00AF43E6" w:rsidP="00AF43E6">
      <w:pPr>
        <w:rPr>
          <w:rFonts w:ascii="Corbel" w:hAnsi="Corbel"/>
          <w:sz w:val="22"/>
          <w:szCs w:val="22"/>
        </w:rPr>
      </w:pPr>
      <w:r w:rsidRPr="00E67FAE">
        <w:rPr>
          <w:rFonts w:ascii="Corbel" w:hAnsi="Corbel"/>
          <w:sz w:val="22"/>
          <w:szCs w:val="22"/>
        </w:rPr>
        <w:t>Daar alle ComplexElements ook in het voorgaande bericht zaten zijn de ComplexElements niet aan te passen met uitzondering van de elementen in het ComplexElement “</w:t>
      </w:r>
      <w:r w:rsidRPr="00E67FAE">
        <w:rPr>
          <w:rFonts w:ascii="Corbel" w:hAnsi="Corbel"/>
          <w:color w:val="000000"/>
          <w:sz w:val="22"/>
          <w:szCs w:val="22"/>
          <w:highlight w:val="white"/>
        </w:rPr>
        <w:t>ID_1101</w:t>
      </w:r>
      <w:r w:rsidRPr="00E67FAE">
        <w:rPr>
          <w:rFonts w:ascii="Corbel" w:hAnsi="Corbel"/>
          <w:color w:val="000000"/>
          <w:sz w:val="22"/>
          <w:szCs w:val="22"/>
        </w:rPr>
        <w:t>”</w:t>
      </w:r>
      <w:r w:rsidRPr="00E67FAE">
        <w:rPr>
          <w:rFonts w:ascii="Corbel" w:hAnsi="Corbel"/>
          <w:sz w:val="22"/>
          <w:szCs w:val="22"/>
        </w:rPr>
        <w:t>.</w:t>
      </w:r>
    </w:p>
    <w:p w14:paraId="767CE012" w14:textId="77777777" w:rsidR="00AF43E6" w:rsidRPr="00E67FAE" w:rsidRDefault="00AF43E6" w:rsidP="00B750C1">
      <w:pPr>
        <w:rPr>
          <w:rFonts w:ascii="Corbel" w:hAnsi="Corbel"/>
          <w:sz w:val="22"/>
          <w:szCs w:val="22"/>
        </w:rPr>
      </w:pPr>
      <w:r w:rsidRPr="00E67FAE">
        <w:rPr>
          <w:rFonts w:ascii="Corbel" w:hAnsi="Corbel"/>
        </w:rPr>
        <w:br w:type="page"/>
      </w:r>
      <w:r w:rsidRPr="00E67FAE">
        <w:rPr>
          <w:rFonts w:ascii="Corbel" w:hAnsi="Corbel"/>
          <w:sz w:val="22"/>
          <w:szCs w:val="22"/>
        </w:rPr>
        <w:lastRenderedPageBreak/>
        <w:t xml:space="preserve">Stel dat we een bericht aanmaken met andere ComplexElements, maar dezelfde SimpleElements binnen de ComplexElements. </w:t>
      </w:r>
    </w:p>
    <w:p w14:paraId="767CE013" w14:textId="77777777" w:rsidR="00AF43E6" w:rsidRPr="00E67FAE" w:rsidRDefault="00AF43E6" w:rsidP="00AF43E6">
      <w:pPr>
        <w:rPr>
          <w:rFonts w:ascii="Corbel" w:hAnsi="Corbel"/>
          <w:sz w:val="22"/>
          <w:szCs w:val="22"/>
        </w:rPr>
      </w:pPr>
    </w:p>
    <w:p w14:paraId="767CE014"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BerichtEen</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ID_0002</w:t>
      </w:r>
      <w:r w:rsidRPr="0080609D">
        <w:rPr>
          <w:rFonts w:ascii="Courier New" w:hAnsi="Courier New" w:cs="Courier New"/>
          <w:color w:val="0000FF"/>
          <w:sz w:val="20"/>
          <w:szCs w:val="20"/>
          <w:highlight w:val="white"/>
        </w:rPr>
        <w:t>"&gt;</w:t>
      </w:r>
    </w:p>
    <w:p w14:paraId="767CE015"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t>...</w:t>
      </w:r>
    </w:p>
    <w:p w14:paraId="767CE016"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ceVoorbeeldXadj</w:t>
      </w:r>
      <w:r w:rsidRPr="0080609D">
        <w:rPr>
          <w:rFonts w:ascii="Courier New" w:hAnsi="Courier New" w:cs="Courier New"/>
          <w:color w:val="0000FF"/>
          <w:sz w:val="20"/>
          <w:szCs w:val="20"/>
          <w:highlight w:val="white"/>
        </w:rPr>
        <w:t>&gt;</w:t>
      </w:r>
    </w:p>
    <w:p w14:paraId="767CE01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ID_2120</w:t>
      </w:r>
      <w:r w:rsidRPr="0080609D">
        <w:rPr>
          <w:rFonts w:ascii="Courier New" w:hAnsi="Courier New" w:cs="Courier New"/>
          <w:color w:val="0000FF"/>
          <w:sz w:val="20"/>
          <w:szCs w:val="20"/>
          <w:highlight w:val="white"/>
        </w:rPr>
        <w:t>"&gt;</w:t>
      </w:r>
    </w:p>
    <w:p w14:paraId="767CE01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0</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p>
    <w:p w14:paraId="767CE019"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1</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1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2</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1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3</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1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CeVoorbeeldXadj</w:t>
      </w:r>
      <w:r w:rsidRPr="0080609D">
        <w:rPr>
          <w:rFonts w:ascii="Courier New" w:hAnsi="Courier New" w:cs="Courier New"/>
          <w:color w:val="0000FF"/>
          <w:sz w:val="20"/>
          <w:szCs w:val="20"/>
          <w:highlight w:val="white"/>
        </w:rPr>
        <w:t>&gt;</w:t>
      </w:r>
    </w:p>
    <w:p w14:paraId="767CE01D"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ceVoorbeeldXadj</w:t>
      </w:r>
      <w:r w:rsidRPr="0080609D">
        <w:rPr>
          <w:rFonts w:ascii="Courier New" w:hAnsi="Courier New" w:cs="Courier New"/>
          <w:color w:val="0000FF"/>
          <w:sz w:val="20"/>
          <w:szCs w:val="20"/>
          <w:highlight w:val="white"/>
        </w:rPr>
        <w:t>&gt;</w:t>
      </w:r>
    </w:p>
    <w:p w14:paraId="767CE01E"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0000FF"/>
          <w:sz w:val="20"/>
          <w:szCs w:val="20"/>
          <w:highlight w:val="white"/>
        </w:rPr>
        <w:t>&gt;</w:t>
      </w:r>
    </w:p>
    <w:p w14:paraId="767CE01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ID_2130</w:t>
      </w:r>
      <w:r w:rsidRPr="0080609D">
        <w:rPr>
          <w:rFonts w:ascii="Courier New" w:hAnsi="Courier New" w:cs="Courier New"/>
          <w:color w:val="0000FF"/>
          <w:sz w:val="20"/>
          <w:szCs w:val="20"/>
          <w:highlight w:val="white"/>
        </w:rPr>
        <w:t>"&gt;</w:t>
      </w:r>
    </w:p>
    <w:p w14:paraId="767CE020"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&gt;&lt;/</w:t>
      </w:r>
      <w:r w:rsidRPr="0080609D">
        <w:rPr>
          <w:rFonts w:ascii="Courier New" w:hAnsi="Courier New" w:cs="Courier New"/>
          <w:color w:val="800000"/>
          <w:sz w:val="20"/>
          <w:szCs w:val="20"/>
          <w:highlight w:val="white"/>
        </w:rPr>
        <w:t>a</w:t>
      </w:r>
      <w:r w:rsidRPr="0080609D">
        <w:rPr>
          <w:rFonts w:ascii="Courier New" w:hAnsi="Courier New" w:cs="Courier New"/>
          <w:color w:val="0000FF"/>
          <w:sz w:val="20"/>
          <w:szCs w:val="20"/>
          <w:highlight w:val="white"/>
        </w:rPr>
        <w:t>&gt;</w:t>
      </w:r>
    </w:p>
    <w:p w14:paraId="767CE021"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5</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22"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2</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23"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3</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w:t>
      </w:r>
      <w:r w:rsidRPr="0080609D">
        <w:rPr>
          <w:rFonts w:ascii="Courier New" w:hAnsi="Courier New" w:cs="Courier New"/>
          <w:color w:val="0000FF"/>
          <w:sz w:val="20"/>
          <w:szCs w:val="20"/>
          <w:highlight w:val="white"/>
        </w:rPr>
        <w:t>&gt;</w:t>
      </w:r>
    </w:p>
    <w:p w14:paraId="767CE024"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0000FF"/>
          <w:sz w:val="20"/>
          <w:szCs w:val="20"/>
          <w:highlight w:val="white"/>
        </w:rPr>
        <w:t>&gt;</w:t>
      </w:r>
    </w:p>
    <w:p w14:paraId="767CE025"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ID_2131</w:t>
      </w:r>
      <w:r w:rsidRPr="0080609D">
        <w:rPr>
          <w:rFonts w:ascii="Courier New" w:hAnsi="Courier New" w:cs="Courier New"/>
          <w:color w:val="0000FF"/>
          <w:sz w:val="20"/>
          <w:szCs w:val="20"/>
          <w:highlight w:val="white"/>
        </w:rPr>
        <w:t>"&gt;</w:t>
      </w:r>
    </w:p>
    <w:p w14:paraId="767CE026"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4</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d</w:t>
      </w:r>
      <w:r w:rsidRPr="0080609D">
        <w:rPr>
          <w:rFonts w:ascii="Courier New" w:hAnsi="Courier New" w:cs="Courier New"/>
          <w:color w:val="0000FF"/>
          <w:sz w:val="20"/>
          <w:szCs w:val="20"/>
          <w:highlight w:val="white"/>
        </w:rPr>
        <w:t>&gt;</w:t>
      </w:r>
    </w:p>
    <w:p w14:paraId="767CE02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6</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2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9</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w:t>
      </w:r>
      <w:r w:rsidRPr="0080609D">
        <w:rPr>
          <w:rFonts w:ascii="Courier New" w:hAnsi="Courier New" w:cs="Courier New"/>
          <w:color w:val="0000FF"/>
          <w:sz w:val="20"/>
          <w:szCs w:val="20"/>
          <w:highlight w:val="white"/>
        </w:rPr>
        <w:t>&gt;</w:t>
      </w:r>
    </w:p>
    <w:p w14:paraId="767CE029"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7</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w:t>
      </w:r>
      <w:r w:rsidRPr="0080609D">
        <w:rPr>
          <w:rFonts w:ascii="Courier New" w:hAnsi="Courier New" w:cs="Courier New"/>
          <w:color w:val="0000FF"/>
          <w:sz w:val="20"/>
          <w:szCs w:val="20"/>
          <w:highlight w:val="white"/>
        </w:rPr>
        <w:t>&gt;</w:t>
      </w:r>
    </w:p>
    <w:p w14:paraId="767CE02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0000FF"/>
          <w:sz w:val="20"/>
          <w:szCs w:val="20"/>
          <w:highlight w:val="white"/>
        </w:rPr>
        <w:t>&gt;</w:t>
      </w:r>
    </w:p>
    <w:p w14:paraId="767CE02B" w14:textId="77777777" w:rsidR="00AF43E6" w:rsidRPr="0080609D" w:rsidRDefault="00AF43E6" w:rsidP="001F30D4">
      <w:pPr>
        <w:rPr>
          <w:rFonts w:ascii="Courier New" w:hAnsi="Courier New" w:cs="Courier New"/>
          <w:color w:val="8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/ceVoorbeeldYadj</w:t>
      </w:r>
      <w:r w:rsidRPr="0080609D">
        <w:rPr>
          <w:rFonts w:ascii="Courier New" w:hAnsi="Courier New" w:cs="Courier New"/>
          <w:color w:val="0000FF"/>
          <w:sz w:val="20"/>
          <w:szCs w:val="20"/>
          <w:highlight w:val="white"/>
        </w:rPr>
        <w:t>&gt;</w:t>
      </w:r>
    </w:p>
    <w:p w14:paraId="767CE02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BerichtEen</w:t>
      </w:r>
      <w:r w:rsidRPr="0080609D">
        <w:rPr>
          <w:rFonts w:ascii="Courier New" w:hAnsi="Courier New" w:cs="Courier New"/>
          <w:color w:val="0000FF"/>
          <w:sz w:val="20"/>
          <w:szCs w:val="20"/>
          <w:highlight w:val="white"/>
        </w:rPr>
        <w:t>&gt;</w:t>
      </w:r>
    </w:p>
    <w:p w14:paraId="767CE02D" w14:textId="77777777" w:rsidR="00AF43E6" w:rsidRPr="00E67FAE" w:rsidRDefault="00AF43E6" w:rsidP="00AF43E6">
      <w:pPr>
        <w:rPr>
          <w:rFonts w:ascii="Corbel" w:hAnsi="Corbel"/>
          <w:sz w:val="22"/>
          <w:szCs w:val="22"/>
        </w:rPr>
      </w:pPr>
    </w:p>
    <w:p w14:paraId="767CE02E" w14:textId="77777777" w:rsidR="00AF43E6" w:rsidRPr="00E67FAE" w:rsidRDefault="00AF43E6" w:rsidP="00AF43E6">
      <w:pPr>
        <w:rPr>
          <w:rFonts w:ascii="Corbel" w:hAnsi="Corbel"/>
          <w:sz w:val="22"/>
          <w:szCs w:val="22"/>
        </w:rPr>
      </w:pPr>
    </w:p>
    <w:p w14:paraId="767CE02F" w14:textId="77777777" w:rsidR="00AF43E6" w:rsidRPr="00E67FAE" w:rsidRDefault="00AF43E6" w:rsidP="00AF43E6">
      <w:pPr>
        <w:rPr>
          <w:rFonts w:ascii="Corbel" w:hAnsi="Corbel"/>
          <w:sz w:val="22"/>
          <w:szCs w:val="22"/>
        </w:rPr>
      </w:pPr>
      <w:r w:rsidRPr="00E67FAE">
        <w:rPr>
          <w:rFonts w:ascii="Corbel" w:hAnsi="Corbel"/>
          <w:sz w:val="22"/>
          <w:szCs w:val="22"/>
        </w:rPr>
        <w:t>Daar alle SimpleElements ook in het voorgaande bericht zaten zijn de SimpleElements niet aan te passen.</w:t>
      </w:r>
    </w:p>
    <w:p w14:paraId="767CE030" w14:textId="77777777" w:rsidR="00AF43E6" w:rsidRPr="00E67FAE" w:rsidRDefault="00AF43E6" w:rsidP="00AF43E6">
      <w:pPr>
        <w:rPr>
          <w:rFonts w:ascii="Corbel" w:hAnsi="Corbel"/>
          <w:sz w:val="22"/>
          <w:szCs w:val="22"/>
        </w:rPr>
      </w:pPr>
    </w:p>
    <w:p w14:paraId="767CE031" w14:textId="77777777" w:rsidR="00AF43E6" w:rsidRPr="00E67FAE" w:rsidRDefault="00AF43E6" w:rsidP="00AF43E6">
      <w:pPr>
        <w:rPr>
          <w:rFonts w:ascii="Corbel" w:hAnsi="Corbel"/>
          <w:sz w:val="22"/>
          <w:szCs w:val="22"/>
        </w:rPr>
      </w:pPr>
      <w:r w:rsidRPr="00E67FAE">
        <w:rPr>
          <w:rFonts w:ascii="Corbel" w:hAnsi="Corbel"/>
          <w:sz w:val="22"/>
          <w:szCs w:val="22"/>
        </w:rPr>
        <w:t>Typische eigenschappen:</w:t>
      </w:r>
    </w:p>
    <w:p w14:paraId="767CE032" w14:textId="77777777" w:rsidR="00AF43E6" w:rsidRPr="00E67FAE" w:rsidRDefault="00AF43E6" w:rsidP="00AF43E6">
      <w:pPr>
        <w:widowControl/>
        <w:numPr>
          <w:ilvl w:val="0"/>
          <w:numId w:val="10"/>
        </w:numPr>
        <w:suppressAutoHyphens w:val="0"/>
        <w:rPr>
          <w:rFonts w:ascii="Corbel" w:hAnsi="Corbel"/>
          <w:sz w:val="22"/>
          <w:szCs w:val="22"/>
        </w:rPr>
      </w:pPr>
      <w:r w:rsidRPr="00E67FAE">
        <w:rPr>
          <w:rFonts w:ascii="Corbel" w:hAnsi="Corbel"/>
          <w:sz w:val="22"/>
          <w:szCs w:val="22"/>
        </w:rPr>
        <w:t xml:space="preserve">a en c komen meer keren voor dan in het voorgaande bericht, we starten bij het vullen van c steeds weer opnieuw, dit </w:t>
      </w:r>
      <w:r w:rsidR="00BC57CF" w:rsidRPr="00E67FAE">
        <w:rPr>
          <w:rFonts w:ascii="Corbel" w:hAnsi="Corbel"/>
          <w:sz w:val="22"/>
          <w:szCs w:val="22"/>
        </w:rPr>
        <w:t xml:space="preserve">gebeurt </w:t>
      </w:r>
      <w:r w:rsidRPr="00E67FAE">
        <w:rPr>
          <w:rFonts w:ascii="Corbel" w:hAnsi="Corbel"/>
          <w:sz w:val="22"/>
          <w:szCs w:val="22"/>
        </w:rPr>
        <w:t xml:space="preserve">tevens bij a alhoewel deze slechts </w:t>
      </w:r>
      <w:r w:rsidR="00BC57CF" w:rsidRPr="00E67FAE">
        <w:rPr>
          <w:rFonts w:ascii="Corbel" w:hAnsi="Corbel"/>
          <w:sz w:val="22"/>
          <w:szCs w:val="22"/>
        </w:rPr>
        <w:t xml:space="preserve">één </w:t>
      </w:r>
      <w:r w:rsidRPr="00E67FAE">
        <w:rPr>
          <w:rFonts w:ascii="Corbel" w:hAnsi="Corbel"/>
          <w:sz w:val="22"/>
          <w:szCs w:val="22"/>
        </w:rPr>
        <w:t>waarde heeft</w:t>
      </w:r>
      <w:r w:rsidR="00BC57CF" w:rsidRPr="00E67FAE">
        <w:rPr>
          <w:rFonts w:ascii="Corbel" w:hAnsi="Corbel"/>
          <w:sz w:val="22"/>
          <w:szCs w:val="22"/>
        </w:rPr>
        <w:t>.</w:t>
      </w:r>
    </w:p>
    <w:p w14:paraId="767CE033" w14:textId="77777777" w:rsidR="00AF43E6" w:rsidRPr="00E67FAE" w:rsidRDefault="00AF43E6" w:rsidP="00AF43E6">
      <w:pPr>
        <w:widowControl/>
        <w:numPr>
          <w:ilvl w:val="0"/>
          <w:numId w:val="10"/>
        </w:numPr>
        <w:suppressAutoHyphens w:val="0"/>
        <w:rPr>
          <w:rFonts w:ascii="Corbel" w:hAnsi="Corbel"/>
          <w:sz w:val="22"/>
          <w:szCs w:val="22"/>
        </w:rPr>
      </w:pPr>
      <w:r w:rsidRPr="00E67FAE">
        <w:rPr>
          <w:rFonts w:ascii="Corbel" w:hAnsi="Corbel"/>
          <w:sz w:val="22"/>
          <w:szCs w:val="22"/>
        </w:rPr>
        <w:t>b komt minder vaak voor dan in het voorgaande bericht, we komen hier dus niet volle</w:t>
      </w:r>
      <w:r w:rsidR="00BC57CF" w:rsidRPr="00E67FAE">
        <w:rPr>
          <w:rFonts w:ascii="Corbel" w:hAnsi="Corbel"/>
          <w:sz w:val="22"/>
          <w:szCs w:val="22"/>
        </w:rPr>
        <w:softHyphen/>
      </w:r>
      <w:r w:rsidRPr="00E67FAE">
        <w:rPr>
          <w:rFonts w:ascii="Corbel" w:hAnsi="Corbel"/>
          <w:sz w:val="22"/>
          <w:szCs w:val="22"/>
        </w:rPr>
        <w:t>dig uit met de telling. Wat hier belangrijk is dat we de volgorde van het voorgaande bericht aanhouden zonder dat we kijken naar ComplexElements</w:t>
      </w:r>
      <w:r w:rsidR="00BC57CF" w:rsidRPr="00E67FAE">
        <w:rPr>
          <w:rFonts w:ascii="Corbel" w:hAnsi="Corbel"/>
          <w:sz w:val="22"/>
          <w:szCs w:val="22"/>
        </w:rPr>
        <w:t>.</w:t>
      </w:r>
    </w:p>
    <w:p w14:paraId="767CE034" w14:textId="77777777" w:rsidR="00AF43E6" w:rsidRPr="00E67FAE" w:rsidRDefault="00AF43E6" w:rsidP="00AF43E6">
      <w:pPr>
        <w:rPr>
          <w:rFonts w:ascii="Corbel" w:hAnsi="Corbel"/>
          <w:sz w:val="22"/>
          <w:szCs w:val="22"/>
        </w:rPr>
      </w:pPr>
      <w:r w:rsidRPr="00E67FAE">
        <w:rPr>
          <w:rFonts w:ascii="Corbel" w:hAnsi="Corbel"/>
          <w:sz w:val="22"/>
          <w:szCs w:val="22"/>
        </w:rPr>
        <w:br w:type="page"/>
      </w:r>
      <w:r w:rsidRPr="00E67FAE">
        <w:rPr>
          <w:rFonts w:ascii="Corbel" w:hAnsi="Corbel"/>
          <w:sz w:val="22"/>
          <w:szCs w:val="22"/>
        </w:rPr>
        <w:lastRenderedPageBreak/>
        <w:t xml:space="preserve">Stel dat we een bericht aanmaken met andere ComplexElements. </w:t>
      </w:r>
    </w:p>
    <w:p w14:paraId="767CE035" w14:textId="77777777" w:rsidR="00AF43E6" w:rsidRPr="00E67FAE" w:rsidRDefault="00AF43E6" w:rsidP="00AF43E6">
      <w:pPr>
        <w:rPr>
          <w:rFonts w:ascii="Corbel" w:hAnsi="Corbel"/>
          <w:sz w:val="22"/>
          <w:szCs w:val="22"/>
        </w:rPr>
      </w:pPr>
    </w:p>
    <w:p w14:paraId="767CE036"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BerichtTwee</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ID_0003</w:t>
      </w:r>
      <w:r w:rsidRPr="0080609D">
        <w:rPr>
          <w:rFonts w:ascii="Courier New" w:hAnsi="Courier New" w:cs="Courier New"/>
          <w:color w:val="0000FF"/>
          <w:sz w:val="20"/>
          <w:szCs w:val="20"/>
          <w:highlight w:val="white"/>
        </w:rPr>
        <w:t>"&gt;</w:t>
      </w:r>
    </w:p>
    <w:p w14:paraId="767CE037"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t>...</w:t>
      </w:r>
    </w:p>
    <w:p w14:paraId="767CE038"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ceVoorbeeldZ</w:t>
      </w:r>
      <w:r w:rsidRPr="0080609D">
        <w:rPr>
          <w:rFonts w:ascii="Courier New" w:hAnsi="Courier New" w:cs="Courier New"/>
          <w:color w:val="0000FF"/>
          <w:sz w:val="20"/>
          <w:szCs w:val="20"/>
          <w:highlight w:val="white"/>
        </w:rPr>
        <w:t>&gt;</w:t>
      </w:r>
    </w:p>
    <w:p w14:paraId="767CE039" w14:textId="77777777" w:rsidR="00AF43E6" w:rsidRPr="0080609D" w:rsidRDefault="00AF43E6" w:rsidP="001F30D4">
      <w:pPr>
        <w:rPr>
          <w:rFonts w:ascii="Courier New" w:hAnsi="Courier New" w:cs="Courier New"/>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CeVoorbeeldZ</w:t>
      </w:r>
      <w:r w:rsidRPr="0080609D">
        <w:rPr>
          <w:rFonts w:ascii="Courier New" w:hAnsi="Courier New" w:cs="Courier New"/>
          <w:sz w:val="20"/>
          <w:szCs w:val="20"/>
          <w:highlight w:val="white"/>
        </w:rPr>
        <w:t xml:space="preserve"> </w:t>
      </w:r>
      <w:r w:rsidRPr="0080609D">
        <w:rPr>
          <w:rFonts w:ascii="Courier New" w:hAnsi="Courier New" w:cs="Courier New"/>
          <w:color w:val="FF0000"/>
          <w:sz w:val="20"/>
          <w:szCs w:val="20"/>
          <w:highlight w:val="white"/>
        </w:rPr>
        <w:t>id</w:t>
      </w:r>
      <w:r w:rsidRPr="0080609D">
        <w:rPr>
          <w:rFonts w:ascii="Courier New" w:hAnsi="Courier New" w:cs="Courier New"/>
          <w:color w:val="0000FF"/>
          <w:sz w:val="20"/>
          <w:szCs w:val="20"/>
          <w:highlight w:val="white"/>
        </w:rPr>
        <w:t>=</w:t>
      </w:r>
      <w:r w:rsidRPr="0080609D">
        <w:rPr>
          <w:rFonts w:ascii="Courier New" w:hAnsi="Courier New" w:cs="Courier New"/>
          <w:sz w:val="20"/>
          <w:szCs w:val="20"/>
          <w:highlight w:val="white"/>
        </w:rPr>
        <w:t>"ID_3140"</w:t>
      </w:r>
      <w:r w:rsidRPr="0080609D">
        <w:rPr>
          <w:rFonts w:ascii="Courier New" w:hAnsi="Courier New" w:cs="Courier New"/>
          <w:color w:val="0000FF"/>
          <w:sz w:val="20"/>
          <w:szCs w:val="20"/>
          <w:highlight w:val="white"/>
        </w:rPr>
        <w:t>&gt;</w:t>
      </w:r>
    </w:p>
    <w:p w14:paraId="767CE03A"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h</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1000</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h</w:t>
      </w:r>
      <w:r w:rsidRPr="0080609D">
        <w:rPr>
          <w:rFonts w:ascii="Courier New" w:hAnsi="Courier New" w:cs="Courier New"/>
          <w:color w:val="0000FF"/>
          <w:sz w:val="20"/>
          <w:szCs w:val="20"/>
          <w:highlight w:val="white"/>
          <w:lang w:val="pt-BR"/>
        </w:rPr>
        <w:t>&gt;</w:t>
      </w:r>
    </w:p>
    <w:p w14:paraId="767CE03B"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b</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1</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b</w:t>
      </w:r>
      <w:r w:rsidRPr="0080609D">
        <w:rPr>
          <w:rFonts w:ascii="Courier New" w:hAnsi="Courier New" w:cs="Courier New"/>
          <w:color w:val="0000FF"/>
          <w:sz w:val="20"/>
          <w:szCs w:val="20"/>
          <w:highlight w:val="white"/>
          <w:lang w:val="pt-BR"/>
        </w:rPr>
        <w:t>&gt;</w:t>
      </w:r>
    </w:p>
    <w:p w14:paraId="767CE03C"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a</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0</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a</w:t>
      </w:r>
      <w:r w:rsidRPr="0080609D">
        <w:rPr>
          <w:rFonts w:ascii="Courier New" w:hAnsi="Courier New" w:cs="Courier New"/>
          <w:color w:val="0000FF"/>
          <w:sz w:val="20"/>
          <w:szCs w:val="20"/>
          <w:highlight w:val="white"/>
          <w:lang w:val="pt-BR"/>
        </w:rPr>
        <w:t>&gt;</w:t>
      </w:r>
    </w:p>
    <w:p w14:paraId="767CE03D"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a</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0</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a</w:t>
      </w:r>
      <w:r w:rsidRPr="0080609D">
        <w:rPr>
          <w:rFonts w:ascii="Courier New" w:hAnsi="Courier New" w:cs="Courier New"/>
          <w:color w:val="0000FF"/>
          <w:sz w:val="20"/>
          <w:szCs w:val="20"/>
          <w:highlight w:val="white"/>
          <w:lang w:val="pt-BR"/>
        </w:rPr>
        <w:t>&gt;</w:t>
      </w:r>
    </w:p>
    <w:p w14:paraId="767CE03E"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pt-BR"/>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b</w:t>
      </w:r>
      <w:r w:rsidRPr="0080609D">
        <w:rPr>
          <w:rFonts w:ascii="Courier New" w:hAnsi="Courier New" w:cs="Courier New"/>
          <w:color w:val="0000FF"/>
          <w:sz w:val="20"/>
          <w:szCs w:val="20"/>
          <w:highlight w:val="white"/>
          <w:lang w:val="pt-BR"/>
        </w:rPr>
        <w:t>&gt;</w:t>
      </w:r>
      <w:r w:rsidRPr="0080609D">
        <w:rPr>
          <w:rFonts w:ascii="Courier New" w:hAnsi="Courier New" w:cs="Courier New"/>
          <w:color w:val="000000"/>
          <w:sz w:val="20"/>
          <w:szCs w:val="20"/>
          <w:highlight w:val="white"/>
          <w:lang w:val="pt-BR"/>
        </w:rPr>
        <w:t>5</w:t>
      </w:r>
      <w:r w:rsidRPr="0080609D">
        <w:rPr>
          <w:rFonts w:ascii="Courier New" w:hAnsi="Courier New" w:cs="Courier New"/>
          <w:color w:val="0000FF"/>
          <w:sz w:val="20"/>
          <w:szCs w:val="20"/>
          <w:highlight w:val="white"/>
          <w:lang w:val="pt-BR"/>
        </w:rPr>
        <w:t>&lt;/</w:t>
      </w:r>
      <w:r w:rsidRPr="0080609D">
        <w:rPr>
          <w:rFonts w:ascii="Courier New" w:hAnsi="Courier New" w:cs="Courier New"/>
          <w:color w:val="800000"/>
          <w:sz w:val="20"/>
          <w:szCs w:val="20"/>
          <w:highlight w:val="white"/>
          <w:lang w:val="pt-BR"/>
        </w:rPr>
        <w:t>b</w:t>
      </w:r>
      <w:r w:rsidRPr="0080609D">
        <w:rPr>
          <w:rFonts w:ascii="Courier New" w:hAnsi="Courier New" w:cs="Courier New"/>
          <w:color w:val="0000FF"/>
          <w:sz w:val="20"/>
          <w:szCs w:val="20"/>
          <w:highlight w:val="white"/>
          <w:lang w:val="pt-BR"/>
        </w:rPr>
        <w:t>&gt;</w:t>
      </w:r>
    </w:p>
    <w:p w14:paraId="767CE03F"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00"/>
          <w:sz w:val="20"/>
          <w:szCs w:val="20"/>
          <w:highlight w:val="white"/>
          <w:lang w:val="pt-BR"/>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7</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p>
    <w:p w14:paraId="767CE040"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1001</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p>
    <w:p w14:paraId="767CE041" w14:textId="77777777" w:rsidR="00AF43E6" w:rsidRPr="0080609D" w:rsidRDefault="00AF43E6" w:rsidP="001F30D4">
      <w:pPr>
        <w:rPr>
          <w:rFonts w:ascii="Courier New" w:hAnsi="Courier New" w:cs="Courier New"/>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r w:rsidRPr="0080609D">
        <w:rPr>
          <w:rFonts w:ascii="Courier New" w:hAnsi="Courier New" w:cs="Courier New"/>
          <w:sz w:val="20"/>
          <w:szCs w:val="20"/>
          <w:highlight w:val="white"/>
          <w:lang w:val="de-DE"/>
        </w:rPr>
        <w:t>11</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p>
    <w:p w14:paraId="767CE042"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7</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p>
    <w:p w14:paraId="767CE043" w14:textId="77777777" w:rsidR="00AF43E6" w:rsidRPr="0080609D" w:rsidRDefault="00AF43E6" w:rsidP="001F30D4">
      <w:pPr>
        <w:rPr>
          <w:rFonts w:ascii="Courier New" w:hAnsi="Courier New" w:cs="Courier New"/>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CeVoorbeeldZ</w:t>
      </w:r>
      <w:r w:rsidRPr="0080609D">
        <w:rPr>
          <w:rFonts w:ascii="Courier New" w:hAnsi="Courier New" w:cs="Courier New"/>
          <w:color w:val="0000FF"/>
          <w:sz w:val="20"/>
          <w:szCs w:val="20"/>
          <w:highlight w:val="white"/>
          <w:lang w:val="de-DE"/>
        </w:rPr>
        <w:t>&gt;</w:t>
      </w:r>
    </w:p>
    <w:p w14:paraId="767CE044"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ceVoorbeeldZ</w:t>
      </w:r>
      <w:r w:rsidRPr="0080609D">
        <w:rPr>
          <w:rFonts w:ascii="Courier New" w:hAnsi="Courier New" w:cs="Courier New"/>
          <w:color w:val="0000FF"/>
          <w:sz w:val="20"/>
          <w:szCs w:val="20"/>
          <w:highlight w:val="white"/>
        </w:rPr>
        <w:t>&gt;</w:t>
      </w:r>
    </w:p>
    <w:p w14:paraId="767CE045" w14:textId="77777777" w:rsidR="00AF43E6" w:rsidRPr="0080609D" w:rsidRDefault="00AF43E6" w:rsidP="00AF43E6">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BerichtTwee</w:t>
      </w:r>
      <w:r w:rsidRPr="0080609D">
        <w:rPr>
          <w:rFonts w:ascii="Courier New" w:hAnsi="Courier New" w:cs="Courier New"/>
          <w:color w:val="0000FF"/>
          <w:sz w:val="20"/>
          <w:szCs w:val="20"/>
          <w:highlight w:val="white"/>
        </w:rPr>
        <w:t>&gt;</w:t>
      </w:r>
    </w:p>
    <w:p w14:paraId="767CE046" w14:textId="77777777" w:rsidR="00AF43E6" w:rsidRPr="00E67FAE" w:rsidRDefault="00AF43E6" w:rsidP="00AF43E6">
      <w:pPr>
        <w:rPr>
          <w:rFonts w:ascii="Corbel" w:hAnsi="Corbel"/>
          <w:sz w:val="22"/>
          <w:szCs w:val="22"/>
        </w:rPr>
      </w:pPr>
    </w:p>
    <w:p w14:paraId="767CE047" w14:textId="77777777" w:rsidR="00AF43E6" w:rsidRPr="00E67FAE" w:rsidRDefault="00AF43E6" w:rsidP="00AF43E6">
      <w:pPr>
        <w:rPr>
          <w:rFonts w:ascii="Corbel" w:hAnsi="Corbel"/>
          <w:sz w:val="22"/>
          <w:szCs w:val="22"/>
        </w:rPr>
      </w:pPr>
      <w:r w:rsidRPr="00E67FAE">
        <w:rPr>
          <w:rFonts w:ascii="Corbel" w:hAnsi="Corbel"/>
          <w:sz w:val="22"/>
          <w:szCs w:val="22"/>
        </w:rPr>
        <w:t>Daar niet alle SimpleElements in het voorgaande bericht zaten zijn de SimpleElements h en i aan te passen.</w:t>
      </w:r>
    </w:p>
    <w:p w14:paraId="767CE048" w14:textId="77777777" w:rsidR="00AF43E6" w:rsidRPr="00E67FAE" w:rsidRDefault="00AF43E6" w:rsidP="00AF43E6">
      <w:pPr>
        <w:rPr>
          <w:rFonts w:ascii="Corbel" w:hAnsi="Corbel"/>
          <w:sz w:val="22"/>
          <w:szCs w:val="22"/>
        </w:rPr>
      </w:pPr>
    </w:p>
    <w:p w14:paraId="767CE049" w14:textId="77777777" w:rsidR="00AF43E6" w:rsidRPr="00E67FAE" w:rsidRDefault="00AF43E6" w:rsidP="00AF43E6">
      <w:pPr>
        <w:rPr>
          <w:rFonts w:ascii="Corbel" w:hAnsi="Corbel"/>
          <w:sz w:val="22"/>
          <w:szCs w:val="22"/>
        </w:rPr>
      </w:pPr>
      <w:r w:rsidRPr="00E67FAE">
        <w:rPr>
          <w:rFonts w:ascii="Corbel" w:hAnsi="Corbel"/>
          <w:sz w:val="22"/>
          <w:szCs w:val="22"/>
        </w:rPr>
        <w:t>Typische eigenschappen:</w:t>
      </w:r>
    </w:p>
    <w:p w14:paraId="767CE04A" w14:textId="77777777" w:rsidR="00AF43E6" w:rsidRPr="00E67FAE" w:rsidRDefault="00AF43E6" w:rsidP="00AF43E6">
      <w:pPr>
        <w:widowControl/>
        <w:numPr>
          <w:ilvl w:val="0"/>
          <w:numId w:val="10"/>
        </w:numPr>
        <w:suppressAutoHyphens w:val="0"/>
        <w:rPr>
          <w:rFonts w:ascii="Corbel" w:hAnsi="Corbel"/>
          <w:sz w:val="22"/>
          <w:szCs w:val="22"/>
        </w:rPr>
      </w:pPr>
      <w:r w:rsidRPr="00E67FAE">
        <w:rPr>
          <w:rFonts w:ascii="Corbel" w:hAnsi="Corbel"/>
          <w:sz w:val="22"/>
          <w:szCs w:val="22"/>
        </w:rPr>
        <w:t xml:space="preserve">a en e komen meer keren voor dan in het voorgaande bericht, we starten bij het vullen van e steeds weer opnieuw, dit gebeurd tevens bij a alhoewel deze slechts </w:t>
      </w:r>
      <w:r w:rsidR="00BC57CF" w:rsidRPr="00E67FAE">
        <w:rPr>
          <w:rFonts w:ascii="Corbel" w:hAnsi="Corbel"/>
          <w:sz w:val="22"/>
          <w:szCs w:val="22"/>
        </w:rPr>
        <w:t xml:space="preserve">één </w:t>
      </w:r>
      <w:r w:rsidRPr="00E67FAE">
        <w:rPr>
          <w:rFonts w:ascii="Corbel" w:hAnsi="Corbel"/>
          <w:sz w:val="22"/>
          <w:szCs w:val="22"/>
        </w:rPr>
        <w:t>waarde heeft</w:t>
      </w:r>
      <w:r w:rsidR="00BC57CF" w:rsidRPr="00E67FAE">
        <w:rPr>
          <w:rFonts w:ascii="Corbel" w:hAnsi="Corbel"/>
          <w:sz w:val="22"/>
          <w:szCs w:val="22"/>
        </w:rPr>
        <w:t>.</w:t>
      </w:r>
    </w:p>
    <w:p w14:paraId="767CE04B" w14:textId="77777777" w:rsidR="00AF43E6" w:rsidRPr="00E67FAE" w:rsidRDefault="00AF43E6" w:rsidP="00B708BE">
      <w:pPr>
        <w:pStyle w:val="Kop4"/>
        <w:rPr>
          <w:rStyle w:val="BallontekstChar"/>
          <w:rFonts w:ascii="Corbel" w:hAnsi="Corbel" w:cs="Times New Roman"/>
          <w:sz w:val="22"/>
          <w:szCs w:val="22"/>
        </w:rPr>
      </w:pPr>
      <w:r w:rsidRPr="00E67FAE">
        <w:rPr>
          <w:rFonts w:ascii="Corbel" w:hAnsi="Corbel"/>
          <w:sz w:val="22"/>
          <w:szCs w:val="22"/>
        </w:rPr>
        <w:br w:type="page"/>
      </w:r>
      <w:r w:rsidRPr="00E67FAE">
        <w:rPr>
          <w:rStyle w:val="BallontekstChar"/>
          <w:rFonts w:ascii="Corbel" w:hAnsi="Corbel" w:cs="Times New Roman"/>
          <w:sz w:val="22"/>
          <w:szCs w:val="22"/>
        </w:rPr>
        <w:lastRenderedPageBreak/>
        <w:t xml:space="preserve">Aanpassingen aan systematiek </w:t>
      </w:r>
      <w:r w:rsidR="0023039E" w:rsidRPr="00E67FAE">
        <w:rPr>
          <w:rStyle w:val="BallontekstChar"/>
          <w:rFonts w:ascii="Corbel" w:hAnsi="Corbel" w:cs="Times New Roman"/>
          <w:sz w:val="22"/>
          <w:szCs w:val="22"/>
        </w:rPr>
        <w:t>Deel 1</w:t>
      </w:r>
    </w:p>
    <w:p w14:paraId="767CE04C" w14:textId="77777777" w:rsidR="00AF43E6" w:rsidRPr="00E67FAE" w:rsidRDefault="00AF43E6" w:rsidP="00AF43E6">
      <w:pPr>
        <w:rPr>
          <w:rFonts w:ascii="Corbel" w:hAnsi="Corbel"/>
          <w:sz w:val="22"/>
          <w:szCs w:val="22"/>
        </w:rPr>
      </w:pPr>
      <w:r w:rsidRPr="00E67FAE">
        <w:rPr>
          <w:rFonts w:ascii="Corbel" w:hAnsi="Corbel"/>
          <w:sz w:val="22"/>
          <w:szCs w:val="22"/>
        </w:rPr>
        <w:t>Het deel van ElementCondition uit de oorspronkelijke versie:</w:t>
      </w:r>
    </w:p>
    <w:p w14:paraId="767CE04D" w14:textId="77777777" w:rsidR="00AF43E6" w:rsidRPr="00E67FAE" w:rsidRDefault="00AF43E6" w:rsidP="00AF43E6">
      <w:pPr>
        <w:rPr>
          <w:rFonts w:ascii="Corbel" w:hAnsi="Corbel"/>
          <w:sz w:val="22"/>
          <w:szCs w:val="22"/>
        </w:rPr>
      </w:pPr>
    </w:p>
    <w:p w14:paraId="767CE04E" w14:textId="77777777" w:rsidR="00AF43E6" w:rsidRPr="00E67FAE" w:rsidRDefault="00D27F07" w:rsidP="00AF43E6">
      <w:pPr>
        <w:rPr>
          <w:rFonts w:ascii="Corbel" w:hAnsi="Corbel"/>
          <w:sz w:val="22"/>
          <w:szCs w:val="22"/>
        </w:rPr>
      </w:pPr>
      <w:r w:rsidRPr="00E67FAE">
        <w:rPr>
          <w:rFonts w:ascii="Corbel" w:hAnsi="Corbel"/>
          <w:noProof/>
          <w:sz w:val="22"/>
          <w:szCs w:val="22"/>
        </w:rPr>
        <w:drawing>
          <wp:inline distT="0" distB="0" distL="0" distR="0" wp14:anchorId="767CE172" wp14:editId="767CE173">
            <wp:extent cx="4648200" cy="28003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2800350"/>
                    </a:xfrm>
                    <a:prstGeom prst="rect">
                      <a:avLst/>
                    </a:prstGeom>
                    <a:noFill/>
                    <a:ln>
                      <a:noFill/>
                    </a:ln>
                  </pic:spPr>
                </pic:pic>
              </a:graphicData>
            </a:graphic>
          </wp:inline>
        </w:drawing>
      </w:r>
    </w:p>
    <w:p w14:paraId="767CE04F" w14:textId="77777777" w:rsidR="00AF43E6" w:rsidRPr="00E67FAE" w:rsidRDefault="00AF43E6" w:rsidP="00AF43E6">
      <w:pPr>
        <w:rPr>
          <w:rFonts w:ascii="Corbel" w:hAnsi="Corbel"/>
          <w:sz w:val="22"/>
          <w:szCs w:val="22"/>
        </w:rPr>
      </w:pPr>
    </w:p>
    <w:p w14:paraId="767CE050" w14:textId="77777777" w:rsidR="00AF43E6" w:rsidRPr="00E67FAE" w:rsidRDefault="00AF43E6" w:rsidP="00AF43E6">
      <w:pPr>
        <w:rPr>
          <w:rFonts w:ascii="Corbel" w:hAnsi="Corbel"/>
          <w:sz w:val="22"/>
          <w:szCs w:val="22"/>
        </w:rPr>
      </w:pPr>
      <w:r w:rsidRPr="00E67FAE">
        <w:rPr>
          <w:rFonts w:ascii="Corbel" w:hAnsi="Corbel"/>
          <w:sz w:val="22"/>
          <w:szCs w:val="22"/>
        </w:rPr>
        <w:t>De nieuwe voorgestelde aanpassing van ElementCondition:</w:t>
      </w:r>
    </w:p>
    <w:p w14:paraId="767CE051" w14:textId="77777777" w:rsidR="00AF43E6" w:rsidRPr="00E67FAE" w:rsidRDefault="00AF43E6" w:rsidP="00AF43E6">
      <w:pPr>
        <w:rPr>
          <w:rFonts w:ascii="Corbel" w:hAnsi="Corbel"/>
          <w:sz w:val="22"/>
          <w:szCs w:val="22"/>
        </w:rPr>
      </w:pPr>
    </w:p>
    <w:p w14:paraId="767CE052" w14:textId="77777777" w:rsidR="00AF43E6" w:rsidRPr="00E67FAE" w:rsidRDefault="00D27F07" w:rsidP="00AF43E6">
      <w:pPr>
        <w:rPr>
          <w:rFonts w:ascii="Corbel" w:hAnsi="Corbel"/>
          <w:sz w:val="22"/>
          <w:szCs w:val="22"/>
        </w:rPr>
      </w:pPr>
      <w:r w:rsidRPr="00E67FAE">
        <w:rPr>
          <w:rFonts w:ascii="Corbel" w:hAnsi="Corbel"/>
          <w:noProof/>
          <w:sz w:val="22"/>
          <w:szCs w:val="22"/>
        </w:rPr>
        <w:drawing>
          <wp:inline distT="0" distB="0" distL="0" distR="0" wp14:anchorId="767CE174" wp14:editId="767CE175">
            <wp:extent cx="4648200" cy="2809875"/>
            <wp:effectExtent l="0" t="0" r="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2809875"/>
                    </a:xfrm>
                    <a:prstGeom prst="rect">
                      <a:avLst/>
                    </a:prstGeom>
                    <a:noFill/>
                    <a:ln>
                      <a:noFill/>
                    </a:ln>
                  </pic:spPr>
                </pic:pic>
              </a:graphicData>
            </a:graphic>
          </wp:inline>
        </w:drawing>
      </w:r>
    </w:p>
    <w:p w14:paraId="767CE053" w14:textId="77777777" w:rsidR="00AF43E6" w:rsidRPr="00E67FAE" w:rsidRDefault="00AF43E6" w:rsidP="00AF43E6">
      <w:pPr>
        <w:rPr>
          <w:rFonts w:ascii="Corbel" w:hAnsi="Corbel"/>
          <w:sz w:val="22"/>
          <w:szCs w:val="22"/>
        </w:rPr>
      </w:pPr>
    </w:p>
    <w:p w14:paraId="767CE054" w14:textId="77777777" w:rsidR="00AF43E6" w:rsidRPr="00E67FAE" w:rsidRDefault="00AF43E6" w:rsidP="00AF43E6">
      <w:pPr>
        <w:rPr>
          <w:rFonts w:ascii="Corbel" w:hAnsi="Corbel"/>
          <w:sz w:val="22"/>
          <w:szCs w:val="22"/>
        </w:rPr>
      </w:pPr>
      <w:r w:rsidRPr="00E67FAE">
        <w:rPr>
          <w:rFonts w:ascii="Corbel" w:hAnsi="Corbel"/>
          <w:sz w:val="22"/>
          <w:szCs w:val="22"/>
        </w:rPr>
        <w:t>Beschrijving van de nieuwe relaties:</w:t>
      </w:r>
    </w:p>
    <w:p w14:paraId="767CE055" w14:textId="77777777" w:rsidR="00AF43E6" w:rsidRPr="00E67FAE" w:rsidRDefault="00AF43E6" w:rsidP="00AF43E6">
      <w:pPr>
        <w:rPr>
          <w:rFonts w:ascii="Corbel" w:hAnsi="Corbel"/>
          <w:sz w:val="22"/>
          <w:szCs w:val="22"/>
        </w:rPr>
      </w:pPr>
      <w:r w:rsidRPr="00E67FAE">
        <w:rPr>
          <w:rFonts w:ascii="Corbel" w:hAnsi="Corbel"/>
          <w:i/>
          <w:sz w:val="22"/>
          <w:szCs w:val="22"/>
        </w:rPr>
        <w:t>ElementCondition</w:t>
      </w:r>
      <w:r w:rsidRPr="00E67FAE">
        <w:rPr>
          <w:rFonts w:ascii="Corbel" w:hAnsi="Corbel"/>
          <w:sz w:val="22"/>
          <w:szCs w:val="22"/>
        </w:rPr>
        <w:t xml:space="preserve"> : Hiermee kan de conditie (hierboven genoemde regels) van SimpleElements binnen een MITT (een BerichtType in de context van een TransactieType) worden overruled .</w:t>
      </w:r>
    </w:p>
    <w:p w14:paraId="767CE056" w14:textId="77777777" w:rsidR="00AF43E6" w:rsidRPr="00E67FAE" w:rsidRDefault="00AF43E6" w:rsidP="00AF43E6">
      <w:pPr>
        <w:rPr>
          <w:rFonts w:ascii="Corbel" w:hAnsi="Corbel"/>
          <w:sz w:val="22"/>
          <w:szCs w:val="22"/>
        </w:rPr>
      </w:pPr>
    </w:p>
    <w:p w14:paraId="767CE057" w14:textId="77777777" w:rsidR="00AF43E6" w:rsidRPr="00E67FAE" w:rsidRDefault="00AF43E6" w:rsidP="00AF43E6">
      <w:pPr>
        <w:rPr>
          <w:rFonts w:ascii="Corbel" w:hAnsi="Corbel"/>
          <w:sz w:val="22"/>
          <w:szCs w:val="22"/>
        </w:rPr>
      </w:pPr>
      <w:r w:rsidRPr="00E67FAE">
        <w:rPr>
          <w:rFonts w:ascii="Corbel" w:hAnsi="Corbel"/>
          <w:i/>
          <w:sz w:val="22"/>
          <w:szCs w:val="22"/>
        </w:rPr>
        <w:t>condition</w:t>
      </w:r>
      <w:r w:rsidRPr="00E67FAE">
        <w:rPr>
          <w:rFonts w:ascii="Corbel" w:hAnsi="Corbel"/>
          <w:sz w:val="22"/>
          <w:szCs w:val="22"/>
        </w:rPr>
        <w:t xml:space="preserve"> : enumeratie van</w:t>
      </w:r>
    </w:p>
    <w:p w14:paraId="767CE058" w14:textId="77777777" w:rsidR="00AF43E6" w:rsidRPr="00E67FAE" w:rsidRDefault="0080609D" w:rsidP="00AF43E6">
      <w:pPr>
        <w:ind w:firstLine="708"/>
        <w:rPr>
          <w:rFonts w:ascii="Corbel" w:hAnsi="Corbel"/>
          <w:sz w:val="22"/>
          <w:szCs w:val="22"/>
        </w:rPr>
      </w:pPr>
      <w:r>
        <w:rPr>
          <w:rFonts w:ascii="Corbel" w:hAnsi="Corbel"/>
          <w:sz w:val="22"/>
          <w:szCs w:val="22"/>
        </w:rPr>
        <w:t>FREE</w:t>
      </w:r>
      <w:r>
        <w:rPr>
          <w:rFonts w:ascii="Corbel" w:hAnsi="Corbel"/>
          <w:sz w:val="22"/>
          <w:szCs w:val="22"/>
        </w:rPr>
        <w:tab/>
      </w:r>
      <w:r>
        <w:rPr>
          <w:rFonts w:ascii="Corbel" w:hAnsi="Corbel"/>
          <w:sz w:val="22"/>
          <w:szCs w:val="22"/>
        </w:rPr>
        <w:tab/>
      </w:r>
      <w:r w:rsidR="00AF43E6" w:rsidRPr="00E67FAE">
        <w:rPr>
          <w:rFonts w:ascii="Corbel" w:hAnsi="Corbel"/>
          <w:sz w:val="22"/>
          <w:szCs w:val="22"/>
        </w:rPr>
        <w:t>: in alle gevallen zal het SimpleElement vrij invulbaar zijn</w:t>
      </w:r>
    </w:p>
    <w:p w14:paraId="767CE059" w14:textId="77777777" w:rsidR="00AF43E6" w:rsidRPr="00E67FAE" w:rsidRDefault="00AF43E6" w:rsidP="00AF43E6">
      <w:pPr>
        <w:ind w:firstLine="708"/>
        <w:rPr>
          <w:rFonts w:ascii="Corbel" w:hAnsi="Corbel"/>
          <w:sz w:val="22"/>
          <w:szCs w:val="22"/>
        </w:rPr>
      </w:pPr>
      <w:r w:rsidRPr="00E67FAE">
        <w:rPr>
          <w:rFonts w:ascii="Corbel" w:hAnsi="Corbel"/>
          <w:sz w:val="22"/>
          <w:szCs w:val="22"/>
        </w:rPr>
        <w:t>FIXED</w:t>
      </w:r>
      <w:r w:rsidRPr="00E67FAE">
        <w:rPr>
          <w:rFonts w:ascii="Corbel" w:hAnsi="Corbel"/>
          <w:sz w:val="22"/>
          <w:szCs w:val="22"/>
        </w:rPr>
        <w:tab/>
      </w:r>
      <w:r w:rsidRPr="00E67FAE">
        <w:rPr>
          <w:rFonts w:ascii="Corbel" w:hAnsi="Corbel"/>
          <w:sz w:val="22"/>
          <w:szCs w:val="22"/>
        </w:rPr>
        <w:tab/>
        <w:t>: in alle gevallen zal het SimpleElement gefixeerd zijn</w:t>
      </w:r>
    </w:p>
    <w:p w14:paraId="767CE05A" w14:textId="77777777" w:rsidR="00AF43E6" w:rsidRPr="00E67FAE" w:rsidRDefault="00AF43E6" w:rsidP="00AF43E6">
      <w:pPr>
        <w:ind w:firstLine="708"/>
        <w:rPr>
          <w:rFonts w:ascii="Corbel" w:hAnsi="Corbel"/>
          <w:sz w:val="22"/>
          <w:szCs w:val="22"/>
        </w:rPr>
      </w:pPr>
      <w:r w:rsidRPr="00E67FAE">
        <w:rPr>
          <w:rFonts w:ascii="Corbel" w:hAnsi="Corbel"/>
          <w:sz w:val="22"/>
          <w:szCs w:val="22"/>
        </w:rPr>
        <w:t>EMPTY</w:t>
      </w:r>
      <w:r w:rsidRPr="00E67FAE">
        <w:rPr>
          <w:rFonts w:ascii="Corbel" w:hAnsi="Corbel"/>
          <w:sz w:val="22"/>
          <w:szCs w:val="22"/>
        </w:rPr>
        <w:tab/>
      </w:r>
      <w:r w:rsidRPr="00E67FAE">
        <w:rPr>
          <w:rFonts w:ascii="Corbel" w:hAnsi="Corbel"/>
          <w:sz w:val="22"/>
          <w:szCs w:val="22"/>
        </w:rPr>
        <w:tab/>
        <w:t>: als FREE, maar nu zonder een waarde in te vullen</w:t>
      </w:r>
    </w:p>
    <w:p w14:paraId="767CE05B" w14:textId="77777777" w:rsidR="00AF43E6" w:rsidRPr="00E67FAE" w:rsidRDefault="00AF43E6" w:rsidP="00AF43E6">
      <w:pPr>
        <w:ind w:firstLine="708"/>
        <w:rPr>
          <w:rFonts w:ascii="Corbel" w:hAnsi="Corbel"/>
          <w:sz w:val="22"/>
          <w:szCs w:val="22"/>
          <w:u w:val="single"/>
        </w:rPr>
      </w:pPr>
    </w:p>
    <w:p w14:paraId="767CE05C" w14:textId="77777777" w:rsidR="00AF43E6" w:rsidRPr="00E67FAE" w:rsidRDefault="00AF43E6" w:rsidP="00AF43E6">
      <w:pPr>
        <w:rPr>
          <w:rFonts w:ascii="Corbel" w:hAnsi="Corbel"/>
          <w:sz w:val="22"/>
          <w:szCs w:val="22"/>
        </w:rPr>
      </w:pPr>
      <w:r w:rsidRPr="00E67FAE">
        <w:rPr>
          <w:rFonts w:ascii="Corbel" w:hAnsi="Corbel"/>
          <w:i/>
          <w:sz w:val="22"/>
          <w:szCs w:val="22"/>
        </w:rPr>
        <w:t>simpleElement</w:t>
      </w:r>
      <w:r w:rsidRPr="00E67FAE">
        <w:rPr>
          <w:rFonts w:ascii="Corbel" w:hAnsi="Corbel"/>
          <w:sz w:val="22"/>
          <w:szCs w:val="22"/>
        </w:rPr>
        <w:t xml:space="preserve"> : het SimpleElement welke in deze context bedoeld wordt (optionele link)</w:t>
      </w:r>
      <w:r w:rsidR="00500FA6" w:rsidRPr="00E67FAE">
        <w:rPr>
          <w:rFonts w:ascii="Corbel" w:hAnsi="Corbel"/>
          <w:sz w:val="22"/>
          <w:szCs w:val="22"/>
        </w:rPr>
        <w:t>.</w:t>
      </w:r>
    </w:p>
    <w:p w14:paraId="767CE05D" w14:textId="77777777" w:rsidR="00AF43E6" w:rsidRPr="00E67FAE" w:rsidRDefault="00AF43E6" w:rsidP="00AF43E6">
      <w:pPr>
        <w:rPr>
          <w:rFonts w:ascii="Corbel" w:hAnsi="Corbel"/>
          <w:sz w:val="22"/>
          <w:szCs w:val="22"/>
        </w:rPr>
      </w:pPr>
      <w:r w:rsidRPr="00E67FAE">
        <w:rPr>
          <w:rFonts w:ascii="Corbel" w:hAnsi="Corbel"/>
          <w:i/>
          <w:sz w:val="22"/>
          <w:szCs w:val="22"/>
        </w:rPr>
        <w:lastRenderedPageBreak/>
        <w:t>complexElement</w:t>
      </w:r>
      <w:r w:rsidRPr="00E67FAE">
        <w:rPr>
          <w:rFonts w:ascii="Corbel" w:hAnsi="Corbel"/>
          <w:sz w:val="22"/>
          <w:szCs w:val="22"/>
        </w:rPr>
        <w:t xml:space="preserve"> : het ComplexElement welke in deze context bedoeld wordt (optionele link)</w:t>
      </w:r>
      <w:r w:rsidR="00500FA6" w:rsidRPr="00E67FAE">
        <w:rPr>
          <w:rFonts w:ascii="Corbel" w:hAnsi="Corbel"/>
          <w:sz w:val="22"/>
          <w:szCs w:val="22"/>
        </w:rPr>
        <w:t>.</w:t>
      </w:r>
    </w:p>
    <w:p w14:paraId="767CE05E" w14:textId="77777777" w:rsidR="00963C27" w:rsidRPr="00E67FAE" w:rsidRDefault="00AF43E6" w:rsidP="00963C27">
      <w:pPr>
        <w:rPr>
          <w:rFonts w:ascii="Corbel" w:hAnsi="Corbel"/>
          <w:sz w:val="22"/>
          <w:szCs w:val="22"/>
        </w:rPr>
      </w:pPr>
      <w:r w:rsidRPr="00E67FAE">
        <w:rPr>
          <w:rFonts w:ascii="Corbel" w:hAnsi="Corbel"/>
          <w:i/>
          <w:sz w:val="22"/>
          <w:szCs w:val="22"/>
        </w:rPr>
        <w:t>messageInTransaction</w:t>
      </w:r>
      <w:r w:rsidRPr="00E67FAE">
        <w:rPr>
          <w:rFonts w:ascii="Corbel" w:hAnsi="Corbel"/>
          <w:sz w:val="22"/>
          <w:szCs w:val="22"/>
        </w:rPr>
        <w:t xml:space="preserve"> : de context (het bericht) waarvoor deze overrule conditie geldt (optio</w:t>
      </w:r>
      <w:r w:rsidR="00500FA6" w:rsidRPr="00E67FAE">
        <w:rPr>
          <w:rFonts w:ascii="Corbel" w:hAnsi="Corbel"/>
          <w:sz w:val="22"/>
          <w:szCs w:val="22"/>
        </w:rPr>
        <w:softHyphen/>
      </w:r>
      <w:r w:rsidRPr="00E67FAE">
        <w:rPr>
          <w:rFonts w:ascii="Corbel" w:hAnsi="Corbel"/>
          <w:sz w:val="22"/>
          <w:szCs w:val="22"/>
        </w:rPr>
        <w:t>nele link). Indien deze link niet is gebruikt geldt deze element conditie voor elke MessageInTransaction waar dit simple/complex element wordt gebruikt.</w:t>
      </w:r>
    </w:p>
    <w:p w14:paraId="767CE05F" w14:textId="77777777" w:rsidR="00963C27" w:rsidRPr="00E67FAE" w:rsidRDefault="00963C27" w:rsidP="00963C27">
      <w:pPr>
        <w:rPr>
          <w:rFonts w:ascii="Corbel" w:hAnsi="Corbel"/>
          <w:sz w:val="22"/>
          <w:szCs w:val="22"/>
        </w:rPr>
      </w:pPr>
    </w:p>
    <w:p w14:paraId="767CE060" w14:textId="77777777" w:rsidR="00AF43E6" w:rsidRPr="00E67FAE" w:rsidRDefault="00AF43E6" w:rsidP="00963C27">
      <w:pPr>
        <w:rPr>
          <w:rFonts w:ascii="Corbel" w:hAnsi="Corbel"/>
          <w:sz w:val="22"/>
          <w:szCs w:val="22"/>
        </w:rPr>
      </w:pPr>
      <w:r w:rsidRPr="00E67FAE">
        <w:rPr>
          <w:rFonts w:ascii="Corbel" w:hAnsi="Corbel"/>
          <w:b/>
          <w:bCs/>
          <w:sz w:val="22"/>
          <w:szCs w:val="22"/>
        </w:rPr>
        <w:t>Systematiek Deel 1 behoeft een aanpassing in ElementCondition</w:t>
      </w:r>
    </w:p>
    <w:p w14:paraId="767CE061" w14:textId="77777777" w:rsidR="00AF43E6" w:rsidRPr="00E67FAE" w:rsidRDefault="00AF43E6" w:rsidP="00AF43E6">
      <w:pPr>
        <w:outlineLvl w:val="0"/>
        <w:rPr>
          <w:rFonts w:ascii="Corbel" w:hAnsi="Corbel"/>
          <w:sz w:val="22"/>
          <w:szCs w:val="22"/>
        </w:rPr>
      </w:pPr>
    </w:p>
    <w:p w14:paraId="767CE062" w14:textId="77777777" w:rsidR="00AF43E6" w:rsidRPr="00E67FAE" w:rsidRDefault="00AF43E6" w:rsidP="00B750C1">
      <w:pPr>
        <w:rPr>
          <w:rFonts w:ascii="Corbel" w:hAnsi="Corbel"/>
          <w:i/>
          <w:sz w:val="22"/>
          <w:szCs w:val="22"/>
        </w:rPr>
      </w:pPr>
      <w:r w:rsidRPr="00E67FAE">
        <w:rPr>
          <w:rFonts w:ascii="Corbel" w:hAnsi="Corbel"/>
          <w:i/>
          <w:sz w:val="22"/>
          <w:szCs w:val="22"/>
        </w:rPr>
        <w:t>Oorspronkelijke versie</w:t>
      </w:r>
    </w:p>
    <w:p w14:paraId="767CE063" w14:textId="77777777" w:rsidR="00AF43E6" w:rsidRPr="0080609D" w:rsidRDefault="00AF43E6" w:rsidP="00AF43E6">
      <w:pPr>
        <w:pStyle w:val="HTML-voorafopgemaakt"/>
        <w:ind w:left="708"/>
        <w:rPr>
          <w:lang w:val="nl-NL"/>
        </w:rPr>
      </w:pPr>
      <w:r w:rsidRPr="0080609D">
        <w:rPr>
          <w:lang w:val="nl-NL"/>
        </w:rPr>
        <w:t>ENTITY ElementCondition;</w:t>
      </w:r>
    </w:p>
    <w:p w14:paraId="767CE064" w14:textId="77777777" w:rsidR="00AF43E6" w:rsidRPr="0080609D" w:rsidRDefault="00AF43E6" w:rsidP="00AF43E6">
      <w:pPr>
        <w:pStyle w:val="HTML-voorafopgemaakt"/>
        <w:ind w:left="708"/>
        <w:rPr>
          <w:lang w:val="nl-NL"/>
        </w:rPr>
      </w:pPr>
      <w:r w:rsidRPr="0080609D">
        <w:rPr>
          <w:lang w:val="nl-NL"/>
        </w:rPr>
        <w:t xml:space="preserve"> description : STRING;</w:t>
      </w:r>
    </w:p>
    <w:p w14:paraId="767CE065" w14:textId="77777777" w:rsidR="00AF43E6" w:rsidRPr="0080609D" w:rsidRDefault="00AF43E6" w:rsidP="00AF43E6">
      <w:pPr>
        <w:pStyle w:val="HTML-voorafopgemaakt"/>
        <w:ind w:left="708"/>
      </w:pPr>
      <w:r w:rsidRPr="0080609D">
        <w:rPr>
          <w:lang w:val="nl-NL"/>
        </w:rPr>
        <w:t xml:space="preserve"> </w:t>
      </w:r>
      <w:r w:rsidRPr="0080609D">
        <w:t>requiredNotify : INTEGER;</w:t>
      </w:r>
    </w:p>
    <w:p w14:paraId="767CE066" w14:textId="77777777" w:rsidR="00AF43E6" w:rsidRPr="0080609D" w:rsidRDefault="00AF43E6" w:rsidP="00AF43E6">
      <w:pPr>
        <w:pStyle w:val="HTML-voorafopgemaakt"/>
        <w:ind w:left="708"/>
      </w:pPr>
      <w:r w:rsidRPr="0080609D">
        <w:t xml:space="preserve"> minValue : OPTIONAL STRING;</w:t>
      </w:r>
    </w:p>
    <w:p w14:paraId="767CE067" w14:textId="77777777" w:rsidR="00AF43E6" w:rsidRPr="0080609D" w:rsidRDefault="00AF43E6" w:rsidP="00AF43E6">
      <w:pPr>
        <w:pStyle w:val="HTML-voorafopgemaakt"/>
        <w:ind w:left="708"/>
      </w:pPr>
      <w:r w:rsidRPr="0080609D">
        <w:t xml:space="preserve"> maxValue : OPTIONAL STRING;</w:t>
      </w:r>
    </w:p>
    <w:p w14:paraId="767CE068" w14:textId="77777777" w:rsidR="00AF43E6" w:rsidRPr="0080609D" w:rsidRDefault="00AF43E6" w:rsidP="00AF43E6">
      <w:pPr>
        <w:pStyle w:val="HTML-voorafopgemaakt"/>
        <w:ind w:left="708"/>
      </w:pPr>
      <w:r w:rsidRPr="0080609D">
        <w:t xml:space="preserve"> format : OPTIONAL STRING;</w:t>
      </w:r>
    </w:p>
    <w:p w14:paraId="767CE069" w14:textId="77777777" w:rsidR="00AF43E6" w:rsidRPr="0080609D" w:rsidRDefault="00AF43E6" w:rsidP="00AF43E6">
      <w:pPr>
        <w:pStyle w:val="HTML-voorafopgemaakt"/>
        <w:ind w:left="708"/>
      </w:pPr>
      <w:r w:rsidRPr="0080609D">
        <w:t xml:space="preserve"> helpInfo : OPTIONAL STRING;</w:t>
      </w:r>
    </w:p>
    <w:p w14:paraId="767CE06A" w14:textId="77777777" w:rsidR="00AF43E6" w:rsidRPr="0080609D" w:rsidRDefault="00AF43E6" w:rsidP="00AF43E6">
      <w:pPr>
        <w:pStyle w:val="HTML-voorafopgemaakt"/>
        <w:ind w:left="708"/>
      </w:pPr>
      <w:r w:rsidRPr="0080609D">
        <w:t xml:space="preserve"> element : SimpleElementType;</w:t>
      </w:r>
    </w:p>
    <w:p w14:paraId="767CE06B" w14:textId="77777777" w:rsidR="00AF43E6" w:rsidRPr="0080609D" w:rsidRDefault="00AF43E6" w:rsidP="00AF43E6">
      <w:pPr>
        <w:pStyle w:val="HTML-voorafopgemaakt"/>
        <w:ind w:left="708"/>
      </w:pPr>
      <w:r w:rsidRPr="0080609D">
        <w:t xml:space="preserve"> message : MessageType;</w:t>
      </w:r>
    </w:p>
    <w:p w14:paraId="767CE06C" w14:textId="77777777" w:rsidR="00AF43E6" w:rsidRPr="0080609D" w:rsidRDefault="00AF43E6" w:rsidP="0061517B">
      <w:pPr>
        <w:ind w:left="709"/>
        <w:rPr>
          <w:rFonts w:ascii="Courier New" w:hAnsi="Courier New" w:cs="Courier New"/>
          <w:sz w:val="20"/>
          <w:szCs w:val="20"/>
          <w:lang w:val="en-US"/>
        </w:rPr>
      </w:pPr>
      <w:r w:rsidRPr="0080609D">
        <w:rPr>
          <w:rFonts w:ascii="Courier New" w:hAnsi="Courier New" w:cs="Courier New"/>
          <w:sz w:val="20"/>
          <w:szCs w:val="20"/>
          <w:lang w:val="en-US"/>
        </w:rPr>
        <w:t>END_ENTITY;</w:t>
      </w:r>
    </w:p>
    <w:p w14:paraId="767CE06D" w14:textId="77777777" w:rsidR="00AF43E6" w:rsidRPr="00E67FAE" w:rsidRDefault="00AF43E6" w:rsidP="00AF43E6">
      <w:pPr>
        <w:pStyle w:val="HTML-voorafopgemaakt"/>
        <w:ind w:left="708"/>
        <w:outlineLvl w:val="0"/>
        <w:rPr>
          <w:rFonts w:ascii="Corbel" w:hAnsi="Corbel"/>
        </w:rPr>
      </w:pPr>
    </w:p>
    <w:p w14:paraId="767CE06E" w14:textId="77777777" w:rsidR="00AF43E6" w:rsidRPr="00E67FAE" w:rsidRDefault="00AF43E6" w:rsidP="00B750C1">
      <w:pPr>
        <w:rPr>
          <w:rFonts w:ascii="Corbel" w:hAnsi="Corbel"/>
          <w:i/>
          <w:sz w:val="22"/>
          <w:szCs w:val="22"/>
          <w:lang w:val="en-US"/>
        </w:rPr>
      </w:pPr>
      <w:r w:rsidRPr="00E67FAE">
        <w:rPr>
          <w:rFonts w:ascii="Corbel" w:hAnsi="Corbel"/>
          <w:i/>
          <w:sz w:val="22"/>
          <w:szCs w:val="22"/>
          <w:lang w:val="en-US"/>
        </w:rPr>
        <w:t>Voorgestelde aanpassing</w:t>
      </w:r>
    </w:p>
    <w:p w14:paraId="767CE06F" w14:textId="77777777" w:rsidR="00AF43E6" w:rsidRPr="0080609D" w:rsidRDefault="00AF43E6" w:rsidP="00AF43E6">
      <w:pPr>
        <w:pStyle w:val="HTML-voorafopgemaakt"/>
        <w:ind w:left="708"/>
      </w:pPr>
      <w:r w:rsidRPr="0080609D">
        <w:t>ENTITY ElementCondition;</w:t>
      </w:r>
    </w:p>
    <w:p w14:paraId="767CE070" w14:textId="77777777" w:rsidR="00AF43E6" w:rsidRPr="0080609D" w:rsidRDefault="00AF43E6" w:rsidP="00AF43E6">
      <w:pPr>
        <w:pStyle w:val="HTML-voorafopgemaakt"/>
        <w:ind w:left="708"/>
      </w:pPr>
      <w:r w:rsidRPr="0080609D">
        <w:t xml:space="preserve"> description : STRING;</w:t>
      </w:r>
    </w:p>
    <w:p w14:paraId="767CE071" w14:textId="77777777" w:rsidR="00AF43E6" w:rsidRPr="0080609D" w:rsidRDefault="008E57D7" w:rsidP="00AF43E6">
      <w:pPr>
        <w:pStyle w:val="HTML-voorafopgemaakt"/>
        <w:ind w:left="708"/>
      </w:pPr>
      <w:r w:rsidRPr="0080609D">
        <w:t xml:space="preserve"> </w:t>
      </w:r>
      <w:r w:rsidR="00AF43E6" w:rsidRPr="0080609D">
        <w:t>condition : STRING;</w:t>
      </w:r>
    </w:p>
    <w:p w14:paraId="767CE072" w14:textId="77777777" w:rsidR="00AF43E6" w:rsidRPr="0080609D" w:rsidRDefault="00AF43E6" w:rsidP="00AF43E6">
      <w:pPr>
        <w:pStyle w:val="HTML-voorafopgemaakt"/>
        <w:ind w:left="708"/>
      </w:pPr>
      <w:r w:rsidRPr="0080609D">
        <w:t xml:space="preserve"> helpInfo : OPTIONAL STRING;</w:t>
      </w:r>
    </w:p>
    <w:p w14:paraId="767CE073" w14:textId="77777777" w:rsidR="00AF43E6" w:rsidRPr="0080609D" w:rsidRDefault="00AF43E6" w:rsidP="00AF43E6">
      <w:pPr>
        <w:pStyle w:val="HTML-voorafopgemaakt"/>
        <w:ind w:left="708"/>
        <w:rPr>
          <w:lang w:val="fr-FR"/>
        </w:rPr>
      </w:pPr>
      <w:r w:rsidRPr="0080609D">
        <w:t xml:space="preserve"> </w:t>
      </w:r>
      <w:r w:rsidRPr="0080609D">
        <w:rPr>
          <w:lang w:val="fr-FR"/>
        </w:rPr>
        <w:t>complexElement : OPTIONAL ComplexElementType;</w:t>
      </w:r>
    </w:p>
    <w:p w14:paraId="767CE074" w14:textId="77777777" w:rsidR="00AF43E6" w:rsidRPr="0080609D" w:rsidRDefault="00AF43E6" w:rsidP="00AF43E6">
      <w:pPr>
        <w:pStyle w:val="HTML-voorafopgemaakt"/>
        <w:ind w:left="708"/>
        <w:rPr>
          <w:lang w:val="fr-FR"/>
        </w:rPr>
      </w:pPr>
      <w:r w:rsidRPr="0080609D">
        <w:rPr>
          <w:lang w:val="fr-FR"/>
        </w:rPr>
        <w:t xml:space="preserve"> simpleElement : OPTIONAL SimpleElementType;</w:t>
      </w:r>
    </w:p>
    <w:p w14:paraId="767CE075" w14:textId="77777777" w:rsidR="00AF43E6" w:rsidRPr="0080609D" w:rsidRDefault="00AF43E6" w:rsidP="00AF43E6">
      <w:pPr>
        <w:pStyle w:val="HTML-voorafopgemaakt"/>
        <w:ind w:left="708"/>
        <w:rPr>
          <w:lang w:val="fr-FR"/>
        </w:rPr>
      </w:pPr>
      <w:r w:rsidRPr="0080609D">
        <w:rPr>
          <w:lang w:val="fr-FR"/>
        </w:rPr>
        <w:t xml:space="preserve"> messageInTransaction : OPTIONAL MessageInTransactionType;</w:t>
      </w:r>
    </w:p>
    <w:p w14:paraId="767CE076" w14:textId="77777777" w:rsidR="00AF43E6" w:rsidRPr="0080609D" w:rsidRDefault="00AF43E6" w:rsidP="0061517B">
      <w:pPr>
        <w:ind w:left="709"/>
        <w:rPr>
          <w:rFonts w:ascii="Courier New" w:hAnsi="Courier New" w:cs="Courier New"/>
          <w:sz w:val="20"/>
          <w:szCs w:val="20"/>
          <w:lang w:val="en-US"/>
        </w:rPr>
      </w:pPr>
      <w:r w:rsidRPr="0080609D">
        <w:rPr>
          <w:rFonts w:ascii="Courier New" w:hAnsi="Courier New" w:cs="Courier New"/>
          <w:sz w:val="20"/>
          <w:szCs w:val="20"/>
          <w:lang w:val="en-US"/>
        </w:rPr>
        <w:t>END_ENTITY;</w:t>
      </w:r>
    </w:p>
    <w:p w14:paraId="767CE077" w14:textId="77777777" w:rsidR="00AF43E6" w:rsidRPr="00E67FAE" w:rsidRDefault="00AF43E6" w:rsidP="00AF43E6">
      <w:pPr>
        <w:rPr>
          <w:rFonts w:ascii="Corbel" w:hAnsi="Corbel"/>
          <w:sz w:val="22"/>
          <w:szCs w:val="22"/>
          <w:lang w:val="fr-FR"/>
        </w:rPr>
      </w:pPr>
    </w:p>
    <w:p w14:paraId="767CE078" w14:textId="77777777" w:rsidR="00AF43E6" w:rsidRPr="00E67FAE" w:rsidRDefault="00AF43E6" w:rsidP="001F30D4">
      <w:pPr>
        <w:rPr>
          <w:rFonts w:ascii="Corbel" w:hAnsi="Corbel"/>
          <w:sz w:val="22"/>
          <w:szCs w:val="22"/>
        </w:rPr>
      </w:pPr>
      <w:r w:rsidRPr="00E67FAE">
        <w:rPr>
          <w:rFonts w:ascii="Corbel" w:hAnsi="Corbel"/>
          <w:sz w:val="22"/>
          <w:szCs w:val="22"/>
        </w:rPr>
        <w:t>Systematiek Deel 2 behoeft geen aanpassingen</w:t>
      </w:r>
      <w:r w:rsidR="00500FA6" w:rsidRPr="00E67FAE">
        <w:rPr>
          <w:rFonts w:ascii="Corbel" w:hAnsi="Corbel"/>
          <w:sz w:val="22"/>
          <w:szCs w:val="22"/>
        </w:rPr>
        <w:t>.</w:t>
      </w:r>
    </w:p>
    <w:p w14:paraId="767CE079" w14:textId="77777777" w:rsidR="00AF43E6" w:rsidRPr="00E67FAE" w:rsidRDefault="00AF43E6" w:rsidP="007F6E7D">
      <w:pPr>
        <w:pStyle w:val="Tekstzonderopmaak"/>
        <w:widowControl w:val="0"/>
        <w:rPr>
          <w:rFonts w:ascii="Corbel" w:hAnsi="Corbel" w:cs="Times New Roman"/>
          <w:sz w:val="22"/>
          <w:szCs w:val="22"/>
        </w:rPr>
      </w:pPr>
    </w:p>
    <w:p w14:paraId="767CE07A" w14:textId="06279F86" w:rsidR="00224F6E" w:rsidRPr="00E67FAE" w:rsidRDefault="0063697D" w:rsidP="00224F6E">
      <w:pPr>
        <w:pStyle w:val="Kop3"/>
        <w:numPr>
          <w:ilvl w:val="0"/>
          <w:numId w:val="0"/>
        </w:numPr>
        <w:rPr>
          <w:rFonts w:ascii="Corbel" w:hAnsi="Corbel"/>
          <w:sz w:val="22"/>
          <w:szCs w:val="22"/>
        </w:rPr>
      </w:pPr>
      <w:r w:rsidRPr="00E67FAE">
        <w:rPr>
          <w:rFonts w:ascii="Corbel" w:hAnsi="Corbel"/>
          <w:sz w:val="22"/>
          <w:szCs w:val="22"/>
        </w:rPr>
        <w:br w:type="page"/>
      </w:r>
      <w:bookmarkStart w:id="549" w:name="_Toc4484465"/>
      <w:r w:rsidR="00081D3A" w:rsidRPr="00E67FAE">
        <w:rPr>
          <w:rFonts w:ascii="Corbel" w:hAnsi="Corbel"/>
          <w:sz w:val="22"/>
          <w:szCs w:val="22"/>
        </w:rPr>
        <w:lastRenderedPageBreak/>
        <w:t>1.</w:t>
      </w:r>
      <w:del w:id="550" w:author="Willems, P.H. (Peter)" w:date="2019-03-26T09:18:00Z">
        <w:r w:rsidR="00370F9D" w:rsidRPr="00E67FAE" w:rsidDel="001C12B3">
          <w:rPr>
            <w:rFonts w:ascii="Corbel" w:hAnsi="Corbel"/>
            <w:sz w:val="22"/>
            <w:szCs w:val="22"/>
          </w:rPr>
          <w:delText>3</w:delText>
        </w:r>
      </w:del>
      <w:ins w:id="551" w:author="Willems, P.H. (Peter)" w:date="2019-03-26T09:18:00Z">
        <w:r w:rsidR="001C12B3">
          <w:rPr>
            <w:rFonts w:ascii="Corbel" w:hAnsi="Corbel"/>
            <w:sz w:val="22"/>
            <w:szCs w:val="22"/>
          </w:rPr>
          <w:t>4</w:t>
        </w:r>
      </w:ins>
      <w:r w:rsidR="00081D3A" w:rsidRPr="00E67FAE">
        <w:rPr>
          <w:rFonts w:ascii="Corbel" w:hAnsi="Corbel"/>
          <w:sz w:val="22"/>
          <w:szCs w:val="22"/>
        </w:rPr>
        <w:t>.3</w:t>
      </w:r>
      <w:r w:rsidR="00224F6E" w:rsidRPr="00E67FAE">
        <w:rPr>
          <w:rFonts w:ascii="Corbel" w:hAnsi="Corbel"/>
          <w:sz w:val="22"/>
          <w:szCs w:val="22"/>
        </w:rPr>
        <w:tab/>
        <w:t>DateTime format</w:t>
      </w:r>
      <w:bookmarkEnd w:id="549"/>
    </w:p>
    <w:p w14:paraId="767CE07B" w14:textId="77777777" w:rsidR="007F6E7D" w:rsidRPr="00E67FAE" w:rsidRDefault="00FE0765" w:rsidP="00224F6E">
      <w:pPr>
        <w:pStyle w:val="Tekstzonderopmaak"/>
        <w:widowControl w:val="0"/>
        <w:rPr>
          <w:rFonts w:ascii="Corbel" w:hAnsi="Corbel" w:cs="Times New Roman"/>
          <w:sz w:val="22"/>
          <w:szCs w:val="22"/>
        </w:rPr>
      </w:pPr>
      <w:r w:rsidRPr="00E67FAE">
        <w:rPr>
          <w:rFonts w:ascii="Corbel" w:hAnsi="Corbel" w:cs="Times New Roman"/>
          <w:sz w:val="22"/>
          <w:szCs w:val="22"/>
        </w:rPr>
        <w:t>Vanaf systematiek 1.2 wordt (in Systematiek Deel 2) het DateTime format gebruikt in plaats van het Date format zodat naast de datum ook de tijd kan worden geregistreerd. Het DATETIME datatype refereert aan de "xsd:dateTime" definitie (Instant of time (Gregorian calendar</w:t>
      </w:r>
      <w:r w:rsidR="007F6E7D" w:rsidRPr="00E67FAE">
        <w:rPr>
          <w:rFonts w:ascii="Corbel" w:hAnsi="Corbel" w:cs="Times New Roman"/>
          <w:sz w:val="22"/>
          <w:szCs w:val="22"/>
        </w:rPr>
        <w:t>)).</w:t>
      </w:r>
    </w:p>
    <w:p w14:paraId="767CE07C" w14:textId="407795A1" w:rsidR="007F6E7D" w:rsidRPr="00E67FAE" w:rsidRDefault="00081D3A" w:rsidP="00224F6E">
      <w:pPr>
        <w:pStyle w:val="Kop3"/>
        <w:numPr>
          <w:ilvl w:val="0"/>
          <w:numId w:val="0"/>
        </w:numPr>
        <w:rPr>
          <w:rFonts w:ascii="Corbel" w:hAnsi="Corbel"/>
          <w:sz w:val="22"/>
          <w:szCs w:val="22"/>
        </w:rPr>
      </w:pPr>
      <w:bookmarkStart w:id="552" w:name="_Toc4484466"/>
      <w:r w:rsidRPr="00E67FAE">
        <w:rPr>
          <w:rFonts w:ascii="Corbel" w:hAnsi="Corbel"/>
          <w:sz w:val="22"/>
          <w:szCs w:val="22"/>
        </w:rPr>
        <w:t>1.</w:t>
      </w:r>
      <w:del w:id="553" w:author="Willems, P.H. (Peter)" w:date="2019-03-26T09:18:00Z">
        <w:r w:rsidR="00370F9D" w:rsidRPr="00E67FAE" w:rsidDel="001C12B3">
          <w:rPr>
            <w:rFonts w:ascii="Corbel" w:hAnsi="Corbel"/>
            <w:sz w:val="22"/>
            <w:szCs w:val="22"/>
          </w:rPr>
          <w:delText>3</w:delText>
        </w:r>
      </w:del>
      <w:ins w:id="554" w:author="Willems, P.H. (Peter)" w:date="2019-03-26T09:18:00Z">
        <w:r w:rsidR="001C12B3">
          <w:rPr>
            <w:rFonts w:ascii="Corbel" w:hAnsi="Corbel"/>
            <w:sz w:val="22"/>
            <w:szCs w:val="22"/>
          </w:rPr>
          <w:t>4</w:t>
        </w:r>
      </w:ins>
      <w:r w:rsidRPr="00E67FAE">
        <w:rPr>
          <w:rFonts w:ascii="Corbel" w:hAnsi="Corbel"/>
          <w:sz w:val="22"/>
          <w:szCs w:val="22"/>
        </w:rPr>
        <w:t>.4</w:t>
      </w:r>
      <w:r w:rsidR="00414725" w:rsidRPr="00E67FAE">
        <w:rPr>
          <w:rFonts w:ascii="Corbel" w:hAnsi="Corbel"/>
          <w:sz w:val="22"/>
          <w:szCs w:val="22"/>
        </w:rPr>
        <w:tab/>
      </w:r>
      <w:r w:rsidR="00224F6E" w:rsidRPr="00E67FAE">
        <w:rPr>
          <w:rFonts w:ascii="Corbel" w:hAnsi="Corbel"/>
          <w:sz w:val="22"/>
          <w:szCs w:val="22"/>
        </w:rPr>
        <w:t xml:space="preserve">Successor </w:t>
      </w:r>
      <w:r w:rsidR="007F6E7D" w:rsidRPr="00E67FAE">
        <w:rPr>
          <w:rFonts w:ascii="Corbel" w:hAnsi="Corbel"/>
          <w:sz w:val="22"/>
          <w:szCs w:val="22"/>
        </w:rPr>
        <w:t xml:space="preserve">(zie ook </w:t>
      </w:r>
      <w:r w:rsidR="00414725" w:rsidRPr="00E67FAE">
        <w:rPr>
          <w:rFonts w:ascii="Corbel" w:hAnsi="Corbel"/>
          <w:sz w:val="22"/>
          <w:szCs w:val="22"/>
        </w:rPr>
        <w:t xml:space="preserve">1.1.9 </w:t>
      </w:r>
      <w:r w:rsidR="007F6E7D" w:rsidRPr="00E67FAE">
        <w:rPr>
          <w:rFonts w:ascii="Corbel" w:hAnsi="Corbel"/>
          <w:sz w:val="22"/>
          <w:szCs w:val="22"/>
        </w:rPr>
        <w:t>oneindige loops</w:t>
      </w:r>
      <w:r w:rsidR="00F93BF0" w:rsidRPr="00E67FAE">
        <w:rPr>
          <w:rFonts w:ascii="Corbel" w:hAnsi="Corbel"/>
          <w:sz w:val="22"/>
          <w:szCs w:val="22"/>
        </w:rPr>
        <w:t>)</w:t>
      </w:r>
      <w:bookmarkEnd w:id="552"/>
    </w:p>
    <w:p w14:paraId="767CE07D" w14:textId="77777777" w:rsidR="007F6E7D" w:rsidRPr="00E67FAE" w:rsidRDefault="007F6E7D" w:rsidP="00224F6E">
      <w:pPr>
        <w:pStyle w:val="Tekstzonderopmaak"/>
        <w:widowControl w:val="0"/>
        <w:rPr>
          <w:rFonts w:ascii="Corbel" w:hAnsi="Corbel" w:cs="Times New Roman"/>
          <w:sz w:val="22"/>
          <w:szCs w:val="22"/>
        </w:rPr>
      </w:pPr>
      <w:r w:rsidRPr="00E67FAE">
        <w:rPr>
          <w:rFonts w:ascii="Corbel" w:hAnsi="Corbel" w:cs="Times New Roman"/>
          <w:sz w:val="22"/>
          <w:szCs w:val="22"/>
        </w:rPr>
        <w:t xml:space="preserve">Systematiek 1.2 </w:t>
      </w:r>
      <w:r w:rsidR="00081D3A" w:rsidRPr="00E67FAE">
        <w:rPr>
          <w:rFonts w:ascii="Corbel" w:hAnsi="Corbel" w:cs="Times New Roman"/>
          <w:sz w:val="22"/>
          <w:szCs w:val="22"/>
        </w:rPr>
        <w:t xml:space="preserve">(Deel 2) </w:t>
      </w:r>
      <w:r w:rsidRPr="00E67FAE">
        <w:rPr>
          <w:rFonts w:ascii="Corbel" w:hAnsi="Corbel" w:cs="Times New Roman"/>
          <w:sz w:val="22"/>
          <w:szCs w:val="22"/>
        </w:rPr>
        <w:t>is aangepast om de functionaliteit van de mogelijkheid dat tijdens een project een persoon kan worden opgevolgd door een ander persoon te ondersteunen. Hierbij wordt rekening gehouden met openstaande instanties van transacties (PSB)</w:t>
      </w:r>
      <w:r w:rsidR="001F2190" w:rsidRPr="00E67FAE">
        <w:rPr>
          <w:rFonts w:ascii="Corbel" w:hAnsi="Corbel" w:cs="Times New Roman"/>
          <w:sz w:val="22"/>
          <w:szCs w:val="22"/>
        </w:rPr>
        <w:t>.</w:t>
      </w:r>
      <w:r w:rsidRPr="00E67FAE">
        <w:rPr>
          <w:rFonts w:ascii="Corbel" w:hAnsi="Corbel" w:cs="Times New Roman"/>
          <w:sz w:val="22"/>
          <w:szCs w:val="22"/>
        </w:rPr>
        <w:t xml:space="preserve"> </w:t>
      </w:r>
    </w:p>
    <w:p w14:paraId="767CE07E" w14:textId="77777777" w:rsidR="00CD6595" w:rsidRPr="00E67FAE" w:rsidRDefault="00CD6595" w:rsidP="00224F6E">
      <w:pPr>
        <w:pStyle w:val="Tekstzonderopmaak"/>
        <w:widowControl w:val="0"/>
        <w:rPr>
          <w:rFonts w:ascii="Corbel" w:hAnsi="Corbel" w:cs="Times New Roman"/>
          <w:sz w:val="22"/>
          <w:szCs w:val="22"/>
        </w:rPr>
      </w:pPr>
    </w:p>
    <w:p w14:paraId="767CE07F" w14:textId="3BF4AB91" w:rsidR="00224F6E" w:rsidRPr="00E67FAE" w:rsidRDefault="00081D3A" w:rsidP="00224F6E">
      <w:pPr>
        <w:pStyle w:val="Kop3"/>
        <w:numPr>
          <w:ilvl w:val="0"/>
          <w:numId w:val="0"/>
        </w:numPr>
        <w:rPr>
          <w:rFonts w:ascii="Corbel" w:hAnsi="Corbel"/>
          <w:sz w:val="22"/>
          <w:szCs w:val="22"/>
        </w:rPr>
      </w:pPr>
      <w:bookmarkStart w:id="555" w:name="_Toc4484467"/>
      <w:r w:rsidRPr="00E67FAE">
        <w:rPr>
          <w:rFonts w:ascii="Corbel" w:hAnsi="Corbel"/>
          <w:sz w:val="22"/>
          <w:szCs w:val="22"/>
        </w:rPr>
        <w:t>1.</w:t>
      </w:r>
      <w:del w:id="556" w:author="Willems, P.H. (Peter)" w:date="2019-03-26T09:18:00Z">
        <w:r w:rsidR="00370F9D" w:rsidRPr="00E67FAE" w:rsidDel="001C12B3">
          <w:rPr>
            <w:rFonts w:ascii="Corbel" w:hAnsi="Corbel"/>
            <w:sz w:val="22"/>
            <w:szCs w:val="22"/>
          </w:rPr>
          <w:delText>3</w:delText>
        </w:r>
      </w:del>
      <w:ins w:id="557" w:author="Willems, P.H. (Peter)" w:date="2019-03-26T09:18:00Z">
        <w:r w:rsidR="001C12B3">
          <w:rPr>
            <w:rFonts w:ascii="Corbel" w:hAnsi="Corbel"/>
            <w:sz w:val="22"/>
            <w:szCs w:val="22"/>
          </w:rPr>
          <w:t>4</w:t>
        </w:r>
      </w:ins>
      <w:r w:rsidRPr="00E67FAE">
        <w:rPr>
          <w:rFonts w:ascii="Corbel" w:hAnsi="Corbel"/>
          <w:sz w:val="22"/>
          <w:szCs w:val="22"/>
        </w:rPr>
        <w:t>.5</w:t>
      </w:r>
      <w:r w:rsidR="00224F6E" w:rsidRPr="00E67FAE">
        <w:rPr>
          <w:rFonts w:ascii="Corbel" w:hAnsi="Corbel"/>
          <w:sz w:val="22"/>
          <w:szCs w:val="22"/>
        </w:rPr>
        <w:tab/>
        <w:t>Toevoeging MITT aan bericht</w:t>
      </w:r>
      <w:bookmarkEnd w:id="555"/>
    </w:p>
    <w:p w14:paraId="767CE080" w14:textId="77777777" w:rsidR="007F6E7D" w:rsidRPr="00E67FAE" w:rsidRDefault="001F2190" w:rsidP="00224F6E">
      <w:pPr>
        <w:pStyle w:val="Tekstzonderopmaak"/>
        <w:widowControl w:val="0"/>
        <w:rPr>
          <w:rFonts w:ascii="Corbel" w:hAnsi="Corbel" w:cs="Times New Roman"/>
          <w:bCs/>
          <w:sz w:val="22"/>
          <w:szCs w:val="22"/>
        </w:rPr>
      </w:pPr>
      <w:r w:rsidRPr="00E67FAE">
        <w:rPr>
          <w:rFonts w:ascii="Corbel" w:hAnsi="Corbel" w:cs="Times New Roman"/>
          <w:bCs/>
          <w:sz w:val="22"/>
          <w:szCs w:val="22"/>
        </w:rPr>
        <w:t>Binnen transacties was het mogelijk om hetzelfde bericht meerdere malen op verschillende plekken in de flow van de transactie op te nemen. Hierdoor waren gevallen denkbaar waarbij hetzelfde bericht binnen een transactie andere vervolgberichten heeft, afhankelijk van de positie in de flow. Om dit te voorkomen is in Systematiek 1.2 het MessageInTransactionType in het bericht vastgelegd.</w:t>
      </w:r>
      <w:r w:rsidRPr="00E67FAE">
        <w:rPr>
          <w:rFonts w:ascii="Corbel" w:hAnsi="Corbel" w:cs="Times New Roman"/>
          <w:bCs/>
          <w:sz w:val="22"/>
          <w:szCs w:val="22"/>
        </w:rPr>
        <w:cr/>
      </w:r>
    </w:p>
    <w:p w14:paraId="767CE081" w14:textId="77777777" w:rsidR="0058511B" w:rsidRPr="00E67FAE" w:rsidRDefault="0058511B" w:rsidP="0058511B">
      <w:pPr>
        <w:rPr>
          <w:rFonts w:ascii="Corbel" w:hAnsi="Corbel"/>
          <w:b/>
          <w:i/>
          <w:sz w:val="22"/>
          <w:szCs w:val="22"/>
        </w:rPr>
      </w:pPr>
      <w:r w:rsidRPr="00E67FAE">
        <w:rPr>
          <w:rFonts w:ascii="Corbel" w:hAnsi="Corbel"/>
          <w:b/>
          <w:i/>
          <w:sz w:val="22"/>
          <w:szCs w:val="22"/>
        </w:rPr>
        <w:t>Achterliggende reden</w:t>
      </w:r>
    </w:p>
    <w:p w14:paraId="767CE082" w14:textId="77777777" w:rsidR="0058511B" w:rsidRPr="00E67FAE" w:rsidRDefault="0058511B" w:rsidP="0058511B">
      <w:pPr>
        <w:rPr>
          <w:rFonts w:ascii="Corbel" w:hAnsi="Corbel"/>
          <w:sz w:val="22"/>
          <w:szCs w:val="22"/>
        </w:rPr>
      </w:pPr>
      <w:r w:rsidRPr="00E67FAE">
        <w:rPr>
          <w:rFonts w:ascii="Corbel" w:hAnsi="Corbel"/>
          <w:sz w:val="22"/>
          <w:szCs w:val="22"/>
        </w:rPr>
        <w:t>Binnen transacties is het mogelijke meerdere dezelfde berichten op verschillende plaatsen in een workflow op te nemen. Hierdoor zijn gevallen denkbaar waarbij hetzelfde bericht binnen een transactie andere vervolgberichten heeft afhankelijk van zijn positie in de workflow.</w:t>
      </w:r>
    </w:p>
    <w:p w14:paraId="767CE083" w14:textId="77777777" w:rsidR="0058511B" w:rsidRPr="00E67FAE" w:rsidRDefault="0058511B" w:rsidP="0058511B">
      <w:pPr>
        <w:rPr>
          <w:rFonts w:ascii="Corbel" w:hAnsi="Corbel"/>
          <w:sz w:val="22"/>
          <w:szCs w:val="22"/>
        </w:rPr>
      </w:pPr>
      <w:r w:rsidRPr="00E67FAE">
        <w:rPr>
          <w:rFonts w:ascii="Corbel" w:hAnsi="Corbel"/>
          <w:sz w:val="22"/>
          <w:szCs w:val="22"/>
        </w:rPr>
        <w:t>Afgesproken is dit probleem op te lossen door de bijbehorende MessageInTransactionType mee te nemen in het bericht. Hierdoor is de positie in de workflow van een transactie altijd eenduidig te achterhalen.</w:t>
      </w:r>
    </w:p>
    <w:p w14:paraId="767CE084" w14:textId="77777777" w:rsidR="0058511B" w:rsidRPr="00E67FAE" w:rsidRDefault="0058511B" w:rsidP="0058511B">
      <w:pPr>
        <w:rPr>
          <w:rFonts w:ascii="Corbel" w:hAnsi="Corbel"/>
          <w:sz w:val="22"/>
          <w:szCs w:val="22"/>
        </w:rPr>
      </w:pPr>
    </w:p>
    <w:p w14:paraId="767CE085" w14:textId="77777777" w:rsidR="0058511B" w:rsidRPr="00E67FAE" w:rsidRDefault="0058511B" w:rsidP="0058511B">
      <w:pPr>
        <w:rPr>
          <w:rFonts w:ascii="Corbel" w:hAnsi="Corbel"/>
          <w:b/>
          <w:i/>
          <w:sz w:val="22"/>
          <w:szCs w:val="22"/>
        </w:rPr>
      </w:pPr>
      <w:r w:rsidRPr="00E67FAE">
        <w:rPr>
          <w:rFonts w:ascii="Corbel" w:hAnsi="Corbel"/>
          <w:b/>
          <w:i/>
          <w:sz w:val="22"/>
          <w:szCs w:val="22"/>
        </w:rPr>
        <w:t>Voorbeeld</w:t>
      </w:r>
    </w:p>
    <w:p w14:paraId="767CE086" w14:textId="77777777" w:rsidR="0058511B" w:rsidRPr="00E67FAE" w:rsidRDefault="0058511B" w:rsidP="0058511B">
      <w:pPr>
        <w:rPr>
          <w:rFonts w:ascii="Corbel" w:hAnsi="Corbel"/>
          <w:sz w:val="22"/>
          <w:szCs w:val="22"/>
        </w:rPr>
      </w:pPr>
      <w:r w:rsidRPr="00E67FAE">
        <w:rPr>
          <w:rFonts w:ascii="Corbel" w:hAnsi="Corbel"/>
          <w:sz w:val="22"/>
          <w:szCs w:val="22"/>
        </w:rPr>
        <w:t xml:space="preserve">Er </w:t>
      </w:r>
      <w:r w:rsidR="00500FA6" w:rsidRPr="00E67FAE">
        <w:rPr>
          <w:rFonts w:ascii="Corbel" w:hAnsi="Corbel"/>
          <w:sz w:val="22"/>
          <w:szCs w:val="22"/>
        </w:rPr>
        <w:t xml:space="preserve">verandert </w:t>
      </w:r>
      <w:r w:rsidRPr="00E67FAE">
        <w:rPr>
          <w:rFonts w:ascii="Corbel" w:hAnsi="Corbel"/>
          <w:sz w:val="22"/>
          <w:szCs w:val="22"/>
        </w:rPr>
        <w:t>niets aan een raamwerk. Slechts de berichten worden uitgebreid.</w:t>
      </w:r>
    </w:p>
    <w:p w14:paraId="767CE087" w14:textId="77777777" w:rsidR="0058511B" w:rsidRPr="00E67FAE" w:rsidRDefault="0058511B" w:rsidP="0058511B">
      <w:pPr>
        <w:rPr>
          <w:rFonts w:ascii="Corbel" w:hAnsi="Corbel"/>
          <w:sz w:val="22"/>
          <w:szCs w:val="22"/>
        </w:rPr>
      </w:pPr>
      <w:r w:rsidRPr="00E67FAE">
        <w:rPr>
          <w:rFonts w:ascii="Corbel" w:hAnsi="Corbel"/>
          <w:sz w:val="22"/>
          <w:szCs w:val="22"/>
        </w:rPr>
        <w:t>Stel we hebben de volgende constructie in een raamwerk:</w:t>
      </w:r>
    </w:p>
    <w:p w14:paraId="767CE088" w14:textId="77777777" w:rsidR="0058511B" w:rsidRPr="00E67FAE" w:rsidRDefault="0058511B" w:rsidP="0058511B">
      <w:pPr>
        <w:rPr>
          <w:rFonts w:ascii="Corbel" w:hAnsi="Corbel"/>
          <w:sz w:val="22"/>
          <w:szCs w:val="22"/>
        </w:rPr>
      </w:pPr>
    </w:p>
    <w:p w14:paraId="767CE089"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MessageType</w:t>
      </w:r>
      <w:r w:rsidRPr="0080609D">
        <w:rPr>
          <w:rFonts w:ascii="Courier New" w:hAnsi="Courier New" w:cs="Courier New"/>
          <w:color w:val="FF0000"/>
          <w:sz w:val="20"/>
          <w:szCs w:val="20"/>
          <w:highlight w:val="white"/>
          <w:lang w:val="de-DE"/>
        </w:rPr>
        <w:t xml:space="preserve"> id</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Bericht_001</w:t>
      </w:r>
      <w:r w:rsidRPr="0080609D">
        <w:rPr>
          <w:rFonts w:ascii="Courier New" w:hAnsi="Courier New" w:cs="Courier New"/>
          <w:color w:val="0000FF"/>
          <w:sz w:val="20"/>
          <w:szCs w:val="20"/>
          <w:highlight w:val="white"/>
          <w:lang w:val="de-DE"/>
        </w:rPr>
        <w:t>"&gt;</w:t>
      </w:r>
    </w:p>
    <w:p w14:paraId="767CE08A"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t>...</w:t>
      </w:r>
    </w:p>
    <w:p w14:paraId="767CE08B"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MessageType</w:t>
      </w:r>
      <w:r w:rsidRPr="0080609D">
        <w:rPr>
          <w:rFonts w:ascii="Courier New" w:hAnsi="Courier New" w:cs="Courier New"/>
          <w:color w:val="0000FF"/>
          <w:sz w:val="20"/>
          <w:szCs w:val="20"/>
          <w:highlight w:val="white"/>
          <w:lang w:val="de-DE"/>
        </w:rPr>
        <w:t>&gt;</w:t>
      </w:r>
    </w:p>
    <w:p w14:paraId="767CE08C"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t>...</w:t>
      </w:r>
    </w:p>
    <w:p w14:paraId="767CE08D"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MessageInTransactionType</w:t>
      </w:r>
      <w:r w:rsidRPr="0080609D">
        <w:rPr>
          <w:rFonts w:ascii="Courier New" w:hAnsi="Courier New" w:cs="Courier New"/>
          <w:color w:val="FF0000"/>
          <w:sz w:val="20"/>
          <w:szCs w:val="20"/>
          <w:highlight w:val="white"/>
          <w:lang w:val="de-DE"/>
        </w:rPr>
        <w:t xml:space="preserve"> id</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BerichtInTransactie_001</w:t>
      </w:r>
      <w:r w:rsidRPr="0080609D">
        <w:rPr>
          <w:rFonts w:ascii="Courier New" w:hAnsi="Courier New" w:cs="Courier New"/>
          <w:color w:val="0000FF"/>
          <w:sz w:val="20"/>
          <w:szCs w:val="20"/>
          <w:highlight w:val="white"/>
          <w:lang w:val="de-DE"/>
        </w:rPr>
        <w:t>"&gt;</w:t>
      </w:r>
    </w:p>
    <w:p w14:paraId="767CE08E"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t>...</w:t>
      </w:r>
    </w:p>
    <w:p w14:paraId="767CE08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w:t>
      </w:r>
      <w:r w:rsidRPr="0080609D">
        <w:rPr>
          <w:rFonts w:ascii="Courier New" w:hAnsi="Courier New" w:cs="Courier New"/>
          <w:color w:val="0000FF"/>
          <w:sz w:val="20"/>
          <w:szCs w:val="20"/>
          <w:highlight w:val="white"/>
          <w:lang w:val="de-DE"/>
        </w:rPr>
        <w:t>&gt;</w:t>
      </w:r>
    </w:p>
    <w:p w14:paraId="767CE09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MessageTypeRef</w:t>
      </w:r>
      <w:r w:rsidRPr="0080609D">
        <w:rPr>
          <w:rFonts w:ascii="Courier New" w:hAnsi="Courier New" w:cs="Courier New"/>
          <w:color w:val="FF0000"/>
          <w:sz w:val="20"/>
          <w:szCs w:val="20"/>
          <w:highlight w:val="white"/>
          <w:lang w:val="de-DE"/>
        </w:rPr>
        <w:t xml:space="preserve"> idref</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Bericht_001</w:t>
      </w:r>
      <w:r w:rsidRPr="0080609D">
        <w:rPr>
          <w:rFonts w:ascii="Courier New" w:hAnsi="Courier New" w:cs="Courier New"/>
          <w:color w:val="0000FF"/>
          <w:sz w:val="20"/>
          <w:szCs w:val="20"/>
          <w:highlight w:val="white"/>
          <w:lang w:val="de-DE"/>
        </w:rPr>
        <w:t>"/&gt;</w:t>
      </w:r>
    </w:p>
    <w:p w14:paraId="767CE09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w:t>
      </w:r>
      <w:r w:rsidRPr="0080609D">
        <w:rPr>
          <w:rFonts w:ascii="Courier New" w:hAnsi="Courier New" w:cs="Courier New"/>
          <w:color w:val="0000FF"/>
          <w:sz w:val="20"/>
          <w:szCs w:val="20"/>
          <w:highlight w:val="white"/>
          <w:lang w:val="de-DE"/>
        </w:rPr>
        <w:t>&gt;</w:t>
      </w:r>
    </w:p>
    <w:p w14:paraId="767CE09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transaction</w:t>
      </w:r>
      <w:r w:rsidRPr="0080609D">
        <w:rPr>
          <w:rFonts w:ascii="Courier New" w:hAnsi="Courier New" w:cs="Courier New"/>
          <w:color w:val="0000FF"/>
          <w:sz w:val="20"/>
          <w:szCs w:val="20"/>
          <w:highlight w:val="white"/>
          <w:lang w:val="en-GB"/>
        </w:rPr>
        <w:t>&gt;</w:t>
      </w:r>
    </w:p>
    <w:p w14:paraId="767CE09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TransactionTypeRef</w:t>
      </w:r>
      <w:r w:rsidRPr="0080609D">
        <w:rPr>
          <w:rFonts w:ascii="Courier New" w:hAnsi="Courier New" w:cs="Courier New"/>
          <w:color w:val="FF0000"/>
          <w:sz w:val="20"/>
          <w:szCs w:val="20"/>
          <w:highlight w:val="white"/>
          <w:lang w:val="en-GB"/>
        </w:rPr>
        <w:t xml:space="preserve"> idref</w:t>
      </w:r>
      <w:r w:rsidRPr="0080609D">
        <w:rPr>
          <w:rFonts w:ascii="Courier New" w:hAnsi="Courier New" w:cs="Courier New"/>
          <w:color w:val="0000FF"/>
          <w:sz w:val="20"/>
          <w:szCs w:val="20"/>
          <w:highlight w:val="white"/>
          <w:lang w:val="en-GB"/>
        </w:rPr>
        <w:t>="</w:t>
      </w:r>
      <w:r w:rsidRPr="0080609D">
        <w:rPr>
          <w:rFonts w:ascii="Courier New" w:hAnsi="Courier New" w:cs="Courier New"/>
          <w:color w:val="000000"/>
          <w:sz w:val="20"/>
          <w:szCs w:val="20"/>
          <w:highlight w:val="white"/>
          <w:lang w:val="en-GB"/>
        </w:rPr>
        <w:t>Transactie_001</w:t>
      </w:r>
      <w:r w:rsidRPr="0080609D">
        <w:rPr>
          <w:rFonts w:ascii="Courier New" w:hAnsi="Courier New" w:cs="Courier New"/>
          <w:color w:val="0000FF"/>
          <w:sz w:val="20"/>
          <w:szCs w:val="20"/>
          <w:highlight w:val="white"/>
          <w:lang w:val="en-GB"/>
        </w:rPr>
        <w:t>"/&gt;</w:t>
      </w:r>
    </w:p>
    <w:p w14:paraId="767CE094"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transaction</w:t>
      </w:r>
      <w:r w:rsidRPr="0080609D">
        <w:rPr>
          <w:rFonts w:ascii="Courier New" w:hAnsi="Courier New" w:cs="Courier New"/>
          <w:color w:val="0000FF"/>
          <w:sz w:val="20"/>
          <w:szCs w:val="20"/>
          <w:highlight w:val="white"/>
          <w:lang w:val="en-GB"/>
        </w:rPr>
        <w:t>&gt;</w:t>
      </w:r>
    </w:p>
    <w:p w14:paraId="767CE095"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t>...</w:t>
      </w:r>
    </w:p>
    <w:p w14:paraId="767CE096"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MessageInTransactionType</w:t>
      </w:r>
      <w:r w:rsidRPr="0080609D">
        <w:rPr>
          <w:rFonts w:ascii="Courier New" w:hAnsi="Courier New" w:cs="Courier New"/>
          <w:color w:val="0000FF"/>
          <w:sz w:val="20"/>
          <w:szCs w:val="20"/>
          <w:highlight w:val="white"/>
          <w:lang w:val="en-GB"/>
        </w:rPr>
        <w:t>&gt;</w:t>
      </w:r>
    </w:p>
    <w:p w14:paraId="767CE097"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rPr>
        <w:t>...</w:t>
      </w:r>
    </w:p>
    <w:p w14:paraId="767CE098"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TransactionType</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Transactie_001</w:t>
      </w:r>
      <w:r w:rsidRPr="0080609D">
        <w:rPr>
          <w:rFonts w:ascii="Courier New" w:hAnsi="Courier New" w:cs="Courier New"/>
          <w:color w:val="0000FF"/>
          <w:sz w:val="20"/>
          <w:szCs w:val="20"/>
          <w:highlight w:val="white"/>
        </w:rPr>
        <w:t>"&gt;</w:t>
      </w:r>
    </w:p>
    <w:p w14:paraId="767CE099"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t>...</w:t>
      </w:r>
    </w:p>
    <w:p w14:paraId="767CE09A"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TransactionType</w:t>
      </w:r>
      <w:r w:rsidRPr="0080609D">
        <w:rPr>
          <w:rFonts w:ascii="Courier New" w:hAnsi="Courier New" w:cs="Courier New"/>
          <w:color w:val="0000FF"/>
          <w:sz w:val="20"/>
          <w:szCs w:val="20"/>
          <w:highlight w:val="white"/>
        </w:rPr>
        <w:t>&gt;</w:t>
      </w:r>
    </w:p>
    <w:p w14:paraId="767CE09B" w14:textId="77777777" w:rsidR="0058511B" w:rsidRPr="00E67FAE" w:rsidRDefault="0058511B" w:rsidP="0058511B">
      <w:pPr>
        <w:rPr>
          <w:rFonts w:ascii="Corbel" w:hAnsi="Corbel"/>
          <w:sz w:val="22"/>
          <w:szCs w:val="22"/>
        </w:rPr>
      </w:pPr>
    </w:p>
    <w:p w14:paraId="767CE09C" w14:textId="77777777" w:rsidR="0058511B" w:rsidRPr="00E67FAE" w:rsidRDefault="00E60897" w:rsidP="0058511B">
      <w:pPr>
        <w:rPr>
          <w:rFonts w:ascii="Corbel" w:hAnsi="Corbel"/>
          <w:sz w:val="22"/>
          <w:szCs w:val="22"/>
        </w:rPr>
      </w:pPr>
      <w:r w:rsidRPr="00E67FAE">
        <w:rPr>
          <w:rFonts w:ascii="Corbel" w:hAnsi="Corbel"/>
          <w:sz w:val="22"/>
          <w:szCs w:val="22"/>
        </w:rPr>
        <w:br w:type="page"/>
      </w:r>
      <w:r w:rsidR="0058511B" w:rsidRPr="00E67FAE">
        <w:rPr>
          <w:rFonts w:ascii="Corbel" w:hAnsi="Corbel"/>
          <w:sz w:val="22"/>
          <w:szCs w:val="22"/>
        </w:rPr>
        <w:lastRenderedPageBreak/>
        <w:t>In een bericht vinden we dan oorspronkelijk de volgende constructie terug:</w:t>
      </w:r>
    </w:p>
    <w:p w14:paraId="767CE09D" w14:textId="77777777" w:rsidR="0058511B" w:rsidRPr="00E67FAE" w:rsidRDefault="0058511B" w:rsidP="0058511B">
      <w:pPr>
        <w:rPr>
          <w:rFonts w:ascii="Corbel" w:hAnsi="Corbel"/>
          <w:sz w:val="22"/>
          <w:szCs w:val="22"/>
        </w:rPr>
      </w:pPr>
    </w:p>
    <w:p w14:paraId="767CE09E" w14:textId="77777777" w:rsidR="0058511B" w:rsidRPr="0080609D" w:rsidRDefault="0058511B" w:rsidP="0058511B">
      <w:pPr>
        <w:autoSpaceDE w:val="0"/>
        <w:autoSpaceDN w:val="0"/>
        <w:adjustRightInd w:val="0"/>
        <w:ind w:firstLine="720"/>
        <w:rPr>
          <w:rFonts w:ascii="Courier New" w:hAnsi="Courier New" w:cs="Courier New"/>
          <w:color w:val="000000"/>
          <w:sz w:val="20"/>
          <w:szCs w:val="20"/>
          <w:highlight w:val="white"/>
          <w:lang w:val="en-GB"/>
        </w:rPr>
      </w:pP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Bericht_001</w:t>
      </w:r>
      <w:r w:rsidRPr="0080609D">
        <w:rPr>
          <w:rFonts w:ascii="Courier New" w:hAnsi="Courier New" w:cs="Courier New"/>
          <w:color w:val="FF0000"/>
          <w:sz w:val="20"/>
          <w:szCs w:val="20"/>
          <w:highlight w:val="white"/>
          <w:lang w:val="en-GB"/>
        </w:rPr>
        <w:t xml:space="preserve"> id</w:t>
      </w:r>
      <w:r w:rsidRPr="0080609D">
        <w:rPr>
          <w:rFonts w:ascii="Courier New" w:hAnsi="Courier New" w:cs="Courier New"/>
          <w:color w:val="0000FF"/>
          <w:sz w:val="20"/>
          <w:szCs w:val="20"/>
          <w:highlight w:val="white"/>
          <w:lang w:val="en-GB"/>
        </w:rPr>
        <w:t>="</w:t>
      </w:r>
      <w:r w:rsidRPr="0080609D">
        <w:rPr>
          <w:rFonts w:ascii="Courier New" w:hAnsi="Courier New" w:cs="Courier New"/>
          <w:color w:val="000000"/>
          <w:sz w:val="20"/>
          <w:szCs w:val="20"/>
          <w:highlight w:val="white"/>
          <w:lang w:val="en-GB"/>
        </w:rPr>
        <w:t>a001</w:t>
      </w:r>
      <w:r w:rsidRPr="0080609D">
        <w:rPr>
          <w:rFonts w:ascii="Courier New" w:hAnsi="Courier New" w:cs="Courier New"/>
          <w:color w:val="0000FF"/>
          <w:sz w:val="20"/>
          <w:szCs w:val="20"/>
          <w:highlight w:val="white"/>
          <w:lang w:val="en-GB"/>
        </w:rPr>
        <w:t>"&gt;</w:t>
      </w:r>
    </w:p>
    <w:p w14:paraId="767CE09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identification</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identification</w:t>
      </w:r>
      <w:r w:rsidRPr="0080609D">
        <w:rPr>
          <w:rFonts w:ascii="Courier New" w:hAnsi="Courier New" w:cs="Courier New"/>
          <w:color w:val="0000FF"/>
          <w:sz w:val="20"/>
          <w:szCs w:val="20"/>
          <w:highlight w:val="white"/>
          <w:lang w:val="en-GB"/>
        </w:rPr>
        <w:t>&gt;</w:t>
      </w:r>
    </w:p>
    <w:p w14:paraId="767CE0A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dateSend</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dateSend</w:t>
      </w:r>
      <w:r w:rsidRPr="0080609D">
        <w:rPr>
          <w:rFonts w:ascii="Courier New" w:hAnsi="Courier New" w:cs="Courier New"/>
          <w:color w:val="0000FF"/>
          <w:sz w:val="20"/>
          <w:szCs w:val="20"/>
          <w:highlight w:val="white"/>
          <w:lang w:val="en-GB"/>
        </w:rPr>
        <w:t>&gt;</w:t>
      </w:r>
    </w:p>
    <w:p w14:paraId="767CE0A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dateRead</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dateRead</w:t>
      </w:r>
      <w:r w:rsidRPr="0080609D">
        <w:rPr>
          <w:rFonts w:ascii="Courier New" w:hAnsi="Courier New" w:cs="Courier New"/>
          <w:color w:val="0000FF"/>
          <w:sz w:val="20"/>
          <w:szCs w:val="20"/>
          <w:highlight w:val="white"/>
          <w:lang w:val="en-GB"/>
        </w:rPr>
        <w:t>&gt;</w:t>
      </w:r>
    </w:p>
    <w:p w14:paraId="767CE0A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p>
    <w:p w14:paraId="767CE0A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p>
    <w:p w14:paraId="767CE0A4"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p>
    <w:p w14:paraId="767CE0A5"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initiatorToExecutor</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initiatorToExecutor</w:t>
      </w:r>
      <w:r w:rsidRPr="0080609D">
        <w:rPr>
          <w:rFonts w:ascii="Courier New" w:hAnsi="Courier New" w:cs="Courier New"/>
          <w:color w:val="0000FF"/>
          <w:sz w:val="20"/>
          <w:szCs w:val="20"/>
          <w:highlight w:val="white"/>
          <w:lang w:val="de-DE"/>
        </w:rPr>
        <w:t>&gt;</w:t>
      </w:r>
    </w:p>
    <w:p w14:paraId="767CE0A6"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transaction</w:t>
      </w:r>
      <w:r w:rsidRPr="0080609D">
        <w:rPr>
          <w:rFonts w:ascii="Courier New" w:hAnsi="Courier New" w:cs="Courier New"/>
          <w:color w:val="0000FF"/>
          <w:sz w:val="20"/>
          <w:szCs w:val="20"/>
          <w:highlight w:val="white"/>
          <w:lang w:val="en-GB"/>
        </w:rPr>
        <w:t>&gt;</w:t>
      </w:r>
    </w:p>
    <w:p w14:paraId="767CE0A7"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Transactie_001Ref</w:t>
      </w:r>
      <w:r w:rsidRPr="0080609D">
        <w:rPr>
          <w:rFonts w:ascii="Courier New" w:hAnsi="Courier New" w:cs="Courier New"/>
          <w:color w:val="FF0000"/>
          <w:sz w:val="20"/>
          <w:szCs w:val="20"/>
          <w:highlight w:val="white"/>
          <w:lang w:val="en-GB"/>
        </w:rPr>
        <w:t xml:space="preserve"> idref</w:t>
      </w:r>
      <w:r w:rsidRPr="0080609D">
        <w:rPr>
          <w:rFonts w:ascii="Courier New" w:hAnsi="Courier New" w:cs="Courier New"/>
          <w:color w:val="0000FF"/>
          <w:sz w:val="20"/>
          <w:szCs w:val="20"/>
          <w:highlight w:val="white"/>
          <w:lang w:val="en-GB"/>
        </w:rPr>
        <w:t>="</w:t>
      </w:r>
      <w:r w:rsidRPr="0080609D">
        <w:rPr>
          <w:rFonts w:ascii="Courier New" w:hAnsi="Courier New" w:cs="Courier New"/>
          <w:color w:val="000000"/>
          <w:sz w:val="20"/>
          <w:szCs w:val="20"/>
          <w:highlight w:val="white"/>
          <w:lang w:val="en-GB"/>
        </w:rPr>
        <w:t>a002</w:t>
      </w:r>
      <w:r w:rsidRPr="0080609D">
        <w:rPr>
          <w:rFonts w:ascii="Courier New" w:hAnsi="Courier New" w:cs="Courier New"/>
          <w:color w:val="0000FF"/>
          <w:sz w:val="20"/>
          <w:szCs w:val="20"/>
          <w:highlight w:val="white"/>
          <w:lang w:val="en-GB"/>
        </w:rPr>
        <w:t>"/&gt;</w:t>
      </w:r>
    </w:p>
    <w:p w14:paraId="767CE0A8"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transaction</w:t>
      </w:r>
      <w:r w:rsidRPr="0080609D">
        <w:rPr>
          <w:rFonts w:ascii="Courier New" w:hAnsi="Courier New" w:cs="Courier New"/>
          <w:color w:val="0000FF"/>
          <w:sz w:val="20"/>
          <w:szCs w:val="20"/>
          <w:highlight w:val="white"/>
          <w:lang w:val="en-GB"/>
        </w:rPr>
        <w:t>&gt;</w:t>
      </w:r>
    </w:p>
    <w:p w14:paraId="767CE0A9"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rPr>
        <w:t>...</w:t>
      </w:r>
    </w:p>
    <w:p w14:paraId="767CE0AA"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Bericht_001</w:t>
      </w:r>
      <w:r w:rsidRPr="0080609D">
        <w:rPr>
          <w:rFonts w:ascii="Courier New" w:hAnsi="Courier New" w:cs="Courier New"/>
          <w:color w:val="0000FF"/>
          <w:sz w:val="20"/>
          <w:szCs w:val="20"/>
          <w:highlight w:val="white"/>
        </w:rPr>
        <w:t>&gt;</w:t>
      </w:r>
    </w:p>
    <w:p w14:paraId="767CE0AB"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Transactie_001</w:t>
      </w:r>
      <w:r w:rsidRPr="0080609D">
        <w:rPr>
          <w:rFonts w:ascii="Courier New" w:hAnsi="Courier New" w:cs="Courier New"/>
          <w:color w:val="FF0000"/>
          <w:sz w:val="20"/>
          <w:szCs w:val="20"/>
          <w:highlight w:val="white"/>
        </w:rPr>
        <w:t xml:space="preserve"> id</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a002</w:t>
      </w:r>
      <w:r w:rsidRPr="0080609D">
        <w:rPr>
          <w:rFonts w:ascii="Courier New" w:hAnsi="Courier New" w:cs="Courier New"/>
          <w:color w:val="0000FF"/>
          <w:sz w:val="20"/>
          <w:szCs w:val="20"/>
          <w:highlight w:val="white"/>
        </w:rPr>
        <w:t>"&gt;</w:t>
      </w:r>
    </w:p>
    <w:p w14:paraId="767CE0AC"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name</w:t>
      </w:r>
      <w:r w:rsidRPr="0080609D">
        <w:rPr>
          <w:rFonts w:ascii="Courier New" w:hAnsi="Courier New" w:cs="Courier New"/>
          <w:color w:val="0000FF"/>
          <w:sz w:val="20"/>
          <w:szCs w:val="20"/>
          <w:highlight w:val="white"/>
        </w:rPr>
        <w:t>&gt;</w:t>
      </w:r>
      <w:r w:rsidRPr="0080609D">
        <w:rPr>
          <w:rFonts w:ascii="Courier New" w:hAnsi="Courier New" w:cs="Courier New"/>
          <w:color w:val="000000"/>
          <w:sz w:val="20"/>
          <w:szCs w:val="20"/>
          <w:highlight w:val="white"/>
        </w:rPr>
        <w:t>...</w:t>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name</w:t>
      </w:r>
      <w:r w:rsidRPr="0080609D">
        <w:rPr>
          <w:rFonts w:ascii="Courier New" w:hAnsi="Courier New" w:cs="Courier New"/>
          <w:color w:val="0000FF"/>
          <w:sz w:val="20"/>
          <w:szCs w:val="20"/>
          <w:highlight w:val="white"/>
        </w:rPr>
        <w:t>&gt;</w:t>
      </w:r>
    </w:p>
    <w:p w14:paraId="767CE0AD"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description</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description</w:t>
      </w:r>
      <w:r w:rsidRPr="0080609D">
        <w:rPr>
          <w:rFonts w:ascii="Courier New" w:hAnsi="Courier New" w:cs="Courier New"/>
          <w:color w:val="0000FF"/>
          <w:sz w:val="20"/>
          <w:szCs w:val="20"/>
          <w:highlight w:val="white"/>
          <w:lang w:val="en-GB"/>
        </w:rPr>
        <w:t>&gt;</w:t>
      </w:r>
    </w:p>
    <w:p w14:paraId="767CE0AE"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startDate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startDate</w:t>
      </w:r>
      <w:r w:rsidRPr="0080609D">
        <w:rPr>
          <w:rFonts w:ascii="Courier New" w:hAnsi="Courier New" w:cs="Courier New"/>
          <w:color w:val="0000FF"/>
          <w:sz w:val="20"/>
          <w:szCs w:val="20"/>
          <w:highlight w:val="white"/>
          <w:lang w:val="en-GB"/>
        </w:rPr>
        <w:t>&gt;</w:t>
      </w:r>
    </w:p>
    <w:p w14:paraId="767CE0A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endDate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endDate</w:t>
      </w:r>
      <w:r w:rsidRPr="0080609D">
        <w:rPr>
          <w:rFonts w:ascii="Courier New" w:hAnsi="Courier New" w:cs="Courier New"/>
          <w:color w:val="0000FF"/>
          <w:sz w:val="20"/>
          <w:szCs w:val="20"/>
          <w:highlight w:val="white"/>
          <w:lang w:val="en-GB"/>
        </w:rPr>
        <w:t>&gt;</w:t>
      </w:r>
    </w:p>
    <w:p w14:paraId="767CE0B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p>
    <w:p w14:paraId="767CE0B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dateLamu</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dateLamu</w:t>
      </w:r>
      <w:r w:rsidRPr="0080609D">
        <w:rPr>
          <w:rFonts w:ascii="Courier New" w:hAnsi="Courier New" w:cs="Courier New"/>
          <w:color w:val="0000FF"/>
          <w:sz w:val="20"/>
          <w:szCs w:val="20"/>
          <w:highlight w:val="white"/>
          <w:lang w:val="en-GB"/>
        </w:rPr>
        <w:t>&gt;</w:t>
      </w:r>
    </w:p>
    <w:p w14:paraId="767CE0B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userLamu</w:t>
      </w:r>
      <w:r w:rsidRPr="0080609D">
        <w:rPr>
          <w:rFonts w:ascii="Courier New" w:hAnsi="Courier New" w:cs="Courier New"/>
          <w:color w:val="0000FF"/>
          <w:sz w:val="20"/>
          <w:szCs w:val="20"/>
          <w:highlight w:val="white"/>
          <w:lang w:val="en-US"/>
        </w:rPr>
        <w:t>&gt;</w:t>
      </w:r>
      <w:r w:rsidRPr="0080609D">
        <w:rPr>
          <w:rFonts w:ascii="Courier New" w:hAnsi="Courier New" w:cs="Courier New"/>
          <w:color w:val="000000"/>
          <w:sz w:val="20"/>
          <w:szCs w:val="20"/>
          <w:highlight w:val="white"/>
          <w:lang w:val="en-US"/>
        </w:rPr>
        <w:t>...</w:t>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userLamu</w:t>
      </w:r>
      <w:r w:rsidRPr="0080609D">
        <w:rPr>
          <w:rFonts w:ascii="Courier New" w:hAnsi="Courier New" w:cs="Courier New"/>
          <w:color w:val="0000FF"/>
          <w:sz w:val="20"/>
          <w:szCs w:val="20"/>
          <w:highlight w:val="white"/>
          <w:lang w:val="en-US"/>
        </w:rPr>
        <w:t>&gt;</w:t>
      </w:r>
    </w:p>
    <w:p w14:paraId="767CE0B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w:t>
      </w:r>
      <w:r w:rsidRPr="0080609D">
        <w:rPr>
          <w:rFonts w:ascii="Courier New" w:hAnsi="Courier New" w:cs="Courier New"/>
          <w:color w:val="0000FF"/>
          <w:sz w:val="20"/>
          <w:szCs w:val="20"/>
          <w:highlight w:val="white"/>
          <w:lang w:val="en-US"/>
        </w:rPr>
        <w:t>&gt;</w:t>
      </w:r>
    </w:p>
    <w:p w14:paraId="767CE0B4"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PersonInRoleRef</w:t>
      </w:r>
      <w:r w:rsidRPr="0080609D">
        <w:rPr>
          <w:rFonts w:ascii="Courier New" w:hAnsi="Courier New" w:cs="Courier New"/>
          <w:color w:val="FF0000"/>
          <w:sz w:val="20"/>
          <w:szCs w:val="20"/>
          <w:highlight w:val="white"/>
          <w:lang w:val="en-US"/>
        </w:rPr>
        <w:t xml:space="preserve"> idref</w:t>
      </w:r>
      <w:r w:rsidRPr="0080609D">
        <w:rPr>
          <w:rFonts w:ascii="Courier New" w:hAnsi="Courier New" w:cs="Courier New"/>
          <w:color w:val="0000FF"/>
          <w:sz w:val="20"/>
          <w:szCs w:val="20"/>
          <w:highlight w:val="white"/>
          <w:lang w:val="en-US"/>
        </w:rPr>
        <w:t>="</w:t>
      </w:r>
      <w:r w:rsidRPr="0080609D">
        <w:rPr>
          <w:rFonts w:ascii="Courier New" w:hAnsi="Courier New" w:cs="Courier New"/>
          <w:color w:val="000000"/>
          <w:sz w:val="20"/>
          <w:szCs w:val="20"/>
          <w:highlight w:val="white"/>
          <w:lang w:val="en-US"/>
        </w:rPr>
        <w:t>...</w:t>
      </w:r>
      <w:r w:rsidRPr="0080609D">
        <w:rPr>
          <w:rFonts w:ascii="Courier New" w:hAnsi="Courier New" w:cs="Courier New"/>
          <w:color w:val="0000FF"/>
          <w:sz w:val="20"/>
          <w:szCs w:val="20"/>
          <w:highlight w:val="white"/>
          <w:lang w:val="en-US"/>
        </w:rPr>
        <w:t>"/&gt;</w:t>
      </w:r>
    </w:p>
    <w:p w14:paraId="767CE0B5"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w:t>
      </w:r>
      <w:r w:rsidRPr="0080609D">
        <w:rPr>
          <w:rFonts w:ascii="Courier New" w:hAnsi="Courier New" w:cs="Courier New"/>
          <w:color w:val="0000FF"/>
          <w:sz w:val="20"/>
          <w:szCs w:val="20"/>
          <w:highlight w:val="white"/>
          <w:lang w:val="en-US"/>
        </w:rPr>
        <w:t>&gt;</w:t>
      </w:r>
    </w:p>
    <w:p w14:paraId="767CE0B6"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E0B7"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PersonInRoleRef</w:t>
      </w:r>
      <w:r w:rsidRPr="0080609D">
        <w:rPr>
          <w:rFonts w:ascii="Courier New" w:hAnsi="Courier New" w:cs="Courier New"/>
          <w:color w:val="FF0000"/>
          <w:sz w:val="20"/>
          <w:szCs w:val="20"/>
          <w:highlight w:val="white"/>
        </w:rPr>
        <w:t xml:space="preserve"> idref</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w:t>
      </w:r>
      <w:r w:rsidRPr="0080609D">
        <w:rPr>
          <w:rFonts w:ascii="Courier New" w:hAnsi="Courier New" w:cs="Courier New"/>
          <w:color w:val="0000FF"/>
          <w:sz w:val="20"/>
          <w:szCs w:val="20"/>
          <w:highlight w:val="white"/>
        </w:rPr>
        <w:t>"/&gt;</w:t>
      </w:r>
    </w:p>
    <w:p w14:paraId="767CE0B8"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executor</w:t>
      </w:r>
      <w:r w:rsidRPr="0080609D">
        <w:rPr>
          <w:rFonts w:ascii="Courier New" w:hAnsi="Courier New" w:cs="Courier New"/>
          <w:color w:val="0000FF"/>
          <w:sz w:val="20"/>
          <w:szCs w:val="20"/>
          <w:highlight w:val="white"/>
        </w:rPr>
        <w:t>&gt;</w:t>
      </w:r>
    </w:p>
    <w:p w14:paraId="767CE0B9" w14:textId="77777777" w:rsidR="0058511B" w:rsidRPr="0080609D" w:rsidRDefault="0058511B" w:rsidP="0058511B">
      <w:pPr>
        <w:rPr>
          <w:rFonts w:ascii="Courier New" w:hAnsi="Courier New" w:cs="Courier New"/>
          <w:sz w:val="20"/>
          <w:szCs w:val="20"/>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Transactie_001</w:t>
      </w:r>
      <w:r w:rsidRPr="0080609D">
        <w:rPr>
          <w:rFonts w:ascii="Courier New" w:hAnsi="Courier New" w:cs="Courier New"/>
          <w:color w:val="0000FF"/>
          <w:sz w:val="20"/>
          <w:szCs w:val="20"/>
          <w:highlight w:val="white"/>
        </w:rPr>
        <w:t>&gt;</w:t>
      </w:r>
    </w:p>
    <w:p w14:paraId="767CE0BA" w14:textId="77777777" w:rsidR="0058511B" w:rsidRPr="00E67FAE" w:rsidRDefault="0058511B" w:rsidP="0058511B">
      <w:pPr>
        <w:rPr>
          <w:rFonts w:ascii="Corbel" w:hAnsi="Corbel"/>
          <w:sz w:val="22"/>
          <w:szCs w:val="22"/>
        </w:rPr>
      </w:pPr>
    </w:p>
    <w:p w14:paraId="767CE0BB" w14:textId="77777777" w:rsidR="0058511B" w:rsidRPr="00E67FAE" w:rsidRDefault="0058511B" w:rsidP="0058511B">
      <w:pPr>
        <w:rPr>
          <w:rFonts w:ascii="Corbel" w:hAnsi="Corbel"/>
          <w:sz w:val="22"/>
          <w:szCs w:val="22"/>
        </w:rPr>
      </w:pPr>
      <w:r w:rsidRPr="00E67FAE">
        <w:rPr>
          <w:rFonts w:ascii="Corbel" w:hAnsi="Corbel"/>
          <w:sz w:val="22"/>
          <w:szCs w:val="22"/>
        </w:rPr>
        <w:t>Na de aanpassing vinden we terug:</w:t>
      </w:r>
    </w:p>
    <w:p w14:paraId="767CE0BC" w14:textId="77777777" w:rsidR="0058511B" w:rsidRPr="00E67FAE" w:rsidRDefault="0058511B" w:rsidP="0058511B">
      <w:pPr>
        <w:rPr>
          <w:rFonts w:ascii="Corbel" w:hAnsi="Corbel"/>
          <w:sz w:val="22"/>
          <w:szCs w:val="22"/>
        </w:rPr>
      </w:pPr>
    </w:p>
    <w:p w14:paraId="767CE0BD"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Bericht_001</w:t>
      </w:r>
      <w:r w:rsidRPr="0080609D">
        <w:rPr>
          <w:rFonts w:ascii="Courier New" w:hAnsi="Courier New" w:cs="Courier New"/>
          <w:color w:val="FF0000"/>
          <w:sz w:val="20"/>
          <w:szCs w:val="20"/>
          <w:highlight w:val="white"/>
          <w:lang w:val="en-GB"/>
        </w:rPr>
        <w:t xml:space="preserve"> id</w:t>
      </w:r>
      <w:r w:rsidRPr="0080609D">
        <w:rPr>
          <w:rFonts w:ascii="Courier New" w:hAnsi="Courier New" w:cs="Courier New"/>
          <w:color w:val="0000FF"/>
          <w:sz w:val="20"/>
          <w:szCs w:val="20"/>
          <w:highlight w:val="white"/>
          <w:lang w:val="en-GB"/>
        </w:rPr>
        <w:t>="</w:t>
      </w:r>
      <w:r w:rsidRPr="0080609D">
        <w:rPr>
          <w:rFonts w:ascii="Courier New" w:hAnsi="Courier New" w:cs="Courier New"/>
          <w:color w:val="000000"/>
          <w:sz w:val="20"/>
          <w:szCs w:val="20"/>
          <w:highlight w:val="white"/>
          <w:lang w:val="en-GB"/>
        </w:rPr>
        <w:t>a001</w:t>
      </w:r>
      <w:r w:rsidRPr="0080609D">
        <w:rPr>
          <w:rFonts w:ascii="Courier New" w:hAnsi="Courier New" w:cs="Courier New"/>
          <w:color w:val="0000FF"/>
          <w:sz w:val="20"/>
          <w:szCs w:val="20"/>
          <w:highlight w:val="white"/>
          <w:lang w:val="en-GB"/>
        </w:rPr>
        <w:t>"&gt;</w:t>
      </w:r>
    </w:p>
    <w:p w14:paraId="767CE0BE"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identification</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identification</w:t>
      </w:r>
      <w:r w:rsidRPr="0080609D">
        <w:rPr>
          <w:rFonts w:ascii="Courier New" w:hAnsi="Courier New" w:cs="Courier New"/>
          <w:color w:val="0000FF"/>
          <w:sz w:val="20"/>
          <w:szCs w:val="20"/>
          <w:highlight w:val="white"/>
          <w:lang w:val="en-GB"/>
        </w:rPr>
        <w:t>&gt;</w:t>
      </w:r>
    </w:p>
    <w:p w14:paraId="767CE0B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dateSend</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dateSend</w:t>
      </w:r>
      <w:r w:rsidRPr="0080609D">
        <w:rPr>
          <w:rFonts w:ascii="Courier New" w:hAnsi="Courier New" w:cs="Courier New"/>
          <w:color w:val="0000FF"/>
          <w:sz w:val="20"/>
          <w:szCs w:val="20"/>
          <w:highlight w:val="white"/>
          <w:lang w:val="en-GB"/>
        </w:rPr>
        <w:t>&gt;</w:t>
      </w:r>
    </w:p>
    <w:p w14:paraId="767CE0C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dateRead</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dateRead</w:t>
      </w:r>
      <w:r w:rsidRPr="0080609D">
        <w:rPr>
          <w:rFonts w:ascii="Courier New" w:hAnsi="Courier New" w:cs="Courier New"/>
          <w:color w:val="0000FF"/>
          <w:sz w:val="20"/>
          <w:szCs w:val="20"/>
          <w:highlight w:val="white"/>
          <w:lang w:val="en-GB"/>
        </w:rPr>
        <w:t>&gt;</w:t>
      </w:r>
    </w:p>
    <w:p w14:paraId="767CE0C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p>
    <w:p w14:paraId="767CE0C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p>
    <w:p w14:paraId="767CE0C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p>
    <w:p w14:paraId="767CE0C4"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initiatorToExecutor</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initiatorToExecutor</w:t>
      </w:r>
      <w:r w:rsidRPr="0080609D">
        <w:rPr>
          <w:rFonts w:ascii="Courier New" w:hAnsi="Courier New" w:cs="Courier New"/>
          <w:color w:val="0000FF"/>
          <w:sz w:val="20"/>
          <w:szCs w:val="20"/>
          <w:highlight w:val="white"/>
          <w:lang w:val="de-DE"/>
        </w:rPr>
        <w:t>&gt;</w:t>
      </w:r>
    </w:p>
    <w:p w14:paraId="767CE0C5"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messageInTransaction</w:t>
      </w:r>
      <w:r w:rsidRPr="0080609D">
        <w:rPr>
          <w:rFonts w:ascii="Courier New" w:hAnsi="Courier New" w:cs="Courier New"/>
          <w:color w:val="0000FF"/>
          <w:sz w:val="20"/>
          <w:szCs w:val="20"/>
          <w:highlight w:val="white"/>
          <w:lang w:val="de-DE"/>
        </w:rPr>
        <w:t>&gt;</w:t>
      </w:r>
    </w:p>
    <w:p w14:paraId="767CE0C6"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BerichtInTransactie_001Ref</w:t>
      </w:r>
      <w:r w:rsidRPr="0080609D">
        <w:rPr>
          <w:rFonts w:ascii="Courier New" w:hAnsi="Courier New" w:cs="Courier New"/>
          <w:color w:val="FF0000"/>
          <w:sz w:val="20"/>
          <w:szCs w:val="20"/>
          <w:highlight w:val="white"/>
          <w:lang w:val="de-DE"/>
        </w:rPr>
        <w:t xml:space="preserve"> idref</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a003</w:t>
      </w:r>
      <w:r w:rsidRPr="0080609D">
        <w:rPr>
          <w:rFonts w:ascii="Courier New" w:hAnsi="Courier New" w:cs="Courier New"/>
          <w:color w:val="0000FF"/>
          <w:sz w:val="20"/>
          <w:szCs w:val="20"/>
          <w:highlight w:val="white"/>
          <w:lang w:val="de-DE"/>
        </w:rPr>
        <w:t>"/&gt;</w:t>
      </w:r>
    </w:p>
    <w:p w14:paraId="767CE0C7"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messageInTransaction</w:t>
      </w:r>
      <w:r w:rsidRPr="0080609D">
        <w:rPr>
          <w:rFonts w:ascii="Courier New" w:hAnsi="Courier New" w:cs="Courier New"/>
          <w:color w:val="0000FF"/>
          <w:sz w:val="20"/>
          <w:szCs w:val="20"/>
          <w:highlight w:val="white"/>
          <w:lang w:val="de-DE"/>
        </w:rPr>
        <w:t>&gt;</w:t>
      </w:r>
    </w:p>
    <w:p w14:paraId="767CE0C8"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transaction</w:t>
      </w:r>
      <w:r w:rsidRPr="0080609D">
        <w:rPr>
          <w:rFonts w:ascii="Courier New" w:hAnsi="Courier New" w:cs="Courier New"/>
          <w:color w:val="0000FF"/>
          <w:sz w:val="20"/>
          <w:szCs w:val="20"/>
          <w:highlight w:val="white"/>
          <w:lang w:val="de-DE"/>
        </w:rPr>
        <w:t>&gt;</w:t>
      </w:r>
    </w:p>
    <w:p w14:paraId="767CE0C9"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Transactie_001Ref</w:t>
      </w:r>
      <w:r w:rsidRPr="0080609D">
        <w:rPr>
          <w:rFonts w:ascii="Courier New" w:hAnsi="Courier New" w:cs="Courier New"/>
          <w:color w:val="FF0000"/>
          <w:sz w:val="20"/>
          <w:szCs w:val="20"/>
          <w:highlight w:val="white"/>
          <w:lang w:val="de-DE"/>
        </w:rPr>
        <w:t xml:space="preserve"> idref</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a002</w:t>
      </w:r>
      <w:r w:rsidRPr="0080609D">
        <w:rPr>
          <w:rFonts w:ascii="Courier New" w:hAnsi="Courier New" w:cs="Courier New"/>
          <w:color w:val="0000FF"/>
          <w:sz w:val="20"/>
          <w:szCs w:val="20"/>
          <w:highlight w:val="white"/>
          <w:lang w:val="de-DE"/>
        </w:rPr>
        <w:t>"/&gt;</w:t>
      </w:r>
    </w:p>
    <w:p w14:paraId="767CE0CA"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transaction</w:t>
      </w:r>
      <w:r w:rsidRPr="0080609D">
        <w:rPr>
          <w:rFonts w:ascii="Courier New" w:hAnsi="Courier New" w:cs="Courier New"/>
          <w:color w:val="0000FF"/>
          <w:sz w:val="20"/>
          <w:szCs w:val="20"/>
          <w:highlight w:val="white"/>
          <w:lang w:val="de-DE"/>
        </w:rPr>
        <w:t>&gt;</w:t>
      </w:r>
    </w:p>
    <w:p w14:paraId="767CE0CB"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t>...</w:t>
      </w:r>
    </w:p>
    <w:p w14:paraId="767CE0CC"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Bericht_001</w:t>
      </w:r>
      <w:r w:rsidRPr="0080609D">
        <w:rPr>
          <w:rFonts w:ascii="Courier New" w:hAnsi="Courier New" w:cs="Courier New"/>
          <w:color w:val="0000FF"/>
          <w:sz w:val="20"/>
          <w:szCs w:val="20"/>
          <w:highlight w:val="white"/>
          <w:lang w:val="de-DE"/>
        </w:rPr>
        <w:t>&gt;</w:t>
      </w:r>
    </w:p>
    <w:p w14:paraId="767CE0CD"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BerichtInTransactie_001</w:t>
      </w:r>
      <w:r w:rsidRPr="0080609D">
        <w:rPr>
          <w:rFonts w:ascii="Courier New" w:hAnsi="Courier New" w:cs="Courier New"/>
          <w:color w:val="FF0000"/>
          <w:sz w:val="20"/>
          <w:szCs w:val="20"/>
          <w:highlight w:val="white"/>
          <w:lang w:val="de-DE"/>
        </w:rPr>
        <w:t xml:space="preserve"> id</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a003</w:t>
      </w:r>
      <w:r w:rsidRPr="0080609D">
        <w:rPr>
          <w:rFonts w:ascii="Courier New" w:hAnsi="Courier New" w:cs="Courier New"/>
          <w:color w:val="0000FF"/>
          <w:sz w:val="20"/>
          <w:szCs w:val="20"/>
          <w:highlight w:val="white"/>
          <w:lang w:val="de-DE"/>
        </w:rPr>
        <w:t>"&gt;</w:t>
      </w:r>
    </w:p>
    <w:p w14:paraId="767CE0CE"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name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name</w:t>
      </w:r>
      <w:r w:rsidRPr="0080609D">
        <w:rPr>
          <w:rFonts w:ascii="Courier New" w:hAnsi="Courier New" w:cs="Courier New"/>
          <w:color w:val="0000FF"/>
          <w:sz w:val="20"/>
          <w:szCs w:val="20"/>
          <w:highlight w:val="white"/>
          <w:lang w:val="de-DE"/>
        </w:rPr>
        <w:t>&gt;</w:t>
      </w:r>
    </w:p>
    <w:p w14:paraId="767CE0C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description</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description</w:t>
      </w:r>
      <w:r w:rsidRPr="0080609D">
        <w:rPr>
          <w:rFonts w:ascii="Courier New" w:hAnsi="Courier New" w:cs="Courier New"/>
          <w:color w:val="0000FF"/>
          <w:sz w:val="20"/>
          <w:szCs w:val="20"/>
          <w:highlight w:val="white"/>
          <w:lang w:val="de-DE"/>
        </w:rPr>
        <w:t>&gt;</w:t>
      </w:r>
    </w:p>
    <w:p w14:paraId="767CE0D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startDate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startDate</w:t>
      </w:r>
      <w:r w:rsidRPr="0080609D">
        <w:rPr>
          <w:rFonts w:ascii="Courier New" w:hAnsi="Courier New" w:cs="Courier New"/>
          <w:color w:val="0000FF"/>
          <w:sz w:val="20"/>
          <w:szCs w:val="20"/>
          <w:highlight w:val="white"/>
          <w:lang w:val="en-GB"/>
        </w:rPr>
        <w:t>&gt;</w:t>
      </w:r>
    </w:p>
    <w:p w14:paraId="767CE0D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endDate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endDate</w:t>
      </w:r>
      <w:r w:rsidRPr="0080609D">
        <w:rPr>
          <w:rFonts w:ascii="Courier New" w:hAnsi="Courier New" w:cs="Courier New"/>
          <w:color w:val="0000FF"/>
          <w:sz w:val="20"/>
          <w:szCs w:val="20"/>
          <w:highlight w:val="white"/>
          <w:lang w:val="en-GB"/>
        </w:rPr>
        <w:t>&gt;</w:t>
      </w:r>
    </w:p>
    <w:p w14:paraId="767CE0D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GB"/>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r w:rsidRPr="0080609D">
        <w:rPr>
          <w:rFonts w:ascii="Courier New" w:hAnsi="Courier New" w:cs="Courier New"/>
          <w:color w:val="000000"/>
          <w:sz w:val="20"/>
          <w:szCs w:val="20"/>
          <w:highlight w:val="white"/>
          <w:lang w:val="en-GB"/>
        </w:rPr>
        <w:t>...</w:t>
      </w:r>
      <w:r w:rsidRPr="0080609D">
        <w:rPr>
          <w:rFonts w:ascii="Courier New" w:hAnsi="Courier New" w:cs="Courier New"/>
          <w:color w:val="0000FF"/>
          <w:sz w:val="20"/>
          <w:szCs w:val="20"/>
          <w:highlight w:val="white"/>
          <w:lang w:val="en-GB"/>
        </w:rPr>
        <w:t>&lt;/</w:t>
      </w:r>
      <w:r w:rsidRPr="0080609D">
        <w:rPr>
          <w:rFonts w:ascii="Courier New" w:hAnsi="Courier New" w:cs="Courier New"/>
          <w:color w:val="800000"/>
          <w:sz w:val="20"/>
          <w:szCs w:val="20"/>
          <w:highlight w:val="white"/>
          <w:lang w:val="en-GB"/>
        </w:rPr>
        <w:t>state</w:t>
      </w:r>
      <w:r w:rsidRPr="0080609D">
        <w:rPr>
          <w:rFonts w:ascii="Courier New" w:hAnsi="Courier New" w:cs="Courier New"/>
          <w:color w:val="0000FF"/>
          <w:sz w:val="20"/>
          <w:szCs w:val="20"/>
          <w:highlight w:val="white"/>
          <w:lang w:val="en-GB"/>
        </w:rPr>
        <w:t>&gt;</w:t>
      </w:r>
    </w:p>
    <w:p w14:paraId="767CE0D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en-GB"/>
        </w:rPr>
        <w:tab/>
      </w:r>
      <w:r w:rsidRPr="0080609D">
        <w:rPr>
          <w:rFonts w:ascii="Courier New" w:hAnsi="Courier New" w:cs="Courier New"/>
          <w:color w:val="000000"/>
          <w:sz w:val="20"/>
          <w:szCs w:val="20"/>
          <w:highlight w:val="white"/>
          <w:lang w:val="en-GB"/>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p>
    <w:p w14:paraId="767CE0D4"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p>
    <w:p w14:paraId="767CE0D5"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BerichtInTransactie_001</w:t>
      </w:r>
      <w:r w:rsidRPr="0080609D">
        <w:rPr>
          <w:rFonts w:ascii="Courier New" w:hAnsi="Courier New" w:cs="Courier New"/>
          <w:color w:val="0000FF"/>
          <w:sz w:val="20"/>
          <w:szCs w:val="20"/>
          <w:highlight w:val="white"/>
          <w:lang w:val="de-DE"/>
        </w:rPr>
        <w:t>&gt;</w:t>
      </w:r>
    </w:p>
    <w:p w14:paraId="767CE0D6"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Transactie_001</w:t>
      </w:r>
      <w:r w:rsidRPr="0080609D">
        <w:rPr>
          <w:rFonts w:ascii="Courier New" w:hAnsi="Courier New" w:cs="Courier New"/>
          <w:color w:val="FF0000"/>
          <w:sz w:val="20"/>
          <w:szCs w:val="20"/>
          <w:highlight w:val="white"/>
          <w:lang w:val="de-DE"/>
        </w:rPr>
        <w:t xml:space="preserve"> id</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a002</w:t>
      </w:r>
      <w:r w:rsidRPr="0080609D">
        <w:rPr>
          <w:rFonts w:ascii="Courier New" w:hAnsi="Courier New" w:cs="Courier New"/>
          <w:color w:val="0000FF"/>
          <w:sz w:val="20"/>
          <w:szCs w:val="20"/>
          <w:highlight w:val="white"/>
          <w:lang w:val="de-DE"/>
        </w:rPr>
        <w:t>"&gt;</w:t>
      </w:r>
    </w:p>
    <w:p w14:paraId="767CE0D7"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lastRenderedPageBreak/>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name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name</w:t>
      </w:r>
      <w:r w:rsidRPr="0080609D">
        <w:rPr>
          <w:rFonts w:ascii="Courier New" w:hAnsi="Courier New" w:cs="Courier New"/>
          <w:color w:val="0000FF"/>
          <w:sz w:val="20"/>
          <w:szCs w:val="20"/>
          <w:highlight w:val="white"/>
          <w:lang w:val="de-DE"/>
        </w:rPr>
        <w:t>&gt;</w:t>
      </w:r>
    </w:p>
    <w:p w14:paraId="767CE0D8"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description</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description</w:t>
      </w:r>
      <w:r w:rsidRPr="0080609D">
        <w:rPr>
          <w:rFonts w:ascii="Courier New" w:hAnsi="Courier New" w:cs="Courier New"/>
          <w:color w:val="0000FF"/>
          <w:sz w:val="20"/>
          <w:szCs w:val="20"/>
          <w:highlight w:val="white"/>
          <w:lang w:val="de-DE"/>
        </w:rPr>
        <w:t>&gt;</w:t>
      </w:r>
    </w:p>
    <w:p w14:paraId="767CE0D9"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startDate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startDate</w:t>
      </w:r>
      <w:r w:rsidRPr="0080609D">
        <w:rPr>
          <w:rFonts w:ascii="Courier New" w:hAnsi="Courier New" w:cs="Courier New"/>
          <w:color w:val="0000FF"/>
          <w:sz w:val="20"/>
          <w:szCs w:val="20"/>
          <w:highlight w:val="white"/>
          <w:lang w:val="de-DE"/>
        </w:rPr>
        <w:t>&gt;</w:t>
      </w:r>
    </w:p>
    <w:p w14:paraId="767CE0DA"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endDate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endDate</w:t>
      </w:r>
      <w:r w:rsidRPr="0080609D">
        <w:rPr>
          <w:rFonts w:ascii="Courier New" w:hAnsi="Courier New" w:cs="Courier New"/>
          <w:color w:val="0000FF"/>
          <w:sz w:val="20"/>
          <w:szCs w:val="20"/>
          <w:highlight w:val="white"/>
          <w:lang w:val="de-DE"/>
        </w:rPr>
        <w:t>&gt;</w:t>
      </w:r>
    </w:p>
    <w:p w14:paraId="767CE0DB"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state</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state</w:t>
      </w:r>
      <w:r w:rsidRPr="0080609D">
        <w:rPr>
          <w:rFonts w:ascii="Courier New" w:hAnsi="Courier New" w:cs="Courier New"/>
          <w:color w:val="0000FF"/>
          <w:sz w:val="20"/>
          <w:szCs w:val="20"/>
          <w:highlight w:val="white"/>
          <w:lang w:val="de-DE"/>
        </w:rPr>
        <w:t>&gt;</w:t>
      </w:r>
    </w:p>
    <w:p w14:paraId="767CE0DC"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dateLamu</w:t>
      </w:r>
      <w:r w:rsidRPr="0080609D">
        <w:rPr>
          <w:rFonts w:ascii="Courier New" w:hAnsi="Courier New" w:cs="Courier New"/>
          <w:color w:val="0000FF"/>
          <w:sz w:val="20"/>
          <w:szCs w:val="20"/>
          <w:highlight w:val="white"/>
          <w:lang w:val="de-DE"/>
        </w:rPr>
        <w:t>&gt;</w:t>
      </w:r>
    </w:p>
    <w:p w14:paraId="767CE0DD"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userLamu</w:t>
      </w:r>
      <w:r w:rsidRPr="0080609D">
        <w:rPr>
          <w:rFonts w:ascii="Courier New" w:hAnsi="Courier New" w:cs="Courier New"/>
          <w:color w:val="0000FF"/>
          <w:sz w:val="20"/>
          <w:szCs w:val="20"/>
          <w:highlight w:val="white"/>
          <w:lang w:val="de-DE"/>
        </w:rPr>
        <w:t>&gt;</w:t>
      </w:r>
    </w:p>
    <w:p w14:paraId="767CE0DE"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initiator</w:t>
      </w:r>
      <w:r w:rsidRPr="0080609D">
        <w:rPr>
          <w:rFonts w:ascii="Courier New" w:hAnsi="Courier New" w:cs="Courier New"/>
          <w:color w:val="0000FF"/>
          <w:sz w:val="20"/>
          <w:szCs w:val="20"/>
          <w:highlight w:val="white"/>
          <w:lang w:val="de-DE"/>
        </w:rPr>
        <w:t>&gt;</w:t>
      </w:r>
    </w:p>
    <w:p w14:paraId="767CE0DF"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de-DE"/>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de-DE"/>
        </w:rPr>
        <w:t>&lt;</w:t>
      </w:r>
      <w:r w:rsidRPr="0080609D">
        <w:rPr>
          <w:rFonts w:ascii="Courier New" w:hAnsi="Courier New" w:cs="Courier New"/>
          <w:color w:val="800000"/>
          <w:sz w:val="20"/>
          <w:szCs w:val="20"/>
          <w:highlight w:val="white"/>
          <w:lang w:val="de-DE"/>
        </w:rPr>
        <w:t>PersonInRoleRef</w:t>
      </w:r>
      <w:r w:rsidRPr="0080609D">
        <w:rPr>
          <w:rFonts w:ascii="Courier New" w:hAnsi="Courier New" w:cs="Courier New"/>
          <w:color w:val="FF0000"/>
          <w:sz w:val="20"/>
          <w:szCs w:val="20"/>
          <w:highlight w:val="white"/>
          <w:lang w:val="de-DE"/>
        </w:rPr>
        <w:t xml:space="preserve"> idref</w:t>
      </w:r>
      <w:r w:rsidRPr="0080609D">
        <w:rPr>
          <w:rFonts w:ascii="Courier New" w:hAnsi="Courier New" w:cs="Courier New"/>
          <w:color w:val="0000FF"/>
          <w:sz w:val="20"/>
          <w:szCs w:val="20"/>
          <w:highlight w:val="white"/>
          <w:lang w:val="de-DE"/>
        </w:rPr>
        <w:t>="</w:t>
      </w:r>
      <w:r w:rsidRPr="0080609D">
        <w:rPr>
          <w:rFonts w:ascii="Courier New" w:hAnsi="Courier New" w:cs="Courier New"/>
          <w:color w:val="000000"/>
          <w:sz w:val="20"/>
          <w:szCs w:val="20"/>
          <w:highlight w:val="white"/>
          <w:lang w:val="de-DE"/>
        </w:rPr>
        <w:t>...</w:t>
      </w:r>
      <w:r w:rsidRPr="0080609D">
        <w:rPr>
          <w:rFonts w:ascii="Courier New" w:hAnsi="Courier New" w:cs="Courier New"/>
          <w:color w:val="0000FF"/>
          <w:sz w:val="20"/>
          <w:szCs w:val="20"/>
          <w:highlight w:val="white"/>
          <w:lang w:val="de-DE"/>
        </w:rPr>
        <w:t>"/&gt;</w:t>
      </w:r>
    </w:p>
    <w:p w14:paraId="767CE0E0"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de-DE"/>
        </w:rPr>
        <w:tab/>
      </w:r>
      <w:r w:rsidRPr="0080609D">
        <w:rPr>
          <w:rFonts w:ascii="Courier New" w:hAnsi="Courier New" w:cs="Courier New"/>
          <w:color w:val="000000"/>
          <w:sz w:val="20"/>
          <w:szCs w:val="20"/>
          <w:highlight w:val="white"/>
          <w:lang w:val="de-DE"/>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initiator</w:t>
      </w:r>
      <w:r w:rsidRPr="0080609D">
        <w:rPr>
          <w:rFonts w:ascii="Courier New" w:hAnsi="Courier New" w:cs="Courier New"/>
          <w:color w:val="0000FF"/>
          <w:sz w:val="20"/>
          <w:szCs w:val="20"/>
          <w:highlight w:val="white"/>
          <w:lang w:val="en-US"/>
        </w:rPr>
        <w:t>&gt;</w:t>
      </w:r>
    </w:p>
    <w:p w14:paraId="767CE0E1"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lang w:val="en-US"/>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lang w:val="en-US"/>
        </w:rPr>
        <w:t>&lt;</w:t>
      </w:r>
      <w:r w:rsidRPr="0080609D">
        <w:rPr>
          <w:rFonts w:ascii="Courier New" w:hAnsi="Courier New" w:cs="Courier New"/>
          <w:color w:val="800000"/>
          <w:sz w:val="20"/>
          <w:szCs w:val="20"/>
          <w:highlight w:val="white"/>
          <w:lang w:val="en-US"/>
        </w:rPr>
        <w:t>executor</w:t>
      </w:r>
      <w:r w:rsidRPr="0080609D">
        <w:rPr>
          <w:rFonts w:ascii="Courier New" w:hAnsi="Courier New" w:cs="Courier New"/>
          <w:color w:val="0000FF"/>
          <w:sz w:val="20"/>
          <w:szCs w:val="20"/>
          <w:highlight w:val="white"/>
          <w:lang w:val="en-US"/>
        </w:rPr>
        <w:t>&gt;</w:t>
      </w:r>
    </w:p>
    <w:p w14:paraId="767CE0E2"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00"/>
          <w:sz w:val="20"/>
          <w:szCs w:val="20"/>
          <w:highlight w:val="white"/>
          <w:lang w:val="en-US"/>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PersonInRoleRef</w:t>
      </w:r>
      <w:r w:rsidRPr="0080609D">
        <w:rPr>
          <w:rFonts w:ascii="Courier New" w:hAnsi="Courier New" w:cs="Courier New"/>
          <w:color w:val="FF0000"/>
          <w:sz w:val="20"/>
          <w:szCs w:val="20"/>
          <w:highlight w:val="white"/>
        </w:rPr>
        <w:t xml:space="preserve"> idref</w:t>
      </w:r>
      <w:r w:rsidRPr="0080609D">
        <w:rPr>
          <w:rFonts w:ascii="Courier New" w:hAnsi="Courier New" w:cs="Courier New"/>
          <w:color w:val="0000FF"/>
          <w:sz w:val="20"/>
          <w:szCs w:val="20"/>
          <w:highlight w:val="white"/>
        </w:rPr>
        <w:t>="</w:t>
      </w:r>
      <w:r w:rsidRPr="0080609D">
        <w:rPr>
          <w:rFonts w:ascii="Courier New" w:hAnsi="Courier New" w:cs="Courier New"/>
          <w:color w:val="000000"/>
          <w:sz w:val="20"/>
          <w:szCs w:val="20"/>
          <w:highlight w:val="white"/>
        </w:rPr>
        <w:t>...</w:t>
      </w:r>
      <w:r w:rsidRPr="0080609D">
        <w:rPr>
          <w:rFonts w:ascii="Courier New" w:hAnsi="Courier New" w:cs="Courier New"/>
          <w:color w:val="0000FF"/>
          <w:sz w:val="20"/>
          <w:szCs w:val="20"/>
          <w:highlight w:val="white"/>
        </w:rPr>
        <w:t>"/&gt;</w:t>
      </w:r>
    </w:p>
    <w:p w14:paraId="767CE0E3" w14:textId="77777777" w:rsidR="0058511B" w:rsidRPr="0080609D" w:rsidRDefault="0058511B" w:rsidP="0058511B">
      <w:pPr>
        <w:autoSpaceDE w:val="0"/>
        <w:autoSpaceDN w:val="0"/>
        <w:adjustRightInd w:val="0"/>
        <w:rPr>
          <w:rFonts w:ascii="Courier New" w:hAnsi="Courier New" w:cs="Courier New"/>
          <w:color w:val="000000"/>
          <w:sz w:val="20"/>
          <w:szCs w:val="20"/>
          <w:highlight w:val="white"/>
        </w:rPr>
      </w:pPr>
      <w:r w:rsidRPr="0080609D">
        <w:rPr>
          <w:rFonts w:ascii="Courier New" w:hAnsi="Courier New" w:cs="Courier New"/>
          <w:color w:val="000000"/>
          <w:sz w:val="20"/>
          <w:szCs w:val="20"/>
          <w:highlight w:val="white"/>
        </w:rPr>
        <w:tab/>
      </w: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executor</w:t>
      </w:r>
      <w:r w:rsidRPr="0080609D">
        <w:rPr>
          <w:rFonts w:ascii="Courier New" w:hAnsi="Courier New" w:cs="Courier New"/>
          <w:color w:val="0000FF"/>
          <w:sz w:val="20"/>
          <w:szCs w:val="20"/>
          <w:highlight w:val="white"/>
        </w:rPr>
        <w:t>&gt;</w:t>
      </w:r>
    </w:p>
    <w:p w14:paraId="767CE0E4" w14:textId="77777777" w:rsidR="0058511B" w:rsidRPr="0080609D" w:rsidRDefault="0058511B" w:rsidP="0058511B">
      <w:pPr>
        <w:rPr>
          <w:rFonts w:ascii="Courier New" w:hAnsi="Courier New" w:cs="Courier New"/>
          <w:sz w:val="20"/>
          <w:szCs w:val="20"/>
        </w:rPr>
      </w:pPr>
      <w:r w:rsidRPr="0080609D">
        <w:rPr>
          <w:rFonts w:ascii="Courier New" w:hAnsi="Courier New" w:cs="Courier New"/>
          <w:color w:val="000000"/>
          <w:sz w:val="20"/>
          <w:szCs w:val="20"/>
          <w:highlight w:val="white"/>
        </w:rPr>
        <w:tab/>
      </w:r>
      <w:r w:rsidRPr="0080609D">
        <w:rPr>
          <w:rFonts w:ascii="Courier New" w:hAnsi="Courier New" w:cs="Courier New"/>
          <w:color w:val="0000FF"/>
          <w:sz w:val="20"/>
          <w:szCs w:val="20"/>
          <w:highlight w:val="white"/>
        </w:rPr>
        <w:t>&lt;/</w:t>
      </w:r>
      <w:r w:rsidRPr="0080609D">
        <w:rPr>
          <w:rFonts w:ascii="Courier New" w:hAnsi="Courier New" w:cs="Courier New"/>
          <w:color w:val="800000"/>
          <w:sz w:val="20"/>
          <w:szCs w:val="20"/>
          <w:highlight w:val="white"/>
        </w:rPr>
        <w:t>Transactie_001</w:t>
      </w:r>
      <w:r w:rsidRPr="0080609D">
        <w:rPr>
          <w:rFonts w:ascii="Courier New" w:hAnsi="Courier New" w:cs="Courier New"/>
          <w:color w:val="0000FF"/>
          <w:sz w:val="20"/>
          <w:szCs w:val="20"/>
          <w:highlight w:val="white"/>
        </w:rPr>
        <w:t>&gt;</w:t>
      </w:r>
    </w:p>
    <w:p w14:paraId="767CE0E5" w14:textId="77777777" w:rsidR="0058511B" w:rsidRPr="00E67FAE" w:rsidRDefault="0058511B" w:rsidP="0058511B">
      <w:pPr>
        <w:rPr>
          <w:rFonts w:ascii="Corbel" w:hAnsi="Corbel"/>
          <w:sz w:val="22"/>
          <w:szCs w:val="22"/>
        </w:rPr>
      </w:pPr>
    </w:p>
    <w:p w14:paraId="767CE0E6" w14:textId="77777777" w:rsidR="0058511B" w:rsidRPr="00E67FAE" w:rsidRDefault="0058511B" w:rsidP="0058511B">
      <w:pPr>
        <w:rPr>
          <w:rFonts w:ascii="Corbel" w:hAnsi="Corbel"/>
          <w:b/>
          <w:i/>
          <w:sz w:val="22"/>
          <w:szCs w:val="22"/>
        </w:rPr>
      </w:pPr>
      <w:r w:rsidRPr="00E67FAE">
        <w:rPr>
          <w:rFonts w:ascii="Corbel" w:hAnsi="Corbel"/>
          <w:b/>
          <w:i/>
          <w:sz w:val="22"/>
          <w:szCs w:val="22"/>
        </w:rPr>
        <w:t>Aanpassingen Systematiek</w:t>
      </w:r>
    </w:p>
    <w:p w14:paraId="767CE0E7" w14:textId="77777777" w:rsidR="0058511B" w:rsidRPr="00E67FAE" w:rsidRDefault="0058511B" w:rsidP="0058511B">
      <w:pPr>
        <w:rPr>
          <w:rFonts w:ascii="Corbel" w:hAnsi="Corbel"/>
          <w:sz w:val="22"/>
          <w:szCs w:val="22"/>
        </w:rPr>
      </w:pPr>
      <w:r w:rsidRPr="00E67FAE">
        <w:rPr>
          <w:rFonts w:ascii="Corbel" w:hAnsi="Corbel"/>
          <w:sz w:val="22"/>
          <w:szCs w:val="22"/>
        </w:rPr>
        <w:t>Alleen Systematiek Deel 2 hoeft te worden aangepast.</w:t>
      </w:r>
    </w:p>
    <w:p w14:paraId="767CE0E8" w14:textId="77777777" w:rsidR="0058511B" w:rsidRPr="00E67FAE" w:rsidRDefault="0058511B" w:rsidP="0058511B">
      <w:pPr>
        <w:rPr>
          <w:rFonts w:ascii="Corbel" w:hAnsi="Corbel"/>
          <w:sz w:val="22"/>
          <w:szCs w:val="22"/>
        </w:rPr>
      </w:pPr>
      <w:r w:rsidRPr="00E67FAE">
        <w:rPr>
          <w:rFonts w:ascii="Corbel" w:hAnsi="Corbel"/>
          <w:sz w:val="22"/>
          <w:szCs w:val="22"/>
        </w:rPr>
        <w:t xml:space="preserve">Het betreft hier een uitbreiding van de Systematiek met een nieuw concept te weten MessageInTransactionTemplate. In principe is hiermee de TransactionTemplate overbodig geworden, deze wordt echter om eenvoudigheidsredenen en </w:t>
      </w:r>
      <w:r w:rsidR="00E60897" w:rsidRPr="00E67FAE">
        <w:rPr>
          <w:rFonts w:ascii="Corbel" w:hAnsi="Corbel"/>
          <w:sz w:val="22"/>
          <w:szCs w:val="22"/>
        </w:rPr>
        <w:t>potentiële</w:t>
      </w:r>
      <w:r w:rsidRPr="00E67FAE">
        <w:rPr>
          <w:rFonts w:ascii="Corbel" w:hAnsi="Corbel"/>
          <w:sz w:val="22"/>
          <w:szCs w:val="22"/>
        </w:rPr>
        <w:t xml:space="preserve"> problemen te voorkomen niet verwijderd.</w:t>
      </w:r>
    </w:p>
    <w:p w14:paraId="767CE0E9" w14:textId="77777777" w:rsidR="0058511B" w:rsidRPr="00E67FAE" w:rsidRDefault="0058511B" w:rsidP="0058511B">
      <w:pPr>
        <w:rPr>
          <w:rFonts w:ascii="Corbel" w:hAnsi="Corbel"/>
          <w:sz w:val="22"/>
          <w:szCs w:val="22"/>
        </w:rPr>
      </w:pPr>
    </w:p>
    <w:p w14:paraId="767CE0EA" w14:textId="77777777" w:rsidR="0058511B" w:rsidRPr="00E67FAE" w:rsidRDefault="0058511B" w:rsidP="0058511B">
      <w:pPr>
        <w:rPr>
          <w:rFonts w:ascii="Corbel" w:hAnsi="Corbel"/>
          <w:sz w:val="22"/>
          <w:szCs w:val="22"/>
          <w:lang w:val="en-US"/>
        </w:rPr>
      </w:pPr>
      <w:r w:rsidRPr="00E67FAE">
        <w:rPr>
          <w:rFonts w:ascii="Corbel" w:hAnsi="Corbel"/>
          <w:sz w:val="22"/>
          <w:szCs w:val="22"/>
          <w:lang w:val="en-US"/>
        </w:rPr>
        <w:t>Oorspronkelijke invulling:</w:t>
      </w:r>
    </w:p>
    <w:p w14:paraId="767CE0EB" w14:textId="77777777" w:rsidR="0058511B" w:rsidRPr="00E67FAE" w:rsidRDefault="0058511B" w:rsidP="0058511B">
      <w:pPr>
        <w:rPr>
          <w:rFonts w:ascii="Corbel" w:hAnsi="Corbel"/>
          <w:lang w:val="en-US"/>
        </w:rPr>
      </w:pPr>
    </w:p>
    <w:p w14:paraId="767CE0EC"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US"/>
        </w:rPr>
        <w:t>ENTITY MessageTemplate;</w:t>
      </w:r>
    </w:p>
    <w:p w14:paraId="767CE0ED"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US"/>
        </w:rPr>
        <w:t xml:space="preserve"> </w:t>
      </w:r>
      <w:r w:rsidRPr="0080609D">
        <w:rPr>
          <w:rFonts w:ascii="Courier New" w:hAnsi="Courier New" w:cs="Courier New"/>
          <w:sz w:val="20"/>
          <w:szCs w:val="20"/>
          <w:lang w:val="en-GB"/>
        </w:rPr>
        <w:t>identification : STRING;</w:t>
      </w:r>
    </w:p>
    <w:p w14:paraId="767CE0EE"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dateSend : DATETIME;</w:t>
      </w:r>
    </w:p>
    <w:p w14:paraId="767CE0EF"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dateRead : DATETIME;</w:t>
      </w:r>
    </w:p>
    <w:p w14:paraId="767CE0F0"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state : STRING;</w:t>
      </w:r>
    </w:p>
    <w:p w14:paraId="767CE0F1"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dateLamu : DATETIME;</w:t>
      </w:r>
    </w:p>
    <w:p w14:paraId="767CE0F2"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userLamu : STRING;</w:t>
      </w:r>
    </w:p>
    <w:p w14:paraId="767CE0F3"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initiatingTransactionMessageID : OPTIONAL STRING;</w:t>
      </w:r>
    </w:p>
    <w:p w14:paraId="767CE0F4"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initiatorToExecutor : BOOLEAN;</w:t>
      </w:r>
    </w:p>
    <w:p w14:paraId="767CE0F5" w14:textId="77777777" w:rsidR="0058511B" w:rsidRPr="0080609D" w:rsidRDefault="00F84618"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w:t>
      </w:r>
      <w:r w:rsidR="0058511B" w:rsidRPr="0080609D">
        <w:rPr>
          <w:rFonts w:ascii="Courier New" w:hAnsi="Courier New" w:cs="Courier New"/>
          <w:sz w:val="20"/>
          <w:szCs w:val="20"/>
          <w:lang w:val="en-GB"/>
        </w:rPr>
        <w:t>transaction : TransactionTemplate;</w:t>
      </w:r>
    </w:p>
    <w:p w14:paraId="767CE0F6"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template : ComplexElementTemplate;</w:t>
      </w:r>
    </w:p>
    <w:p w14:paraId="767CE0F7"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END_ENTITY;</w:t>
      </w:r>
    </w:p>
    <w:p w14:paraId="767CE0F8" w14:textId="77777777" w:rsidR="0058511B" w:rsidRPr="00E67FAE" w:rsidRDefault="0058511B" w:rsidP="0058511B">
      <w:pPr>
        <w:autoSpaceDE w:val="0"/>
        <w:autoSpaceDN w:val="0"/>
        <w:adjustRightInd w:val="0"/>
        <w:rPr>
          <w:rFonts w:ascii="Corbel" w:hAnsi="Corbel" w:cs="Courier New"/>
          <w:sz w:val="20"/>
          <w:szCs w:val="20"/>
          <w:lang w:val="en-GB"/>
        </w:rPr>
      </w:pPr>
    </w:p>
    <w:p w14:paraId="767CE0F9" w14:textId="77777777" w:rsidR="0058511B" w:rsidRPr="00E67FAE" w:rsidRDefault="0058511B" w:rsidP="0058511B">
      <w:pPr>
        <w:rPr>
          <w:rFonts w:ascii="Corbel" w:hAnsi="Corbel"/>
          <w:lang w:val="en-GB"/>
        </w:rPr>
      </w:pPr>
    </w:p>
    <w:p w14:paraId="767CE0FA" w14:textId="77777777" w:rsidR="0058511B" w:rsidRPr="00E67FAE" w:rsidRDefault="0058511B" w:rsidP="0058511B">
      <w:pPr>
        <w:rPr>
          <w:rFonts w:ascii="Corbel" w:hAnsi="Corbel"/>
          <w:sz w:val="22"/>
          <w:szCs w:val="22"/>
          <w:lang w:val="en-GB"/>
        </w:rPr>
      </w:pPr>
      <w:r w:rsidRPr="00E67FAE">
        <w:rPr>
          <w:rFonts w:ascii="Corbel" w:hAnsi="Corbel"/>
          <w:sz w:val="22"/>
          <w:szCs w:val="22"/>
          <w:lang w:val="en-GB"/>
        </w:rPr>
        <w:t>Nieuwe invulling</w:t>
      </w:r>
      <w:r w:rsidR="00E60897" w:rsidRPr="00E67FAE">
        <w:rPr>
          <w:rFonts w:ascii="Corbel" w:hAnsi="Corbel"/>
          <w:sz w:val="22"/>
          <w:szCs w:val="22"/>
          <w:lang w:val="en-GB"/>
        </w:rPr>
        <w:t>:</w:t>
      </w:r>
    </w:p>
    <w:p w14:paraId="767CE0FB" w14:textId="77777777" w:rsidR="0058511B" w:rsidRPr="00E67FAE" w:rsidRDefault="0058511B" w:rsidP="0058511B">
      <w:pPr>
        <w:rPr>
          <w:rFonts w:ascii="Corbel" w:hAnsi="Corbel"/>
          <w:lang w:val="en-GB"/>
        </w:rPr>
      </w:pPr>
    </w:p>
    <w:p w14:paraId="767CE0FC"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ENTITY MessageTemplate;</w:t>
      </w:r>
    </w:p>
    <w:p w14:paraId="767CE0FD"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identification : STRING;</w:t>
      </w:r>
    </w:p>
    <w:p w14:paraId="767CE0FE"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dateSend : DATETIME;</w:t>
      </w:r>
    </w:p>
    <w:p w14:paraId="767CE0FF"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dateRead : DATETIME;</w:t>
      </w:r>
    </w:p>
    <w:p w14:paraId="767CE100"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state : STRING;</w:t>
      </w:r>
    </w:p>
    <w:p w14:paraId="767CE101"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dateLamu : DATETIME;</w:t>
      </w:r>
    </w:p>
    <w:p w14:paraId="767CE102"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userLamu : STRING;</w:t>
      </w:r>
    </w:p>
    <w:p w14:paraId="767CE103"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initiatingTransactionMessageID : OPTIONAL STRING;</w:t>
      </w:r>
    </w:p>
    <w:p w14:paraId="767CE104"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initiatorToExecutor : BOOLEAN;</w:t>
      </w:r>
    </w:p>
    <w:p w14:paraId="767CE105"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GB"/>
        </w:rPr>
        <w:t xml:space="preserve"> </w:t>
      </w:r>
      <w:r w:rsidRPr="0080609D">
        <w:rPr>
          <w:rFonts w:ascii="Courier New" w:hAnsi="Courier New" w:cs="Courier New"/>
          <w:sz w:val="20"/>
          <w:szCs w:val="20"/>
          <w:lang w:val="en-US"/>
        </w:rPr>
        <w:t>messageInTransaction : MessageInTransactionTemplate;</w:t>
      </w:r>
    </w:p>
    <w:p w14:paraId="767CE106"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US"/>
        </w:rPr>
        <w:t xml:space="preserve"> transaction : TransactionTemplate;</w:t>
      </w:r>
    </w:p>
    <w:p w14:paraId="767CE107"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US"/>
        </w:rPr>
        <w:t xml:space="preserve"> template : ComplexElementTemplate;</w:t>
      </w:r>
    </w:p>
    <w:p w14:paraId="767CE108"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US"/>
        </w:rPr>
        <w:t>END_ENTITY;</w:t>
      </w:r>
    </w:p>
    <w:p w14:paraId="767CE109" w14:textId="77777777" w:rsidR="0058511B" w:rsidRPr="00E67FAE" w:rsidRDefault="0058511B" w:rsidP="0058511B">
      <w:pPr>
        <w:autoSpaceDE w:val="0"/>
        <w:autoSpaceDN w:val="0"/>
        <w:adjustRightInd w:val="0"/>
        <w:rPr>
          <w:rFonts w:ascii="Corbel" w:hAnsi="Corbel" w:cs="Courier New"/>
          <w:sz w:val="20"/>
          <w:szCs w:val="20"/>
          <w:lang w:val="en-US"/>
        </w:rPr>
      </w:pPr>
    </w:p>
    <w:p w14:paraId="767CE10A" w14:textId="77777777" w:rsidR="0058511B" w:rsidRPr="0080609D" w:rsidRDefault="0058511B" w:rsidP="0058511B">
      <w:pPr>
        <w:autoSpaceDE w:val="0"/>
        <w:autoSpaceDN w:val="0"/>
        <w:adjustRightInd w:val="0"/>
        <w:rPr>
          <w:rFonts w:ascii="Courier New" w:hAnsi="Courier New" w:cs="Courier New"/>
          <w:sz w:val="20"/>
          <w:szCs w:val="20"/>
          <w:lang w:val="en-US"/>
        </w:rPr>
      </w:pPr>
      <w:r w:rsidRPr="0080609D">
        <w:rPr>
          <w:rFonts w:ascii="Courier New" w:hAnsi="Courier New" w:cs="Courier New"/>
          <w:sz w:val="20"/>
          <w:szCs w:val="20"/>
          <w:lang w:val="en-US"/>
        </w:rPr>
        <w:t>ENTITY MessageInTransactionTemplate;</w:t>
      </w:r>
    </w:p>
    <w:p w14:paraId="767CE10B"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US"/>
        </w:rPr>
        <w:t xml:space="preserve"> </w:t>
      </w:r>
      <w:r w:rsidRPr="0080609D">
        <w:rPr>
          <w:rFonts w:ascii="Courier New" w:hAnsi="Courier New" w:cs="Courier New"/>
          <w:sz w:val="20"/>
          <w:szCs w:val="20"/>
          <w:lang w:val="en-GB"/>
        </w:rPr>
        <w:t>identification : STRING;</w:t>
      </w:r>
    </w:p>
    <w:p w14:paraId="767CE10C"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dateSend : DATETIME;</w:t>
      </w:r>
    </w:p>
    <w:p w14:paraId="767CE10D"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lastRenderedPageBreak/>
        <w:t xml:space="preserve"> dateRead : DATETIME;</w:t>
      </w:r>
    </w:p>
    <w:p w14:paraId="767CE10E"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state : STRING;</w:t>
      </w:r>
    </w:p>
    <w:p w14:paraId="767CE10F"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dateLamu : DATETIME;</w:t>
      </w:r>
    </w:p>
    <w:p w14:paraId="767CE110" w14:textId="77777777" w:rsidR="0058511B" w:rsidRPr="0080609D" w:rsidRDefault="0058511B" w:rsidP="0058511B">
      <w:pPr>
        <w:autoSpaceDE w:val="0"/>
        <w:autoSpaceDN w:val="0"/>
        <w:adjustRightInd w:val="0"/>
        <w:rPr>
          <w:rFonts w:ascii="Courier New" w:hAnsi="Courier New" w:cs="Courier New"/>
          <w:sz w:val="20"/>
          <w:szCs w:val="20"/>
          <w:lang w:val="en-GB"/>
        </w:rPr>
      </w:pPr>
      <w:r w:rsidRPr="0080609D">
        <w:rPr>
          <w:rFonts w:ascii="Courier New" w:hAnsi="Courier New" w:cs="Courier New"/>
          <w:sz w:val="20"/>
          <w:szCs w:val="20"/>
          <w:lang w:val="en-GB"/>
        </w:rPr>
        <w:t xml:space="preserve"> userLamu : STRING;</w:t>
      </w:r>
    </w:p>
    <w:p w14:paraId="767CE111" w14:textId="77777777" w:rsidR="0058511B" w:rsidRPr="0080609D" w:rsidRDefault="0058511B" w:rsidP="0058511B">
      <w:pPr>
        <w:autoSpaceDE w:val="0"/>
        <w:autoSpaceDN w:val="0"/>
        <w:adjustRightInd w:val="0"/>
        <w:rPr>
          <w:rFonts w:ascii="Courier New" w:hAnsi="Courier New" w:cs="Courier New"/>
          <w:sz w:val="20"/>
          <w:szCs w:val="20"/>
        </w:rPr>
      </w:pPr>
      <w:r w:rsidRPr="0080609D">
        <w:rPr>
          <w:rFonts w:ascii="Courier New" w:hAnsi="Courier New" w:cs="Courier New"/>
          <w:sz w:val="20"/>
          <w:szCs w:val="20"/>
        </w:rPr>
        <w:t>END_ENTITY;</w:t>
      </w:r>
    </w:p>
    <w:p w14:paraId="767CE112" w14:textId="77777777" w:rsidR="0058511B" w:rsidRPr="00E67FAE" w:rsidRDefault="0058511B" w:rsidP="0058511B">
      <w:pPr>
        <w:rPr>
          <w:rFonts w:ascii="Corbel" w:hAnsi="Corbel"/>
        </w:rPr>
      </w:pPr>
    </w:p>
    <w:p w14:paraId="767CE113" w14:textId="77777777" w:rsidR="0058511B" w:rsidRPr="00E67FAE" w:rsidRDefault="0058511B" w:rsidP="0058511B">
      <w:pPr>
        <w:pStyle w:val="Plattetekst"/>
        <w:rPr>
          <w:rFonts w:ascii="Corbel" w:hAnsi="Corbel"/>
        </w:rPr>
      </w:pPr>
    </w:p>
    <w:p w14:paraId="767CE114" w14:textId="77777777" w:rsidR="0058511B" w:rsidRPr="00E67FAE" w:rsidRDefault="0058511B" w:rsidP="007F6E7D">
      <w:pPr>
        <w:pStyle w:val="Tekstzonderopmaak"/>
        <w:widowControl w:val="0"/>
        <w:rPr>
          <w:rFonts w:ascii="Corbel" w:hAnsi="Corbel" w:cs="Times New Roman"/>
          <w:sz w:val="22"/>
          <w:szCs w:val="22"/>
        </w:rPr>
      </w:pPr>
    </w:p>
    <w:p w14:paraId="767CE115" w14:textId="77777777" w:rsidR="00DB3048" w:rsidRPr="00E67FAE" w:rsidRDefault="007F6E7D" w:rsidP="00DB3048">
      <w:pPr>
        <w:pStyle w:val="Plattetekst"/>
        <w:rPr>
          <w:rFonts w:ascii="Corbel" w:hAnsi="Corbel"/>
        </w:rPr>
      </w:pPr>
      <w:r w:rsidRPr="00E67FAE">
        <w:rPr>
          <w:rFonts w:ascii="Corbel" w:hAnsi="Corbel"/>
        </w:rPr>
        <w:br w:type="page"/>
      </w:r>
    </w:p>
    <w:p w14:paraId="767CE116" w14:textId="77777777" w:rsidR="00DB3048" w:rsidRPr="00E67FAE" w:rsidRDefault="00CA4E19" w:rsidP="0056070F">
      <w:pPr>
        <w:pStyle w:val="Kop1"/>
        <w:keepNext w:val="0"/>
        <w:suppressAutoHyphens w:val="0"/>
        <w:spacing w:after="60"/>
        <w:rPr>
          <w:rFonts w:ascii="Corbel" w:eastAsia="Times New Roman" w:hAnsi="Corbel" w:cs="Arial"/>
          <w:kern w:val="32"/>
          <w:sz w:val="32"/>
          <w:szCs w:val="32"/>
        </w:rPr>
      </w:pPr>
      <w:bookmarkStart w:id="558" w:name="_Toc292956656"/>
      <w:bookmarkStart w:id="559" w:name="_Toc299113242"/>
      <w:bookmarkStart w:id="560" w:name="_Toc4484468"/>
      <w:r w:rsidRPr="00E67FAE">
        <w:rPr>
          <w:rFonts w:ascii="Corbel" w:eastAsia="Times New Roman" w:hAnsi="Corbel" w:cs="Arial"/>
          <w:kern w:val="32"/>
          <w:sz w:val="32"/>
          <w:szCs w:val="32"/>
        </w:rPr>
        <w:lastRenderedPageBreak/>
        <w:t>2</w:t>
      </w:r>
      <w:r w:rsidRPr="00E67FAE">
        <w:rPr>
          <w:rFonts w:ascii="Corbel" w:eastAsia="Times New Roman" w:hAnsi="Corbel" w:cs="Arial"/>
          <w:kern w:val="32"/>
          <w:sz w:val="32"/>
          <w:szCs w:val="32"/>
        </w:rPr>
        <w:tab/>
      </w:r>
      <w:r w:rsidR="00DB3048" w:rsidRPr="00E67FAE">
        <w:rPr>
          <w:rFonts w:ascii="Corbel" w:eastAsia="Times New Roman" w:hAnsi="Corbel" w:cs="Arial"/>
          <w:kern w:val="32"/>
          <w:sz w:val="32"/>
          <w:szCs w:val="32"/>
        </w:rPr>
        <w:t>Frequently Asked Questions</w:t>
      </w:r>
      <w:bookmarkEnd w:id="558"/>
      <w:bookmarkEnd w:id="559"/>
      <w:bookmarkEnd w:id="560"/>
    </w:p>
    <w:p w14:paraId="767CE117" w14:textId="77777777" w:rsidR="00DB3048" w:rsidRPr="00E67FAE" w:rsidRDefault="00DB3048" w:rsidP="00DB3048">
      <w:pPr>
        <w:rPr>
          <w:rFonts w:ascii="Corbel" w:hAnsi="Corbel"/>
        </w:rPr>
      </w:pPr>
    </w:p>
    <w:p w14:paraId="767CE118" w14:textId="77777777" w:rsidR="00DB3048" w:rsidRPr="00E67FAE" w:rsidRDefault="00295A62" w:rsidP="00DB3048">
      <w:pPr>
        <w:pStyle w:val="Tekstzonderopmaak"/>
        <w:rPr>
          <w:rFonts w:ascii="Corbel" w:hAnsi="Corbel" w:cs="Times New Roman"/>
          <w:sz w:val="22"/>
          <w:szCs w:val="22"/>
        </w:rPr>
      </w:pPr>
      <w:r w:rsidRPr="00E67FAE">
        <w:rPr>
          <w:rFonts w:ascii="Corbel" w:hAnsi="Corbel" w:cs="Times New Roman"/>
          <w:sz w:val="22"/>
          <w:szCs w:val="22"/>
        </w:rPr>
        <w:t>Hieronder volgt</w:t>
      </w:r>
      <w:r w:rsidR="00DB3048" w:rsidRPr="00E67FAE">
        <w:rPr>
          <w:rFonts w:ascii="Corbel" w:hAnsi="Corbel" w:cs="Times New Roman"/>
          <w:sz w:val="22"/>
          <w:szCs w:val="22"/>
        </w:rPr>
        <w:t xml:space="preserve"> een aantal van de –</w:t>
      </w:r>
      <w:r w:rsidR="000B201C" w:rsidRPr="00E67FAE">
        <w:rPr>
          <w:rFonts w:ascii="Corbel" w:hAnsi="Corbel" w:cs="Times New Roman"/>
          <w:sz w:val="22"/>
          <w:szCs w:val="22"/>
        </w:rPr>
        <w:t xml:space="preserve"> </w:t>
      </w:r>
      <w:r w:rsidR="00DB3048" w:rsidRPr="00E67FAE">
        <w:rPr>
          <w:rFonts w:ascii="Corbel" w:hAnsi="Corbel" w:cs="Times New Roman"/>
          <w:sz w:val="22"/>
          <w:szCs w:val="22"/>
        </w:rPr>
        <w:t>voor implementatie van VISI – belangrijkste</w:t>
      </w:r>
      <w:r w:rsidR="007E6533" w:rsidRPr="00E67FAE">
        <w:rPr>
          <w:rFonts w:ascii="Corbel" w:hAnsi="Corbel" w:cs="Times New Roman"/>
          <w:sz w:val="22"/>
          <w:szCs w:val="22"/>
        </w:rPr>
        <w:t xml:space="preserve">, </w:t>
      </w:r>
      <w:r w:rsidR="00500FA6" w:rsidRPr="00E67FAE">
        <w:rPr>
          <w:rFonts w:ascii="Corbel" w:hAnsi="Corbel" w:cs="Times New Roman"/>
          <w:sz w:val="22"/>
          <w:szCs w:val="22"/>
        </w:rPr>
        <w:t>veel gestelde</w:t>
      </w:r>
      <w:r w:rsidR="007E6533" w:rsidRPr="00E67FAE">
        <w:rPr>
          <w:rFonts w:ascii="Corbel" w:hAnsi="Corbel" w:cs="Times New Roman"/>
          <w:sz w:val="22"/>
          <w:szCs w:val="22"/>
        </w:rPr>
        <w:t xml:space="preserve"> vragen (</w:t>
      </w:r>
      <w:r w:rsidR="00DB3048" w:rsidRPr="00E67FAE">
        <w:rPr>
          <w:rFonts w:ascii="Corbel" w:hAnsi="Corbel" w:cs="Times New Roman"/>
          <w:sz w:val="22"/>
          <w:szCs w:val="22"/>
        </w:rPr>
        <w:t>‘frequently asked questions</w:t>
      </w:r>
      <w:r w:rsidR="007E6533" w:rsidRPr="00E67FAE">
        <w:rPr>
          <w:rFonts w:ascii="Corbel" w:hAnsi="Corbel" w:cs="Times New Roman"/>
          <w:sz w:val="22"/>
          <w:szCs w:val="22"/>
        </w:rPr>
        <w:t>’)</w:t>
      </w:r>
      <w:r w:rsidR="00DB3048" w:rsidRPr="00E67FAE">
        <w:rPr>
          <w:rFonts w:ascii="Corbel" w:hAnsi="Corbel" w:cs="Times New Roman"/>
          <w:sz w:val="22"/>
          <w:szCs w:val="22"/>
        </w:rPr>
        <w:t>. De volledige (en meest recente) lijst van FAQ’s is te raadplegen op de VISI website.</w:t>
      </w:r>
    </w:p>
    <w:p w14:paraId="767CE119" w14:textId="77777777" w:rsidR="00DB3048" w:rsidRPr="00E67FAE" w:rsidRDefault="00DB3048" w:rsidP="00DB3048">
      <w:pPr>
        <w:pStyle w:val="Tekstzonderopmaak"/>
        <w:rPr>
          <w:rFonts w:ascii="Corbel" w:hAnsi="Corbel" w:cs="Times New Roman"/>
          <w:sz w:val="22"/>
          <w:szCs w:val="22"/>
        </w:rPr>
      </w:pPr>
    </w:p>
    <w:p w14:paraId="767CE11A" w14:textId="77777777" w:rsidR="00DB3048" w:rsidRPr="00E67FAE" w:rsidRDefault="00AE188E" w:rsidP="00DB689F">
      <w:pPr>
        <w:pStyle w:val="Kop2"/>
        <w:keepNext w:val="0"/>
        <w:suppressAutoHyphens w:val="0"/>
        <w:spacing w:after="60"/>
        <w:rPr>
          <w:rFonts w:ascii="Corbel" w:eastAsia="Times New Roman" w:hAnsi="Corbel" w:cs="Arial"/>
          <w:i/>
          <w:iCs/>
          <w:kern w:val="0"/>
          <w:sz w:val="28"/>
          <w:szCs w:val="28"/>
        </w:rPr>
      </w:pPr>
      <w:bookmarkStart w:id="561" w:name="_Toc299113243"/>
      <w:bookmarkStart w:id="562" w:name="_Toc4484469"/>
      <w:r w:rsidRPr="00E67FAE">
        <w:rPr>
          <w:rFonts w:ascii="Corbel" w:eastAsia="Times New Roman" w:hAnsi="Corbel" w:cs="Arial"/>
          <w:i/>
          <w:iCs/>
          <w:kern w:val="0"/>
          <w:sz w:val="28"/>
          <w:szCs w:val="28"/>
        </w:rPr>
        <w:t>1.</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Wat is het eerste MessageType in een TransactionType?</w:t>
      </w:r>
      <w:bookmarkEnd w:id="561"/>
      <w:bookmarkEnd w:id="562"/>
    </w:p>
    <w:p w14:paraId="767CE11B"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 xml:space="preserve">Het eerste MessageType is het MessageType dat binnen een TransactionType geen voorgaand bericht heeft. </w:t>
      </w:r>
    </w:p>
    <w:p w14:paraId="767CE11C" w14:textId="77777777" w:rsidR="00DB3048" w:rsidRPr="00E67FAE" w:rsidRDefault="00DB3048" w:rsidP="00DB3048">
      <w:pPr>
        <w:pStyle w:val="Tekstzonderopmaak"/>
        <w:rPr>
          <w:rFonts w:ascii="Corbel" w:hAnsi="Corbel" w:cs="Times New Roman"/>
          <w:sz w:val="22"/>
          <w:szCs w:val="22"/>
        </w:rPr>
      </w:pPr>
    </w:p>
    <w:p w14:paraId="767CE11D" w14:textId="77777777" w:rsidR="00DB3048" w:rsidRPr="00E67FAE" w:rsidRDefault="00AE188E" w:rsidP="00DB689F">
      <w:pPr>
        <w:pStyle w:val="Kop2"/>
        <w:keepNext w:val="0"/>
        <w:suppressAutoHyphens w:val="0"/>
        <w:spacing w:after="60"/>
        <w:rPr>
          <w:rFonts w:ascii="Corbel" w:eastAsia="Times New Roman" w:hAnsi="Corbel" w:cs="Arial"/>
          <w:i/>
          <w:iCs/>
          <w:kern w:val="0"/>
          <w:sz w:val="28"/>
          <w:szCs w:val="28"/>
        </w:rPr>
      </w:pPr>
      <w:bookmarkStart w:id="563" w:name="_Toc299113244"/>
      <w:bookmarkStart w:id="564" w:name="_Toc4484470"/>
      <w:r w:rsidRPr="00E67FAE">
        <w:rPr>
          <w:rFonts w:ascii="Corbel" w:eastAsia="Times New Roman" w:hAnsi="Corbel" w:cs="Arial"/>
          <w:i/>
          <w:iCs/>
          <w:kern w:val="0"/>
          <w:sz w:val="28"/>
          <w:szCs w:val="28"/>
        </w:rPr>
        <w:t>2.</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Wat is het laatste MessageType in een TransactionType?</w:t>
      </w:r>
      <w:bookmarkEnd w:id="563"/>
      <w:bookmarkEnd w:id="564"/>
    </w:p>
    <w:p w14:paraId="767CE11E"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 xml:space="preserve">Het laatste MessageType binnen een transactionType is het MessageType waaraan niet door andere MessageTypes wordt gerefereerd. </w:t>
      </w:r>
    </w:p>
    <w:p w14:paraId="767CE11F" w14:textId="77777777" w:rsidR="00DB3048" w:rsidRPr="00E67FAE" w:rsidRDefault="00DB3048" w:rsidP="00DB3048">
      <w:pPr>
        <w:pStyle w:val="Tekstzonderopmaak"/>
        <w:rPr>
          <w:rFonts w:ascii="Corbel" w:hAnsi="Corbel" w:cs="Times New Roman"/>
          <w:sz w:val="22"/>
          <w:szCs w:val="22"/>
        </w:rPr>
      </w:pPr>
    </w:p>
    <w:p w14:paraId="767CE120" w14:textId="77777777" w:rsidR="00DB3048" w:rsidRPr="00E67FAE" w:rsidRDefault="00AE188E" w:rsidP="00DB689F">
      <w:pPr>
        <w:pStyle w:val="Kop2"/>
        <w:keepNext w:val="0"/>
        <w:suppressAutoHyphens w:val="0"/>
        <w:spacing w:after="60"/>
        <w:rPr>
          <w:rFonts w:ascii="Corbel" w:eastAsia="Times New Roman" w:hAnsi="Corbel" w:cs="Arial"/>
          <w:i/>
          <w:iCs/>
          <w:kern w:val="0"/>
          <w:sz w:val="28"/>
          <w:szCs w:val="28"/>
        </w:rPr>
      </w:pPr>
      <w:bookmarkStart w:id="565" w:name="_Toc299113245"/>
      <w:bookmarkStart w:id="566" w:name="_Toc4484471"/>
      <w:r w:rsidRPr="00E67FAE">
        <w:rPr>
          <w:rFonts w:ascii="Corbel" w:eastAsia="Times New Roman" w:hAnsi="Corbel" w:cs="Arial"/>
          <w:i/>
          <w:iCs/>
          <w:kern w:val="0"/>
          <w:sz w:val="28"/>
          <w:szCs w:val="28"/>
        </w:rPr>
        <w:t>3.</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Indien een bericht verstuurd is in een transacties, is het dan toegestaan om nog een bericht te versturen?</w:t>
      </w:r>
      <w:bookmarkEnd w:id="565"/>
      <w:bookmarkEnd w:id="566"/>
    </w:p>
    <w:p w14:paraId="767CE121"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Binnen een transactie is altijd één rol aan zet. Het is wel mogelijk berichten uit een andere transactie te versturen (ook als transacties aan elkaar gerelateerd zijn). Dus als een bericht wordt verzonden in een secundaire transactie maar er is ook nog een MITT in de hoofdtransactie die op basis van een voorgaande MITT verzonden mag worden, dan is dit gewoon mogelijk.</w:t>
      </w:r>
    </w:p>
    <w:p w14:paraId="767CE122" w14:textId="77777777" w:rsidR="00DB3048" w:rsidRPr="00E67FAE" w:rsidRDefault="00DB3048" w:rsidP="00DB3048">
      <w:pPr>
        <w:pStyle w:val="Tekstzonderopmaak"/>
        <w:rPr>
          <w:rFonts w:ascii="Corbel" w:hAnsi="Corbel" w:cs="Times New Roman"/>
          <w:sz w:val="22"/>
          <w:szCs w:val="22"/>
        </w:rPr>
      </w:pPr>
    </w:p>
    <w:p w14:paraId="767CE123" w14:textId="77777777" w:rsidR="00DB3048" w:rsidRPr="00E67FAE" w:rsidRDefault="00AE188E" w:rsidP="00EE2BC8">
      <w:pPr>
        <w:pStyle w:val="Kop2"/>
        <w:keepNext w:val="0"/>
        <w:suppressAutoHyphens w:val="0"/>
        <w:spacing w:after="60"/>
        <w:rPr>
          <w:rFonts w:ascii="Corbel" w:eastAsia="Times New Roman" w:hAnsi="Corbel" w:cs="Arial"/>
          <w:i/>
          <w:iCs/>
          <w:kern w:val="0"/>
          <w:sz w:val="28"/>
          <w:szCs w:val="28"/>
        </w:rPr>
      </w:pPr>
      <w:bookmarkStart w:id="567" w:name="_Toc299113246"/>
      <w:bookmarkStart w:id="568" w:name="_Toc4484472"/>
      <w:r w:rsidRPr="00E67FAE">
        <w:rPr>
          <w:rFonts w:ascii="Corbel" w:eastAsia="Times New Roman" w:hAnsi="Corbel" w:cs="Arial"/>
          <w:i/>
          <w:iCs/>
          <w:kern w:val="0"/>
          <w:sz w:val="28"/>
          <w:szCs w:val="28"/>
        </w:rPr>
        <w:t>4.</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Hoe wordt met het DATETIME datatype omgegaan op het moment dat geen tijdzone is gespecificeerd?</w:t>
      </w:r>
      <w:bookmarkEnd w:id="567"/>
      <w:bookmarkEnd w:id="568"/>
    </w:p>
    <w:p w14:paraId="767CE124"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Het DATETIME datatype refereert aan de "xsd:dateTime" definitie (Instant of time (Gregorian calendar)). We passen echter één afwijking hierop toe: Als geen tijdzone is gespecificeerd wordt UTC</w:t>
      </w:r>
      <w:r w:rsidR="00500FA6" w:rsidRPr="00E67FAE">
        <w:rPr>
          <w:rStyle w:val="Voetnootmarkering"/>
          <w:rFonts w:ascii="Corbel" w:hAnsi="Corbel" w:cs="Times New Roman"/>
          <w:sz w:val="22"/>
          <w:szCs w:val="22"/>
        </w:rPr>
        <w:footnoteReference w:id="2"/>
      </w:r>
      <w:r w:rsidRPr="00E67FAE">
        <w:rPr>
          <w:rFonts w:ascii="Corbel" w:hAnsi="Corbel" w:cs="Times New Roman"/>
          <w:sz w:val="22"/>
          <w:szCs w:val="22"/>
        </w:rPr>
        <w:t xml:space="preserve"> (=Z of +00:00) verondersteld.</w:t>
      </w:r>
    </w:p>
    <w:p w14:paraId="767CE125" w14:textId="77777777" w:rsidR="00DB3048" w:rsidRPr="00E67FAE" w:rsidRDefault="00DB3048" w:rsidP="00DB3048">
      <w:pPr>
        <w:pStyle w:val="Tekstzonderopmaak"/>
        <w:rPr>
          <w:rFonts w:ascii="Corbel" w:hAnsi="Corbel" w:cs="Times New Roman"/>
          <w:sz w:val="22"/>
          <w:szCs w:val="22"/>
        </w:rPr>
      </w:pPr>
    </w:p>
    <w:p w14:paraId="767CE126" w14:textId="77777777" w:rsidR="00DB3048" w:rsidRPr="00E67FAE" w:rsidRDefault="00DB3048" w:rsidP="00DB3048">
      <w:pPr>
        <w:pStyle w:val="Tekstzonderopmaak"/>
        <w:numPr>
          <w:ilvl w:val="0"/>
          <w:numId w:val="2"/>
        </w:numPr>
        <w:rPr>
          <w:rFonts w:ascii="Corbel" w:hAnsi="Corbel" w:cs="Times New Roman"/>
          <w:sz w:val="22"/>
          <w:szCs w:val="22"/>
          <w:lang w:val="en-US"/>
        </w:rPr>
      </w:pPr>
      <w:r w:rsidRPr="00E67FAE">
        <w:rPr>
          <w:rFonts w:ascii="Corbel" w:hAnsi="Corbel" w:cs="Times New Roman"/>
          <w:sz w:val="22"/>
          <w:szCs w:val="22"/>
          <w:lang w:val="en-US"/>
        </w:rPr>
        <w:t>The DATETIME datatype describes instances identified by the combination of a date and a time. Its value space is described as a combination of date and time of day in Chapter 5.4 of ISO 8601. Its lexical space is the extended format:</w:t>
      </w:r>
      <w:r w:rsidRPr="00E67FAE">
        <w:rPr>
          <w:rFonts w:ascii="Corbel" w:hAnsi="Corbel" w:cs="Times New Roman"/>
          <w:sz w:val="22"/>
          <w:szCs w:val="22"/>
          <w:lang w:val="en-US"/>
        </w:rPr>
        <w:br/>
        <w:t>[-]CCYY-MM-DDThh:mm:ss[Z|(+|-)hh:mm]</w:t>
      </w:r>
      <w:r w:rsidRPr="00E67FAE">
        <w:rPr>
          <w:rFonts w:ascii="Corbel" w:hAnsi="Corbel" w:cs="Times New Roman"/>
          <w:sz w:val="22"/>
          <w:szCs w:val="22"/>
          <w:lang w:val="en-US"/>
        </w:rPr>
        <w:br/>
      </w:r>
    </w:p>
    <w:p w14:paraId="767CE127" w14:textId="77777777" w:rsidR="00DB3048" w:rsidRPr="00E67FAE" w:rsidRDefault="00DB3048" w:rsidP="00DB3048">
      <w:pPr>
        <w:pStyle w:val="Tekstzonderopmaak"/>
        <w:numPr>
          <w:ilvl w:val="0"/>
          <w:numId w:val="3"/>
        </w:numPr>
        <w:rPr>
          <w:rFonts w:ascii="Corbel" w:hAnsi="Corbel" w:cs="Times New Roman"/>
          <w:sz w:val="22"/>
          <w:szCs w:val="22"/>
          <w:lang w:val="en-US"/>
        </w:rPr>
      </w:pPr>
      <w:r w:rsidRPr="00E67FAE">
        <w:rPr>
          <w:rFonts w:ascii="Corbel" w:hAnsi="Corbel" w:cs="Times New Roman"/>
          <w:sz w:val="22"/>
          <w:szCs w:val="22"/>
          <w:lang w:val="en-US"/>
        </w:rPr>
        <w:t>The time zone may be specified as Z (UTC) or (+|-)hh:mm. Time zones that aren't specified are considered undetermined.</w:t>
      </w:r>
      <w:r w:rsidRPr="00E67FAE">
        <w:rPr>
          <w:rFonts w:ascii="Corbel" w:hAnsi="Corbel" w:cs="Times New Roman"/>
          <w:sz w:val="22"/>
          <w:szCs w:val="22"/>
          <w:lang w:val="en-US"/>
        </w:rPr>
        <w:br/>
      </w:r>
    </w:p>
    <w:p w14:paraId="767CE128" w14:textId="77777777" w:rsidR="00DB3048" w:rsidRPr="00E67FAE" w:rsidRDefault="00DB3048" w:rsidP="00DB3048">
      <w:pPr>
        <w:pStyle w:val="Tekstzonderopmaak"/>
        <w:numPr>
          <w:ilvl w:val="0"/>
          <w:numId w:val="3"/>
        </w:numPr>
        <w:rPr>
          <w:rFonts w:ascii="Corbel" w:hAnsi="Corbel" w:cs="Times New Roman"/>
          <w:sz w:val="22"/>
          <w:szCs w:val="22"/>
          <w:lang w:val="en-US"/>
        </w:rPr>
      </w:pPr>
      <w:r w:rsidRPr="00E67FAE">
        <w:rPr>
          <w:rFonts w:ascii="Corbel" w:hAnsi="Corbel" w:cs="Times New Roman"/>
          <w:sz w:val="22"/>
          <w:szCs w:val="22"/>
          <w:lang w:val="en-US"/>
        </w:rPr>
        <w:t>Example</w:t>
      </w:r>
      <w:r w:rsidRPr="00E67FAE">
        <w:rPr>
          <w:rFonts w:ascii="Corbel" w:hAnsi="Corbel" w:cs="Times New Roman"/>
          <w:sz w:val="22"/>
          <w:szCs w:val="22"/>
          <w:lang w:val="en-US"/>
        </w:rPr>
        <w:br/>
        <w:t>Valid values for xsd:dateTime include: 2001-10-26T21:32:52, 2001-10-26T21:32:52+02:00, 2001-10-26T19:32:52Z, 2001-10-26T19:32:52+00:00, -2001-10-26T21:32:52, or 2001-10-26T21:32:52.12679.</w:t>
      </w:r>
      <w:r w:rsidR="00291E6D" w:rsidRPr="00E67FAE">
        <w:rPr>
          <w:rFonts w:ascii="Corbel" w:hAnsi="Corbel" w:cs="Times New Roman"/>
          <w:sz w:val="22"/>
          <w:szCs w:val="22"/>
          <w:lang w:val="en-US"/>
        </w:rPr>
        <w:br/>
      </w:r>
      <w:r w:rsidRPr="00E67FAE">
        <w:rPr>
          <w:rFonts w:ascii="Corbel" w:hAnsi="Corbel" w:cs="Times New Roman"/>
          <w:sz w:val="22"/>
          <w:szCs w:val="22"/>
          <w:lang w:val="en-US"/>
        </w:rPr>
        <w:br/>
      </w:r>
      <w:r w:rsidRPr="00E67FAE">
        <w:rPr>
          <w:rFonts w:ascii="Corbel" w:hAnsi="Corbel" w:cs="Times New Roman"/>
          <w:sz w:val="22"/>
          <w:szCs w:val="22"/>
          <w:lang w:val="en-US"/>
        </w:rPr>
        <w:lastRenderedPageBreak/>
        <w:t xml:space="preserve">The following values are invalid: 2001-10-26 (all the parts must be specified), 2001-10-26T21:32 (all the parts must be specified), 2001-10-26T25:32:52+02:00 (the hours </w:t>
      </w:r>
      <w:r w:rsidRPr="00E67FAE">
        <w:rPr>
          <w:rFonts w:ascii="Corbel" w:hAnsi="Corbel" w:cs="Times New Roman"/>
          <w:sz w:val="22"/>
          <w:szCs w:val="22"/>
          <w:lang w:val="en-US"/>
        </w:rPr>
        <w:br/>
        <w:t>part—25—is out of range), or 01-10-26T21:32 (all the parts must be specified).</w:t>
      </w:r>
    </w:p>
    <w:p w14:paraId="767CE129" w14:textId="77777777" w:rsidR="00DB3048" w:rsidRPr="00E67FAE" w:rsidRDefault="00DB3048" w:rsidP="00DB3048">
      <w:pPr>
        <w:pStyle w:val="Tekstzonderopmaak"/>
        <w:rPr>
          <w:rFonts w:ascii="Corbel" w:hAnsi="Corbel" w:cs="Times New Roman"/>
          <w:sz w:val="22"/>
          <w:szCs w:val="22"/>
          <w:lang w:val="en-US"/>
        </w:rPr>
      </w:pPr>
      <w:r w:rsidRPr="00E67FAE">
        <w:rPr>
          <w:rFonts w:ascii="Corbel" w:hAnsi="Corbel" w:cs="Times New Roman"/>
          <w:sz w:val="22"/>
          <w:szCs w:val="22"/>
          <w:lang w:val="en-US"/>
        </w:rPr>
        <w:t xml:space="preserve"> </w:t>
      </w:r>
    </w:p>
    <w:p w14:paraId="767CE12A" w14:textId="77777777" w:rsidR="00DB3048" w:rsidRPr="00E67FAE" w:rsidRDefault="00AE188E" w:rsidP="00EE2BC8">
      <w:pPr>
        <w:pStyle w:val="Kop2"/>
        <w:keepNext w:val="0"/>
        <w:suppressAutoHyphens w:val="0"/>
        <w:spacing w:after="60"/>
        <w:rPr>
          <w:rFonts w:ascii="Corbel" w:eastAsia="Times New Roman" w:hAnsi="Corbel" w:cs="Arial"/>
          <w:i/>
          <w:iCs/>
          <w:kern w:val="0"/>
          <w:sz w:val="28"/>
          <w:szCs w:val="28"/>
        </w:rPr>
      </w:pPr>
      <w:bookmarkStart w:id="569" w:name="_Toc299113247"/>
      <w:bookmarkStart w:id="570" w:name="_Toc4484473"/>
      <w:r w:rsidRPr="00E67FAE">
        <w:rPr>
          <w:rFonts w:ascii="Corbel" w:eastAsia="Times New Roman" w:hAnsi="Corbel" w:cs="Arial"/>
          <w:i/>
          <w:iCs/>
          <w:kern w:val="0"/>
          <w:sz w:val="28"/>
          <w:szCs w:val="28"/>
        </w:rPr>
        <w:t>5.</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Als ik een raamwerk heb gepromoot en een berichtenschema gegenereerd, heb ik dan de garantie dat dit raamwerk in de praktijk werkt?</w:t>
      </w:r>
      <w:bookmarkEnd w:id="569"/>
      <w:bookmarkEnd w:id="570"/>
    </w:p>
    <w:p w14:paraId="767CE12B"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 xml:space="preserve">Het promoten van een raamwerk garandeert alleen dat het raamwerk aan de systematiek voldoet en ingelezen kan worden in een VISI compatible software. Dit garandeert niet dat een raamwerk in de praktijk bruikbaar is. Als de raamwerkbouwer bijvoorbeeld geen complex element heeft toegevoegd aan een bericht, dan kan dit in de praktijk </w:t>
      </w:r>
      <w:r w:rsidR="00500FA6" w:rsidRPr="00E67FAE">
        <w:rPr>
          <w:rFonts w:ascii="Corbel" w:hAnsi="Corbel" w:cs="Times New Roman"/>
          <w:sz w:val="22"/>
          <w:szCs w:val="22"/>
        </w:rPr>
        <w:t xml:space="preserve">in het algemeen </w:t>
      </w:r>
      <w:r w:rsidRPr="00E67FAE">
        <w:rPr>
          <w:rFonts w:ascii="Corbel" w:hAnsi="Corbel" w:cs="Times New Roman"/>
          <w:sz w:val="22"/>
          <w:szCs w:val="22"/>
        </w:rPr>
        <w:t xml:space="preserve">geen gewenste situatie opleveren. Dit neemt niet weg dat het raamwerk volgens de systematiek valide is. </w:t>
      </w:r>
      <w:r w:rsidR="00AE188E" w:rsidRPr="00E67FAE">
        <w:rPr>
          <w:rFonts w:ascii="Corbel" w:hAnsi="Corbel" w:cs="Times New Roman"/>
          <w:sz w:val="22"/>
          <w:szCs w:val="22"/>
        </w:rPr>
        <w:br/>
      </w:r>
    </w:p>
    <w:p w14:paraId="767CE12C" w14:textId="77777777" w:rsidR="00DB3048" w:rsidRPr="00E67FAE" w:rsidRDefault="00AE188E" w:rsidP="00EE2BC8">
      <w:pPr>
        <w:pStyle w:val="Kop2"/>
        <w:keepNext w:val="0"/>
        <w:suppressAutoHyphens w:val="0"/>
        <w:spacing w:after="60"/>
        <w:rPr>
          <w:rFonts w:ascii="Corbel" w:eastAsia="Times New Roman" w:hAnsi="Corbel" w:cs="Arial"/>
          <w:i/>
          <w:iCs/>
          <w:kern w:val="0"/>
          <w:sz w:val="28"/>
          <w:szCs w:val="28"/>
        </w:rPr>
      </w:pPr>
      <w:bookmarkStart w:id="571" w:name="_Toc299113248"/>
      <w:bookmarkStart w:id="572" w:name="_Toc4484474"/>
      <w:r w:rsidRPr="00E67FAE">
        <w:rPr>
          <w:rFonts w:ascii="Corbel" w:eastAsia="Times New Roman" w:hAnsi="Corbel" w:cs="Arial"/>
          <w:i/>
          <w:iCs/>
          <w:kern w:val="0"/>
          <w:sz w:val="28"/>
          <w:szCs w:val="28"/>
        </w:rPr>
        <w:t>6.</w:t>
      </w:r>
      <w:r w:rsidRPr="00E67FAE">
        <w:rPr>
          <w:rFonts w:ascii="Corbel" w:eastAsia="Times New Roman" w:hAnsi="Corbel" w:cs="Arial"/>
          <w:i/>
          <w:iCs/>
          <w:kern w:val="0"/>
          <w:sz w:val="28"/>
          <w:szCs w:val="28"/>
        </w:rPr>
        <w:tab/>
      </w:r>
      <w:r w:rsidR="00DB3048" w:rsidRPr="00E67FAE">
        <w:rPr>
          <w:rFonts w:ascii="Corbel" w:eastAsia="Times New Roman" w:hAnsi="Corbel" w:cs="Arial"/>
          <w:i/>
          <w:iCs/>
          <w:kern w:val="0"/>
          <w:sz w:val="28"/>
          <w:szCs w:val="28"/>
        </w:rPr>
        <w:t>Als ik transacties aan elkaar relateer is de traceerbaarheid van communicatie altijd gegarandeerd?</w:t>
      </w:r>
      <w:bookmarkEnd w:id="571"/>
      <w:bookmarkEnd w:id="572"/>
    </w:p>
    <w:p w14:paraId="767CE12D"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Zolang de VISI filosofie wordt gevolgd, waarin transacties altijd tussen twee rollen (initiator en executor) verlopen en de initiator altijd een bericht terug krijgt van de executor, blijft de com</w:t>
      </w:r>
      <w:r w:rsidR="005C47A4" w:rsidRPr="00E67FAE">
        <w:rPr>
          <w:rFonts w:ascii="Corbel" w:hAnsi="Corbel" w:cs="Times New Roman"/>
          <w:sz w:val="22"/>
          <w:szCs w:val="22"/>
        </w:rPr>
        <w:softHyphen/>
      </w:r>
      <w:r w:rsidRPr="00E67FAE">
        <w:rPr>
          <w:rFonts w:ascii="Corbel" w:hAnsi="Corbel" w:cs="Times New Roman"/>
          <w:sz w:val="22"/>
          <w:szCs w:val="22"/>
        </w:rPr>
        <w:t xml:space="preserve">municatie traceerbaar. In uitzonderlijke situaties is het echter mogelijk om raamwerken zo op te zetten dat de traceerbaarheid in gevaar kan komen. Om dergelijke situaties te voorkomen wordt hieronder een </w:t>
      </w:r>
      <w:r w:rsidR="005C47A4" w:rsidRPr="00E67FAE">
        <w:rPr>
          <w:rFonts w:ascii="Corbel" w:hAnsi="Corbel" w:cs="Times New Roman"/>
          <w:sz w:val="22"/>
          <w:szCs w:val="22"/>
        </w:rPr>
        <w:t xml:space="preserve">voorbeeld </w:t>
      </w:r>
      <w:r w:rsidRPr="00E67FAE">
        <w:rPr>
          <w:rFonts w:ascii="Corbel" w:hAnsi="Corbel" w:cs="Times New Roman"/>
          <w:sz w:val="22"/>
          <w:szCs w:val="22"/>
        </w:rPr>
        <w:t>gegeven van een dergelijke uitzondering en vervolgens wordt geïllustreerd hoe het volgens de VISI filosofie hoort</w:t>
      </w:r>
      <w:r w:rsidR="005C47A4" w:rsidRPr="00E67FAE">
        <w:rPr>
          <w:rFonts w:ascii="Corbel" w:hAnsi="Corbel" w:cs="Times New Roman"/>
          <w:sz w:val="22"/>
          <w:szCs w:val="22"/>
        </w:rPr>
        <w:t xml:space="preserve"> te zijn</w:t>
      </w:r>
      <w:r w:rsidRPr="00E67FAE">
        <w:rPr>
          <w:rFonts w:ascii="Corbel" w:hAnsi="Corbel" w:cs="Times New Roman"/>
          <w:sz w:val="22"/>
          <w:szCs w:val="22"/>
        </w:rPr>
        <w:t>. Indien meer van dit soort situaties worden gesignaleerd, dan zullen deze worden toegevoegd aan deze FAQ.</w:t>
      </w:r>
    </w:p>
    <w:p w14:paraId="767CE12E" w14:textId="77777777" w:rsidR="00DB3048" w:rsidRPr="00E67FAE" w:rsidRDefault="00DB3048" w:rsidP="00DB3048">
      <w:pPr>
        <w:pStyle w:val="Tekstzonderopmaak"/>
        <w:rPr>
          <w:rFonts w:ascii="Corbel" w:hAnsi="Corbel" w:cs="Times New Roman"/>
          <w:sz w:val="22"/>
          <w:szCs w:val="22"/>
        </w:rPr>
      </w:pPr>
    </w:p>
    <w:p w14:paraId="767CE12F"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t>De VISI systematiek gaat ervan uit dat een transactie altijd tussen twee rollen plaatsvindt. Bij het opstellen van een raamwerk waar de communicatie over meerdere transacties verloopt dient hier rekening mee gehouden te worden. Daarnaast hoort een proces dat over bijvoorbeeld drie transacties verloopt ook weer over dezelfde transacties terug te verlopen (belangrijk om communicatie ook in een later stadium traceerbaar te houden). Het onderstaande voorbeeld is fout, het is niet verstandig een raamwerk op een dergelijke wijze op te zetten.</w:t>
      </w:r>
    </w:p>
    <w:p w14:paraId="767CE130" w14:textId="77777777" w:rsidR="005E28E6" w:rsidRPr="00E67FAE" w:rsidRDefault="005E28E6" w:rsidP="00DB3048">
      <w:pPr>
        <w:pStyle w:val="Tekstzonderopmaak"/>
        <w:rPr>
          <w:rFonts w:ascii="Corbel" w:hAnsi="Corbel" w:cs="Times New Roman"/>
          <w:sz w:val="22"/>
          <w:szCs w:val="22"/>
        </w:rPr>
      </w:pPr>
    </w:p>
    <w:p w14:paraId="767CE131" w14:textId="77777777" w:rsidR="00DB3048" w:rsidRPr="00E67FAE" w:rsidRDefault="00DB3048" w:rsidP="00DB3048">
      <w:pPr>
        <w:pStyle w:val="Tekstzonderopmaak"/>
        <w:rPr>
          <w:rFonts w:ascii="Corbel" w:hAnsi="Corbel" w:cs="Times New Roman"/>
          <w:sz w:val="22"/>
          <w:szCs w:val="22"/>
        </w:rPr>
      </w:pPr>
    </w:p>
    <w:p w14:paraId="767CE132" w14:textId="77777777" w:rsidR="005C47A4" w:rsidRPr="00E67FAE" w:rsidRDefault="00D27F07" w:rsidP="005C47A4">
      <w:pPr>
        <w:pStyle w:val="Tekstzonderopmaak"/>
        <w:keepNext/>
        <w:rPr>
          <w:rFonts w:ascii="Corbel" w:hAnsi="Corbel"/>
        </w:rPr>
      </w:pPr>
      <w:r w:rsidRPr="00E67FAE">
        <w:rPr>
          <w:rFonts w:ascii="Corbel" w:hAnsi="Corbel"/>
          <w:noProof/>
          <w:szCs w:val="22"/>
        </w:rPr>
        <w:drawing>
          <wp:inline distT="0" distB="0" distL="0" distR="0" wp14:anchorId="767CE176" wp14:editId="767CE177">
            <wp:extent cx="5572125" cy="203835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2038350"/>
                    </a:xfrm>
                    <a:prstGeom prst="rect">
                      <a:avLst/>
                    </a:prstGeom>
                    <a:noFill/>
                    <a:ln>
                      <a:noFill/>
                    </a:ln>
                  </pic:spPr>
                </pic:pic>
              </a:graphicData>
            </a:graphic>
          </wp:inline>
        </w:drawing>
      </w:r>
    </w:p>
    <w:p w14:paraId="767CE133" w14:textId="515F2C29" w:rsidR="00DB3048" w:rsidRPr="00E67FAE" w:rsidRDefault="005C47A4" w:rsidP="005C47A4">
      <w:pPr>
        <w:pStyle w:val="Bijschrift"/>
        <w:rPr>
          <w:rFonts w:ascii="Corbel" w:hAnsi="Corbel"/>
          <w:sz w:val="22"/>
          <w:szCs w:val="22"/>
          <w:lang w:val="nl-NL"/>
        </w:rPr>
      </w:pPr>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4</w:t>
      </w:r>
      <w:r w:rsidRPr="00E67FAE">
        <w:rPr>
          <w:rFonts w:ascii="Corbel" w:hAnsi="Corbel"/>
        </w:rPr>
        <w:fldChar w:fldCharType="end"/>
      </w:r>
    </w:p>
    <w:p w14:paraId="767CE134" w14:textId="77777777" w:rsidR="00DB3048" w:rsidRPr="00E67FAE" w:rsidRDefault="00DB3048" w:rsidP="00DB3048">
      <w:pPr>
        <w:pStyle w:val="Tekstzonderopmaak"/>
        <w:rPr>
          <w:rFonts w:ascii="Corbel" w:hAnsi="Corbel" w:cs="Times New Roman"/>
          <w:sz w:val="22"/>
          <w:szCs w:val="22"/>
        </w:rPr>
      </w:pPr>
    </w:p>
    <w:p w14:paraId="767CE135" w14:textId="77777777" w:rsidR="00DB3048" w:rsidRPr="00E67FAE" w:rsidRDefault="00DB3048" w:rsidP="00DB3048">
      <w:pPr>
        <w:pStyle w:val="Tekstzonderopmaak"/>
        <w:rPr>
          <w:rFonts w:ascii="Corbel" w:hAnsi="Corbel" w:cs="Times New Roman"/>
          <w:sz w:val="22"/>
          <w:szCs w:val="22"/>
        </w:rPr>
      </w:pPr>
    </w:p>
    <w:p w14:paraId="767CE136" w14:textId="77777777" w:rsidR="00291E6D" w:rsidRPr="00E67FAE" w:rsidRDefault="00291E6D" w:rsidP="00DB3048">
      <w:pPr>
        <w:pStyle w:val="Tekstzonderopmaak"/>
        <w:rPr>
          <w:rFonts w:ascii="Corbel" w:hAnsi="Corbel" w:cs="Times New Roman"/>
          <w:sz w:val="22"/>
          <w:szCs w:val="22"/>
        </w:rPr>
      </w:pPr>
    </w:p>
    <w:p w14:paraId="767CE137" w14:textId="77777777" w:rsidR="00291E6D" w:rsidRPr="00E67FAE" w:rsidRDefault="00291E6D" w:rsidP="00DB3048">
      <w:pPr>
        <w:pStyle w:val="Tekstzonderopmaak"/>
        <w:rPr>
          <w:rFonts w:ascii="Corbel" w:hAnsi="Corbel" w:cs="Times New Roman"/>
          <w:sz w:val="22"/>
          <w:szCs w:val="22"/>
        </w:rPr>
      </w:pPr>
    </w:p>
    <w:p w14:paraId="767CE138" w14:textId="77777777" w:rsidR="00DB3048" w:rsidRPr="00E67FAE" w:rsidRDefault="00DB3048" w:rsidP="00DB3048">
      <w:pPr>
        <w:pStyle w:val="Tekstzonderopmaak"/>
        <w:rPr>
          <w:rFonts w:ascii="Corbel" w:hAnsi="Corbel" w:cs="Times New Roman"/>
          <w:sz w:val="22"/>
          <w:szCs w:val="22"/>
        </w:rPr>
      </w:pPr>
      <w:r w:rsidRPr="00E67FAE">
        <w:rPr>
          <w:rFonts w:ascii="Corbel" w:hAnsi="Corbel" w:cs="Times New Roman"/>
          <w:sz w:val="22"/>
          <w:szCs w:val="22"/>
        </w:rPr>
        <w:lastRenderedPageBreak/>
        <w:t>De opzet hieronder is juist, de communicatie blijft traceerbaar.</w:t>
      </w:r>
    </w:p>
    <w:p w14:paraId="767CE139" w14:textId="77777777" w:rsidR="00DB3048" w:rsidRPr="00E67FAE" w:rsidRDefault="00DB3048" w:rsidP="00DB3048">
      <w:pPr>
        <w:pStyle w:val="Tekstzonderopmaak"/>
        <w:rPr>
          <w:rFonts w:ascii="Corbel" w:hAnsi="Corbel" w:cs="Times New Roman"/>
          <w:sz w:val="22"/>
          <w:szCs w:val="22"/>
        </w:rPr>
      </w:pPr>
    </w:p>
    <w:p w14:paraId="767CE13A" w14:textId="77777777" w:rsidR="005C47A4" w:rsidRPr="00E67FAE" w:rsidRDefault="00D27F07" w:rsidP="005C47A4">
      <w:pPr>
        <w:pStyle w:val="Tekstzonderopmaak"/>
        <w:keepNext/>
        <w:rPr>
          <w:rFonts w:ascii="Corbel" w:hAnsi="Corbel"/>
        </w:rPr>
      </w:pPr>
      <w:r w:rsidRPr="00E67FAE">
        <w:rPr>
          <w:rFonts w:ascii="Corbel" w:hAnsi="Corbel"/>
          <w:noProof/>
          <w:szCs w:val="22"/>
        </w:rPr>
        <w:drawing>
          <wp:inline distT="0" distB="0" distL="0" distR="0" wp14:anchorId="767CE178" wp14:editId="767CE179">
            <wp:extent cx="5572125" cy="2038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2125" cy="2038350"/>
                    </a:xfrm>
                    <a:prstGeom prst="rect">
                      <a:avLst/>
                    </a:prstGeom>
                    <a:noFill/>
                    <a:ln>
                      <a:noFill/>
                    </a:ln>
                  </pic:spPr>
                </pic:pic>
              </a:graphicData>
            </a:graphic>
          </wp:inline>
        </w:drawing>
      </w:r>
    </w:p>
    <w:p w14:paraId="767CE13B" w14:textId="24ED4FE4" w:rsidR="00DB3048" w:rsidRPr="00E67FAE" w:rsidRDefault="005C47A4" w:rsidP="005C47A4">
      <w:pPr>
        <w:pStyle w:val="Bijschrift"/>
        <w:rPr>
          <w:rFonts w:ascii="Corbel" w:hAnsi="Corbel"/>
          <w:sz w:val="22"/>
          <w:szCs w:val="22"/>
          <w:lang w:val="nl-NL"/>
        </w:rPr>
      </w:pPr>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5</w:t>
      </w:r>
      <w:r w:rsidRPr="00E67FAE">
        <w:rPr>
          <w:rFonts w:ascii="Corbel" w:hAnsi="Corbel"/>
        </w:rPr>
        <w:fldChar w:fldCharType="end"/>
      </w:r>
    </w:p>
    <w:p w14:paraId="767CE13C" w14:textId="77777777" w:rsidR="00DB3048" w:rsidRPr="00E67FAE" w:rsidRDefault="00DB3048" w:rsidP="00DB3048">
      <w:pPr>
        <w:pStyle w:val="Tekstzonderopmaak"/>
        <w:rPr>
          <w:rFonts w:ascii="Corbel" w:hAnsi="Corbel" w:cs="Times New Roman"/>
          <w:sz w:val="22"/>
          <w:szCs w:val="22"/>
        </w:rPr>
      </w:pPr>
    </w:p>
    <w:p w14:paraId="767CE13D" w14:textId="77777777" w:rsidR="00477DAB" w:rsidRPr="00E67FAE" w:rsidRDefault="00DB3048" w:rsidP="00BE4948">
      <w:pPr>
        <w:pStyle w:val="Tekstzonderopmaak"/>
        <w:rPr>
          <w:rFonts w:ascii="Corbel" w:hAnsi="Corbel" w:cs="Times New Roman"/>
          <w:sz w:val="22"/>
          <w:szCs w:val="22"/>
        </w:rPr>
      </w:pPr>
      <w:r w:rsidRPr="00E67FAE">
        <w:rPr>
          <w:rFonts w:ascii="Corbel" w:hAnsi="Corbel" w:cs="Times New Roman"/>
          <w:sz w:val="22"/>
          <w:szCs w:val="22"/>
        </w:rPr>
        <w:t xml:space="preserve">Let bij het interpreteren van de schema’s op het volgende. </w:t>
      </w:r>
      <w:r w:rsidR="005C47A4" w:rsidRPr="00E67FAE">
        <w:rPr>
          <w:rFonts w:ascii="Corbel" w:hAnsi="Corbel" w:cs="Times New Roman"/>
          <w:sz w:val="22"/>
          <w:szCs w:val="22"/>
        </w:rPr>
        <w:t xml:space="preserve">De cirkeltjes </w:t>
      </w:r>
      <w:r w:rsidRPr="00E67FAE">
        <w:rPr>
          <w:rFonts w:ascii="Corbel" w:hAnsi="Corbel" w:cs="Times New Roman"/>
          <w:sz w:val="22"/>
          <w:szCs w:val="22"/>
        </w:rPr>
        <w:t xml:space="preserve">aan het begin en het eind geven respectievelijk het begin en het einde van een transactie aan. De blokjes zijn rollen en de letters in de blokjes staan voor een </w:t>
      </w:r>
      <w:r w:rsidR="005C47A4" w:rsidRPr="00E67FAE">
        <w:rPr>
          <w:rFonts w:ascii="Corbel" w:hAnsi="Corbel" w:cs="Times New Roman"/>
          <w:sz w:val="22"/>
          <w:szCs w:val="22"/>
        </w:rPr>
        <w:t>specifieke</w:t>
      </w:r>
      <w:r w:rsidRPr="00E67FAE">
        <w:rPr>
          <w:rFonts w:ascii="Corbel" w:hAnsi="Corbel" w:cs="Times New Roman"/>
          <w:sz w:val="22"/>
          <w:szCs w:val="22"/>
        </w:rPr>
        <w:t xml:space="preserve"> rol. De codes in de pijlen staan voor MessageTypes. Voor de duidelijkheid is ook de transactie waar de MessageType toe behoort in de code verwerkt. M31T3 staat dus voor MessageType 31 uit transactie 3.</w:t>
      </w:r>
    </w:p>
    <w:p w14:paraId="767CE13E" w14:textId="77777777" w:rsidR="00BE4948" w:rsidRPr="00E67FAE" w:rsidRDefault="00BE4948" w:rsidP="00BE4948">
      <w:pPr>
        <w:pStyle w:val="Tekstzonderopmaak"/>
        <w:rPr>
          <w:rFonts w:ascii="Corbel" w:hAnsi="Corbel" w:cs="Times New Roman"/>
          <w:sz w:val="22"/>
          <w:szCs w:val="22"/>
        </w:rPr>
      </w:pPr>
    </w:p>
    <w:p w14:paraId="767CE13F" w14:textId="77777777" w:rsidR="00BE4948" w:rsidRPr="00E67FAE" w:rsidRDefault="00AE188E" w:rsidP="00EE2BC8">
      <w:pPr>
        <w:pStyle w:val="Kop2"/>
        <w:keepNext w:val="0"/>
        <w:suppressAutoHyphens w:val="0"/>
        <w:spacing w:after="60"/>
        <w:rPr>
          <w:rFonts w:ascii="Corbel" w:eastAsia="Times New Roman" w:hAnsi="Corbel" w:cs="Arial"/>
          <w:i/>
          <w:iCs/>
          <w:kern w:val="0"/>
          <w:sz w:val="28"/>
          <w:szCs w:val="28"/>
        </w:rPr>
      </w:pPr>
      <w:bookmarkStart w:id="573" w:name="_Toc299113249"/>
      <w:bookmarkStart w:id="574" w:name="_Toc4484475"/>
      <w:r w:rsidRPr="00E67FAE">
        <w:rPr>
          <w:rFonts w:ascii="Corbel" w:eastAsia="Times New Roman" w:hAnsi="Corbel" w:cs="Arial"/>
          <w:i/>
          <w:iCs/>
          <w:kern w:val="0"/>
          <w:sz w:val="28"/>
          <w:szCs w:val="28"/>
        </w:rPr>
        <w:t>7.</w:t>
      </w:r>
      <w:r w:rsidRPr="00E67FAE">
        <w:rPr>
          <w:rFonts w:ascii="Corbel" w:eastAsia="Times New Roman" w:hAnsi="Corbel" w:cs="Arial"/>
          <w:i/>
          <w:iCs/>
          <w:kern w:val="0"/>
          <w:sz w:val="28"/>
          <w:szCs w:val="28"/>
        </w:rPr>
        <w:tab/>
      </w:r>
      <w:r w:rsidR="000865D2" w:rsidRPr="00E67FAE">
        <w:rPr>
          <w:rFonts w:ascii="Corbel" w:eastAsia="Times New Roman" w:hAnsi="Corbel" w:cs="Arial"/>
          <w:i/>
          <w:iCs/>
          <w:kern w:val="0"/>
          <w:sz w:val="28"/>
          <w:szCs w:val="28"/>
        </w:rPr>
        <w:t>Hoe geeft ik in een raamwerk aan of een bericht een startbericht</w:t>
      </w:r>
      <w:r w:rsidR="00141F1B" w:rsidRPr="00E67FAE">
        <w:rPr>
          <w:rFonts w:ascii="Corbel" w:eastAsia="Times New Roman" w:hAnsi="Corbel" w:cs="Arial"/>
          <w:i/>
          <w:iCs/>
          <w:kern w:val="0"/>
          <w:sz w:val="28"/>
          <w:szCs w:val="28"/>
        </w:rPr>
        <w:t xml:space="preserve"> </w:t>
      </w:r>
      <w:r w:rsidR="000865D2" w:rsidRPr="00E67FAE">
        <w:rPr>
          <w:rFonts w:ascii="Corbel" w:eastAsia="Times New Roman" w:hAnsi="Corbel" w:cs="Arial"/>
          <w:i/>
          <w:iCs/>
          <w:kern w:val="0"/>
          <w:sz w:val="28"/>
          <w:szCs w:val="28"/>
        </w:rPr>
        <w:t>is, of niet?</w:t>
      </w:r>
      <w:bookmarkEnd w:id="573"/>
      <w:bookmarkEnd w:id="574"/>
    </w:p>
    <w:p w14:paraId="767CE140" w14:textId="77777777" w:rsidR="00477DAB" w:rsidRPr="00E67FAE" w:rsidRDefault="00477DAB" w:rsidP="00BE4948">
      <w:pPr>
        <w:suppressAutoHyphens w:val="0"/>
        <w:rPr>
          <w:rFonts w:ascii="Corbel" w:hAnsi="Corbel"/>
          <w:sz w:val="22"/>
          <w:szCs w:val="22"/>
        </w:rPr>
      </w:pPr>
      <w:r w:rsidRPr="00E67FAE">
        <w:rPr>
          <w:rFonts w:ascii="Corbel" w:hAnsi="Corbel"/>
          <w:sz w:val="22"/>
          <w:szCs w:val="22"/>
        </w:rPr>
        <w:t xml:space="preserve">Sinds VISI Standaard versie 1.2 kan in een raamwerk een transactie in cascadevorm aan een andere transactie worden gekoppeld. Deze koppeling vindt plaats op berichtniveau. Het startbericht van een subtransactie heeft </w:t>
      </w:r>
      <w:r w:rsidR="005C47A4" w:rsidRPr="00E67FAE">
        <w:rPr>
          <w:rFonts w:ascii="Corbel" w:hAnsi="Corbel"/>
          <w:sz w:val="22"/>
          <w:szCs w:val="22"/>
        </w:rPr>
        <w:t xml:space="preserve">het </w:t>
      </w:r>
      <w:r w:rsidRPr="00E67FAE">
        <w:rPr>
          <w:rFonts w:ascii="Corbel" w:hAnsi="Corbel"/>
          <w:sz w:val="22"/>
          <w:szCs w:val="22"/>
        </w:rPr>
        <w:t>bericht uit de hoofdtransactie dan als voorgaande (=’previous’). Bovenstaande definitie conflicteert echter met de ongeschreven regel dat een bericht zonder voorgaand bericht (=’previous’) een startbericht van een transactie is. Welk bericht het startbericht van een subtransactie is, is niet eenduidig vastgelegd en is voor bepaalde raamwerken niet te achterhalen.</w:t>
      </w:r>
    </w:p>
    <w:p w14:paraId="767CE141" w14:textId="77777777" w:rsidR="00477DAB" w:rsidRPr="00E67FAE" w:rsidRDefault="00477DAB" w:rsidP="00477DAB">
      <w:pPr>
        <w:suppressAutoHyphens w:val="0"/>
        <w:rPr>
          <w:rFonts w:ascii="Corbel" w:hAnsi="Corbel"/>
          <w:sz w:val="22"/>
          <w:szCs w:val="22"/>
        </w:rPr>
      </w:pPr>
    </w:p>
    <w:p w14:paraId="767CE142" w14:textId="062AFE6A" w:rsidR="00477DAB" w:rsidRPr="00E67FAE" w:rsidRDefault="00477DAB" w:rsidP="00477DAB">
      <w:pPr>
        <w:suppressAutoHyphens w:val="0"/>
        <w:rPr>
          <w:rFonts w:ascii="Corbel" w:hAnsi="Corbel"/>
          <w:sz w:val="22"/>
          <w:szCs w:val="22"/>
        </w:rPr>
      </w:pPr>
      <w:r w:rsidRPr="00E67FAE">
        <w:rPr>
          <w:rFonts w:ascii="Corbel" w:hAnsi="Corbel"/>
          <w:sz w:val="22"/>
          <w:szCs w:val="22"/>
        </w:rPr>
        <w:t>In de praktijk is gebleken dat dit bijvoorbeeld onduidelijke situaties oplevert indien een trans</w:t>
      </w:r>
      <w:r w:rsidR="005C47A4" w:rsidRPr="00E67FAE">
        <w:rPr>
          <w:rFonts w:ascii="Corbel" w:hAnsi="Corbel"/>
          <w:sz w:val="22"/>
          <w:szCs w:val="22"/>
        </w:rPr>
        <w:softHyphen/>
      </w:r>
      <w:r w:rsidRPr="00E67FAE">
        <w:rPr>
          <w:rFonts w:ascii="Corbel" w:hAnsi="Corbel"/>
          <w:sz w:val="22"/>
          <w:szCs w:val="22"/>
        </w:rPr>
        <w:t xml:space="preserve">actie een subtransactie is </w:t>
      </w:r>
      <w:smartTag w:uri="urn:schemas-microsoft-com:office:smarttags" w:element="PersonName">
        <w:smartTagPr>
          <w:attr w:name="ProductID" w:val="van meer"/>
        </w:smartTagPr>
        <w:r w:rsidRPr="00E67FAE">
          <w:rPr>
            <w:rFonts w:ascii="Corbel" w:hAnsi="Corbel"/>
            <w:sz w:val="22"/>
            <w:szCs w:val="22"/>
          </w:rPr>
          <w:t>van meer</w:t>
        </w:r>
      </w:smartTag>
      <w:r w:rsidRPr="00E67FAE">
        <w:rPr>
          <w:rFonts w:ascii="Corbel" w:hAnsi="Corbel"/>
          <w:sz w:val="22"/>
          <w:szCs w:val="22"/>
        </w:rPr>
        <w:t xml:space="preserve"> dan 1 transactie en op één enkel punt naar 2 of meer hoofdtransacties kan terugkeren. De groengekleurde transactie in</w:t>
      </w:r>
      <w:r w:rsidR="005C47A4" w:rsidRPr="00E67FAE">
        <w:rPr>
          <w:rFonts w:ascii="Corbel" w:hAnsi="Corbel"/>
          <w:sz w:val="22"/>
          <w:szCs w:val="22"/>
        </w:rPr>
        <w:t xml:space="preserve"> figuur</w:t>
      </w:r>
      <w:r w:rsidR="00B42AF0" w:rsidRPr="00E67FAE">
        <w:rPr>
          <w:rFonts w:ascii="Corbel" w:hAnsi="Corbel"/>
          <w:sz w:val="22"/>
          <w:szCs w:val="22"/>
        </w:rPr>
        <w:t xml:space="preserve"> 6</w:t>
      </w:r>
      <w:r w:rsidRPr="00E67FAE">
        <w:rPr>
          <w:rFonts w:ascii="Corbel" w:hAnsi="Corbel"/>
          <w:sz w:val="22"/>
          <w:szCs w:val="22"/>
        </w:rPr>
        <w:t xml:space="preserve"> </w:t>
      </w:r>
      <w:r w:rsidR="005C47A4" w:rsidRPr="00E67FAE">
        <w:rPr>
          <w:rFonts w:ascii="Corbel" w:hAnsi="Corbel"/>
          <w:sz w:val="22"/>
          <w:szCs w:val="22"/>
        </w:rPr>
        <w:fldChar w:fldCharType="begin"/>
      </w:r>
      <w:r w:rsidR="005C47A4" w:rsidRPr="00E67FAE">
        <w:rPr>
          <w:rFonts w:ascii="Corbel" w:hAnsi="Corbel"/>
          <w:sz w:val="22"/>
          <w:szCs w:val="22"/>
        </w:rPr>
        <w:instrText xml:space="preserve"> REF _Ref300048253 \p \h </w:instrText>
      </w:r>
      <w:r w:rsidR="00D15230" w:rsidRPr="00E67FAE">
        <w:rPr>
          <w:rFonts w:ascii="Corbel" w:hAnsi="Corbel"/>
          <w:sz w:val="22"/>
          <w:szCs w:val="22"/>
        </w:rPr>
        <w:instrText xml:space="preserve"> \* MERGEFORMAT </w:instrText>
      </w:r>
      <w:r w:rsidR="005C47A4" w:rsidRPr="00E67FAE">
        <w:rPr>
          <w:rFonts w:ascii="Corbel" w:hAnsi="Corbel"/>
          <w:sz w:val="22"/>
          <w:szCs w:val="22"/>
        </w:rPr>
      </w:r>
      <w:r w:rsidR="005C47A4" w:rsidRPr="00E67FAE">
        <w:rPr>
          <w:rFonts w:ascii="Corbel" w:hAnsi="Corbel"/>
          <w:sz w:val="22"/>
          <w:szCs w:val="22"/>
        </w:rPr>
        <w:fldChar w:fldCharType="separate"/>
      </w:r>
      <w:r w:rsidR="007B3565">
        <w:rPr>
          <w:rFonts w:ascii="Corbel" w:hAnsi="Corbel"/>
          <w:sz w:val="22"/>
          <w:szCs w:val="22"/>
        </w:rPr>
        <w:t>hieronder</w:t>
      </w:r>
      <w:r w:rsidR="005C47A4" w:rsidRPr="00E67FAE">
        <w:rPr>
          <w:rFonts w:ascii="Corbel" w:hAnsi="Corbel"/>
          <w:sz w:val="22"/>
          <w:szCs w:val="22"/>
        </w:rPr>
        <w:fldChar w:fldCharType="end"/>
      </w:r>
      <w:r w:rsidR="00B42AF0" w:rsidRPr="00E67FAE">
        <w:rPr>
          <w:rFonts w:ascii="Corbel" w:hAnsi="Corbel"/>
          <w:sz w:val="22"/>
          <w:szCs w:val="22"/>
        </w:rPr>
        <w:t xml:space="preserve"> </w:t>
      </w:r>
      <w:r w:rsidRPr="00E67FAE">
        <w:rPr>
          <w:rFonts w:ascii="Corbel" w:hAnsi="Corbel"/>
          <w:sz w:val="22"/>
          <w:szCs w:val="22"/>
        </w:rPr>
        <w:t>voldoet aan deze voorwaarden.</w:t>
      </w:r>
    </w:p>
    <w:p w14:paraId="767CE143" w14:textId="77777777" w:rsidR="00477DAB" w:rsidRPr="00E67FAE" w:rsidRDefault="00477DAB" w:rsidP="00477DAB">
      <w:pPr>
        <w:suppressAutoHyphens w:val="0"/>
        <w:rPr>
          <w:rFonts w:ascii="Corbel" w:hAnsi="Corbel"/>
          <w:sz w:val="22"/>
          <w:szCs w:val="22"/>
        </w:rPr>
      </w:pPr>
    </w:p>
    <w:p w14:paraId="767CE144" w14:textId="77777777" w:rsidR="005C47A4" w:rsidRPr="00E67FAE" w:rsidRDefault="00D27F07" w:rsidP="005C47A4">
      <w:pPr>
        <w:keepNext/>
        <w:suppressAutoHyphens w:val="0"/>
        <w:rPr>
          <w:rFonts w:ascii="Corbel" w:hAnsi="Corbel"/>
        </w:rPr>
      </w:pPr>
      <w:r w:rsidRPr="00E67FAE">
        <w:rPr>
          <w:rFonts w:ascii="Corbel" w:hAnsi="Corbel"/>
          <w:noProof/>
          <w:sz w:val="22"/>
          <w:szCs w:val="22"/>
        </w:rPr>
        <w:lastRenderedPageBreak/>
        <w:drawing>
          <wp:inline distT="0" distB="0" distL="0" distR="0" wp14:anchorId="767CE17A" wp14:editId="767CE17B">
            <wp:extent cx="5743575" cy="4038600"/>
            <wp:effectExtent l="0" t="0" r="9525" b="0"/>
            <wp:docPr id="14" name="Afbeelding 14" descr="Testraamwe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straamwer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3575" cy="4038600"/>
                    </a:xfrm>
                    <a:prstGeom prst="rect">
                      <a:avLst/>
                    </a:prstGeom>
                    <a:noFill/>
                    <a:ln>
                      <a:noFill/>
                    </a:ln>
                  </pic:spPr>
                </pic:pic>
              </a:graphicData>
            </a:graphic>
          </wp:inline>
        </w:drawing>
      </w:r>
    </w:p>
    <w:p w14:paraId="767CE145" w14:textId="7554C237" w:rsidR="00477DAB" w:rsidRPr="00E67FAE" w:rsidRDefault="005C47A4" w:rsidP="005C47A4">
      <w:pPr>
        <w:pStyle w:val="Bijschrift"/>
        <w:rPr>
          <w:rFonts w:ascii="Corbel" w:hAnsi="Corbel"/>
          <w:sz w:val="22"/>
          <w:szCs w:val="22"/>
          <w:lang w:val="nl-NL"/>
        </w:rPr>
      </w:pPr>
      <w:bookmarkStart w:id="575" w:name="_Ref300048253"/>
      <w:r w:rsidRPr="00E67FAE">
        <w:rPr>
          <w:rFonts w:ascii="Corbel" w:hAnsi="Corbel"/>
          <w:lang w:val="nl-NL"/>
        </w:rPr>
        <w:t xml:space="preserve">Figuur </w:t>
      </w:r>
      <w:r w:rsidRPr="00E67FAE">
        <w:rPr>
          <w:rFonts w:ascii="Corbel" w:hAnsi="Corbel"/>
        </w:rPr>
        <w:fldChar w:fldCharType="begin"/>
      </w:r>
      <w:r w:rsidRPr="00E67FAE">
        <w:rPr>
          <w:rFonts w:ascii="Corbel" w:hAnsi="Corbel"/>
          <w:lang w:val="nl-NL"/>
        </w:rPr>
        <w:instrText xml:space="preserve"> SEQ Figuur \* ARABIC </w:instrText>
      </w:r>
      <w:r w:rsidRPr="00E67FAE">
        <w:rPr>
          <w:rFonts w:ascii="Corbel" w:hAnsi="Corbel"/>
        </w:rPr>
        <w:fldChar w:fldCharType="separate"/>
      </w:r>
      <w:r w:rsidR="007B3565">
        <w:rPr>
          <w:rFonts w:ascii="Corbel" w:hAnsi="Corbel"/>
          <w:noProof/>
          <w:lang w:val="nl-NL"/>
        </w:rPr>
        <w:t>6</w:t>
      </w:r>
      <w:r w:rsidRPr="00E67FAE">
        <w:rPr>
          <w:rFonts w:ascii="Corbel" w:hAnsi="Corbel"/>
        </w:rPr>
        <w:fldChar w:fldCharType="end"/>
      </w:r>
      <w:bookmarkEnd w:id="575"/>
    </w:p>
    <w:p w14:paraId="767CE146" w14:textId="77777777" w:rsidR="00477DAB" w:rsidRPr="00E67FAE" w:rsidRDefault="00477DAB" w:rsidP="00477DAB">
      <w:pPr>
        <w:suppressAutoHyphens w:val="0"/>
        <w:rPr>
          <w:rFonts w:ascii="Corbel" w:hAnsi="Corbel"/>
          <w:sz w:val="22"/>
          <w:szCs w:val="22"/>
        </w:rPr>
      </w:pPr>
    </w:p>
    <w:p w14:paraId="767CE147"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 xml:space="preserve">Indien in de bovenstaande figuur de communicatie vanaf T1 (zwart) via T2 (rood) naar </w:t>
      </w:r>
      <w:r w:rsidR="005C47A4" w:rsidRPr="00E67FAE">
        <w:rPr>
          <w:rFonts w:ascii="Corbel" w:hAnsi="Corbel"/>
          <w:sz w:val="22"/>
          <w:szCs w:val="22"/>
        </w:rPr>
        <w:t>T4 </w:t>
      </w:r>
      <w:r w:rsidRPr="00E67FAE">
        <w:rPr>
          <w:rFonts w:ascii="Corbel" w:hAnsi="Corbel"/>
          <w:sz w:val="22"/>
          <w:szCs w:val="22"/>
        </w:rPr>
        <w:t>(groen) is gelopen, en het laatste bericht van T4 (groen) verstuurd is, is er de keuze om terug te gaan naar T2 (rood) of vooruit te gaan en een nieuwe subtransactie T3 (blauw) te starten.</w:t>
      </w:r>
      <w:r w:rsidRPr="00E67FAE">
        <w:rPr>
          <w:rFonts w:ascii="Corbel" w:hAnsi="Corbel"/>
          <w:sz w:val="22"/>
          <w:szCs w:val="22"/>
        </w:rPr>
        <w:br/>
        <w:t>In dit voorbeeld is het voor een mens visueel duidelijk te zien dat dit in dit geval niet de bedoeling is, maar voor software is dit niet mogelijk.</w:t>
      </w:r>
    </w:p>
    <w:p w14:paraId="767CE148" w14:textId="77777777" w:rsidR="00477DAB" w:rsidRPr="00E67FAE" w:rsidRDefault="00477DAB" w:rsidP="00477DAB">
      <w:pPr>
        <w:suppressAutoHyphens w:val="0"/>
        <w:rPr>
          <w:rFonts w:ascii="Corbel" w:hAnsi="Corbel"/>
          <w:sz w:val="22"/>
          <w:szCs w:val="22"/>
        </w:rPr>
      </w:pPr>
    </w:p>
    <w:p w14:paraId="767CE149"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Om dit aan software wel duidelijk te maken, moet er een toevoeging in het raamwerk komen om aan te geven dat bepaalde berichten wel of niet een startbericht zijn. In het raamwerk moet dan komen te staan dat T3 (blauw) alleen kan worden gestart vanaf T1 (zwart) en NIET vanaf T4 (groen).</w:t>
      </w:r>
    </w:p>
    <w:p w14:paraId="767CE14A" w14:textId="77777777" w:rsidR="00477DAB" w:rsidRPr="00E67FAE" w:rsidRDefault="00477DAB" w:rsidP="00477DAB">
      <w:pPr>
        <w:suppressAutoHyphens w:val="0"/>
        <w:rPr>
          <w:rFonts w:ascii="Corbel" w:hAnsi="Corbel"/>
          <w:sz w:val="22"/>
          <w:szCs w:val="22"/>
        </w:rPr>
      </w:pPr>
    </w:p>
    <w:p w14:paraId="767CE14B"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Daartoe zijn de ‘Referenties’ van de entiteit ‘MessageInTransactionType’ in de VISI Systematiek Deel 1 (</w:t>
      </w:r>
      <w:r w:rsidR="005C47A4" w:rsidRPr="00E67FAE">
        <w:rPr>
          <w:rFonts w:ascii="Corbel" w:hAnsi="Corbel"/>
          <w:sz w:val="22"/>
          <w:szCs w:val="22"/>
        </w:rPr>
        <w:t xml:space="preserve">voorheen </w:t>
      </w:r>
      <w:r w:rsidRPr="00E67FAE">
        <w:rPr>
          <w:rFonts w:ascii="Corbel" w:hAnsi="Corbel"/>
          <w:sz w:val="22"/>
          <w:szCs w:val="22"/>
        </w:rPr>
        <w:t xml:space="preserve">Systematiek </w:t>
      </w:r>
      <w:r w:rsidR="00066175" w:rsidRPr="00E67FAE">
        <w:rPr>
          <w:rFonts w:ascii="Corbel" w:hAnsi="Corbel"/>
          <w:sz w:val="22"/>
          <w:szCs w:val="22"/>
        </w:rPr>
        <w:t>I</w:t>
      </w:r>
      <w:r w:rsidRPr="00E67FAE">
        <w:rPr>
          <w:rFonts w:ascii="Corbel" w:hAnsi="Corbel"/>
          <w:sz w:val="22"/>
          <w:szCs w:val="22"/>
        </w:rPr>
        <w:t>) uitgebreid met de eigenschap ‘firstMessage’. Daarmee kan worden aangegeven of een MessageInTransaction een startbericht betreft.</w:t>
      </w:r>
    </w:p>
    <w:p w14:paraId="767CE14C" w14:textId="77777777" w:rsidR="00477DAB" w:rsidRPr="00E67FAE" w:rsidRDefault="00477DAB" w:rsidP="00477DAB">
      <w:pPr>
        <w:suppressAutoHyphens w:val="0"/>
        <w:rPr>
          <w:rFonts w:ascii="Corbel" w:hAnsi="Corbel"/>
          <w:sz w:val="22"/>
          <w:szCs w:val="22"/>
        </w:rPr>
      </w:pPr>
    </w:p>
    <w:p w14:paraId="767CE14D"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ENTITY MessageInTransactionType;</w:t>
      </w:r>
    </w:p>
    <w:p w14:paraId="767CE14E"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requiredNotify : INTEGER;</w:t>
      </w:r>
    </w:p>
    <w:p w14:paraId="767CE14F"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dateLamu  : DATETIME;</w:t>
      </w:r>
    </w:p>
    <w:p w14:paraId="767CE150"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userLamu  : STRING;</w:t>
      </w:r>
    </w:p>
    <w:p w14:paraId="767CE151"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received  : BOOLEAN;</w:t>
      </w:r>
    </w:p>
    <w:p w14:paraId="767CE152"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send      : BOOLEAN;</w:t>
      </w:r>
    </w:p>
    <w:p w14:paraId="767CE153"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state     : STRING;</w:t>
      </w:r>
    </w:p>
    <w:p w14:paraId="767CE154"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initiatorToExecutor : OPTIONAL BOOLEAN;</w:t>
      </w:r>
    </w:p>
    <w:p w14:paraId="767CE155"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openSecondaryTransactionsAllowed : OPTIONAL BOOLEAN;</w:t>
      </w:r>
    </w:p>
    <w:p w14:paraId="767CE156" w14:textId="77777777" w:rsidR="005C47A4" w:rsidRPr="0080609D" w:rsidRDefault="005C47A4" w:rsidP="005C47A4">
      <w:pPr>
        <w:suppressAutoHyphens w:val="0"/>
        <w:rPr>
          <w:rFonts w:ascii="Courier New" w:hAnsi="Courier New" w:cs="Courier New"/>
          <w:b/>
          <w:i/>
          <w:sz w:val="20"/>
          <w:szCs w:val="20"/>
          <w:lang w:val="en-GB"/>
        </w:rPr>
      </w:pPr>
      <w:r w:rsidRPr="0080609D">
        <w:rPr>
          <w:rFonts w:ascii="Courier New" w:hAnsi="Courier New" w:cs="Courier New"/>
          <w:b/>
          <w:i/>
          <w:sz w:val="20"/>
          <w:szCs w:val="20"/>
          <w:lang w:val="en-GB"/>
        </w:rPr>
        <w:t xml:space="preserve">  firstMessage     : OPTIONAL BOOLEAN;</w:t>
      </w:r>
    </w:p>
    <w:p w14:paraId="767CE157"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message          : MessageType;</w:t>
      </w:r>
    </w:p>
    <w:p w14:paraId="767CE158"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previous         : OPTIONAL SET [0:?] OF MessageInTransactionType;</w:t>
      </w:r>
    </w:p>
    <w:p w14:paraId="767CE159"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t xml:space="preserve">  transaction      : TransactionType;</w:t>
      </w:r>
    </w:p>
    <w:p w14:paraId="767CE15A" w14:textId="77777777" w:rsidR="00477DAB" w:rsidRPr="0080609D" w:rsidRDefault="00477DAB" w:rsidP="00477DAB">
      <w:pPr>
        <w:suppressAutoHyphens w:val="0"/>
        <w:rPr>
          <w:rFonts w:ascii="Courier New" w:hAnsi="Courier New" w:cs="Courier New"/>
          <w:sz w:val="20"/>
          <w:szCs w:val="20"/>
          <w:lang w:val="en-GB"/>
        </w:rPr>
      </w:pPr>
      <w:r w:rsidRPr="0080609D">
        <w:rPr>
          <w:rFonts w:ascii="Courier New" w:hAnsi="Courier New" w:cs="Courier New"/>
          <w:sz w:val="20"/>
          <w:szCs w:val="20"/>
          <w:lang w:val="en-GB"/>
        </w:rPr>
        <w:lastRenderedPageBreak/>
        <w:t xml:space="preserve">  transactionPhase : OPTIONAL TransactionPhaseType;</w:t>
      </w:r>
    </w:p>
    <w:p w14:paraId="767CE15B" w14:textId="77777777" w:rsidR="00477DAB" w:rsidRPr="0080609D" w:rsidRDefault="00477DAB" w:rsidP="00477DAB">
      <w:pPr>
        <w:suppressAutoHyphens w:val="0"/>
        <w:rPr>
          <w:rFonts w:ascii="Courier New" w:hAnsi="Courier New" w:cs="Courier New"/>
          <w:sz w:val="20"/>
          <w:szCs w:val="20"/>
        </w:rPr>
      </w:pPr>
      <w:r w:rsidRPr="0080609D">
        <w:rPr>
          <w:rFonts w:ascii="Courier New" w:hAnsi="Courier New" w:cs="Courier New"/>
          <w:sz w:val="20"/>
          <w:szCs w:val="20"/>
          <w:lang w:val="en-GB"/>
        </w:rPr>
        <w:t xml:space="preserve">  </w:t>
      </w:r>
      <w:r w:rsidRPr="0080609D">
        <w:rPr>
          <w:rFonts w:ascii="Courier New" w:hAnsi="Courier New" w:cs="Courier New"/>
          <w:sz w:val="20"/>
          <w:szCs w:val="20"/>
        </w:rPr>
        <w:t>group            : GroupType;</w:t>
      </w:r>
    </w:p>
    <w:p w14:paraId="767CE15C" w14:textId="77777777" w:rsidR="00477DAB" w:rsidRPr="0080609D" w:rsidRDefault="00477DAB" w:rsidP="00477DAB">
      <w:pPr>
        <w:suppressAutoHyphens w:val="0"/>
        <w:rPr>
          <w:rFonts w:ascii="Courier New" w:hAnsi="Courier New" w:cs="Courier New"/>
          <w:sz w:val="20"/>
          <w:szCs w:val="20"/>
        </w:rPr>
      </w:pPr>
      <w:r w:rsidRPr="0080609D">
        <w:rPr>
          <w:rFonts w:ascii="Courier New" w:hAnsi="Courier New" w:cs="Courier New"/>
          <w:sz w:val="20"/>
          <w:szCs w:val="20"/>
        </w:rPr>
        <w:t xml:space="preserve">END_ENTITY; </w:t>
      </w:r>
    </w:p>
    <w:p w14:paraId="767CE15D" w14:textId="77777777" w:rsidR="00477DAB" w:rsidRPr="00E67FAE" w:rsidRDefault="00477DAB" w:rsidP="00477DAB">
      <w:pPr>
        <w:suppressAutoHyphens w:val="0"/>
        <w:rPr>
          <w:rFonts w:ascii="Corbel" w:hAnsi="Corbel"/>
          <w:sz w:val="22"/>
          <w:szCs w:val="22"/>
        </w:rPr>
      </w:pPr>
    </w:p>
    <w:p w14:paraId="767CE15E"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 xml:space="preserve">Deze nieuwe eigenschap is een optionele Boolean (‘True’, of ‘False’). Indien deze Boolean afwezig is, geldt de standaard waarde ‘False’ en kan er met de </w:t>
      </w:r>
      <w:r w:rsidR="005C47A4" w:rsidRPr="00E67FAE">
        <w:rPr>
          <w:rFonts w:ascii="Corbel" w:hAnsi="Corbel"/>
          <w:sz w:val="22"/>
          <w:szCs w:val="22"/>
        </w:rPr>
        <w:t xml:space="preserve">betreffende </w:t>
      </w:r>
      <w:r w:rsidRPr="00E67FAE">
        <w:rPr>
          <w:rFonts w:ascii="Corbel" w:hAnsi="Corbel"/>
          <w:sz w:val="22"/>
          <w:szCs w:val="22"/>
        </w:rPr>
        <w:t>MessageInTransactionType GEEN nieuwe transactie worden gestart.</w:t>
      </w:r>
    </w:p>
    <w:p w14:paraId="767CE15F"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 xml:space="preserve">Wanneer deze Boolean aanwezig is en de waarde ‘True’ heeft, kan er met de MessageInTransactionType </w:t>
      </w:r>
      <w:r w:rsidR="005C47A4" w:rsidRPr="00E67FAE">
        <w:rPr>
          <w:rFonts w:ascii="Corbel" w:hAnsi="Corbel"/>
          <w:sz w:val="22"/>
          <w:szCs w:val="22"/>
        </w:rPr>
        <w:t xml:space="preserve">wel </w:t>
      </w:r>
      <w:r w:rsidRPr="00E67FAE">
        <w:rPr>
          <w:rFonts w:ascii="Corbel" w:hAnsi="Corbel"/>
          <w:sz w:val="22"/>
          <w:szCs w:val="22"/>
        </w:rPr>
        <w:t>een nieuwe transactie worden gestart.</w:t>
      </w:r>
    </w:p>
    <w:p w14:paraId="767CE160"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In het voorbeeld hierboven dient voor de startberichten van T1, T2, T3 en T4 deze Boolean dus de waarde ‘True’ te hebben.</w:t>
      </w:r>
    </w:p>
    <w:p w14:paraId="767CE161" w14:textId="77777777" w:rsidR="00477DAB" w:rsidRPr="00E67FAE" w:rsidRDefault="00477DAB" w:rsidP="00477DAB">
      <w:pPr>
        <w:suppressAutoHyphens w:val="0"/>
        <w:rPr>
          <w:rFonts w:ascii="Corbel" w:hAnsi="Corbel"/>
          <w:sz w:val="22"/>
          <w:szCs w:val="22"/>
        </w:rPr>
      </w:pPr>
      <w:r w:rsidRPr="00E67FAE">
        <w:rPr>
          <w:rFonts w:ascii="Corbel" w:hAnsi="Corbel"/>
          <w:sz w:val="22"/>
          <w:szCs w:val="22"/>
        </w:rPr>
        <w:t xml:space="preserve">Mocht dit per ongeluk niet zijn ingesteld voor T1 dan mag T1 toch worden gestart, omdat het startbericht van T1 geen ‘previous’ heeft. Deze voorwaarde prevaleert altijd t.o.v. de Boolean.  </w:t>
      </w:r>
    </w:p>
    <w:p w14:paraId="767CE162" w14:textId="77777777" w:rsidR="00477DAB" w:rsidRPr="00E67FAE" w:rsidRDefault="00477DAB" w:rsidP="00477DAB">
      <w:pPr>
        <w:pStyle w:val="Tekstzonderopmaak"/>
        <w:widowControl w:val="0"/>
        <w:rPr>
          <w:rFonts w:ascii="Corbel" w:hAnsi="Corbel" w:cs="Times New Roman"/>
          <w:sz w:val="22"/>
          <w:szCs w:val="22"/>
        </w:rPr>
      </w:pPr>
    </w:p>
    <w:p w14:paraId="767CE163" w14:textId="77777777" w:rsidR="00477DAB" w:rsidRPr="00E67FAE" w:rsidRDefault="00477DAB" w:rsidP="00DB3048">
      <w:pPr>
        <w:pStyle w:val="Tekstzonderopmaak"/>
        <w:rPr>
          <w:rFonts w:ascii="Corbel" w:hAnsi="Corbel" w:cs="Times New Roman"/>
          <w:sz w:val="22"/>
          <w:szCs w:val="22"/>
        </w:rPr>
      </w:pPr>
    </w:p>
    <w:p w14:paraId="767CE164" w14:textId="77777777" w:rsidR="0014571F" w:rsidRPr="00E67FAE" w:rsidRDefault="0014571F" w:rsidP="00DB3048">
      <w:pPr>
        <w:pStyle w:val="Tekstzonderopmaak"/>
        <w:rPr>
          <w:rFonts w:ascii="Corbel" w:hAnsi="Corbel" w:cs="Times New Roman"/>
          <w:sz w:val="22"/>
          <w:szCs w:val="22"/>
        </w:rPr>
      </w:pPr>
      <w:r w:rsidRPr="00E67FAE">
        <w:rPr>
          <w:rFonts w:ascii="Corbel" w:hAnsi="Corbel" w:cs="Times New Roman"/>
          <w:sz w:val="22"/>
          <w:szCs w:val="22"/>
        </w:rPr>
        <w:t>&lt;</w:t>
      </w:r>
      <w:r w:rsidR="00A011C6" w:rsidRPr="00E67FAE">
        <w:rPr>
          <w:rFonts w:ascii="Corbel" w:hAnsi="Corbel" w:cs="Times New Roman"/>
          <w:sz w:val="22"/>
          <w:szCs w:val="22"/>
        </w:rPr>
        <w:t xml:space="preserve"> </w:t>
      </w:r>
      <w:r w:rsidRPr="00E67FAE">
        <w:rPr>
          <w:rFonts w:ascii="Corbel" w:hAnsi="Corbel" w:cs="Times New Roman"/>
          <w:sz w:val="22"/>
          <w:szCs w:val="22"/>
        </w:rPr>
        <w:t>einde Bijlage 5</w:t>
      </w:r>
      <w:r w:rsidR="00A011C6" w:rsidRPr="00E67FAE">
        <w:rPr>
          <w:rFonts w:ascii="Corbel" w:hAnsi="Corbel" w:cs="Times New Roman"/>
          <w:sz w:val="22"/>
          <w:szCs w:val="22"/>
        </w:rPr>
        <w:t xml:space="preserve"> </w:t>
      </w:r>
      <w:r w:rsidRPr="00E67FAE">
        <w:rPr>
          <w:rFonts w:ascii="Corbel" w:hAnsi="Corbel" w:cs="Times New Roman"/>
          <w:sz w:val="22"/>
          <w:szCs w:val="22"/>
        </w:rPr>
        <w:t>&gt;</w:t>
      </w:r>
    </w:p>
    <w:sectPr w:rsidR="0014571F" w:rsidRPr="00E67FAE" w:rsidSect="00F775DF">
      <w:headerReference w:type="default" r:id="rId29"/>
      <w:footerReference w:type="default" r:id="rId30"/>
      <w:footnotePr>
        <w:pos w:val="beneathText"/>
      </w:footnotePr>
      <w:type w:val="continuous"/>
      <w:pgSz w:w="11905" w:h="16837"/>
      <w:pgMar w:top="1985" w:right="1132" w:bottom="1134"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68B15" w14:textId="77777777" w:rsidR="001B4793" w:rsidRDefault="001B4793">
      <w:r>
        <w:separator/>
      </w:r>
    </w:p>
  </w:endnote>
  <w:endnote w:type="continuationSeparator" w:id="0">
    <w:p w14:paraId="24CA46A6" w14:textId="77777777" w:rsidR="001B4793" w:rsidRDefault="001B4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Symbol">
    <w:charset w:val="00"/>
    <w:family w:val="auto"/>
    <w:pitch w:val="variable"/>
    <w:sig w:usb0="800000AF" w:usb1="1001ECE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Frutiger-Roman">
    <w:altName w:val="Arial Unicode MS"/>
    <w:panose1 w:val="00000000000000000000"/>
    <w:charset w:val="80"/>
    <w:family w:val="auto"/>
    <w:notTrueType/>
    <w:pitch w:val="default"/>
    <w:sig w:usb0="00000003" w:usb1="08070000" w:usb2="00000010" w:usb3="00000000" w:csb0="0002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CE180" w14:textId="77777777" w:rsidR="00E67FAE" w:rsidRPr="00D15230" w:rsidRDefault="00E67FAE">
    <w:pPr>
      <w:pStyle w:val="Voettekst"/>
      <w:rPr>
        <w:rFonts w:asciiTheme="minorHAnsi" w:hAnsiTheme="minorHAnsi"/>
      </w:rPr>
    </w:pPr>
    <w:r w:rsidRPr="00D15230">
      <w:rPr>
        <w:rFonts w:asciiTheme="minorHAnsi" w:hAnsiTheme="minorHAnsi"/>
        <w:noProof/>
      </w:rPr>
      <w:drawing>
        <wp:inline distT="0" distB="0" distL="0" distR="0" wp14:anchorId="767CE184" wp14:editId="767CE185">
          <wp:extent cx="695325" cy="123825"/>
          <wp:effectExtent l="0" t="0" r="9525" b="9525"/>
          <wp:docPr id="10" name="Afbeelding 10"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123825"/>
                  </a:xfrm>
                  <a:prstGeom prst="rect">
                    <a:avLst/>
                  </a:prstGeom>
                  <a:noFill/>
                  <a:ln>
                    <a:noFill/>
                  </a:ln>
                </pic:spPr>
              </pic:pic>
            </a:graphicData>
          </a:graphic>
        </wp:inline>
      </w:drawing>
    </w:r>
    <w:r w:rsidRPr="00D15230">
      <w:rPr>
        <w:rFonts w:asciiTheme="minorHAnsi" w:hAnsiTheme="minorHAnsi"/>
        <w:sz w:val="16"/>
        <w:szCs w:val="16"/>
      </w:rPr>
      <w:t xml:space="preserve"> VISI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CE183" w14:textId="77777777" w:rsidR="00E67FAE" w:rsidRPr="00E67FAE" w:rsidRDefault="00E67FAE">
    <w:pPr>
      <w:pStyle w:val="Voettekst"/>
      <w:rPr>
        <w:rFonts w:ascii="Corbel" w:hAnsi="Corbel"/>
        <w:sz w:val="16"/>
        <w:szCs w:val="16"/>
      </w:rPr>
    </w:pPr>
    <w:r w:rsidRPr="00E67FAE">
      <w:rPr>
        <w:rFonts w:ascii="Corbel" w:hAnsi="Corbel"/>
        <w:noProof/>
      </w:rPr>
      <w:drawing>
        <wp:inline distT="0" distB="0" distL="0" distR="0" wp14:anchorId="767CE188" wp14:editId="767CE189">
          <wp:extent cx="695325" cy="123825"/>
          <wp:effectExtent l="0" t="0" r="9525" b="9525"/>
          <wp:docPr id="11" name="Afbeelding 11" descr="by-nc-sa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y-nc-sa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123825"/>
                  </a:xfrm>
                  <a:prstGeom prst="rect">
                    <a:avLst/>
                  </a:prstGeom>
                  <a:noFill/>
                  <a:ln>
                    <a:noFill/>
                  </a:ln>
                </pic:spPr>
              </pic:pic>
            </a:graphicData>
          </a:graphic>
        </wp:inline>
      </w:drawing>
    </w:r>
    <w:r w:rsidRPr="00E67FAE">
      <w:rPr>
        <w:rFonts w:ascii="Corbel" w:hAnsi="Corbel"/>
        <w:sz w:val="16"/>
        <w:szCs w:val="16"/>
      </w:rPr>
      <w:t xml:space="preserve"> VISI</w:t>
    </w:r>
    <w:r w:rsidRPr="00E67FAE">
      <w:rPr>
        <w:rFonts w:ascii="Corbel" w:hAnsi="Corbel"/>
        <w:sz w:val="16"/>
        <w:szCs w:val="16"/>
      </w:rPr>
      <w:tab/>
      <w:t xml:space="preserve">Pagina </w:t>
    </w:r>
    <w:r w:rsidRPr="00E67FAE">
      <w:rPr>
        <w:rFonts w:ascii="Corbel" w:hAnsi="Corbel"/>
        <w:sz w:val="16"/>
        <w:szCs w:val="16"/>
      </w:rPr>
      <w:fldChar w:fldCharType="begin"/>
    </w:r>
    <w:r w:rsidRPr="00E67FAE">
      <w:rPr>
        <w:rFonts w:ascii="Corbel" w:hAnsi="Corbel"/>
        <w:sz w:val="16"/>
        <w:szCs w:val="16"/>
      </w:rPr>
      <w:instrText xml:space="preserve"> PAGE </w:instrText>
    </w:r>
    <w:r w:rsidRPr="00E67FAE">
      <w:rPr>
        <w:rFonts w:ascii="Corbel" w:hAnsi="Corbel"/>
        <w:sz w:val="16"/>
        <w:szCs w:val="16"/>
      </w:rPr>
      <w:fldChar w:fldCharType="separate"/>
    </w:r>
    <w:r w:rsidR="00C13A6B">
      <w:rPr>
        <w:rFonts w:ascii="Corbel" w:hAnsi="Corbel"/>
        <w:noProof/>
        <w:sz w:val="16"/>
        <w:szCs w:val="16"/>
      </w:rPr>
      <w:t>2</w:t>
    </w:r>
    <w:r w:rsidRPr="00E67FAE">
      <w:rPr>
        <w:rFonts w:ascii="Corbel" w:hAnsi="Corbel"/>
        <w:sz w:val="16"/>
        <w:szCs w:val="16"/>
      </w:rPr>
      <w:fldChar w:fldCharType="end"/>
    </w:r>
    <w:r w:rsidRPr="00E67FAE">
      <w:rPr>
        <w:rFonts w:ascii="Corbel" w:hAnsi="Corbel"/>
        <w:sz w:val="16"/>
        <w:szCs w:val="16"/>
      </w:rPr>
      <w:t xml:space="preserve"> van </w:t>
    </w:r>
    <w:r w:rsidRPr="00E67FAE">
      <w:rPr>
        <w:rFonts w:ascii="Corbel" w:hAnsi="Corbel"/>
        <w:sz w:val="16"/>
        <w:szCs w:val="16"/>
      </w:rPr>
      <w:fldChar w:fldCharType="begin"/>
    </w:r>
    <w:r w:rsidRPr="00E67FAE">
      <w:rPr>
        <w:rFonts w:ascii="Corbel" w:hAnsi="Corbel"/>
        <w:sz w:val="16"/>
        <w:szCs w:val="16"/>
      </w:rPr>
      <w:instrText xml:space="preserve"> NUMPAGES </w:instrText>
    </w:r>
    <w:r w:rsidRPr="00E67FAE">
      <w:rPr>
        <w:rFonts w:ascii="Corbel" w:hAnsi="Corbel"/>
        <w:sz w:val="16"/>
        <w:szCs w:val="16"/>
      </w:rPr>
      <w:fldChar w:fldCharType="separate"/>
    </w:r>
    <w:r w:rsidR="00C13A6B">
      <w:rPr>
        <w:rFonts w:ascii="Corbel" w:hAnsi="Corbel"/>
        <w:noProof/>
        <w:sz w:val="16"/>
        <w:szCs w:val="16"/>
      </w:rPr>
      <w:t>45</w:t>
    </w:r>
    <w:r w:rsidRPr="00E67FAE">
      <w:rPr>
        <w:rFonts w:ascii="Corbel" w:hAnsi="Corbel"/>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CAFFCE" w14:textId="77777777" w:rsidR="001B4793" w:rsidRDefault="001B4793">
      <w:r>
        <w:separator/>
      </w:r>
    </w:p>
  </w:footnote>
  <w:footnote w:type="continuationSeparator" w:id="0">
    <w:p w14:paraId="432C4DFB" w14:textId="77777777" w:rsidR="001B4793" w:rsidRDefault="001B4793">
      <w:r>
        <w:continuationSeparator/>
      </w:r>
    </w:p>
  </w:footnote>
  <w:footnote w:id="1">
    <w:p w14:paraId="767CE18A" w14:textId="77777777" w:rsidR="00E67FAE" w:rsidRPr="00C13A6B" w:rsidRDefault="00E67FAE" w:rsidP="007F6E7D">
      <w:pPr>
        <w:pStyle w:val="Tekstzonderopmaak"/>
        <w:rPr>
          <w:rFonts w:ascii="Corbel" w:hAnsi="Corbel" w:cs="Times New Roman"/>
        </w:rPr>
      </w:pPr>
      <w:r w:rsidRPr="00C13A6B">
        <w:rPr>
          <w:rFonts w:ascii="Corbel" w:hAnsi="Corbel" w:cs="Times New Roman"/>
          <w:vertAlign w:val="superscript"/>
        </w:rPr>
        <w:footnoteRef/>
      </w:r>
      <w:r w:rsidRPr="00C13A6B">
        <w:rPr>
          <w:rFonts w:ascii="Corbel" w:hAnsi="Corbel" w:cs="Times New Roman"/>
          <w:lang w:val="en-US"/>
        </w:rPr>
        <w:t xml:space="preserve"> ‘MTOM’ staat voor ‘Message Transmission Optimization Mechanism’. </w:t>
      </w:r>
      <w:r w:rsidRPr="00C13A6B">
        <w:rPr>
          <w:rFonts w:ascii="Corbel" w:hAnsi="Corbel" w:cs="Times New Roman"/>
        </w:rPr>
        <w:t xml:space="preserve">Dit is een W3C-standaardmethode om op efficiënte wijze binaire data naar en van webservices te versturen. Het maakt gebruik van XML-binary Optimized Packaging (XOP) om binaire data over te brengen en is bedoeld om zowel MIME- als DIME-bijlagen te vervangen (MIME staat voor ‘Multipurpose Internet Mail Extensions’, een internetstandaard voor e-mail die de structuur en codering van e-mailberichten vastlegt. DIME staat voor ‘Direct Internet Message Encapsulation). Binaire bestanden worden gewoonlijk gezien als een opeenvolging van bytes. Binaire bestanden bevatten typisch bytes die niet als tekstkarakters geïnterpreteerd moeten worden, maar die iets anders moeten voor-stellen. In een SOAP-bericht wordt zo'n zogenaamde ‘array of bytes’ echter vaak gecodeerd als tekstdata. MTOM maakt het mogelijk om efficiënter de binary data van grote bestanden in a SOAP-request (aanvraag) of response (reactie) te plaatsen. </w:t>
      </w:r>
      <w:r w:rsidRPr="00C13A6B">
        <w:rPr>
          <w:rFonts w:ascii="Corbel" w:hAnsi="Corbel" w:cs="Times New Roman"/>
        </w:rPr>
        <w:br/>
        <w:t xml:space="preserve">Bron: </w:t>
      </w:r>
      <w:hyperlink r:id="rId1" w:history="1">
        <w:r w:rsidRPr="00C13A6B">
          <w:rPr>
            <w:rStyle w:val="Hyperlink"/>
            <w:rFonts w:ascii="Corbel" w:eastAsia="Courier New" w:hAnsi="Corbel" w:cs="Times New Roman"/>
          </w:rPr>
          <w:t>http://nl.wikipedia.org/wiki/Message_Transmission_Optimization_Mechanism</w:t>
        </w:r>
      </w:hyperlink>
      <w:r w:rsidRPr="00C13A6B">
        <w:rPr>
          <w:rFonts w:ascii="Corbel" w:hAnsi="Corbel" w:cs="Times New Roman"/>
        </w:rPr>
        <w:t>.</w:t>
      </w:r>
    </w:p>
  </w:footnote>
  <w:footnote w:id="2">
    <w:p w14:paraId="767CE18B" w14:textId="77777777" w:rsidR="00E67FAE" w:rsidRPr="00C13A6B" w:rsidRDefault="00E67FAE">
      <w:pPr>
        <w:pStyle w:val="Voetnoottekst"/>
        <w:rPr>
          <w:rFonts w:ascii="Corbel" w:hAnsi="Corbel"/>
        </w:rPr>
      </w:pPr>
      <w:r w:rsidRPr="00C13A6B">
        <w:rPr>
          <w:rStyle w:val="Voetnootmarkering"/>
          <w:rFonts w:ascii="Corbel" w:hAnsi="Corbel"/>
        </w:rPr>
        <w:footnoteRef/>
      </w:r>
      <w:r w:rsidRPr="00C13A6B">
        <w:rPr>
          <w:rFonts w:ascii="Corbel" w:hAnsi="Corbel"/>
        </w:rPr>
        <w:t xml:space="preserve"> UTC is bijna gelijk aan Greenwich Mean Time (GMT). GMT is echter een zuiver astronomische tijd. Om het door de vertraagde aardrotatie veroorzaakte verschil te compenseren, moeten er schrikkel</w:t>
      </w:r>
      <w:r w:rsidRPr="00C13A6B">
        <w:rPr>
          <w:rFonts w:ascii="Corbel" w:hAnsi="Corbel"/>
        </w:rPr>
        <w:softHyphen/>
        <w:t>secondes worden gebruikt. Het verschil is nooit meer dan een seconde en voor de meeste toepassingen dan ook niet van belang.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CE181" w14:textId="77777777" w:rsidR="00E67FAE" w:rsidRPr="00E67FAE" w:rsidRDefault="00E67FAE" w:rsidP="00047365">
    <w:pPr>
      <w:pStyle w:val="Koptekst"/>
      <w:pBdr>
        <w:bottom w:val="single" w:sz="4" w:space="1" w:color="auto"/>
      </w:pBdr>
      <w:tabs>
        <w:tab w:val="clear" w:pos="9072"/>
        <w:tab w:val="left" w:pos="4395"/>
      </w:tabs>
      <w:ind w:right="2551"/>
      <w:rPr>
        <w:rFonts w:ascii="Corbel" w:hAnsi="Corbel"/>
        <w:sz w:val="20"/>
        <w:szCs w:val="20"/>
      </w:rPr>
    </w:pPr>
    <w:r w:rsidRPr="00B1257A">
      <w:rPr>
        <w:rFonts w:ascii="Corbel" w:hAnsi="Corbel"/>
        <w:b/>
        <w:i/>
        <w:noProof/>
        <w:sz w:val="32"/>
        <w:szCs w:val="32"/>
        <w:u w:val="single"/>
      </w:rPr>
      <w:drawing>
        <wp:anchor distT="0" distB="0" distL="114300" distR="114300" simplePos="0" relativeHeight="251659264" behindDoc="0" locked="0" layoutInCell="1" allowOverlap="1" wp14:anchorId="767CE186" wp14:editId="767CE187">
          <wp:simplePos x="0" y="0"/>
          <wp:positionH relativeFrom="column">
            <wp:posOffset>3686175</wp:posOffset>
          </wp:positionH>
          <wp:positionV relativeFrom="paragraph">
            <wp:posOffset>-161925</wp:posOffset>
          </wp:positionV>
          <wp:extent cx="2519680" cy="604520"/>
          <wp:effectExtent l="0" t="0" r="0" b="508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m logo standaard vis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19680" cy="604520"/>
                  </a:xfrm>
                  <a:prstGeom prst="rect">
                    <a:avLst/>
                  </a:prstGeom>
                </pic:spPr>
              </pic:pic>
            </a:graphicData>
          </a:graphic>
          <wp14:sizeRelH relativeFrom="page">
            <wp14:pctWidth>0</wp14:pctWidth>
          </wp14:sizeRelH>
          <wp14:sizeRelV relativeFrom="page">
            <wp14:pctHeight>0</wp14:pctHeight>
          </wp14:sizeRelV>
        </wp:anchor>
      </w:drawing>
    </w:r>
    <w:r w:rsidRPr="00E67FAE">
      <w:rPr>
        <w:rFonts w:ascii="Corbel" w:hAnsi="Corbel"/>
        <w:sz w:val="20"/>
        <w:szCs w:val="20"/>
      </w:rPr>
      <w:t>Leidraad VISI-systematiek v.1.6</w:t>
    </w:r>
  </w:p>
  <w:p w14:paraId="767CE182" w14:textId="77777777" w:rsidR="00E67FAE" w:rsidRPr="00E67FAE" w:rsidRDefault="00E67FAE" w:rsidP="00E67FAE">
    <w:pPr>
      <w:pStyle w:val="Koptekst"/>
      <w:pBdr>
        <w:bottom w:val="single" w:sz="4" w:space="1" w:color="auto"/>
      </w:pBdr>
      <w:tabs>
        <w:tab w:val="clear" w:pos="9072"/>
      </w:tabs>
      <w:ind w:right="2551"/>
      <w:rPr>
        <w:rFonts w:ascii="Corbel" w:hAnsi="Corbel"/>
        <w:sz w:val="20"/>
        <w:szCs w:val="20"/>
      </w:rPr>
    </w:pPr>
    <w:r w:rsidRPr="00E67FAE">
      <w:rPr>
        <w:rFonts w:ascii="Corbel" w:hAnsi="Corbel"/>
        <w:sz w:val="20"/>
        <w:szCs w:val="20"/>
      </w:rPr>
      <w:t>Bijlage 5</w:t>
    </w:r>
    <w:r w:rsidRPr="00E67FAE">
      <w:rPr>
        <w:rFonts w:ascii="Corbel" w:hAnsi="Corbel"/>
        <w:sz w:val="20"/>
        <w:szCs w:val="20"/>
      </w:rPr>
      <w:tab/>
      <w:t>INFORMATIEF</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pt;height:9pt" o:bullet="t">
        <v:imagedata r:id="rId1" o:title="bullet"/>
      </v:shape>
    </w:pict>
  </w:numPicBullet>
  <w:numPicBullet w:numPicBulletId="1">
    <w:pict>
      <v:shape id="_x0000_i1032" type="#_x0000_t75" style="width:3in;height:3in" o:bullet="t"/>
    </w:pict>
  </w:numPicBullet>
  <w:numPicBullet w:numPicBulletId="2">
    <w:pict>
      <v:shape id="_x0000_i1033" type="#_x0000_t75" style="width:3in;height:3in" o:bullet="t"/>
    </w:pict>
  </w:numPicBullet>
  <w:numPicBullet w:numPicBulletId="3">
    <w:pict>
      <v:shape id="_x0000_i1034" type="#_x0000_t75" style="width:3in;height:3in" o:bullet="t"/>
    </w:pict>
  </w:numPicBullet>
  <w:numPicBullet w:numPicBulletId="4">
    <w:pict>
      <v:shape id="_x0000_i1035" type="#_x0000_t75" style="width:3in;height:3in" o:bullet="t"/>
    </w:pict>
  </w:numPicBullet>
  <w:abstractNum w:abstractNumId="0" w15:restartNumberingAfterBreak="0">
    <w:nsid w:val="FFFFFF7C"/>
    <w:multiLevelType w:val="singleLevel"/>
    <w:tmpl w:val="127444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8A6E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65020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B0D6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01A22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908C0C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292FBA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449C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E9C30C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D628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pStyle w:val="Kop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1" w15:restartNumberingAfterBreak="0">
    <w:nsid w:val="0C35738E"/>
    <w:multiLevelType w:val="hybridMultilevel"/>
    <w:tmpl w:val="C0DEA69A"/>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DD97AE1"/>
    <w:multiLevelType w:val="multilevel"/>
    <w:tmpl w:val="B1C43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5A3833"/>
    <w:multiLevelType w:val="hybridMultilevel"/>
    <w:tmpl w:val="821CDA86"/>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4C3986"/>
    <w:multiLevelType w:val="hybridMultilevel"/>
    <w:tmpl w:val="0A384172"/>
    <w:lvl w:ilvl="0" w:tplc="B210A2B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51920F4"/>
    <w:multiLevelType w:val="hybridMultilevel"/>
    <w:tmpl w:val="1D1620AE"/>
    <w:lvl w:ilvl="0" w:tplc="325C4DCC">
      <w:numFmt w:val="bullet"/>
      <w:lvlText w:val="-"/>
      <w:lvlJc w:val="left"/>
      <w:pPr>
        <w:tabs>
          <w:tab w:val="num" w:pos="720"/>
        </w:tabs>
        <w:ind w:left="720" w:hanging="360"/>
      </w:pPr>
      <w:rPr>
        <w:rFonts w:ascii="Times New Roman" w:eastAsia="Times New Roman" w:hAnsi="Times New Roman"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4B55F5"/>
    <w:multiLevelType w:val="multilevel"/>
    <w:tmpl w:val="B47E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E41D3"/>
    <w:multiLevelType w:val="hybridMultilevel"/>
    <w:tmpl w:val="DC761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83814BB"/>
    <w:multiLevelType w:val="hybridMultilevel"/>
    <w:tmpl w:val="92DC6D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29CA63D6"/>
    <w:multiLevelType w:val="hybridMultilevel"/>
    <w:tmpl w:val="A2F627D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C253392"/>
    <w:multiLevelType w:val="multilevel"/>
    <w:tmpl w:val="4F34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08295E"/>
    <w:multiLevelType w:val="hybridMultilevel"/>
    <w:tmpl w:val="51D6CEEC"/>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FAE24DB"/>
    <w:multiLevelType w:val="multilevel"/>
    <w:tmpl w:val="46C8F24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0DA2DE3"/>
    <w:multiLevelType w:val="hybridMultilevel"/>
    <w:tmpl w:val="26FAA1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4D7E84"/>
    <w:multiLevelType w:val="hybridMultilevel"/>
    <w:tmpl w:val="6902F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B6B0572"/>
    <w:multiLevelType w:val="multilevel"/>
    <w:tmpl w:val="46C8F24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E195E79"/>
    <w:multiLevelType w:val="hybridMultilevel"/>
    <w:tmpl w:val="81365FFC"/>
    <w:lvl w:ilvl="0" w:tplc="B5306CA2">
      <w:numFmt w:val="bullet"/>
      <w:lvlText w:val=""/>
      <w:lvlJc w:val="left"/>
      <w:pPr>
        <w:tabs>
          <w:tab w:val="num" w:pos="720"/>
        </w:tabs>
        <w:ind w:left="720" w:hanging="360"/>
      </w:pPr>
      <w:rPr>
        <w:rFonts w:ascii="Symbol" w:eastAsia="Times New Roman" w:hAnsi="Symbol" w:cs="Times New Roman"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57C359F"/>
    <w:multiLevelType w:val="multilevel"/>
    <w:tmpl w:val="95CA0CB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93241C"/>
    <w:multiLevelType w:val="hybridMultilevel"/>
    <w:tmpl w:val="E65E67AE"/>
    <w:lvl w:ilvl="0" w:tplc="04130005">
      <w:start w:val="1"/>
      <w:numFmt w:val="bullet"/>
      <w:lvlText w:val=""/>
      <w:lvlJc w:val="left"/>
      <w:pPr>
        <w:tabs>
          <w:tab w:val="num" w:pos="720"/>
        </w:tabs>
        <w:ind w:left="720" w:hanging="360"/>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940855"/>
    <w:multiLevelType w:val="hybridMultilevel"/>
    <w:tmpl w:val="8E783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3B56625"/>
    <w:multiLevelType w:val="hybridMultilevel"/>
    <w:tmpl w:val="B6EAC4E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7100C11"/>
    <w:multiLevelType w:val="hybridMultilevel"/>
    <w:tmpl w:val="109C85C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73C75C2B"/>
    <w:multiLevelType w:val="hybridMultilevel"/>
    <w:tmpl w:val="7C684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6"/>
  </w:num>
  <w:num w:numId="3">
    <w:abstractNumId w:val="17"/>
  </w:num>
  <w:num w:numId="4">
    <w:abstractNumId w:val="13"/>
  </w:num>
  <w:num w:numId="5">
    <w:abstractNumId w:val="29"/>
  </w:num>
  <w:num w:numId="6">
    <w:abstractNumId w:val="24"/>
  </w:num>
  <w:num w:numId="7">
    <w:abstractNumId w:val="32"/>
  </w:num>
  <w:num w:numId="8">
    <w:abstractNumId w:val="14"/>
  </w:num>
  <w:num w:numId="9">
    <w:abstractNumId w:val="23"/>
  </w:num>
  <w:num w:numId="10">
    <w:abstractNumId w:val="15"/>
  </w:num>
  <w:num w:numId="11">
    <w:abstractNumId w:val="19"/>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0"/>
  </w:num>
  <w:num w:numId="23">
    <w:abstractNumId w:val="10"/>
  </w:num>
  <w:num w:numId="24">
    <w:abstractNumId w:val="10"/>
  </w:num>
  <w:num w:numId="25">
    <w:abstractNumId w:val="10"/>
  </w:num>
  <w:num w:numId="26">
    <w:abstractNumId w:val="27"/>
  </w:num>
  <w:num w:numId="27">
    <w:abstractNumId w:val="28"/>
  </w:num>
  <w:num w:numId="28">
    <w:abstractNumId w:val="11"/>
  </w:num>
  <w:num w:numId="29">
    <w:abstractNumId w:val="12"/>
  </w:num>
  <w:num w:numId="30">
    <w:abstractNumId w:val="20"/>
  </w:num>
  <w:num w:numId="31">
    <w:abstractNumId w:val="16"/>
  </w:num>
  <w:num w:numId="32">
    <w:abstractNumId w:val="21"/>
  </w:num>
  <w:num w:numId="33">
    <w:abstractNumId w:val="25"/>
  </w:num>
  <w:num w:numId="34">
    <w:abstractNumId w:val="22"/>
  </w:num>
  <w:num w:numId="35">
    <w:abstractNumId w:val="18"/>
  </w:num>
  <w:num w:numId="36">
    <w:abstractNumId w:val="30"/>
  </w:num>
  <w:num w:numId="37">
    <w:abstractNumId w:val="31"/>
  </w:num>
  <w:num w:numId="38">
    <w:abstractNumId w:val="10"/>
  </w:num>
  <w:num w:numId="39">
    <w:abstractNumId w:val="10"/>
  </w:num>
  <w:num w:numId="40">
    <w:abstractNumId w:val="10"/>
  </w:num>
  <w:num w:numId="41">
    <w:abstractNumId w:val="10"/>
  </w:num>
  <w:num w:numId="42">
    <w:abstractNumId w:val="10"/>
  </w:num>
  <w:num w:numId="43">
    <w:abstractNumId w:val="10"/>
  </w:num>
  <w:num w:numId="44">
    <w:abstractNumId w:val="10"/>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ems, P.H. (Peter)">
    <w15:presenceInfo w15:providerId="AD" w15:userId="S-1-5-21-1104492580-2141259050-3462381582-26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trackRevisions/>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EC0"/>
    <w:rsid w:val="0000248D"/>
    <w:rsid w:val="00010F33"/>
    <w:rsid w:val="00013691"/>
    <w:rsid w:val="00020450"/>
    <w:rsid w:val="000207B4"/>
    <w:rsid w:val="00042B63"/>
    <w:rsid w:val="00047365"/>
    <w:rsid w:val="00051B82"/>
    <w:rsid w:val="00052691"/>
    <w:rsid w:val="00066175"/>
    <w:rsid w:val="0007280E"/>
    <w:rsid w:val="000816F1"/>
    <w:rsid w:val="00081A18"/>
    <w:rsid w:val="00081D3A"/>
    <w:rsid w:val="000865D2"/>
    <w:rsid w:val="00091024"/>
    <w:rsid w:val="000A5263"/>
    <w:rsid w:val="000B201C"/>
    <w:rsid w:val="000B22DC"/>
    <w:rsid w:val="000B45C2"/>
    <w:rsid w:val="000F51C6"/>
    <w:rsid w:val="001136DA"/>
    <w:rsid w:val="00117889"/>
    <w:rsid w:val="00124961"/>
    <w:rsid w:val="00141F1B"/>
    <w:rsid w:val="0014571F"/>
    <w:rsid w:val="0015133B"/>
    <w:rsid w:val="001526CE"/>
    <w:rsid w:val="00161891"/>
    <w:rsid w:val="001641C4"/>
    <w:rsid w:val="001643EB"/>
    <w:rsid w:val="00164982"/>
    <w:rsid w:val="001653ED"/>
    <w:rsid w:val="00174A87"/>
    <w:rsid w:val="001B4793"/>
    <w:rsid w:val="001B527F"/>
    <w:rsid w:val="001C0942"/>
    <w:rsid w:val="001C12B3"/>
    <w:rsid w:val="001C20EB"/>
    <w:rsid w:val="001F0C31"/>
    <w:rsid w:val="001F2190"/>
    <w:rsid w:val="001F30D4"/>
    <w:rsid w:val="00216A2F"/>
    <w:rsid w:val="00224F6E"/>
    <w:rsid w:val="00227F8F"/>
    <w:rsid w:val="0023039E"/>
    <w:rsid w:val="00232CB4"/>
    <w:rsid w:val="00257706"/>
    <w:rsid w:val="00262327"/>
    <w:rsid w:val="002756F7"/>
    <w:rsid w:val="00285E4B"/>
    <w:rsid w:val="00286E0C"/>
    <w:rsid w:val="00291E6D"/>
    <w:rsid w:val="00295A62"/>
    <w:rsid w:val="002C2D4A"/>
    <w:rsid w:val="002D4671"/>
    <w:rsid w:val="002D5FED"/>
    <w:rsid w:val="002E5605"/>
    <w:rsid w:val="002F1915"/>
    <w:rsid w:val="0030194F"/>
    <w:rsid w:val="00317E2A"/>
    <w:rsid w:val="003233BF"/>
    <w:rsid w:val="003331D8"/>
    <w:rsid w:val="00352AAF"/>
    <w:rsid w:val="00355DD9"/>
    <w:rsid w:val="00370F9D"/>
    <w:rsid w:val="003833F9"/>
    <w:rsid w:val="00383CCF"/>
    <w:rsid w:val="003A2080"/>
    <w:rsid w:val="003A6259"/>
    <w:rsid w:val="003B0D6F"/>
    <w:rsid w:val="003B1384"/>
    <w:rsid w:val="003B3084"/>
    <w:rsid w:val="003C7009"/>
    <w:rsid w:val="003C71F4"/>
    <w:rsid w:val="003C723D"/>
    <w:rsid w:val="003D2E3F"/>
    <w:rsid w:val="003F5DF0"/>
    <w:rsid w:val="0041421D"/>
    <w:rsid w:val="00414725"/>
    <w:rsid w:val="00424FF1"/>
    <w:rsid w:val="00427B86"/>
    <w:rsid w:val="0044085A"/>
    <w:rsid w:val="00453C74"/>
    <w:rsid w:val="0046221E"/>
    <w:rsid w:val="00463798"/>
    <w:rsid w:val="004758E0"/>
    <w:rsid w:val="00477DAB"/>
    <w:rsid w:val="004858D7"/>
    <w:rsid w:val="00493B54"/>
    <w:rsid w:val="00495F2B"/>
    <w:rsid w:val="0049685E"/>
    <w:rsid w:val="004B6AB8"/>
    <w:rsid w:val="004C572D"/>
    <w:rsid w:val="004C6D08"/>
    <w:rsid w:val="004D2CED"/>
    <w:rsid w:val="004E0CAD"/>
    <w:rsid w:val="004E5130"/>
    <w:rsid w:val="004F26A4"/>
    <w:rsid w:val="004F2CE6"/>
    <w:rsid w:val="004F2E0D"/>
    <w:rsid w:val="00500FA6"/>
    <w:rsid w:val="0050438F"/>
    <w:rsid w:val="00523E46"/>
    <w:rsid w:val="00523E5C"/>
    <w:rsid w:val="00527FB8"/>
    <w:rsid w:val="00531241"/>
    <w:rsid w:val="0053257C"/>
    <w:rsid w:val="00544796"/>
    <w:rsid w:val="00552478"/>
    <w:rsid w:val="0056070F"/>
    <w:rsid w:val="005713A1"/>
    <w:rsid w:val="00573167"/>
    <w:rsid w:val="00573E12"/>
    <w:rsid w:val="0058124E"/>
    <w:rsid w:val="0058511B"/>
    <w:rsid w:val="005964F3"/>
    <w:rsid w:val="005B6596"/>
    <w:rsid w:val="005C47A4"/>
    <w:rsid w:val="005E1417"/>
    <w:rsid w:val="005E28E6"/>
    <w:rsid w:val="005F1EC0"/>
    <w:rsid w:val="00603F26"/>
    <w:rsid w:val="00611A30"/>
    <w:rsid w:val="00611F1D"/>
    <w:rsid w:val="00613663"/>
    <w:rsid w:val="0061517B"/>
    <w:rsid w:val="00625C62"/>
    <w:rsid w:val="00635F7D"/>
    <w:rsid w:val="0063697D"/>
    <w:rsid w:val="0065250E"/>
    <w:rsid w:val="00662902"/>
    <w:rsid w:val="00663E03"/>
    <w:rsid w:val="00665AF1"/>
    <w:rsid w:val="00681582"/>
    <w:rsid w:val="00692034"/>
    <w:rsid w:val="00693331"/>
    <w:rsid w:val="006B04B3"/>
    <w:rsid w:val="006C04A9"/>
    <w:rsid w:val="006C094A"/>
    <w:rsid w:val="006C733B"/>
    <w:rsid w:val="006D68A8"/>
    <w:rsid w:val="006F4B20"/>
    <w:rsid w:val="00720322"/>
    <w:rsid w:val="00731453"/>
    <w:rsid w:val="0073181B"/>
    <w:rsid w:val="00742513"/>
    <w:rsid w:val="00755236"/>
    <w:rsid w:val="007648A1"/>
    <w:rsid w:val="00765E9B"/>
    <w:rsid w:val="0077125C"/>
    <w:rsid w:val="00774582"/>
    <w:rsid w:val="0077517B"/>
    <w:rsid w:val="00782569"/>
    <w:rsid w:val="00794D7A"/>
    <w:rsid w:val="0079622E"/>
    <w:rsid w:val="007B27A3"/>
    <w:rsid w:val="007B3565"/>
    <w:rsid w:val="007B3B04"/>
    <w:rsid w:val="007B49F0"/>
    <w:rsid w:val="007B5C78"/>
    <w:rsid w:val="007C3C79"/>
    <w:rsid w:val="007C672F"/>
    <w:rsid w:val="007E6533"/>
    <w:rsid w:val="007E7AE5"/>
    <w:rsid w:val="007F1F75"/>
    <w:rsid w:val="007F6E7D"/>
    <w:rsid w:val="008026BD"/>
    <w:rsid w:val="0080352C"/>
    <w:rsid w:val="00805A0D"/>
    <w:rsid w:val="0080609D"/>
    <w:rsid w:val="008415B5"/>
    <w:rsid w:val="00855660"/>
    <w:rsid w:val="00855781"/>
    <w:rsid w:val="008616D9"/>
    <w:rsid w:val="00886C79"/>
    <w:rsid w:val="008B2187"/>
    <w:rsid w:val="008B5179"/>
    <w:rsid w:val="008D5810"/>
    <w:rsid w:val="008E3963"/>
    <w:rsid w:val="008E4376"/>
    <w:rsid w:val="008E57D7"/>
    <w:rsid w:val="008E5D8B"/>
    <w:rsid w:val="00905097"/>
    <w:rsid w:val="00910575"/>
    <w:rsid w:val="00916E77"/>
    <w:rsid w:val="0092544D"/>
    <w:rsid w:val="00943E87"/>
    <w:rsid w:val="009465B2"/>
    <w:rsid w:val="00946617"/>
    <w:rsid w:val="009534CA"/>
    <w:rsid w:val="00956466"/>
    <w:rsid w:val="00963C27"/>
    <w:rsid w:val="00971C38"/>
    <w:rsid w:val="00974E5A"/>
    <w:rsid w:val="00984EBD"/>
    <w:rsid w:val="009905FD"/>
    <w:rsid w:val="009913F4"/>
    <w:rsid w:val="00996114"/>
    <w:rsid w:val="009A55FA"/>
    <w:rsid w:val="009A6CE9"/>
    <w:rsid w:val="009A7D46"/>
    <w:rsid w:val="009B486F"/>
    <w:rsid w:val="009B4B34"/>
    <w:rsid w:val="009C29A8"/>
    <w:rsid w:val="009D04E5"/>
    <w:rsid w:val="009D0A1D"/>
    <w:rsid w:val="009D690E"/>
    <w:rsid w:val="009E3FED"/>
    <w:rsid w:val="009E78E7"/>
    <w:rsid w:val="009F114B"/>
    <w:rsid w:val="00A011C6"/>
    <w:rsid w:val="00A1282F"/>
    <w:rsid w:val="00A1646A"/>
    <w:rsid w:val="00A36CDB"/>
    <w:rsid w:val="00A40377"/>
    <w:rsid w:val="00A4081C"/>
    <w:rsid w:val="00A44E1E"/>
    <w:rsid w:val="00A56DC4"/>
    <w:rsid w:val="00A840D4"/>
    <w:rsid w:val="00A8532B"/>
    <w:rsid w:val="00AD33A3"/>
    <w:rsid w:val="00AE09E9"/>
    <w:rsid w:val="00AE188E"/>
    <w:rsid w:val="00AE5E7A"/>
    <w:rsid w:val="00AF1CED"/>
    <w:rsid w:val="00AF43E6"/>
    <w:rsid w:val="00B01B7A"/>
    <w:rsid w:val="00B05307"/>
    <w:rsid w:val="00B368E5"/>
    <w:rsid w:val="00B40593"/>
    <w:rsid w:val="00B42AF0"/>
    <w:rsid w:val="00B505E6"/>
    <w:rsid w:val="00B52EEA"/>
    <w:rsid w:val="00B62AAA"/>
    <w:rsid w:val="00B708BE"/>
    <w:rsid w:val="00B750C1"/>
    <w:rsid w:val="00B83777"/>
    <w:rsid w:val="00B84027"/>
    <w:rsid w:val="00B91B7E"/>
    <w:rsid w:val="00BA257F"/>
    <w:rsid w:val="00BB11A7"/>
    <w:rsid w:val="00BB5D78"/>
    <w:rsid w:val="00BC2FE2"/>
    <w:rsid w:val="00BC57CF"/>
    <w:rsid w:val="00BE4948"/>
    <w:rsid w:val="00BF037D"/>
    <w:rsid w:val="00BF0ED6"/>
    <w:rsid w:val="00C03C00"/>
    <w:rsid w:val="00C13A6B"/>
    <w:rsid w:val="00C15211"/>
    <w:rsid w:val="00C44491"/>
    <w:rsid w:val="00C501AB"/>
    <w:rsid w:val="00C5561B"/>
    <w:rsid w:val="00C5618B"/>
    <w:rsid w:val="00C6183D"/>
    <w:rsid w:val="00C66457"/>
    <w:rsid w:val="00C915E8"/>
    <w:rsid w:val="00C95716"/>
    <w:rsid w:val="00CA4E19"/>
    <w:rsid w:val="00CA5D15"/>
    <w:rsid w:val="00CC5FE3"/>
    <w:rsid w:val="00CC631A"/>
    <w:rsid w:val="00CD07E4"/>
    <w:rsid w:val="00CD601D"/>
    <w:rsid w:val="00CD6595"/>
    <w:rsid w:val="00CE3592"/>
    <w:rsid w:val="00CF5F5E"/>
    <w:rsid w:val="00D15230"/>
    <w:rsid w:val="00D27F07"/>
    <w:rsid w:val="00D34C07"/>
    <w:rsid w:val="00D350DA"/>
    <w:rsid w:val="00D5734B"/>
    <w:rsid w:val="00D64CF7"/>
    <w:rsid w:val="00D66F58"/>
    <w:rsid w:val="00D67AF5"/>
    <w:rsid w:val="00D7409A"/>
    <w:rsid w:val="00D90466"/>
    <w:rsid w:val="00DA0E70"/>
    <w:rsid w:val="00DB3048"/>
    <w:rsid w:val="00DB689F"/>
    <w:rsid w:val="00DD328D"/>
    <w:rsid w:val="00DF19CB"/>
    <w:rsid w:val="00E02F61"/>
    <w:rsid w:val="00E06281"/>
    <w:rsid w:val="00E12114"/>
    <w:rsid w:val="00E222FD"/>
    <w:rsid w:val="00E343FD"/>
    <w:rsid w:val="00E42B16"/>
    <w:rsid w:val="00E55E1B"/>
    <w:rsid w:val="00E60897"/>
    <w:rsid w:val="00E67A00"/>
    <w:rsid w:val="00E67C3A"/>
    <w:rsid w:val="00E67FAE"/>
    <w:rsid w:val="00E96511"/>
    <w:rsid w:val="00E96C7F"/>
    <w:rsid w:val="00EA0C76"/>
    <w:rsid w:val="00EB06F6"/>
    <w:rsid w:val="00EB7DAC"/>
    <w:rsid w:val="00EC3D05"/>
    <w:rsid w:val="00EE2696"/>
    <w:rsid w:val="00EE2BC8"/>
    <w:rsid w:val="00EF0E0B"/>
    <w:rsid w:val="00EF42AF"/>
    <w:rsid w:val="00F0053C"/>
    <w:rsid w:val="00F123DF"/>
    <w:rsid w:val="00F36646"/>
    <w:rsid w:val="00F6523E"/>
    <w:rsid w:val="00F775DF"/>
    <w:rsid w:val="00F81F0C"/>
    <w:rsid w:val="00F84618"/>
    <w:rsid w:val="00F93BF0"/>
    <w:rsid w:val="00FC12D1"/>
    <w:rsid w:val="00FC294D"/>
    <w:rsid w:val="00FE0765"/>
    <w:rsid w:val="00FE6CA7"/>
    <w:rsid w:val="00FF0AF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67CDC9C"/>
  <w15:docId w15:val="{69028924-B969-4C92-A075-6C1777031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pPr>
      <w:widowControl w:val="0"/>
      <w:suppressAutoHyphens/>
    </w:pPr>
    <w:rPr>
      <w:rFonts w:eastAsia="Arial Unicode MS"/>
      <w:kern w:val="1"/>
      <w:sz w:val="24"/>
      <w:szCs w:val="24"/>
    </w:rPr>
  </w:style>
  <w:style w:type="paragraph" w:styleId="Kop1">
    <w:name w:val="heading 1"/>
    <w:basedOn w:val="Kop"/>
    <w:next w:val="Plattetekst"/>
    <w:qFormat/>
    <w:pPr>
      <w:outlineLvl w:val="0"/>
    </w:pPr>
    <w:rPr>
      <w:rFonts w:ascii="Times New Roman" w:eastAsia="Arial Unicode MS" w:hAnsi="Times New Roman"/>
      <w:b/>
      <w:bCs/>
      <w:sz w:val="48"/>
      <w:szCs w:val="48"/>
    </w:rPr>
  </w:style>
  <w:style w:type="paragraph" w:styleId="Kop2">
    <w:name w:val="heading 2"/>
    <w:basedOn w:val="Kop"/>
    <w:next w:val="Plattetekst"/>
    <w:qFormat/>
    <w:pPr>
      <w:outlineLvl w:val="1"/>
    </w:pPr>
    <w:rPr>
      <w:rFonts w:ascii="Times New Roman" w:eastAsia="Arial Unicode MS" w:hAnsi="Times New Roman"/>
      <w:b/>
      <w:bCs/>
      <w:sz w:val="36"/>
      <w:szCs w:val="36"/>
    </w:rPr>
  </w:style>
  <w:style w:type="paragraph" w:styleId="Kop3">
    <w:name w:val="heading 3"/>
    <w:basedOn w:val="Kop"/>
    <w:next w:val="Plattetekst"/>
    <w:link w:val="Kop3Char"/>
    <w:qFormat/>
    <w:pPr>
      <w:numPr>
        <w:ilvl w:val="2"/>
        <w:numId w:val="1"/>
      </w:numPr>
      <w:outlineLvl w:val="2"/>
    </w:pPr>
    <w:rPr>
      <w:rFonts w:eastAsia="Arial Unicode MS"/>
      <w:b/>
      <w:bCs/>
    </w:rPr>
  </w:style>
  <w:style w:type="paragraph" w:styleId="Kop4">
    <w:name w:val="heading 4"/>
    <w:basedOn w:val="Standaard"/>
    <w:next w:val="Standaard"/>
    <w:qFormat/>
    <w:rsid w:val="004858D7"/>
    <w:pPr>
      <w:keepNext/>
      <w:spacing w:before="240" w:after="60"/>
      <w:outlineLvl w:val="3"/>
    </w:pPr>
    <w:rPr>
      <w:b/>
      <w:bCs/>
      <w:sz w:val="28"/>
      <w:szCs w:val="2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uiPriority w:val="99"/>
    <w:rPr>
      <w:color w:val="000080"/>
      <w:u w:val="single"/>
    </w:rPr>
  </w:style>
  <w:style w:type="character" w:customStyle="1" w:styleId="Opsommingstekens">
    <w:name w:val="Opsommingstekens"/>
    <w:rPr>
      <w:rFonts w:ascii="OpenSymbol" w:eastAsia="OpenSymbol" w:hAnsi="OpenSymbol" w:cs="OpenSymbol"/>
    </w:rPr>
  </w:style>
  <w:style w:type="character" w:customStyle="1" w:styleId="Brontekst">
    <w:name w:val="Brontekst"/>
    <w:rPr>
      <w:rFonts w:ascii="Courier New" w:eastAsia="Courier New" w:hAnsi="Courier New" w:cs="Courier New"/>
    </w:rPr>
  </w:style>
  <w:style w:type="paragraph" w:customStyle="1" w:styleId="Kop">
    <w:name w:val="Kop"/>
    <w:basedOn w:val="Standaard"/>
    <w:next w:val="Plattetekst"/>
    <w:link w:val="KopChar"/>
    <w:pPr>
      <w:keepNext/>
      <w:spacing w:before="240" w:after="120"/>
    </w:pPr>
    <w:rPr>
      <w:rFonts w:ascii="Arial" w:eastAsia="MS Mincho" w:hAnsi="Arial" w:cs="Tahoma"/>
      <w:sz w:val="28"/>
      <w:szCs w:val="28"/>
    </w:rPr>
  </w:style>
  <w:style w:type="paragraph" w:styleId="Plattetekst">
    <w:name w:val="Body Text"/>
    <w:basedOn w:val="Standaard"/>
    <w:semiHidden/>
    <w:pPr>
      <w:spacing w:after="120"/>
    </w:pPr>
  </w:style>
  <w:style w:type="paragraph" w:styleId="Lijst">
    <w:name w:val="List"/>
    <w:basedOn w:val="Plattetekst"/>
    <w:semiHidden/>
    <w:rPr>
      <w:rFonts w:cs="Tahoma"/>
    </w:rPr>
  </w:style>
  <w:style w:type="paragraph" w:customStyle="1" w:styleId="Bijschrift1">
    <w:name w:val="Bijschrift1"/>
    <w:basedOn w:val="Standaard"/>
    <w:pPr>
      <w:suppressLineNumbers/>
      <w:spacing w:before="120" w:after="120"/>
    </w:pPr>
    <w:rPr>
      <w:rFonts w:cs="Tahoma"/>
      <w:i/>
      <w:iCs/>
    </w:rPr>
  </w:style>
  <w:style w:type="paragraph" w:customStyle="1" w:styleId="Index">
    <w:name w:val="Index"/>
    <w:basedOn w:val="Standaard"/>
    <w:pPr>
      <w:suppressLineNumbers/>
    </w:pPr>
    <w:rPr>
      <w:rFonts w:cs="Tahoma"/>
    </w:rPr>
  </w:style>
  <w:style w:type="paragraph" w:customStyle="1" w:styleId="Inhoudtabel">
    <w:name w:val="Inhoud tabel"/>
    <w:basedOn w:val="Standaard"/>
    <w:pPr>
      <w:suppressLineNumbers/>
    </w:pPr>
  </w:style>
  <w:style w:type="paragraph" w:customStyle="1" w:styleId="Tabelkop">
    <w:name w:val="Tabelkop"/>
    <w:basedOn w:val="Inhoudtabel"/>
    <w:pPr>
      <w:jc w:val="center"/>
    </w:pPr>
    <w:rPr>
      <w:b/>
      <w:bCs/>
    </w:rPr>
  </w:style>
  <w:style w:type="paragraph" w:customStyle="1" w:styleId="Reedsopgemaaktetekst">
    <w:name w:val="Reeds opgemaakte tekst"/>
    <w:basedOn w:val="Standaard"/>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9F114B"/>
    <w:rPr>
      <w:rFonts w:ascii="Tahoma" w:hAnsi="Tahoma"/>
      <w:sz w:val="16"/>
      <w:szCs w:val="16"/>
      <w:lang w:val="x-none"/>
    </w:rPr>
  </w:style>
  <w:style w:type="character" w:customStyle="1" w:styleId="BallontekstChar">
    <w:name w:val="Ballontekst Char"/>
    <w:link w:val="Ballontekst"/>
    <w:uiPriority w:val="99"/>
    <w:semiHidden/>
    <w:rsid w:val="009F114B"/>
    <w:rPr>
      <w:rFonts w:ascii="Tahoma" w:eastAsia="Arial Unicode MS" w:hAnsi="Tahoma" w:cs="Tahoma"/>
      <w:kern w:val="1"/>
      <w:sz w:val="16"/>
      <w:szCs w:val="16"/>
    </w:rPr>
  </w:style>
  <w:style w:type="paragraph" w:styleId="Koptekst">
    <w:name w:val="header"/>
    <w:basedOn w:val="Standaard"/>
    <w:rsid w:val="004C6D08"/>
    <w:pPr>
      <w:tabs>
        <w:tab w:val="center" w:pos="4536"/>
        <w:tab w:val="right" w:pos="9072"/>
      </w:tabs>
    </w:pPr>
  </w:style>
  <w:style w:type="paragraph" w:styleId="Voettekst">
    <w:name w:val="footer"/>
    <w:basedOn w:val="Standaard"/>
    <w:link w:val="VoettekstChar"/>
    <w:uiPriority w:val="99"/>
    <w:rsid w:val="004C6D08"/>
    <w:pPr>
      <w:tabs>
        <w:tab w:val="center" w:pos="4536"/>
        <w:tab w:val="right" w:pos="9072"/>
      </w:tabs>
    </w:pPr>
  </w:style>
  <w:style w:type="paragraph" w:styleId="Tekstzonderopmaak">
    <w:name w:val="Plain Text"/>
    <w:basedOn w:val="Standaard"/>
    <w:rsid w:val="00DB3048"/>
    <w:pPr>
      <w:widowControl/>
      <w:suppressAutoHyphens w:val="0"/>
    </w:pPr>
    <w:rPr>
      <w:rFonts w:ascii="Courier New" w:eastAsia="Times New Roman" w:hAnsi="Courier New" w:cs="Courier New"/>
      <w:kern w:val="0"/>
      <w:sz w:val="20"/>
      <w:szCs w:val="20"/>
    </w:rPr>
  </w:style>
  <w:style w:type="paragraph" w:styleId="Inhopg1">
    <w:name w:val="toc 1"/>
    <w:basedOn w:val="Standaard"/>
    <w:next w:val="Standaard"/>
    <w:autoRedefine/>
    <w:uiPriority w:val="39"/>
    <w:rsid w:val="004758E0"/>
    <w:rPr>
      <w:bCs/>
      <w:kern w:val="0"/>
    </w:rPr>
  </w:style>
  <w:style w:type="paragraph" w:styleId="Inhopg2">
    <w:name w:val="toc 2"/>
    <w:basedOn w:val="Standaard"/>
    <w:next w:val="Standaard"/>
    <w:autoRedefine/>
    <w:uiPriority w:val="39"/>
    <w:rsid w:val="004758E0"/>
    <w:pPr>
      <w:ind w:left="240"/>
    </w:pPr>
    <w:rPr>
      <w:kern w:val="0"/>
    </w:rPr>
  </w:style>
  <w:style w:type="paragraph" w:styleId="Inhopg3">
    <w:name w:val="toc 3"/>
    <w:basedOn w:val="Standaard"/>
    <w:next w:val="Standaard"/>
    <w:autoRedefine/>
    <w:uiPriority w:val="39"/>
    <w:rsid w:val="00F775DF"/>
    <w:pPr>
      <w:tabs>
        <w:tab w:val="left" w:pos="1440"/>
        <w:tab w:val="right" w:leader="dot" w:pos="9072"/>
      </w:tabs>
      <w:ind w:left="480"/>
    </w:pPr>
    <w:rPr>
      <w:iCs/>
      <w:szCs w:val="20"/>
    </w:rPr>
  </w:style>
  <w:style w:type="paragraph" w:styleId="Inhopg4">
    <w:name w:val="toc 4"/>
    <w:basedOn w:val="Standaard"/>
    <w:next w:val="Standaard"/>
    <w:autoRedefine/>
    <w:semiHidden/>
    <w:rsid w:val="004758E0"/>
    <w:pPr>
      <w:ind w:left="720"/>
    </w:pPr>
    <w:rPr>
      <w:szCs w:val="18"/>
    </w:rPr>
  </w:style>
  <w:style w:type="paragraph" w:styleId="Inhopg5">
    <w:name w:val="toc 5"/>
    <w:basedOn w:val="Standaard"/>
    <w:next w:val="Standaard"/>
    <w:autoRedefine/>
    <w:semiHidden/>
    <w:rsid w:val="007E6533"/>
    <w:pPr>
      <w:ind w:left="960"/>
    </w:pPr>
    <w:rPr>
      <w:sz w:val="18"/>
      <w:szCs w:val="18"/>
    </w:rPr>
  </w:style>
  <w:style w:type="paragraph" w:styleId="Inhopg6">
    <w:name w:val="toc 6"/>
    <w:basedOn w:val="Standaard"/>
    <w:next w:val="Standaard"/>
    <w:autoRedefine/>
    <w:semiHidden/>
    <w:rsid w:val="007E6533"/>
    <w:pPr>
      <w:ind w:left="1200"/>
    </w:pPr>
    <w:rPr>
      <w:sz w:val="18"/>
      <w:szCs w:val="18"/>
    </w:rPr>
  </w:style>
  <w:style w:type="paragraph" w:styleId="Inhopg7">
    <w:name w:val="toc 7"/>
    <w:basedOn w:val="Standaard"/>
    <w:next w:val="Standaard"/>
    <w:autoRedefine/>
    <w:semiHidden/>
    <w:rsid w:val="007E6533"/>
    <w:pPr>
      <w:ind w:left="1440"/>
    </w:pPr>
    <w:rPr>
      <w:sz w:val="18"/>
      <w:szCs w:val="18"/>
    </w:rPr>
  </w:style>
  <w:style w:type="paragraph" w:styleId="Inhopg8">
    <w:name w:val="toc 8"/>
    <w:basedOn w:val="Standaard"/>
    <w:next w:val="Standaard"/>
    <w:autoRedefine/>
    <w:semiHidden/>
    <w:rsid w:val="007E6533"/>
    <w:pPr>
      <w:ind w:left="1680"/>
    </w:pPr>
    <w:rPr>
      <w:sz w:val="18"/>
      <w:szCs w:val="18"/>
    </w:rPr>
  </w:style>
  <w:style w:type="paragraph" w:styleId="Inhopg9">
    <w:name w:val="toc 9"/>
    <w:basedOn w:val="Standaard"/>
    <w:next w:val="Standaard"/>
    <w:autoRedefine/>
    <w:semiHidden/>
    <w:rsid w:val="007E6533"/>
    <w:pPr>
      <w:ind w:left="1920"/>
    </w:pPr>
    <w:rPr>
      <w:sz w:val="18"/>
      <w:szCs w:val="18"/>
    </w:rPr>
  </w:style>
  <w:style w:type="table" w:styleId="Klassieketabel1">
    <w:name w:val="Table Classic 1"/>
    <w:basedOn w:val="Standaardtabel"/>
    <w:rsid w:val="00BA257F"/>
    <w:pPr>
      <w:widowControl w:val="0"/>
      <w:suppressAutoHyphens/>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voorafopgemaakt">
    <w:name w:val="HTML Preformatted"/>
    <w:basedOn w:val="Standaard"/>
    <w:rsid w:val="004B6A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en-US" w:eastAsia="en-US"/>
    </w:rPr>
  </w:style>
  <w:style w:type="paragraph" w:styleId="Bijschrift">
    <w:name w:val="caption"/>
    <w:basedOn w:val="Standaard"/>
    <w:next w:val="Standaard"/>
    <w:qFormat/>
    <w:rsid w:val="004B6AB8"/>
    <w:pPr>
      <w:widowControl/>
      <w:suppressAutoHyphens w:val="0"/>
    </w:pPr>
    <w:rPr>
      <w:rFonts w:eastAsia="Times New Roman"/>
      <w:b/>
      <w:bCs/>
      <w:kern w:val="0"/>
      <w:sz w:val="20"/>
      <w:szCs w:val="20"/>
      <w:lang w:val="en-US" w:eastAsia="en-US"/>
    </w:rPr>
  </w:style>
  <w:style w:type="character" w:customStyle="1" w:styleId="KopChar">
    <w:name w:val="Kop Char"/>
    <w:link w:val="Kop"/>
    <w:rsid w:val="001F30D4"/>
    <w:rPr>
      <w:rFonts w:ascii="Arial" w:eastAsia="MS Mincho" w:hAnsi="Arial" w:cs="Tahoma"/>
      <w:kern w:val="1"/>
      <w:sz w:val="28"/>
      <w:szCs w:val="28"/>
      <w:lang w:val="nl-NL" w:bidi="ar-SA"/>
    </w:rPr>
  </w:style>
  <w:style w:type="character" w:customStyle="1" w:styleId="Kop3Char">
    <w:name w:val="Kop 3 Char"/>
    <w:link w:val="Kop3"/>
    <w:rsid w:val="001F30D4"/>
    <w:rPr>
      <w:rFonts w:ascii="Arial" w:eastAsia="Arial Unicode MS" w:hAnsi="Arial" w:cs="Tahoma"/>
      <w:b/>
      <w:bCs/>
      <w:kern w:val="1"/>
      <w:sz w:val="28"/>
      <w:szCs w:val="28"/>
    </w:rPr>
  </w:style>
  <w:style w:type="character" w:styleId="Verwijzingopmerking">
    <w:name w:val="annotation reference"/>
    <w:uiPriority w:val="99"/>
    <w:semiHidden/>
    <w:unhideWhenUsed/>
    <w:rsid w:val="00F36646"/>
    <w:rPr>
      <w:sz w:val="16"/>
      <w:szCs w:val="16"/>
    </w:rPr>
  </w:style>
  <w:style w:type="paragraph" w:styleId="Tekstopmerking">
    <w:name w:val="annotation text"/>
    <w:basedOn w:val="Standaard"/>
    <w:link w:val="TekstopmerkingChar"/>
    <w:uiPriority w:val="99"/>
    <w:semiHidden/>
    <w:unhideWhenUsed/>
    <w:rsid w:val="00F36646"/>
    <w:rPr>
      <w:sz w:val="20"/>
      <w:szCs w:val="20"/>
      <w:lang w:val="x-none"/>
    </w:rPr>
  </w:style>
  <w:style w:type="character" w:customStyle="1" w:styleId="TekstopmerkingChar">
    <w:name w:val="Tekst opmerking Char"/>
    <w:link w:val="Tekstopmerking"/>
    <w:uiPriority w:val="99"/>
    <w:semiHidden/>
    <w:rsid w:val="00F36646"/>
    <w:rPr>
      <w:rFonts w:eastAsia="Arial Unicode MS"/>
      <w:kern w:val="1"/>
    </w:rPr>
  </w:style>
  <w:style w:type="paragraph" w:styleId="Onderwerpvanopmerking">
    <w:name w:val="annotation subject"/>
    <w:basedOn w:val="Tekstopmerking"/>
    <w:next w:val="Tekstopmerking"/>
    <w:link w:val="OnderwerpvanopmerkingChar"/>
    <w:uiPriority w:val="99"/>
    <w:semiHidden/>
    <w:unhideWhenUsed/>
    <w:rsid w:val="00F36646"/>
    <w:rPr>
      <w:b/>
      <w:bCs/>
    </w:rPr>
  </w:style>
  <w:style w:type="character" w:customStyle="1" w:styleId="OnderwerpvanopmerkingChar">
    <w:name w:val="Onderwerp van opmerking Char"/>
    <w:link w:val="Onderwerpvanopmerking"/>
    <w:uiPriority w:val="99"/>
    <w:semiHidden/>
    <w:rsid w:val="00F36646"/>
    <w:rPr>
      <w:rFonts w:eastAsia="Arial Unicode MS"/>
      <w:b/>
      <w:bCs/>
      <w:kern w:val="1"/>
    </w:rPr>
  </w:style>
  <w:style w:type="paragraph" w:styleId="Voetnoottekst">
    <w:name w:val="footnote text"/>
    <w:basedOn w:val="Standaard"/>
    <w:link w:val="VoetnoottekstChar"/>
    <w:uiPriority w:val="99"/>
    <w:semiHidden/>
    <w:unhideWhenUsed/>
    <w:rsid w:val="00500FA6"/>
    <w:rPr>
      <w:sz w:val="20"/>
      <w:szCs w:val="20"/>
      <w:lang w:val="x-none"/>
    </w:rPr>
  </w:style>
  <w:style w:type="character" w:customStyle="1" w:styleId="VoetnoottekstChar">
    <w:name w:val="Voetnoottekst Char"/>
    <w:link w:val="Voetnoottekst"/>
    <w:uiPriority w:val="99"/>
    <w:semiHidden/>
    <w:rsid w:val="00500FA6"/>
    <w:rPr>
      <w:rFonts w:eastAsia="Arial Unicode MS"/>
      <w:kern w:val="1"/>
    </w:rPr>
  </w:style>
  <w:style w:type="character" w:styleId="Voetnootmarkering">
    <w:name w:val="footnote reference"/>
    <w:uiPriority w:val="99"/>
    <w:semiHidden/>
    <w:unhideWhenUsed/>
    <w:rsid w:val="00500FA6"/>
    <w:rPr>
      <w:vertAlign w:val="superscript"/>
    </w:rPr>
  </w:style>
  <w:style w:type="character" w:customStyle="1" w:styleId="mw-headline">
    <w:name w:val="mw-headline"/>
    <w:basedOn w:val="Standaardalinea-lettertype"/>
    <w:rsid w:val="002E5605"/>
  </w:style>
  <w:style w:type="paragraph" w:styleId="Normaalweb">
    <w:name w:val="Normal (Web)"/>
    <w:basedOn w:val="Standaard"/>
    <w:rsid w:val="002E5605"/>
    <w:pPr>
      <w:widowControl/>
      <w:suppressAutoHyphens w:val="0"/>
      <w:spacing w:before="100" w:beforeAutospacing="1" w:after="100" w:afterAutospacing="1"/>
    </w:pPr>
    <w:rPr>
      <w:rFonts w:eastAsia="Times New Roman"/>
      <w:kern w:val="0"/>
    </w:rPr>
  </w:style>
  <w:style w:type="character" w:customStyle="1" w:styleId="VoettekstChar">
    <w:name w:val="Voettekst Char"/>
    <w:link w:val="Voettekst"/>
    <w:uiPriority w:val="99"/>
    <w:rsid w:val="003B0D6F"/>
    <w:rPr>
      <w:rFonts w:eastAsia="Arial Unicode MS"/>
      <w:kern w:val="1"/>
      <w:sz w:val="24"/>
      <w:szCs w:val="24"/>
    </w:rPr>
  </w:style>
  <w:style w:type="character" w:styleId="GevolgdeHyperlink">
    <w:name w:val="FollowedHyperlink"/>
    <w:uiPriority w:val="99"/>
    <w:semiHidden/>
    <w:unhideWhenUsed/>
    <w:rsid w:val="004F26A4"/>
    <w:rPr>
      <w:color w:val="800080"/>
      <w:u w:val="single"/>
    </w:rPr>
  </w:style>
  <w:style w:type="paragraph" w:styleId="Lijstalinea">
    <w:name w:val="List Paragraph"/>
    <w:basedOn w:val="Standaard"/>
    <w:uiPriority w:val="34"/>
    <w:qFormat/>
    <w:rsid w:val="00D34C07"/>
    <w:pPr>
      <w:ind w:left="720"/>
      <w:contextualSpacing/>
    </w:pPr>
  </w:style>
  <w:style w:type="character" w:styleId="Nadruk">
    <w:name w:val="Emphasis"/>
    <w:basedOn w:val="Standaardalinea-lettertype"/>
    <w:uiPriority w:val="20"/>
    <w:qFormat/>
    <w:rsid w:val="0041421D"/>
    <w:rPr>
      <w:i/>
      <w:iCs/>
    </w:rPr>
  </w:style>
  <w:style w:type="character" w:styleId="Zwaar">
    <w:name w:val="Strong"/>
    <w:basedOn w:val="Standaardalinea-lettertype"/>
    <w:uiPriority w:val="22"/>
    <w:qFormat/>
    <w:rsid w:val="00B053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2330285">
      <w:bodyDiv w:val="1"/>
      <w:marLeft w:val="0"/>
      <w:marRight w:val="0"/>
      <w:marTop w:val="0"/>
      <w:marBottom w:val="0"/>
      <w:divBdr>
        <w:top w:val="none" w:sz="0" w:space="0" w:color="auto"/>
        <w:left w:val="none" w:sz="0" w:space="0" w:color="auto"/>
        <w:bottom w:val="none" w:sz="0" w:space="0" w:color="auto"/>
        <w:right w:val="none" w:sz="0" w:space="0" w:color="auto"/>
      </w:divBdr>
      <w:divsChild>
        <w:div w:id="1325086712">
          <w:marLeft w:val="0"/>
          <w:marRight w:val="0"/>
          <w:marTop w:val="0"/>
          <w:marBottom w:val="0"/>
          <w:divBdr>
            <w:top w:val="none" w:sz="0" w:space="0" w:color="auto"/>
            <w:left w:val="none" w:sz="0" w:space="0" w:color="auto"/>
            <w:bottom w:val="none" w:sz="0" w:space="0" w:color="auto"/>
            <w:right w:val="none" w:sz="0" w:space="0" w:color="auto"/>
          </w:divBdr>
          <w:divsChild>
            <w:div w:id="1367753765">
              <w:marLeft w:val="-2928"/>
              <w:marRight w:val="0"/>
              <w:marTop w:val="0"/>
              <w:marBottom w:val="144"/>
              <w:divBdr>
                <w:top w:val="none" w:sz="0" w:space="0" w:color="auto"/>
                <w:left w:val="none" w:sz="0" w:space="0" w:color="auto"/>
                <w:bottom w:val="none" w:sz="0" w:space="0" w:color="auto"/>
                <w:right w:val="none" w:sz="0" w:space="0" w:color="auto"/>
              </w:divBdr>
              <w:divsChild>
                <w:div w:id="842743341">
                  <w:marLeft w:val="2928"/>
                  <w:marRight w:val="0"/>
                  <w:marTop w:val="672"/>
                  <w:marBottom w:val="0"/>
                  <w:divBdr>
                    <w:top w:val="single" w:sz="4" w:space="0" w:color="AAAAAA"/>
                    <w:left w:val="single" w:sz="4" w:space="0" w:color="AAAAAA"/>
                    <w:bottom w:val="single" w:sz="4" w:space="0" w:color="AAAAAA"/>
                    <w:right w:val="none" w:sz="0" w:space="0" w:color="auto"/>
                  </w:divBdr>
                  <w:divsChild>
                    <w:div w:id="71901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29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w3.org/TR/soap12-mtom/" TargetMode="External"/><Relationship Id="rId18" Type="http://schemas.openxmlformats.org/officeDocument/2006/relationships/image" Target="media/image8.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Microsoft_Visio_2003-2010_Drawing1.vsd"/><Relationship Id="rId7" Type="http://schemas.openxmlformats.org/officeDocument/2006/relationships/endnotes" Target="endnotes.xml"/><Relationship Id="rId12" Type="http://schemas.openxmlformats.org/officeDocument/2006/relationships/hyperlink" Target="https://visi.codeplex.com"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eativecommons.org/licenses/by-nc-sa/3.0/nl/" TargetMode="External"/><Relationship Id="rId24" Type="http://schemas.openxmlformats.org/officeDocument/2006/relationships/image" Target="media/image11.w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Microsoft_Visio_2003-2010_Drawing2.vsd"/><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oleObject" Target="embeddings/Microsoft_Visio_2003-2010_Drawing.vsd"/><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coinsweb.nl/visiwiki/index.php/Image:Vervanging.png" TargetMode="External"/><Relationship Id="rId22" Type="http://schemas.openxmlformats.org/officeDocument/2006/relationships/image" Target="media/image10.emf"/><Relationship Id="rId27" Type="http://schemas.openxmlformats.org/officeDocument/2006/relationships/image" Target="media/image14.png"/><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nl.wikipedia.org/wiki/Message_Transmission_Optimization_Mechanis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7A810-EB3A-4EAB-9393-6661CAC31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46</Pages>
  <Words>10943</Words>
  <Characters>67301</Characters>
  <Application>Microsoft Office Word</Application>
  <DocSecurity>0</DocSecurity>
  <Lines>1922</Lines>
  <Paragraphs>1241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TNO</Company>
  <LinksUpToDate>false</LinksUpToDate>
  <CharactersWithSpaces>77003</CharactersWithSpaces>
  <SharedDoc>false</SharedDoc>
  <HLinks>
    <vt:vector size="240" baseType="variant">
      <vt:variant>
        <vt:i4>7667761</vt:i4>
      </vt:variant>
      <vt:variant>
        <vt:i4>213</vt:i4>
      </vt:variant>
      <vt:variant>
        <vt:i4>0</vt:i4>
      </vt:variant>
      <vt:variant>
        <vt:i4>5</vt:i4>
      </vt:variant>
      <vt:variant>
        <vt:lpwstr>http://www.coinsweb.nl/visiwiki/index.php/Image:Vervanging.png</vt:lpwstr>
      </vt:variant>
      <vt:variant>
        <vt:lpwstr/>
      </vt:variant>
      <vt:variant>
        <vt:i4>4849695</vt:i4>
      </vt:variant>
      <vt:variant>
        <vt:i4>210</vt:i4>
      </vt:variant>
      <vt:variant>
        <vt:i4>0</vt:i4>
      </vt:variant>
      <vt:variant>
        <vt:i4>5</vt:i4>
      </vt:variant>
      <vt:variant>
        <vt:lpwstr>http://www.w3.org/TR/soap12-mtom/</vt:lpwstr>
      </vt:variant>
      <vt:variant>
        <vt:lpwstr/>
      </vt:variant>
      <vt:variant>
        <vt:i4>1310778</vt:i4>
      </vt:variant>
      <vt:variant>
        <vt:i4>203</vt:i4>
      </vt:variant>
      <vt:variant>
        <vt:i4>0</vt:i4>
      </vt:variant>
      <vt:variant>
        <vt:i4>5</vt:i4>
      </vt:variant>
      <vt:variant>
        <vt:lpwstr/>
      </vt:variant>
      <vt:variant>
        <vt:lpwstr>_Toc305586406</vt:lpwstr>
      </vt:variant>
      <vt:variant>
        <vt:i4>1310778</vt:i4>
      </vt:variant>
      <vt:variant>
        <vt:i4>197</vt:i4>
      </vt:variant>
      <vt:variant>
        <vt:i4>0</vt:i4>
      </vt:variant>
      <vt:variant>
        <vt:i4>5</vt:i4>
      </vt:variant>
      <vt:variant>
        <vt:lpwstr/>
      </vt:variant>
      <vt:variant>
        <vt:lpwstr>_Toc305586405</vt:lpwstr>
      </vt:variant>
      <vt:variant>
        <vt:i4>1310778</vt:i4>
      </vt:variant>
      <vt:variant>
        <vt:i4>191</vt:i4>
      </vt:variant>
      <vt:variant>
        <vt:i4>0</vt:i4>
      </vt:variant>
      <vt:variant>
        <vt:i4>5</vt:i4>
      </vt:variant>
      <vt:variant>
        <vt:lpwstr/>
      </vt:variant>
      <vt:variant>
        <vt:lpwstr>_Toc305586404</vt:lpwstr>
      </vt:variant>
      <vt:variant>
        <vt:i4>1310778</vt:i4>
      </vt:variant>
      <vt:variant>
        <vt:i4>185</vt:i4>
      </vt:variant>
      <vt:variant>
        <vt:i4>0</vt:i4>
      </vt:variant>
      <vt:variant>
        <vt:i4>5</vt:i4>
      </vt:variant>
      <vt:variant>
        <vt:lpwstr/>
      </vt:variant>
      <vt:variant>
        <vt:lpwstr>_Toc305586403</vt:lpwstr>
      </vt:variant>
      <vt:variant>
        <vt:i4>1310778</vt:i4>
      </vt:variant>
      <vt:variant>
        <vt:i4>179</vt:i4>
      </vt:variant>
      <vt:variant>
        <vt:i4>0</vt:i4>
      </vt:variant>
      <vt:variant>
        <vt:i4>5</vt:i4>
      </vt:variant>
      <vt:variant>
        <vt:lpwstr/>
      </vt:variant>
      <vt:variant>
        <vt:lpwstr>_Toc305586402</vt:lpwstr>
      </vt:variant>
      <vt:variant>
        <vt:i4>1310778</vt:i4>
      </vt:variant>
      <vt:variant>
        <vt:i4>173</vt:i4>
      </vt:variant>
      <vt:variant>
        <vt:i4>0</vt:i4>
      </vt:variant>
      <vt:variant>
        <vt:i4>5</vt:i4>
      </vt:variant>
      <vt:variant>
        <vt:lpwstr/>
      </vt:variant>
      <vt:variant>
        <vt:lpwstr>_Toc305586401</vt:lpwstr>
      </vt:variant>
      <vt:variant>
        <vt:i4>1310778</vt:i4>
      </vt:variant>
      <vt:variant>
        <vt:i4>167</vt:i4>
      </vt:variant>
      <vt:variant>
        <vt:i4>0</vt:i4>
      </vt:variant>
      <vt:variant>
        <vt:i4>5</vt:i4>
      </vt:variant>
      <vt:variant>
        <vt:lpwstr/>
      </vt:variant>
      <vt:variant>
        <vt:lpwstr>_Toc305586400</vt:lpwstr>
      </vt:variant>
      <vt:variant>
        <vt:i4>1900605</vt:i4>
      </vt:variant>
      <vt:variant>
        <vt:i4>161</vt:i4>
      </vt:variant>
      <vt:variant>
        <vt:i4>0</vt:i4>
      </vt:variant>
      <vt:variant>
        <vt:i4>5</vt:i4>
      </vt:variant>
      <vt:variant>
        <vt:lpwstr/>
      </vt:variant>
      <vt:variant>
        <vt:lpwstr>_Toc305586399</vt:lpwstr>
      </vt:variant>
      <vt:variant>
        <vt:i4>1900605</vt:i4>
      </vt:variant>
      <vt:variant>
        <vt:i4>155</vt:i4>
      </vt:variant>
      <vt:variant>
        <vt:i4>0</vt:i4>
      </vt:variant>
      <vt:variant>
        <vt:i4>5</vt:i4>
      </vt:variant>
      <vt:variant>
        <vt:lpwstr/>
      </vt:variant>
      <vt:variant>
        <vt:lpwstr>_Toc305586398</vt:lpwstr>
      </vt:variant>
      <vt:variant>
        <vt:i4>1900605</vt:i4>
      </vt:variant>
      <vt:variant>
        <vt:i4>149</vt:i4>
      </vt:variant>
      <vt:variant>
        <vt:i4>0</vt:i4>
      </vt:variant>
      <vt:variant>
        <vt:i4>5</vt:i4>
      </vt:variant>
      <vt:variant>
        <vt:lpwstr/>
      </vt:variant>
      <vt:variant>
        <vt:lpwstr>_Toc305586397</vt:lpwstr>
      </vt:variant>
      <vt:variant>
        <vt:i4>1900605</vt:i4>
      </vt:variant>
      <vt:variant>
        <vt:i4>143</vt:i4>
      </vt:variant>
      <vt:variant>
        <vt:i4>0</vt:i4>
      </vt:variant>
      <vt:variant>
        <vt:i4>5</vt:i4>
      </vt:variant>
      <vt:variant>
        <vt:lpwstr/>
      </vt:variant>
      <vt:variant>
        <vt:lpwstr>_Toc305586396</vt:lpwstr>
      </vt:variant>
      <vt:variant>
        <vt:i4>1900605</vt:i4>
      </vt:variant>
      <vt:variant>
        <vt:i4>137</vt:i4>
      </vt:variant>
      <vt:variant>
        <vt:i4>0</vt:i4>
      </vt:variant>
      <vt:variant>
        <vt:i4>5</vt:i4>
      </vt:variant>
      <vt:variant>
        <vt:lpwstr/>
      </vt:variant>
      <vt:variant>
        <vt:lpwstr>_Toc305586395</vt:lpwstr>
      </vt:variant>
      <vt:variant>
        <vt:i4>1900605</vt:i4>
      </vt:variant>
      <vt:variant>
        <vt:i4>131</vt:i4>
      </vt:variant>
      <vt:variant>
        <vt:i4>0</vt:i4>
      </vt:variant>
      <vt:variant>
        <vt:i4>5</vt:i4>
      </vt:variant>
      <vt:variant>
        <vt:lpwstr/>
      </vt:variant>
      <vt:variant>
        <vt:lpwstr>_Toc305586394</vt:lpwstr>
      </vt:variant>
      <vt:variant>
        <vt:i4>1900605</vt:i4>
      </vt:variant>
      <vt:variant>
        <vt:i4>125</vt:i4>
      </vt:variant>
      <vt:variant>
        <vt:i4>0</vt:i4>
      </vt:variant>
      <vt:variant>
        <vt:i4>5</vt:i4>
      </vt:variant>
      <vt:variant>
        <vt:lpwstr/>
      </vt:variant>
      <vt:variant>
        <vt:lpwstr>_Toc305586393</vt:lpwstr>
      </vt:variant>
      <vt:variant>
        <vt:i4>1900605</vt:i4>
      </vt:variant>
      <vt:variant>
        <vt:i4>119</vt:i4>
      </vt:variant>
      <vt:variant>
        <vt:i4>0</vt:i4>
      </vt:variant>
      <vt:variant>
        <vt:i4>5</vt:i4>
      </vt:variant>
      <vt:variant>
        <vt:lpwstr/>
      </vt:variant>
      <vt:variant>
        <vt:lpwstr>_Toc305586392</vt:lpwstr>
      </vt:variant>
      <vt:variant>
        <vt:i4>1900605</vt:i4>
      </vt:variant>
      <vt:variant>
        <vt:i4>113</vt:i4>
      </vt:variant>
      <vt:variant>
        <vt:i4>0</vt:i4>
      </vt:variant>
      <vt:variant>
        <vt:i4>5</vt:i4>
      </vt:variant>
      <vt:variant>
        <vt:lpwstr/>
      </vt:variant>
      <vt:variant>
        <vt:lpwstr>_Toc305586391</vt:lpwstr>
      </vt:variant>
      <vt:variant>
        <vt:i4>1900605</vt:i4>
      </vt:variant>
      <vt:variant>
        <vt:i4>107</vt:i4>
      </vt:variant>
      <vt:variant>
        <vt:i4>0</vt:i4>
      </vt:variant>
      <vt:variant>
        <vt:i4>5</vt:i4>
      </vt:variant>
      <vt:variant>
        <vt:lpwstr/>
      </vt:variant>
      <vt:variant>
        <vt:lpwstr>_Toc305586390</vt:lpwstr>
      </vt:variant>
      <vt:variant>
        <vt:i4>1835069</vt:i4>
      </vt:variant>
      <vt:variant>
        <vt:i4>101</vt:i4>
      </vt:variant>
      <vt:variant>
        <vt:i4>0</vt:i4>
      </vt:variant>
      <vt:variant>
        <vt:i4>5</vt:i4>
      </vt:variant>
      <vt:variant>
        <vt:lpwstr/>
      </vt:variant>
      <vt:variant>
        <vt:lpwstr>_Toc305586389</vt:lpwstr>
      </vt:variant>
      <vt:variant>
        <vt:i4>1835069</vt:i4>
      </vt:variant>
      <vt:variant>
        <vt:i4>95</vt:i4>
      </vt:variant>
      <vt:variant>
        <vt:i4>0</vt:i4>
      </vt:variant>
      <vt:variant>
        <vt:i4>5</vt:i4>
      </vt:variant>
      <vt:variant>
        <vt:lpwstr/>
      </vt:variant>
      <vt:variant>
        <vt:lpwstr>_Toc305586388</vt:lpwstr>
      </vt:variant>
      <vt:variant>
        <vt:i4>1835069</vt:i4>
      </vt:variant>
      <vt:variant>
        <vt:i4>89</vt:i4>
      </vt:variant>
      <vt:variant>
        <vt:i4>0</vt:i4>
      </vt:variant>
      <vt:variant>
        <vt:i4>5</vt:i4>
      </vt:variant>
      <vt:variant>
        <vt:lpwstr/>
      </vt:variant>
      <vt:variant>
        <vt:lpwstr>_Toc305586387</vt:lpwstr>
      </vt:variant>
      <vt:variant>
        <vt:i4>1835069</vt:i4>
      </vt:variant>
      <vt:variant>
        <vt:i4>83</vt:i4>
      </vt:variant>
      <vt:variant>
        <vt:i4>0</vt:i4>
      </vt:variant>
      <vt:variant>
        <vt:i4>5</vt:i4>
      </vt:variant>
      <vt:variant>
        <vt:lpwstr/>
      </vt:variant>
      <vt:variant>
        <vt:lpwstr>_Toc305586386</vt:lpwstr>
      </vt:variant>
      <vt:variant>
        <vt:i4>1835069</vt:i4>
      </vt:variant>
      <vt:variant>
        <vt:i4>77</vt:i4>
      </vt:variant>
      <vt:variant>
        <vt:i4>0</vt:i4>
      </vt:variant>
      <vt:variant>
        <vt:i4>5</vt:i4>
      </vt:variant>
      <vt:variant>
        <vt:lpwstr/>
      </vt:variant>
      <vt:variant>
        <vt:lpwstr>_Toc305586385</vt:lpwstr>
      </vt:variant>
      <vt:variant>
        <vt:i4>1835069</vt:i4>
      </vt:variant>
      <vt:variant>
        <vt:i4>71</vt:i4>
      </vt:variant>
      <vt:variant>
        <vt:i4>0</vt:i4>
      </vt:variant>
      <vt:variant>
        <vt:i4>5</vt:i4>
      </vt:variant>
      <vt:variant>
        <vt:lpwstr/>
      </vt:variant>
      <vt:variant>
        <vt:lpwstr>_Toc305586384</vt:lpwstr>
      </vt:variant>
      <vt:variant>
        <vt:i4>1835069</vt:i4>
      </vt:variant>
      <vt:variant>
        <vt:i4>65</vt:i4>
      </vt:variant>
      <vt:variant>
        <vt:i4>0</vt:i4>
      </vt:variant>
      <vt:variant>
        <vt:i4>5</vt:i4>
      </vt:variant>
      <vt:variant>
        <vt:lpwstr/>
      </vt:variant>
      <vt:variant>
        <vt:lpwstr>_Toc305586383</vt:lpwstr>
      </vt:variant>
      <vt:variant>
        <vt:i4>1835069</vt:i4>
      </vt:variant>
      <vt:variant>
        <vt:i4>59</vt:i4>
      </vt:variant>
      <vt:variant>
        <vt:i4>0</vt:i4>
      </vt:variant>
      <vt:variant>
        <vt:i4>5</vt:i4>
      </vt:variant>
      <vt:variant>
        <vt:lpwstr/>
      </vt:variant>
      <vt:variant>
        <vt:lpwstr>_Toc305586382</vt:lpwstr>
      </vt:variant>
      <vt:variant>
        <vt:i4>1835069</vt:i4>
      </vt:variant>
      <vt:variant>
        <vt:i4>53</vt:i4>
      </vt:variant>
      <vt:variant>
        <vt:i4>0</vt:i4>
      </vt:variant>
      <vt:variant>
        <vt:i4>5</vt:i4>
      </vt:variant>
      <vt:variant>
        <vt:lpwstr/>
      </vt:variant>
      <vt:variant>
        <vt:lpwstr>_Toc305586381</vt:lpwstr>
      </vt:variant>
      <vt:variant>
        <vt:i4>1835069</vt:i4>
      </vt:variant>
      <vt:variant>
        <vt:i4>47</vt:i4>
      </vt:variant>
      <vt:variant>
        <vt:i4>0</vt:i4>
      </vt:variant>
      <vt:variant>
        <vt:i4>5</vt:i4>
      </vt:variant>
      <vt:variant>
        <vt:lpwstr/>
      </vt:variant>
      <vt:variant>
        <vt:lpwstr>_Toc305586380</vt:lpwstr>
      </vt:variant>
      <vt:variant>
        <vt:i4>1245245</vt:i4>
      </vt:variant>
      <vt:variant>
        <vt:i4>41</vt:i4>
      </vt:variant>
      <vt:variant>
        <vt:i4>0</vt:i4>
      </vt:variant>
      <vt:variant>
        <vt:i4>5</vt:i4>
      </vt:variant>
      <vt:variant>
        <vt:lpwstr/>
      </vt:variant>
      <vt:variant>
        <vt:lpwstr>_Toc305586379</vt:lpwstr>
      </vt:variant>
      <vt:variant>
        <vt:i4>1245245</vt:i4>
      </vt:variant>
      <vt:variant>
        <vt:i4>35</vt:i4>
      </vt:variant>
      <vt:variant>
        <vt:i4>0</vt:i4>
      </vt:variant>
      <vt:variant>
        <vt:i4>5</vt:i4>
      </vt:variant>
      <vt:variant>
        <vt:lpwstr/>
      </vt:variant>
      <vt:variant>
        <vt:lpwstr>_Toc305586378</vt:lpwstr>
      </vt:variant>
      <vt:variant>
        <vt:i4>1245245</vt:i4>
      </vt:variant>
      <vt:variant>
        <vt:i4>29</vt:i4>
      </vt:variant>
      <vt:variant>
        <vt:i4>0</vt:i4>
      </vt:variant>
      <vt:variant>
        <vt:i4>5</vt:i4>
      </vt:variant>
      <vt:variant>
        <vt:lpwstr/>
      </vt:variant>
      <vt:variant>
        <vt:lpwstr>_Toc305586377</vt:lpwstr>
      </vt:variant>
      <vt:variant>
        <vt:i4>1245245</vt:i4>
      </vt:variant>
      <vt:variant>
        <vt:i4>23</vt:i4>
      </vt:variant>
      <vt:variant>
        <vt:i4>0</vt:i4>
      </vt:variant>
      <vt:variant>
        <vt:i4>5</vt:i4>
      </vt:variant>
      <vt:variant>
        <vt:lpwstr/>
      </vt:variant>
      <vt:variant>
        <vt:lpwstr>_Toc305586376</vt:lpwstr>
      </vt:variant>
      <vt:variant>
        <vt:i4>1245245</vt:i4>
      </vt:variant>
      <vt:variant>
        <vt:i4>17</vt:i4>
      </vt:variant>
      <vt:variant>
        <vt:i4>0</vt:i4>
      </vt:variant>
      <vt:variant>
        <vt:i4>5</vt:i4>
      </vt:variant>
      <vt:variant>
        <vt:lpwstr/>
      </vt:variant>
      <vt:variant>
        <vt:lpwstr>_Toc305586375</vt:lpwstr>
      </vt:variant>
      <vt:variant>
        <vt:i4>1245245</vt:i4>
      </vt:variant>
      <vt:variant>
        <vt:i4>11</vt:i4>
      </vt:variant>
      <vt:variant>
        <vt:i4>0</vt:i4>
      </vt:variant>
      <vt:variant>
        <vt:i4>5</vt:i4>
      </vt:variant>
      <vt:variant>
        <vt:lpwstr/>
      </vt:variant>
      <vt:variant>
        <vt:lpwstr>_Toc305586374</vt:lpwstr>
      </vt:variant>
      <vt:variant>
        <vt:i4>1245245</vt:i4>
      </vt:variant>
      <vt:variant>
        <vt:i4>5</vt:i4>
      </vt:variant>
      <vt:variant>
        <vt:i4>0</vt:i4>
      </vt:variant>
      <vt:variant>
        <vt:i4>5</vt:i4>
      </vt:variant>
      <vt:variant>
        <vt:lpwstr/>
      </vt:variant>
      <vt:variant>
        <vt:lpwstr>_Toc305586373</vt:lpwstr>
      </vt:variant>
      <vt:variant>
        <vt:i4>458776</vt:i4>
      </vt:variant>
      <vt:variant>
        <vt:i4>0</vt:i4>
      </vt:variant>
      <vt:variant>
        <vt:i4>0</vt:i4>
      </vt:variant>
      <vt:variant>
        <vt:i4>5</vt:i4>
      </vt:variant>
      <vt:variant>
        <vt:lpwstr>http://creativecommons.org/licenses/by-nc-sa/3.0/nl/</vt:lpwstr>
      </vt:variant>
      <vt:variant>
        <vt:lpwstr/>
      </vt:variant>
      <vt:variant>
        <vt:i4>4128836</vt:i4>
      </vt:variant>
      <vt:variant>
        <vt:i4>0</vt:i4>
      </vt:variant>
      <vt:variant>
        <vt:i4>0</vt:i4>
      </vt:variant>
      <vt:variant>
        <vt:i4>5</vt:i4>
      </vt:variant>
      <vt:variant>
        <vt:lpwstr>http://nl.wikipedia.org/wiki/Message_Transmission_Optimization_Mechanism</vt:lpwstr>
      </vt:variant>
      <vt:variant>
        <vt:lpwstr/>
      </vt:variant>
      <vt:variant>
        <vt:i4>4915271</vt:i4>
      </vt:variant>
      <vt:variant>
        <vt:i4>-1</vt:i4>
      </vt:variant>
      <vt:variant>
        <vt:i4>2049</vt:i4>
      </vt:variant>
      <vt:variant>
        <vt:i4>1</vt:i4>
      </vt:variant>
      <vt:variant>
        <vt:lpwstr>C:\Documents and Settings\100048\Local Settings\Temporary Internet Files\Content.MSO\9258BF21.gif</vt:lpwstr>
      </vt:variant>
      <vt:variant>
        <vt:lpwstr/>
      </vt:variant>
      <vt:variant>
        <vt:i4>4915271</vt:i4>
      </vt:variant>
      <vt:variant>
        <vt:i4>-1</vt:i4>
      </vt:variant>
      <vt:variant>
        <vt:i4>1027</vt:i4>
      </vt:variant>
      <vt:variant>
        <vt:i4>1</vt:i4>
      </vt:variant>
      <vt:variant>
        <vt:lpwstr>C:\Documents and Settings\100048\Local Settings\Temporary Internet Files\Content.MSO\9258BF21.gif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Werknemer</dc:creator>
  <cp:lastModifiedBy>Willems, P.H. (Peter)</cp:lastModifiedBy>
  <cp:revision>46</cp:revision>
  <cp:lastPrinted>2019-03-27T09:55:00Z</cp:lastPrinted>
  <dcterms:created xsi:type="dcterms:W3CDTF">2014-11-18T09:30:00Z</dcterms:created>
  <dcterms:modified xsi:type="dcterms:W3CDTF">2019-03-27T09:55:00Z</dcterms:modified>
</cp:coreProperties>
</file>