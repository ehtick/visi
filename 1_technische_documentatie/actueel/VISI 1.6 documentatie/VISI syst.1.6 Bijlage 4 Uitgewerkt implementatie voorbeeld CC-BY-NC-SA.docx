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95567" w14:textId="77777777" w:rsidR="00EA0C76" w:rsidRPr="00BB039F" w:rsidRDefault="00BB039F" w:rsidP="00EA0C76">
      <w:pPr>
        <w:rPr>
          <w:rFonts w:ascii="Corbel" w:hAnsi="Corbel"/>
          <w:sz w:val="22"/>
          <w:szCs w:val="22"/>
        </w:rPr>
      </w:pPr>
      <w:r w:rsidRPr="00BB039F">
        <w:rPr>
          <w:rFonts w:ascii="Corbel" w:hAnsi="Corbel"/>
          <w:b/>
          <w:i/>
          <w:noProof/>
          <w:sz w:val="32"/>
          <w:szCs w:val="32"/>
          <w:u w:val="single"/>
        </w:rPr>
        <w:drawing>
          <wp:anchor distT="0" distB="0" distL="114300" distR="114300" simplePos="0" relativeHeight="251660288" behindDoc="0" locked="0" layoutInCell="1" allowOverlap="1" wp14:anchorId="72B965BD" wp14:editId="72B965BE">
            <wp:simplePos x="0" y="0"/>
            <wp:positionH relativeFrom="column">
              <wp:posOffset>3246120</wp:posOffset>
            </wp:positionH>
            <wp:positionV relativeFrom="paragraph">
              <wp:posOffset>-287020</wp:posOffset>
            </wp:positionV>
            <wp:extent cx="2586990" cy="620395"/>
            <wp:effectExtent l="0" t="0" r="3810" b="825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6990" cy="620395"/>
                    </a:xfrm>
                    <a:prstGeom prst="rect">
                      <a:avLst/>
                    </a:prstGeom>
                  </pic:spPr>
                </pic:pic>
              </a:graphicData>
            </a:graphic>
            <wp14:sizeRelH relativeFrom="page">
              <wp14:pctWidth>0</wp14:pctWidth>
            </wp14:sizeRelH>
            <wp14:sizeRelV relativeFrom="page">
              <wp14:pctHeight>0</wp14:pctHeight>
            </wp14:sizeRelV>
          </wp:anchor>
        </w:drawing>
      </w:r>
    </w:p>
    <w:p w14:paraId="72B95568" w14:textId="77777777" w:rsidR="00EA0C76" w:rsidRPr="00BB039F" w:rsidRDefault="00EA0C76" w:rsidP="00EA0C76">
      <w:pPr>
        <w:rPr>
          <w:rFonts w:ascii="Corbel" w:hAnsi="Corbel"/>
          <w:sz w:val="22"/>
          <w:szCs w:val="22"/>
        </w:rPr>
      </w:pPr>
    </w:p>
    <w:p w14:paraId="72B95569" w14:textId="77777777" w:rsidR="00EA0C76" w:rsidRPr="00BB039F" w:rsidRDefault="00EA0C76" w:rsidP="00EA0C76">
      <w:pPr>
        <w:rPr>
          <w:rFonts w:ascii="Corbel" w:hAnsi="Corbel"/>
          <w:sz w:val="22"/>
          <w:szCs w:val="22"/>
        </w:rPr>
      </w:pPr>
    </w:p>
    <w:p w14:paraId="72B9556A" w14:textId="77777777" w:rsidR="00EA0C76" w:rsidRPr="00BB039F" w:rsidRDefault="00EA0C76" w:rsidP="00EA0C76">
      <w:pPr>
        <w:rPr>
          <w:rFonts w:ascii="Corbel" w:hAnsi="Corbel"/>
          <w:sz w:val="22"/>
          <w:szCs w:val="22"/>
        </w:rPr>
      </w:pPr>
    </w:p>
    <w:p w14:paraId="72B9556B" w14:textId="77777777" w:rsidR="00EA0C76" w:rsidRPr="00BB039F" w:rsidRDefault="00EA0C76" w:rsidP="00EA0C76">
      <w:pPr>
        <w:rPr>
          <w:rFonts w:ascii="Corbel" w:hAnsi="Corbel"/>
          <w:sz w:val="22"/>
          <w:szCs w:val="22"/>
        </w:rPr>
      </w:pPr>
    </w:p>
    <w:p w14:paraId="72B9556C" w14:textId="77777777" w:rsidR="00EA0C76" w:rsidRPr="00BB039F" w:rsidRDefault="00EA0C76" w:rsidP="00EA0C76">
      <w:pPr>
        <w:rPr>
          <w:rFonts w:ascii="Corbel" w:hAnsi="Corbel"/>
          <w:sz w:val="22"/>
          <w:szCs w:val="22"/>
        </w:rPr>
      </w:pPr>
    </w:p>
    <w:p w14:paraId="72B9556D" w14:textId="77777777" w:rsidR="00EA0C76" w:rsidRPr="00BB039F" w:rsidRDefault="00EA0C76" w:rsidP="00EA0C76">
      <w:pPr>
        <w:rPr>
          <w:rFonts w:ascii="Corbel" w:hAnsi="Corbel"/>
          <w:sz w:val="22"/>
          <w:szCs w:val="22"/>
        </w:rPr>
      </w:pPr>
    </w:p>
    <w:p w14:paraId="72B9556E" w14:textId="77777777" w:rsidR="00EA0C76" w:rsidRPr="00BB039F" w:rsidRDefault="00EA0C76" w:rsidP="00EA0C76">
      <w:pPr>
        <w:rPr>
          <w:rFonts w:ascii="Corbel" w:hAnsi="Corbel"/>
          <w:sz w:val="22"/>
          <w:szCs w:val="22"/>
        </w:rPr>
      </w:pPr>
    </w:p>
    <w:p w14:paraId="72B9556F" w14:textId="77777777" w:rsidR="00EA0C76" w:rsidRPr="00BB039F" w:rsidRDefault="00EA0C76" w:rsidP="00EA0C76">
      <w:pPr>
        <w:rPr>
          <w:rFonts w:ascii="Corbel" w:hAnsi="Corbel"/>
          <w:sz w:val="22"/>
          <w:szCs w:val="22"/>
        </w:rPr>
      </w:pPr>
    </w:p>
    <w:p w14:paraId="72B95570" w14:textId="77777777" w:rsidR="00EA0C76" w:rsidRPr="00BB039F" w:rsidRDefault="00EA0C76" w:rsidP="00EA0C76">
      <w:pPr>
        <w:rPr>
          <w:rFonts w:ascii="Corbel" w:hAnsi="Corbel"/>
          <w:sz w:val="22"/>
          <w:szCs w:val="22"/>
        </w:rPr>
      </w:pPr>
    </w:p>
    <w:p w14:paraId="72B95571" w14:textId="77777777" w:rsidR="00EA0C76" w:rsidRPr="00BB039F" w:rsidRDefault="00EA0C76" w:rsidP="00EA0C76">
      <w:pPr>
        <w:rPr>
          <w:rFonts w:ascii="Corbel" w:hAnsi="Corbel"/>
          <w:sz w:val="22"/>
          <w:szCs w:val="22"/>
        </w:rPr>
      </w:pPr>
    </w:p>
    <w:p w14:paraId="72B95572" w14:textId="77777777" w:rsidR="00EA0C76" w:rsidRPr="00BB039F" w:rsidRDefault="00EA0C76" w:rsidP="00EA0C76">
      <w:pPr>
        <w:rPr>
          <w:rFonts w:ascii="Corbel" w:hAnsi="Corbel"/>
          <w:sz w:val="22"/>
          <w:szCs w:val="22"/>
        </w:rPr>
      </w:pPr>
    </w:p>
    <w:p w14:paraId="72B95573" w14:textId="77777777" w:rsidR="00EA0C76" w:rsidRPr="00BB039F" w:rsidRDefault="00EA0C76" w:rsidP="00EA0C76">
      <w:pPr>
        <w:rPr>
          <w:rFonts w:ascii="Corbel" w:hAnsi="Corbel"/>
          <w:sz w:val="22"/>
          <w:szCs w:val="22"/>
        </w:rPr>
      </w:pPr>
    </w:p>
    <w:p w14:paraId="72B95574" w14:textId="77777777" w:rsidR="00EA0C76" w:rsidRPr="00BB039F" w:rsidRDefault="00EA0C76" w:rsidP="00EA0C76">
      <w:pPr>
        <w:rPr>
          <w:rFonts w:ascii="Corbel" w:hAnsi="Corbel"/>
          <w:sz w:val="22"/>
          <w:szCs w:val="22"/>
        </w:rPr>
      </w:pPr>
    </w:p>
    <w:p w14:paraId="72B95575" w14:textId="77777777" w:rsidR="00EA0C76" w:rsidRPr="00BB039F" w:rsidRDefault="00EA0C76" w:rsidP="00EA0C76">
      <w:pPr>
        <w:rPr>
          <w:rFonts w:ascii="Corbel" w:hAnsi="Corbel"/>
          <w:sz w:val="22"/>
          <w:szCs w:val="22"/>
        </w:rPr>
      </w:pPr>
    </w:p>
    <w:p w14:paraId="72B95576" w14:textId="77777777" w:rsidR="00EA0C76" w:rsidRPr="00BB039F" w:rsidRDefault="00EA0C76" w:rsidP="00EA0C76">
      <w:pPr>
        <w:rPr>
          <w:rFonts w:ascii="Corbel" w:hAnsi="Corbel"/>
          <w:sz w:val="22"/>
          <w:szCs w:val="22"/>
        </w:rPr>
      </w:pPr>
    </w:p>
    <w:p w14:paraId="72B95577" w14:textId="77777777" w:rsidR="00EA0C76" w:rsidRPr="00BB039F" w:rsidRDefault="00EA0C76" w:rsidP="00EA0C76">
      <w:pPr>
        <w:rPr>
          <w:rFonts w:ascii="Corbel" w:hAnsi="Corbel"/>
          <w:sz w:val="22"/>
          <w:szCs w:val="22"/>
        </w:rPr>
      </w:pPr>
    </w:p>
    <w:p w14:paraId="72B95578" w14:textId="77777777" w:rsidR="00EA0C76" w:rsidRPr="00BB039F" w:rsidRDefault="00EA0C76" w:rsidP="00EA0C76">
      <w:pPr>
        <w:rPr>
          <w:rFonts w:ascii="Corbel" w:hAnsi="Corbel"/>
          <w:sz w:val="22"/>
          <w:szCs w:val="22"/>
        </w:rPr>
      </w:pPr>
    </w:p>
    <w:p w14:paraId="72B95579" w14:textId="77777777" w:rsidR="00EB15B4" w:rsidRPr="00BB039F" w:rsidRDefault="00EB15B4" w:rsidP="00EB15B4">
      <w:pPr>
        <w:rPr>
          <w:rFonts w:ascii="Corbel" w:hAnsi="Corbel"/>
          <w:sz w:val="22"/>
          <w:szCs w:val="22"/>
        </w:rPr>
      </w:pPr>
    </w:p>
    <w:p w14:paraId="72B9557A" w14:textId="2E7DDA49" w:rsidR="00EB15B4" w:rsidRPr="00BB039F" w:rsidRDefault="00EB15B4" w:rsidP="00EB15B4">
      <w:pPr>
        <w:rPr>
          <w:rFonts w:ascii="Corbel" w:hAnsi="Corbel"/>
          <w:b/>
          <w:sz w:val="32"/>
          <w:szCs w:val="32"/>
        </w:rPr>
      </w:pPr>
      <w:r w:rsidRPr="00BB039F">
        <w:rPr>
          <w:rFonts w:ascii="Corbel" w:hAnsi="Corbel"/>
          <w:b/>
          <w:sz w:val="32"/>
          <w:szCs w:val="32"/>
        </w:rPr>
        <w:t>Leid</w:t>
      </w:r>
      <w:r w:rsidR="00C30AFF" w:rsidRPr="00BB039F">
        <w:rPr>
          <w:rFonts w:ascii="Corbel" w:hAnsi="Corbel"/>
          <w:b/>
          <w:sz w:val="32"/>
          <w:szCs w:val="32"/>
        </w:rPr>
        <w:t xml:space="preserve">raad VISI-systematiek versie 1.6 </w:t>
      </w:r>
      <w:del w:id="0" w:author="Willems, P.H. (Peter)" w:date="2019-03-26T12:04:00Z">
        <w:r w:rsidR="00C30AFF" w:rsidRPr="00BB039F" w:rsidDel="008D6994">
          <w:rPr>
            <w:rFonts w:ascii="Corbel" w:hAnsi="Corbel"/>
            <w:b/>
            <w:sz w:val="32"/>
            <w:szCs w:val="32"/>
            <w:highlight w:val="red"/>
          </w:rPr>
          <w:delText>&gt;&gt;&gt;nog actualiseren!!&lt;&lt;&lt;</w:delText>
        </w:r>
      </w:del>
    </w:p>
    <w:p w14:paraId="72B9557B" w14:textId="77777777" w:rsidR="002978D5" w:rsidRPr="00BB039F" w:rsidRDefault="002978D5" w:rsidP="00EB15B4">
      <w:pPr>
        <w:rPr>
          <w:rFonts w:ascii="Corbel" w:hAnsi="Corbel"/>
          <w:b/>
          <w:sz w:val="32"/>
          <w:szCs w:val="32"/>
        </w:rPr>
      </w:pPr>
    </w:p>
    <w:p w14:paraId="72B9557C" w14:textId="77777777" w:rsidR="00EB15B4" w:rsidRPr="00BB039F" w:rsidRDefault="00EB15B4" w:rsidP="002978D5">
      <w:pPr>
        <w:pBdr>
          <w:top w:val="single" w:sz="4" w:space="1" w:color="auto"/>
          <w:left w:val="single" w:sz="4" w:space="4" w:color="auto"/>
          <w:bottom w:val="single" w:sz="4" w:space="1" w:color="auto"/>
          <w:right w:val="single" w:sz="4" w:space="4" w:color="auto"/>
        </w:pBdr>
        <w:rPr>
          <w:rFonts w:ascii="Corbel" w:hAnsi="Corbel"/>
          <w:b/>
          <w:sz w:val="32"/>
          <w:szCs w:val="32"/>
        </w:rPr>
      </w:pPr>
      <w:r w:rsidRPr="00BB039F">
        <w:rPr>
          <w:rFonts w:ascii="Corbel" w:hAnsi="Corbel"/>
          <w:b/>
          <w:sz w:val="32"/>
          <w:szCs w:val="32"/>
        </w:rPr>
        <w:t>Bijlage 4</w:t>
      </w:r>
    </w:p>
    <w:p w14:paraId="72B9557D" w14:textId="77777777" w:rsidR="00EB15B4" w:rsidRPr="00BB039F" w:rsidRDefault="00EB15B4" w:rsidP="002978D5">
      <w:pPr>
        <w:pBdr>
          <w:top w:val="single" w:sz="4" w:space="1" w:color="auto"/>
          <w:left w:val="single" w:sz="4" w:space="4" w:color="auto"/>
          <w:bottom w:val="single" w:sz="4" w:space="1" w:color="auto"/>
          <w:right w:val="single" w:sz="4" w:space="4" w:color="auto"/>
        </w:pBdr>
        <w:rPr>
          <w:rFonts w:ascii="Corbel" w:hAnsi="Corbel"/>
          <w:b/>
          <w:sz w:val="32"/>
          <w:szCs w:val="32"/>
        </w:rPr>
      </w:pPr>
      <w:r w:rsidRPr="00BB039F">
        <w:rPr>
          <w:rFonts w:ascii="Corbel" w:hAnsi="Corbel"/>
          <w:b/>
          <w:sz w:val="32"/>
          <w:szCs w:val="32"/>
        </w:rPr>
        <w:t xml:space="preserve">Uitgewerkt voorbeeld van implementatie </w:t>
      </w:r>
      <w:r w:rsidR="00804900" w:rsidRPr="00BB039F">
        <w:rPr>
          <w:rFonts w:ascii="Corbel" w:hAnsi="Corbel"/>
          <w:b/>
          <w:sz w:val="32"/>
          <w:szCs w:val="32"/>
        </w:rPr>
        <w:t>v</w:t>
      </w:r>
      <w:r w:rsidRPr="00BB039F">
        <w:rPr>
          <w:rFonts w:ascii="Corbel" w:hAnsi="Corbel"/>
          <w:b/>
          <w:sz w:val="32"/>
          <w:szCs w:val="32"/>
        </w:rPr>
        <w:t>an VISI in software</w:t>
      </w:r>
    </w:p>
    <w:p w14:paraId="72B9557E" w14:textId="77777777" w:rsidR="00EB15B4" w:rsidRPr="00BB039F" w:rsidRDefault="00EB15B4" w:rsidP="00EB15B4">
      <w:pPr>
        <w:rPr>
          <w:rFonts w:ascii="Corbel" w:hAnsi="Corbel"/>
          <w:b/>
          <w:sz w:val="32"/>
          <w:szCs w:val="32"/>
        </w:rPr>
      </w:pPr>
    </w:p>
    <w:p w14:paraId="72B9557F" w14:textId="77777777" w:rsidR="00EB15B4" w:rsidRPr="00BB039F" w:rsidRDefault="00EB15B4" w:rsidP="00EB15B4">
      <w:pPr>
        <w:rPr>
          <w:rFonts w:ascii="Corbel" w:hAnsi="Corbel"/>
          <w:b/>
          <w:sz w:val="32"/>
          <w:szCs w:val="32"/>
        </w:rPr>
      </w:pPr>
      <w:r w:rsidRPr="00BB039F">
        <w:rPr>
          <w:rFonts w:ascii="Corbel" w:hAnsi="Corbel"/>
          <w:b/>
          <w:sz w:val="32"/>
          <w:szCs w:val="32"/>
        </w:rPr>
        <w:t>Informatief</w:t>
      </w:r>
    </w:p>
    <w:p w14:paraId="72B95580" w14:textId="77777777" w:rsidR="00EB15B4" w:rsidRPr="00BB039F" w:rsidRDefault="00EB15B4" w:rsidP="00EB15B4">
      <w:pPr>
        <w:rPr>
          <w:rFonts w:ascii="Corbel" w:hAnsi="Corbel"/>
          <w:b/>
          <w:sz w:val="32"/>
          <w:szCs w:val="32"/>
        </w:rPr>
      </w:pPr>
    </w:p>
    <w:p w14:paraId="72B95581" w14:textId="77777777" w:rsidR="00EB15B4" w:rsidRPr="00BB039F" w:rsidRDefault="00EB15B4" w:rsidP="00EB15B4">
      <w:pPr>
        <w:tabs>
          <w:tab w:val="left" w:pos="1701"/>
          <w:tab w:val="left" w:pos="4253"/>
        </w:tabs>
        <w:rPr>
          <w:rFonts w:ascii="Corbel" w:hAnsi="Corbel"/>
          <w:sz w:val="22"/>
          <w:szCs w:val="22"/>
        </w:rPr>
      </w:pPr>
    </w:p>
    <w:p w14:paraId="72B95582" w14:textId="77777777" w:rsidR="00EB15B4" w:rsidRPr="00BB039F" w:rsidRDefault="00EB15B4" w:rsidP="00EB15B4">
      <w:pPr>
        <w:tabs>
          <w:tab w:val="left" w:pos="1701"/>
          <w:tab w:val="left" w:pos="4253"/>
        </w:tabs>
        <w:rPr>
          <w:rFonts w:ascii="Corbel" w:hAnsi="Corbel"/>
          <w:sz w:val="22"/>
          <w:szCs w:val="22"/>
        </w:rPr>
      </w:pPr>
      <w:r w:rsidRPr="00BB039F">
        <w:rPr>
          <w:rFonts w:ascii="Corbel" w:hAnsi="Corbel"/>
          <w:sz w:val="22"/>
          <w:szCs w:val="22"/>
        </w:rPr>
        <w:t>Documentversie:</w:t>
      </w:r>
      <w:r w:rsidRPr="00BB039F">
        <w:rPr>
          <w:rFonts w:ascii="Corbel" w:hAnsi="Corbel"/>
          <w:sz w:val="22"/>
          <w:szCs w:val="22"/>
        </w:rPr>
        <w:tab/>
        <w:t>1.</w:t>
      </w:r>
      <w:r w:rsidR="00BB039F" w:rsidRPr="00BB039F">
        <w:rPr>
          <w:rFonts w:ascii="Corbel" w:hAnsi="Corbel"/>
          <w:sz w:val="22"/>
          <w:szCs w:val="22"/>
        </w:rPr>
        <w:t>2</w:t>
      </w:r>
    </w:p>
    <w:p w14:paraId="72B95583" w14:textId="2EE493B2" w:rsidR="00EB15B4" w:rsidRPr="00BB039F" w:rsidRDefault="00636455" w:rsidP="00EB15B4">
      <w:pPr>
        <w:tabs>
          <w:tab w:val="left" w:pos="1701"/>
          <w:tab w:val="left" w:pos="4253"/>
        </w:tabs>
        <w:rPr>
          <w:rFonts w:ascii="Corbel" w:hAnsi="Corbel"/>
          <w:sz w:val="22"/>
          <w:szCs w:val="22"/>
        </w:rPr>
      </w:pPr>
      <w:r w:rsidRPr="00BB039F">
        <w:rPr>
          <w:rFonts w:ascii="Corbel" w:hAnsi="Corbel"/>
          <w:sz w:val="22"/>
          <w:szCs w:val="22"/>
        </w:rPr>
        <w:t>Datum:</w:t>
      </w:r>
      <w:r w:rsidRPr="00BB039F">
        <w:rPr>
          <w:rFonts w:ascii="Corbel" w:hAnsi="Corbel"/>
          <w:sz w:val="22"/>
          <w:szCs w:val="22"/>
        </w:rPr>
        <w:tab/>
      </w:r>
      <w:del w:id="1" w:author="Willems, P.H. (Peter)" w:date="2019-03-26T12:04:00Z">
        <w:r w:rsidR="00BB039F" w:rsidRPr="00BB039F" w:rsidDel="008D6994">
          <w:rPr>
            <w:rFonts w:ascii="Corbel" w:hAnsi="Corbel"/>
            <w:sz w:val="22"/>
            <w:szCs w:val="22"/>
          </w:rPr>
          <w:delText>5 december 2016</w:delText>
        </w:r>
      </w:del>
      <w:ins w:id="2" w:author="Willems, P.H. (Peter)" w:date="2019-03-26T12:04:00Z">
        <w:r w:rsidR="008D6994">
          <w:rPr>
            <w:rFonts w:ascii="Corbel" w:hAnsi="Corbel"/>
            <w:sz w:val="22"/>
            <w:szCs w:val="22"/>
          </w:rPr>
          <w:t>april 2019</w:t>
        </w:r>
      </w:ins>
    </w:p>
    <w:p w14:paraId="72B95584" w14:textId="4AF3F361" w:rsidR="00EB15B4" w:rsidRPr="00BB039F" w:rsidRDefault="00EB15B4" w:rsidP="00EB15B4">
      <w:pPr>
        <w:tabs>
          <w:tab w:val="left" w:pos="1701"/>
          <w:tab w:val="left" w:pos="4253"/>
        </w:tabs>
        <w:rPr>
          <w:rFonts w:ascii="Corbel" w:hAnsi="Corbel"/>
          <w:sz w:val="22"/>
          <w:szCs w:val="22"/>
        </w:rPr>
      </w:pPr>
      <w:r w:rsidRPr="00BB039F">
        <w:rPr>
          <w:rFonts w:ascii="Corbel" w:hAnsi="Corbel"/>
          <w:sz w:val="22"/>
          <w:szCs w:val="22"/>
        </w:rPr>
        <w:t>Status:</w:t>
      </w:r>
      <w:r w:rsidRPr="00BB039F">
        <w:rPr>
          <w:rFonts w:ascii="Corbel" w:hAnsi="Corbel"/>
          <w:sz w:val="22"/>
          <w:szCs w:val="22"/>
        </w:rPr>
        <w:tab/>
      </w:r>
      <w:del w:id="3" w:author="Willems, P.H. (Peter)" w:date="2019-03-26T12:05:00Z">
        <w:r w:rsidR="00BB039F" w:rsidRPr="00BB039F" w:rsidDel="008D6994">
          <w:rPr>
            <w:rFonts w:ascii="Corbel" w:hAnsi="Corbel"/>
            <w:sz w:val="22"/>
            <w:szCs w:val="22"/>
          </w:rPr>
          <w:delText>Concept</w:delText>
        </w:r>
      </w:del>
      <w:ins w:id="4" w:author="Willems, P.H. (Peter)" w:date="2019-03-26T12:05:00Z">
        <w:r w:rsidR="008D6994">
          <w:rPr>
            <w:rFonts w:ascii="Corbel" w:hAnsi="Corbel"/>
            <w:sz w:val="22"/>
            <w:szCs w:val="22"/>
          </w:rPr>
          <w:t>Definitief</w:t>
        </w:r>
      </w:ins>
    </w:p>
    <w:p w14:paraId="72B95585" w14:textId="77777777" w:rsidR="00EB15B4" w:rsidRPr="00BB039F" w:rsidRDefault="00EB15B4" w:rsidP="00EB15B4">
      <w:pPr>
        <w:tabs>
          <w:tab w:val="right" w:pos="3969"/>
          <w:tab w:val="left" w:pos="4253"/>
        </w:tabs>
        <w:rPr>
          <w:rFonts w:ascii="Corbel" w:hAnsi="Corbel"/>
          <w:sz w:val="22"/>
          <w:szCs w:val="22"/>
        </w:rPr>
      </w:pPr>
    </w:p>
    <w:p w14:paraId="72B95586" w14:textId="77777777" w:rsidR="00EB15B4" w:rsidRPr="00BB039F" w:rsidRDefault="00EB15B4" w:rsidP="00EB15B4">
      <w:pPr>
        <w:tabs>
          <w:tab w:val="right" w:pos="3969"/>
          <w:tab w:val="left" w:pos="4253"/>
        </w:tabs>
        <w:rPr>
          <w:rFonts w:ascii="Corbel" w:hAnsi="Corbel"/>
          <w:sz w:val="22"/>
          <w:szCs w:val="22"/>
        </w:rPr>
      </w:pPr>
    </w:p>
    <w:p w14:paraId="72B95587" w14:textId="77777777" w:rsidR="00EB15B4" w:rsidRPr="00BB039F" w:rsidRDefault="00EB15B4" w:rsidP="00EB15B4">
      <w:pPr>
        <w:tabs>
          <w:tab w:val="left" w:pos="3402"/>
          <w:tab w:val="left" w:pos="4253"/>
        </w:tabs>
        <w:rPr>
          <w:rFonts w:ascii="Corbel" w:hAnsi="Corbel"/>
          <w:sz w:val="22"/>
          <w:szCs w:val="22"/>
        </w:rPr>
      </w:pPr>
    </w:p>
    <w:p w14:paraId="72B95588" w14:textId="77777777" w:rsidR="00EB15B4" w:rsidRPr="00BB039F" w:rsidRDefault="00EB15B4" w:rsidP="00EB15B4">
      <w:pPr>
        <w:rPr>
          <w:rFonts w:ascii="Corbel" w:hAnsi="Corbel"/>
          <w:sz w:val="22"/>
          <w:szCs w:val="22"/>
        </w:rPr>
        <w:sectPr w:rsidR="00EB15B4" w:rsidRPr="00BB039F" w:rsidSect="00EA0C76">
          <w:footerReference w:type="default" r:id="rId8"/>
          <w:type w:val="continuous"/>
          <w:pgSz w:w="11906" w:h="16838"/>
          <w:pgMar w:top="1702" w:right="1133" w:bottom="1417" w:left="1701" w:header="708" w:footer="708" w:gutter="0"/>
          <w:cols w:space="708"/>
          <w:docGrid w:linePitch="360"/>
        </w:sectPr>
      </w:pPr>
    </w:p>
    <w:p w14:paraId="72B95589" w14:textId="77777777" w:rsidR="00EB15B4" w:rsidRPr="00BB039F" w:rsidRDefault="00EB15B4" w:rsidP="00EB15B4">
      <w:pPr>
        <w:rPr>
          <w:rFonts w:ascii="Corbel" w:hAnsi="Corbel"/>
          <w:sz w:val="22"/>
          <w:szCs w:val="22"/>
        </w:rPr>
      </w:pPr>
    </w:p>
    <w:p w14:paraId="72B9558A" w14:textId="77777777" w:rsidR="00EB15B4" w:rsidRPr="00BB039F" w:rsidRDefault="00EB15B4" w:rsidP="00EB15B4">
      <w:pPr>
        <w:rPr>
          <w:rFonts w:ascii="Corbel" w:hAnsi="Corbel"/>
          <w:sz w:val="22"/>
          <w:szCs w:val="22"/>
        </w:rPr>
      </w:pPr>
    </w:p>
    <w:p w14:paraId="72B9558B" w14:textId="77777777" w:rsidR="00EB15B4" w:rsidRPr="00BB039F" w:rsidRDefault="00EB15B4" w:rsidP="00EB15B4">
      <w:pPr>
        <w:rPr>
          <w:rFonts w:ascii="Corbel" w:hAnsi="Corbel"/>
          <w:sz w:val="22"/>
          <w:szCs w:val="22"/>
        </w:rPr>
      </w:pPr>
    </w:p>
    <w:p w14:paraId="72B9558C" w14:textId="77777777" w:rsidR="00EB15B4" w:rsidRPr="00BB039F" w:rsidRDefault="00EB15B4" w:rsidP="00EB15B4">
      <w:pPr>
        <w:rPr>
          <w:rFonts w:ascii="Corbel" w:hAnsi="Corbel"/>
          <w:sz w:val="22"/>
          <w:szCs w:val="22"/>
        </w:rPr>
      </w:pPr>
    </w:p>
    <w:p w14:paraId="72B9558D" w14:textId="77777777" w:rsidR="00EA0C76" w:rsidRPr="00BB039F" w:rsidRDefault="00EA0C76" w:rsidP="00EA0C76">
      <w:pPr>
        <w:rPr>
          <w:rFonts w:ascii="Corbel" w:hAnsi="Corbel"/>
          <w:sz w:val="22"/>
          <w:szCs w:val="22"/>
        </w:rPr>
      </w:pPr>
    </w:p>
    <w:p w14:paraId="72B9558E" w14:textId="77777777" w:rsidR="00EA0C76" w:rsidRPr="00BB039F" w:rsidRDefault="00EA0C76" w:rsidP="00EA0C76">
      <w:pPr>
        <w:rPr>
          <w:rFonts w:ascii="Corbel" w:hAnsi="Corbel"/>
          <w:sz w:val="22"/>
          <w:szCs w:val="22"/>
        </w:rPr>
      </w:pPr>
    </w:p>
    <w:p w14:paraId="72B9558F" w14:textId="77777777" w:rsidR="00EA0C76" w:rsidRPr="00BB039F" w:rsidRDefault="00EA0C76" w:rsidP="00EA0C76">
      <w:pPr>
        <w:rPr>
          <w:rFonts w:ascii="Corbel" w:hAnsi="Corbel"/>
          <w:sz w:val="22"/>
          <w:szCs w:val="22"/>
        </w:rPr>
      </w:pPr>
    </w:p>
    <w:p w14:paraId="72B95590" w14:textId="77777777" w:rsidR="00EA0C76" w:rsidRPr="00BB039F" w:rsidRDefault="00EA0C76" w:rsidP="00EA0C76">
      <w:pPr>
        <w:rPr>
          <w:rFonts w:ascii="Corbel" w:hAnsi="Corbel"/>
          <w:sz w:val="22"/>
          <w:szCs w:val="22"/>
        </w:rPr>
      </w:pPr>
    </w:p>
    <w:p w14:paraId="72B95591" w14:textId="77777777" w:rsidR="00EA0C76" w:rsidRPr="00BB039F" w:rsidRDefault="00EA0C76" w:rsidP="00EA0C76">
      <w:pPr>
        <w:rPr>
          <w:rFonts w:ascii="Corbel" w:hAnsi="Corbel"/>
          <w:sz w:val="22"/>
          <w:szCs w:val="22"/>
        </w:rPr>
      </w:pPr>
    </w:p>
    <w:p w14:paraId="72B95592" w14:textId="77777777" w:rsidR="00EA0C76" w:rsidRPr="00BB039F" w:rsidRDefault="00EA0C76" w:rsidP="00EA0C76">
      <w:pPr>
        <w:rPr>
          <w:rFonts w:ascii="Corbel" w:hAnsi="Corbel"/>
          <w:sz w:val="22"/>
          <w:szCs w:val="22"/>
        </w:rPr>
      </w:pPr>
    </w:p>
    <w:p w14:paraId="72B95593" w14:textId="77777777" w:rsidR="00EA0C76" w:rsidRPr="00BB039F" w:rsidRDefault="00EA0C76" w:rsidP="00EA0C76">
      <w:pPr>
        <w:rPr>
          <w:rFonts w:ascii="Corbel" w:hAnsi="Corbel"/>
          <w:sz w:val="22"/>
          <w:szCs w:val="22"/>
        </w:rPr>
      </w:pPr>
    </w:p>
    <w:p w14:paraId="72B95594" w14:textId="77777777" w:rsidR="00EA0C76" w:rsidRPr="00BB039F" w:rsidRDefault="00EA0C76" w:rsidP="00EA0C76">
      <w:pPr>
        <w:rPr>
          <w:rFonts w:ascii="Corbel" w:hAnsi="Corbel"/>
          <w:sz w:val="22"/>
          <w:szCs w:val="22"/>
        </w:rPr>
      </w:pPr>
    </w:p>
    <w:p w14:paraId="72B95595" w14:textId="77777777" w:rsidR="00D90007" w:rsidRPr="00BB039F" w:rsidRDefault="00D90007" w:rsidP="00EA0C76">
      <w:pPr>
        <w:rPr>
          <w:rFonts w:ascii="Corbel" w:hAnsi="Corbel"/>
          <w:sz w:val="22"/>
          <w:szCs w:val="22"/>
        </w:rPr>
      </w:pPr>
    </w:p>
    <w:p w14:paraId="72B95596" w14:textId="77777777" w:rsidR="00D90007" w:rsidRPr="00BB039F" w:rsidRDefault="00D90007" w:rsidP="00EA0C76">
      <w:pPr>
        <w:rPr>
          <w:rFonts w:ascii="Corbel" w:hAnsi="Corbel"/>
          <w:sz w:val="22"/>
          <w:szCs w:val="22"/>
        </w:rPr>
      </w:pPr>
    </w:p>
    <w:p w14:paraId="72B95597" w14:textId="77777777" w:rsidR="00D90007" w:rsidRPr="00BB039F" w:rsidRDefault="00D90007" w:rsidP="00EA0C76">
      <w:pPr>
        <w:rPr>
          <w:rFonts w:ascii="Corbel" w:hAnsi="Corbel"/>
          <w:sz w:val="22"/>
          <w:szCs w:val="22"/>
        </w:rPr>
      </w:pPr>
    </w:p>
    <w:p w14:paraId="72B95598" w14:textId="77777777" w:rsidR="00D90007" w:rsidRPr="00BB039F" w:rsidRDefault="00D90007" w:rsidP="00EA0C76">
      <w:pPr>
        <w:rPr>
          <w:rFonts w:ascii="Corbel" w:hAnsi="Corbel"/>
          <w:sz w:val="22"/>
          <w:szCs w:val="22"/>
        </w:rPr>
      </w:pPr>
    </w:p>
    <w:p w14:paraId="72B95599" w14:textId="77777777" w:rsidR="00D90007" w:rsidRPr="00BB039F" w:rsidRDefault="00D90007" w:rsidP="00EA0C76">
      <w:pPr>
        <w:rPr>
          <w:rFonts w:ascii="Corbel" w:hAnsi="Corbel"/>
          <w:sz w:val="22"/>
          <w:szCs w:val="22"/>
        </w:rPr>
      </w:pPr>
    </w:p>
    <w:p w14:paraId="72B9559A" w14:textId="77777777" w:rsidR="00EA0C76" w:rsidRPr="00BB039F" w:rsidRDefault="00EA0C76" w:rsidP="00EA0C76">
      <w:pPr>
        <w:rPr>
          <w:rFonts w:ascii="Corbel" w:hAnsi="Corbel"/>
          <w:sz w:val="22"/>
          <w:szCs w:val="22"/>
        </w:rPr>
      </w:pPr>
    </w:p>
    <w:p w14:paraId="72B9559B" w14:textId="77777777" w:rsidR="00EA0C76" w:rsidRPr="00BB039F" w:rsidRDefault="00EA0C76" w:rsidP="00EA0C76">
      <w:pPr>
        <w:rPr>
          <w:rFonts w:ascii="Corbel" w:hAnsi="Corbel"/>
          <w:sz w:val="22"/>
          <w:szCs w:val="22"/>
        </w:rPr>
      </w:pPr>
    </w:p>
    <w:p w14:paraId="72B9559C" w14:textId="77777777" w:rsidR="00EA0C76" w:rsidRPr="00BB039F" w:rsidRDefault="00EA0C76" w:rsidP="00EA0C76">
      <w:pPr>
        <w:rPr>
          <w:rFonts w:ascii="Corbel" w:hAnsi="Corbel"/>
          <w:sz w:val="22"/>
          <w:szCs w:val="22"/>
        </w:rPr>
      </w:pPr>
    </w:p>
    <w:p w14:paraId="72B9559D" w14:textId="77777777" w:rsidR="00EA0C76" w:rsidRPr="00BB039F" w:rsidRDefault="00EA0C76" w:rsidP="00EA0C76">
      <w:pPr>
        <w:rPr>
          <w:rFonts w:ascii="Corbel" w:hAnsi="Corbel"/>
          <w:sz w:val="22"/>
          <w:szCs w:val="22"/>
        </w:rPr>
      </w:pPr>
    </w:p>
    <w:p w14:paraId="72B9559E" w14:textId="77777777" w:rsidR="00EA0C76" w:rsidRPr="00BB039F" w:rsidRDefault="00EA0C76" w:rsidP="00EA0C76">
      <w:pPr>
        <w:rPr>
          <w:rFonts w:ascii="Corbel" w:hAnsi="Corbel"/>
          <w:sz w:val="22"/>
          <w:szCs w:val="22"/>
        </w:rPr>
      </w:pPr>
    </w:p>
    <w:p w14:paraId="72B9559F" w14:textId="77777777" w:rsidR="00687085" w:rsidRPr="00BB039F" w:rsidRDefault="00687085" w:rsidP="00EA0C76">
      <w:pPr>
        <w:rPr>
          <w:rFonts w:ascii="Corbel" w:hAnsi="Corbel"/>
          <w:sz w:val="22"/>
          <w:szCs w:val="22"/>
        </w:rPr>
      </w:pPr>
    </w:p>
    <w:p w14:paraId="72B955A0" w14:textId="77777777" w:rsidR="00687085" w:rsidRPr="00BB039F" w:rsidRDefault="00687085" w:rsidP="00EA0C76">
      <w:pPr>
        <w:rPr>
          <w:rFonts w:ascii="Corbel" w:hAnsi="Corbel"/>
          <w:sz w:val="22"/>
          <w:szCs w:val="22"/>
        </w:rPr>
      </w:pPr>
    </w:p>
    <w:p w14:paraId="72B955A1" w14:textId="77777777" w:rsidR="00687085" w:rsidRPr="00BB039F" w:rsidRDefault="00687085" w:rsidP="00EA0C76">
      <w:pPr>
        <w:rPr>
          <w:rFonts w:ascii="Corbel" w:hAnsi="Corbel"/>
          <w:sz w:val="22"/>
          <w:szCs w:val="22"/>
        </w:rPr>
      </w:pPr>
    </w:p>
    <w:p w14:paraId="72B955A2" w14:textId="77777777" w:rsidR="00687085" w:rsidRPr="00BB039F" w:rsidRDefault="00687085" w:rsidP="00EA0C76">
      <w:pPr>
        <w:rPr>
          <w:rFonts w:ascii="Corbel" w:hAnsi="Corbel"/>
          <w:sz w:val="22"/>
          <w:szCs w:val="22"/>
        </w:rPr>
      </w:pPr>
    </w:p>
    <w:p w14:paraId="72B955A3" w14:textId="77777777" w:rsidR="00687085" w:rsidRPr="00BB039F" w:rsidRDefault="00687085" w:rsidP="00EA0C76">
      <w:pPr>
        <w:rPr>
          <w:rFonts w:ascii="Corbel" w:hAnsi="Corbel"/>
          <w:sz w:val="22"/>
          <w:szCs w:val="22"/>
        </w:rPr>
      </w:pPr>
    </w:p>
    <w:p w14:paraId="72B955A4" w14:textId="77777777" w:rsidR="00687085" w:rsidRPr="00BB039F" w:rsidRDefault="00687085" w:rsidP="00EA0C76">
      <w:pPr>
        <w:rPr>
          <w:rFonts w:ascii="Corbel" w:hAnsi="Corbel"/>
          <w:sz w:val="22"/>
          <w:szCs w:val="22"/>
        </w:rPr>
      </w:pPr>
    </w:p>
    <w:p w14:paraId="72B955A5" w14:textId="77777777" w:rsidR="00687085" w:rsidRPr="00BB039F" w:rsidRDefault="00687085" w:rsidP="00EA0C76">
      <w:pPr>
        <w:rPr>
          <w:rFonts w:ascii="Corbel" w:hAnsi="Corbel"/>
          <w:sz w:val="22"/>
          <w:szCs w:val="22"/>
        </w:rPr>
      </w:pPr>
    </w:p>
    <w:p w14:paraId="72B955A6" w14:textId="77777777" w:rsidR="00687085" w:rsidRPr="00BB039F" w:rsidRDefault="00687085" w:rsidP="00EA0C76">
      <w:pPr>
        <w:rPr>
          <w:rFonts w:ascii="Corbel" w:hAnsi="Corbel"/>
          <w:sz w:val="22"/>
          <w:szCs w:val="22"/>
        </w:rPr>
      </w:pPr>
    </w:p>
    <w:p w14:paraId="72B955A7" w14:textId="77777777" w:rsidR="00687085" w:rsidRPr="00BB039F" w:rsidRDefault="00687085" w:rsidP="00EA0C76">
      <w:pPr>
        <w:rPr>
          <w:rFonts w:ascii="Corbel" w:hAnsi="Corbel"/>
          <w:sz w:val="22"/>
          <w:szCs w:val="22"/>
        </w:rPr>
      </w:pPr>
    </w:p>
    <w:p w14:paraId="72B955A8" w14:textId="77777777" w:rsidR="00687085" w:rsidRPr="00BB039F" w:rsidRDefault="00687085" w:rsidP="00EA0C76">
      <w:pPr>
        <w:rPr>
          <w:rFonts w:ascii="Corbel" w:hAnsi="Corbel"/>
          <w:sz w:val="22"/>
          <w:szCs w:val="22"/>
        </w:rPr>
      </w:pPr>
    </w:p>
    <w:p w14:paraId="72B955A9" w14:textId="77777777" w:rsidR="00687085" w:rsidRPr="00BB039F" w:rsidRDefault="00687085" w:rsidP="00EA0C76">
      <w:pPr>
        <w:rPr>
          <w:rFonts w:ascii="Corbel" w:hAnsi="Corbel"/>
          <w:sz w:val="22"/>
          <w:szCs w:val="22"/>
        </w:rPr>
      </w:pPr>
    </w:p>
    <w:p w14:paraId="72B955AA" w14:textId="77777777" w:rsidR="00687085" w:rsidRPr="00BB039F" w:rsidRDefault="00687085" w:rsidP="00EA0C76">
      <w:pPr>
        <w:rPr>
          <w:rFonts w:ascii="Corbel" w:hAnsi="Corbel"/>
          <w:sz w:val="22"/>
          <w:szCs w:val="22"/>
        </w:rPr>
      </w:pPr>
    </w:p>
    <w:p w14:paraId="72B955AB" w14:textId="77777777" w:rsidR="00EA0C76" w:rsidRPr="00BB039F" w:rsidRDefault="00EA0C76" w:rsidP="00EA0C76">
      <w:pPr>
        <w:rPr>
          <w:rFonts w:ascii="Corbel" w:hAnsi="Corbel"/>
          <w:sz w:val="22"/>
          <w:szCs w:val="22"/>
        </w:rPr>
      </w:pPr>
    </w:p>
    <w:p w14:paraId="72B955AC" w14:textId="77777777" w:rsidR="00D90007" w:rsidRPr="00BB039F" w:rsidRDefault="00D90007" w:rsidP="00EA0C76">
      <w:pPr>
        <w:rPr>
          <w:rFonts w:ascii="Corbel" w:hAnsi="Corbel"/>
          <w:sz w:val="22"/>
          <w:szCs w:val="22"/>
        </w:rPr>
      </w:pPr>
    </w:p>
    <w:p w14:paraId="72B955AD" w14:textId="77777777" w:rsidR="00A715D4" w:rsidRPr="00BB039F" w:rsidRDefault="00A715D4" w:rsidP="00A715D4">
      <w:pPr>
        <w:rPr>
          <w:rFonts w:ascii="Corbel" w:hAnsi="Corbel"/>
          <w:sz w:val="22"/>
          <w:szCs w:val="22"/>
        </w:rPr>
      </w:pPr>
      <w:bookmarkStart w:id="5" w:name="Element_typen"/>
      <w:bookmarkEnd w:id="5"/>
    </w:p>
    <w:p w14:paraId="72B955AE" w14:textId="1C04F7C5" w:rsidR="00A715D4" w:rsidRPr="00BB039F" w:rsidRDefault="00676484" w:rsidP="00A715D4">
      <w:pPr>
        <w:rPr>
          <w:rFonts w:ascii="Corbel" w:hAnsi="Corbel"/>
          <w:sz w:val="22"/>
          <w:szCs w:val="22"/>
        </w:rPr>
      </w:pPr>
      <w:r w:rsidRPr="00BB039F">
        <w:rPr>
          <w:rFonts w:ascii="Corbel" w:hAnsi="Corbel"/>
          <w:noProof/>
          <w:sz w:val="22"/>
          <w:szCs w:val="22"/>
        </w:rPr>
        <w:drawing>
          <wp:inline distT="0" distB="0" distL="0" distR="0" wp14:anchorId="72B965BF" wp14:editId="72B965C0">
            <wp:extent cx="862965" cy="299720"/>
            <wp:effectExtent l="0" t="0" r="0" b="5080"/>
            <wp:docPr id="11" name="Afbeelding 1"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nc-s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2965" cy="299720"/>
                    </a:xfrm>
                    <a:prstGeom prst="rect">
                      <a:avLst/>
                    </a:prstGeom>
                    <a:noFill/>
                    <a:ln>
                      <a:noFill/>
                    </a:ln>
                  </pic:spPr>
                </pic:pic>
              </a:graphicData>
            </a:graphic>
          </wp:inline>
        </w:drawing>
      </w:r>
      <w:r w:rsidR="00A715D4" w:rsidRPr="00BB039F">
        <w:rPr>
          <w:rFonts w:ascii="Corbel" w:hAnsi="Corbel"/>
          <w:sz w:val="22"/>
          <w:szCs w:val="22"/>
        </w:rPr>
        <w:t xml:space="preserve">  VISI  2003</w:t>
      </w:r>
      <w:r w:rsidR="00BB039F" w:rsidRPr="00BB039F">
        <w:rPr>
          <w:rFonts w:ascii="Corbel" w:hAnsi="Corbel"/>
          <w:sz w:val="22"/>
          <w:szCs w:val="22"/>
        </w:rPr>
        <w:t xml:space="preserve"> - </w:t>
      </w:r>
      <w:del w:id="6" w:author="Willems, P.H. (Peter)" w:date="2019-03-26T12:05:00Z">
        <w:r w:rsidR="00BB039F" w:rsidRPr="00BB039F" w:rsidDel="008D6994">
          <w:rPr>
            <w:rFonts w:ascii="Corbel" w:hAnsi="Corbel"/>
            <w:sz w:val="22"/>
            <w:szCs w:val="22"/>
          </w:rPr>
          <w:delText>2016</w:delText>
        </w:r>
      </w:del>
      <w:ins w:id="7" w:author="Willems, P.H. (Peter)" w:date="2019-03-26T12:05:00Z">
        <w:r w:rsidR="008D6994" w:rsidRPr="00BB039F">
          <w:rPr>
            <w:rFonts w:ascii="Corbel" w:hAnsi="Corbel"/>
            <w:sz w:val="22"/>
            <w:szCs w:val="22"/>
          </w:rPr>
          <w:t>201</w:t>
        </w:r>
        <w:r w:rsidR="008D6994">
          <w:rPr>
            <w:rFonts w:ascii="Corbel" w:hAnsi="Corbel"/>
            <w:sz w:val="22"/>
            <w:szCs w:val="22"/>
          </w:rPr>
          <w:t>9</w:t>
        </w:r>
      </w:ins>
      <w:r w:rsidR="00A715D4" w:rsidRPr="00BB039F">
        <w:rPr>
          <w:rFonts w:ascii="Corbel" w:hAnsi="Corbel"/>
          <w:sz w:val="22"/>
          <w:szCs w:val="22"/>
        </w:rPr>
        <w:t>.</w:t>
      </w:r>
    </w:p>
    <w:p w14:paraId="72B955AF" w14:textId="77777777" w:rsidR="00A715D4" w:rsidRPr="00BB039F" w:rsidRDefault="00A715D4" w:rsidP="00A715D4">
      <w:pPr>
        <w:ind w:right="-2"/>
        <w:rPr>
          <w:rFonts w:ascii="Corbel" w:eastAsia="Frutiger-Roman" w:hAnsi="Corbel"/>
          <w:sz w:val="22"/>
          <w:szCs w:val="22"/>
        </w:rPr>
      </w:pPr>
    </w:p>
    <w:p w14:paraId="72B955B0" w14:textId="77777777" w:rsidR="00A715D4" w:rsidRPr="00BB039F" w:rsidRDefault="00A715D4" w:rsidP="00A715D4">
      <w:pPr>
        <w:ind w:right="-2"/>
        <w:rPr>
          <w:rFonts w:ascii="Corbel" w:eastAsia="Frutiger-Roman" w:hAnsi="Corbel"/>
          <w:sz w:val="22"/>
          <w:szCs w:val="22"/>
        </w:rPr>
      </w:pPr>
      <w:r w:rsidRPr="00BB039F">
        <w:rPr>
          <w:rFonts w:ascii="Corbel" w:eastAsia="Frutiger-Roman" w:hAnsi="Corbel"/>
          <w:sz w:val="22"/>
          <w:szCs w:val="22"/>
        </w:rPr>
        <w:t xml:space="preserve">Op deze uitgave is de Creative Commons Licentie – Naamsvermelding – NietCommercieel – GelijkDelen – van toepassing. (zie: </w:t>
      </w:r>
      <w:hyperlink r:id="rId10" w:history="1">
        <w:r w:rsidRPr="00BB039F">
          <w:rPr>
            <w:rStyle w:val="Hyperlink"/>
            <w:rFonts w:ascii="Corbel" w:hAnsi="Corbel"/>
            <w:sz w:val="22"/>
            <w:szCs w:val="22"/>
          </w:rPr>
          <w:t>http://creativecommons.org/licenses/by-nc-sa/3.0/nl/</w:t>
        </w:r>
      </w:hyperlink>
      <w:r w:rsidRPr="00BB039F">
        <w:rPr>
          <w:rFonts w:ascii="Corbel" w:eastAsia="Frutiger-Roman" w:hAnsi="Corbel"/>
          <w:sz w:val="22"/>
          <w:szCs w:val="22"/>
        </w:rPr>
        <w:t>)</w:t>
      </w:r>
    </w:p>
    <w:p w14:paraId="72B955B1" w14:textId="77777777" w:rsidR="00A715D4" w:rsidRPr="00BB039F" w:rsidRDefault="00A715D4" w:rsidP="00A715D4">
      <w:pPr>
        <w:ind w:right="-2"/>
        <w:rPr>
          <w:rFonts w:ascii="Corbel" w:eastAsia="Frutiger-Roman" w:hAnsi="Corbel"/>
          <w:sz w:val="22"/>
          <w:szCs w:val="22"/>
        </w:rPr>
      </w:pPr>
    </w:p>
    <w:p w14:paraId="72B955B2" w14:textId="77777777" w:rsidR="00B72FD8" w:rsidRPr="00BB039F" w:rsidRDefault="00B72FD8" w:rsidP="00B72FD8">
      <w:pPr>
        <w:ind w:right="-2"/>
        <w:rPr>
          <w:rFonts w:ascii="Corbel" w:eastAsia="Frutiger-Roman" w:hAnsi="Corbel"/>
          <w:sz w:val="22"/>
          <w:szCs w:val="22"/>
        </w:rPr>
      </w:pPr>
      <w:r w:rsidRPr="00BB039F">
        <w:rPr>
          <w:rFonts w:ascii="Corbel" w:eastAsia="Frutiger-Roman" w:hAnsi="Corbel"/>
          <w:sz w:val="22"/>
          <w:szCs w:val="22"/>
        </w:rPr>
        <w:t>CROW en degenen die aan deze publicatie hebben meegewerkt, hebben de hierin opgenomen</w:t>
      </w:r>
    </w:p>
    <w:p w14:paraId="72B955B3" w14:textId="77777777" w:rsidR="00B72FD8" w:rsidRPr="00BB039F" w:rsidRDefault="00B72FD8" w:rsidP="00B72FD8">
      <w:pPr>
        <w:ind w:right="-2"/>
        <w:rPr>
          <w:rFonts w:ascii="Corbel" w:eastAsia="Frutiger-Roman" w:hAnsi="Corbel"/>
          <w:sz w:val="22"/>
          <w:szCs w:val="22"/>
        </w:rPr>
      </w:pPr>
      <w:r w:rsidRPr="00BB039F">
        <w:rPr>
          <w:rFonts w:ascii="Corbel" w:eastAsia="Frutiger-Roman" w:hAnsi="Corbel"/>
          <w:sz w:val="22"/>
          <w:szCs w:val="22"/>
        </w:rPr>
        <w:t>gegevens zorgvuldig verzameld naar de laatste stand van wetenschap en techniek. Desondanks</w:t>
      </w:r>
    </w:p>
    <w:p w14:paraId="72B955B4" w14:textId="77777777" w:rsidR="00B72FD8" w:rsidRPr="00BB039F" w:rsidRDefault="00B72FD8" w:rsidP="00B72FD8">
      <w:pPr>
        <w:ind w:right="-2"/>
        <w:rPr>
          <w:rFonts w:ascii="Corbel" w:eastAsia="Frutiger-Roman" w:hAnsi="Corbel"/>
          <w:sz w:val="22"/>
          <w:szCs w:val="22"/>
        </w:rPr>
      </w:pPr>
      <w:r w:rsidRPr="00BB039F">
        <w:rPr>
          <w:rFonts w:ascii="Corbel" w:eastAsia="Frutiger-Roman" w:hAnsi="Corbel"/>
          <w:sz w:val="22"/>
          <w:szCs w:val="22"/>
        </w:rPr>
        <w:t>kunnen er onjuistheden in deze publicatie voorkomen. Gebruikers aanvaarden het risico daarvan.</w:t>
      </w:r>
    </w:p>
    <w:p w14:paraId="72B955B5" w14:textId="77777777" w:rsidR="00B72FD8" w:rsidRPr="00BB039F" w:rsidRDefault="00B72FD8" w:rsidP="00B72FD8">
      <w:pPr>
        <w:ind w:right="-2"/>
        <w:rPr>
          <w:rFonts w:ascii="Corbel" w:eastAsia="Frutiger-Roman" w:hAnsi="Corbel"/>
          <w:sz w:val="22"/>
          <w:szCs w:val="22"/>
        </w:rPr>
      </w:pPr>
      <w:r w:rsidRPr="00BB039F">
        <w:rPr>
          <w:rFonts w:ascii="Corbel" w:eastAsia="Frutiger-Roman" w:hAnsi="Corbel"/>
          <w:sz w:val="22"/>
          <w:szCs w:val="22"/>
        </w:rPr>
        <w:t>CROW sluit, mede ten behoeve van degenen die aan deze publicatie hebben meegewerkt, iedere</w:t>
      </w:r>
    </w:p>
    <w:p w14:paraId="72B955B6" w14:textId="77777777" w:rsidR="00B72FD8" w:rsidRPr="00BB039F" w:rsidRDefault="00B72FD8" w:rsidP="00B72FD8">
      <w:pPr>
        <w:ind w:right="-2"/>
        <w:rPr>
          <w:rFonts w:ascii="Corbel" w:eastAsia="Frutiger-Roman" w:hAnsi="Corbel"/>
          <w:sz w:val="22"/>
          <w:szCs w:val="22"/>
        </w:rPr>
      </w:pPr>
      <w:r w:rsidRPr="00BB039F">
        <w:rPr>
          <w:rFonts w:ascii="Corbel" w:eastAsia="Frutiger-Roman" w:hAnsi="Corbel"/>
          <w:sz w:val="22"/>
          <w:szCs w:val="22"/>
        </w:rPr>
        <w:t>aansprakelijkheid uit voor schade die mocht voortvloeien uit het gebruik van de gegevens.</w:t>
      </w:r>
    </w:p>
    <w:p w14:paraId="72B955B7" w14:textId="77777777" w:rsidR="00D90007" w:rsidRPr="00BB039F" w:rsidRDefault="005F1EC0" w:rsidP="00D90007">
      <w:pPr>
        <w:pStyle w:val="Plattetekst"/>
        <w:rPr>
          <w:rFonts w:ascii="Corbel" w:hAnsi="Corbel" w:cs="Arial"/>
          <w:b/>
          <w:sz w:val="28"/>
          <w:szCs w:val="28"/>
        </w:rPr>
      </w:pPr>
      <w:r w:rsidRPr="00BB039F">
        <w:rPr>
          <w:rFonts w:ascii="Corbel" w:hAnsi="Corbel"/>
        </w:rPr>
        <w:br w:type="page"/>
      </w:r>
      <w:r w:rsidR="00D90007" w:rsidRPr="00BB039F">
        <w:rPr>
          <w:rFonts w:ascii="Corbel" w:hAnsi="Corbel" w:cs="Arial"/>
          <w:b/>
          <w:sz w:val="28"/>
          <w:szCs w:val="28"/>
        </w:rPr>
        <w:lastRenderedPageBreak/>
        <w:t>Inhoud</w:t>
      </w:r>
    </w:p>
    <w:p w14:paraId="71681D69" w14:textId="64B1836A" w:rsidR="006B43B9" w:rsidRPr="00662740" w:rsidRDefault="006B43B9">
      <w:pPr>
        <w:pStyle w:val="Inhopg1"/>
        <w:tabs>
          <w:tab w:val="left" w:pos="480"/>
          <w:tab w:val="right" w:pos="9062"/>
        </w:tabs>
        <w:rPr>
          <w:ins w:id="8" w:author="Willems, P.H. (Peter)" w:date="2019-03-27T08:35:00Z"/>
          <w:rFonts w:asciiTheme="minorHAnsi" w:eastAsiaTheme="minorEastAsia" w:hAnsiTheme="minorHAnsi" w:cstheme="minorBidi"/>
          <w:b w:val="0"/>
          <w:bCs w:val="0"/>
          <w:caps w:val="0"/>
          <w:noProof/>
          <w:kern w:val="0"/>
          <w:sz w:val="22"/>
          <w:szCs w:val="22"/>
          <w:lang w:eastAsia="en-US"/>
          <w:rPrChange w:id="9" w:author="Willems, P.H. (Peter)" w:date="2019-06-04T08:53:00Z">
            <w:rPr>
              <w:ins w:id="10" w:author="Willems, P.H. (Peter)" w:date="2019-03-27T08:35:00Z"/>
              <w:rFonts w:asciiTheme="minorHAnsi" w:eastAsiaTheme="minorEastAsia" w:hAnsiTheme="minorHAnsi" w:cstheme="minorBidi"/>
              <w:b w:val="0"/>
              <w:bCs w:val="0"/>
              <w:caps w:val="0"/>
              <w:noProof/>
              <w:kern w:val="0"/>
              <w:sz w:val="22"/>
              <w:szCs w:val="22"/>
              <w:lang w:val="en-US" w:eastAsia="en-US"/>
            </w:rPr>
          </w:rPrChange>
        </w:rPr>
      </w:pPr>
      <w:ins w:id="11" w:author="Willems, P.H. (Peter)" w:date="2019-03-27T08:35:00Z">
        <w:r>
          <w:rPr>
            <w:rFonts w:ascii="Corbel" w:hAnsi="Corbel"/>
            <w:i/>
          </w:rPr>
          <w:fldChar w:fldCharType="begin"/>
        </w:r>
        <w:r>
          <w:rPr>
            <w:rFonts w:ascii="Corbel" w:hAnsi="Corbel"/>
            <w:i/>
          </w:rPr>
          <w:instrText xml:space="preserve"> TOC \o "1-3" \u </w:instrText>
        </w:r>
      </w:ins>
      <w:r>
        <w:rPr>
          <w:rFonts w:ascii="Corbel" w:hAnsi="Corbel"/>
          <w:i/>
        </w:rPr>
        <w:fldChar w:fldCharType="separate"/>
      </w:r>
      <w:ins w:id="12" w:author="Willems, P.H. (Peter)" w:date="2019-03-27T08:35:00Z">
        <w:r w:rsidRPr="00E80A37">
          <w:rPr>
            <w:rFonts w:ascii="Corbel" w:hAnsi="Corbel"/>
            <w:noProof/>
          </w:rPr>
          <w:t>1.</w:t>
        </w:r>
        <w:r w:rsidRPr="00662740">
          <w:rPr>
            <w:rFonts w:asciiTheme="minorHAnsi" w:eastAsiaTheme="minorEastAsia" w:hAnsiTheme="minorHAnsi" w:cstheme="minorBidi"/>
            <w:b w:val="0"/>
            <w:bCs w:val="0"/>
            <w:caps w:val="0"/>
            <w:noProof/>
            <w:kern w:val="0"/>
            <w:sz w:val="22"/>
            <w:szCs w:val="22"/>
            <w:lang w:eastAsia="en-US"/>
            <w:rPrChange w:id="13" w:author="Willems, P.H. (Peter)" w:date="2019-06-04T08:53:00Z">
              <w:rPr>
                <w:rFonts w:asciiTheme="minorHAnsi" w:eastAsiaTheme="minorEastAsia" w:hAnsiTheme="minorHAnsi" w:cstheme="minorBidi"/>
                <w:b w:val="0"/>
                <w:bCs w:val="0"/>
                <w:caps w:val="0"/>
                <w:noProof/>
                <w:kern w:val="0"/>
                <w:sz w:val="22"/>
                <w:szCs w:val="22"/>
                <w:lang w:val="en-US" w:eastAsia="en-US"/>
              </w:rPr>
            </w:rPrChange>
          </w:rPr>
          <w:tab/>
        </w:r>
        <w:r w:rsidRPr="00E80A37">
          <w:rPr>
            <w:rFonts w:ascii="Corbel" w:hAnsi="Corbel"/>
            <w:noProof/>
          </w:rPr>
          <w:t>Inleiding</w:t>
        </w:r>
        <w:r>
          <w:rPr>
            <w:noProof/>
          </w:rPr>
          <w:tab/>
        </w:r>
        <w:r>
          <w:rPr>
            <w:noProof/>
          </w:rPr>
          <w:fldChar w:fldCharType="begin"/>
        </w:r>
        <w:r>
          <w:rPr>
            <w:noProof/>
          </w:rPr>
          <w:instrText xml:space="preserve"> PAGEREF _Toc4568130 \h </w:instrText>
        </w:r>
      </w:ins>
      <w:r>
        <w:rPr>
          <w:noProof/>
        </w:rPr>
      </w:r>
      <w:r>
        <w:rPr>
          <w:noProof/>
        </w:rPr>
        <w:fldChar w:fldCharType="separate"/>
      </w:r>
      <w:ins w:id="14" w:author="Willems, P.H. (Peter)" w:date="2019-06-04T09:09:00Z">
        <w:r w:rsidR="00E96AE4">
          <w:rPr>
            <w:noProof/>
          </w:rPr>
          <w:t>5</w:t>
        </w:r>
      </w:ins>
      <w:ins w:id="15" w:author="Willems, P.H. (Peter)" w:date="2019-03-27T08:35:00Z">
        <w:r>
          <w:rPr>
            <w:noProof/>
          </w:rPr>
          <w:fldChar w:fldCharType="end"/>
        </w:r>
      </w:ins>
    </w:p>
    <w:p w14:paraId="423D3B15" w14:textId="16ED5371" w:rsidR="006B43B9" w:rsidRPr="00662740" w:rsidRDefault="006B43B9">
      <w:pPr>
        <w:pStyle w:val="Inhopg2"/>
        <w:tabs>
          <w:tab w:val="left" w:pos="720"/>
          <w:tab w:val="right" w:pos="9062"/>
        </w:tabs>
        <w:rPr>
          <w:ins w:id="16" w:author="Willems, P.H. (Peter)" w:date="2019-03-27T08:35:00Z"/>
          <w:rFonts w:asciiTheme="minorHAnsi" w:eastAsiaTheme="minorEastAsia" w:hAnsiTheme="minorHAnsi" w:cstheme="minorBidi"/>
          <w:b w:val="0"/>
          <w:bCs w:val="0"/>
          <w:noProof/>
          <w:kern w:val="0"/>
          <w:sz w:val="22"/>
          <w:szCs w:val="22"/>
          <w:lang w:eastAsia="en-US"/>
          <w:rPrChange w:id="17" w:author="Willems, P.H. (Peter)" w:date="2019-06-04T08:53:00Z">
            <w:rPr>
              <w:ins w:id="18" w:author="Willems, P.H. (Peter)" w:date="2019-03-27T08:35:00Z"/>
              <w:rFonts w:asciiTheme="minorHAnsi" w:eastAsiaTheme="minorEastAsia" w:hAnsiTheme="minorHAnsi" w:cstheme="minorBidi"/>
              <w:b w:val="0"/>
              <w:bCs w:val="0"/>
              <w:noProof/>
              <w:kern w:val="0"/>
              <w:sz w:val="22"/>
              <w:szCs w:val="22"/>
              <w:lang w:val="en-US" w:eastAsia="en-US"/>
            </w:rPr>
          </w:rPrChange>
        </w:rPr>
      </w:pPr>
      <w:ins w:id="19" w:author="Willems, P.H. (Peter)" w:date="2019-03-27T08:35:00Z">
        <w:r w:rsidRPr="00E80A37">
          <w:rPr>
            <w:rFonts w:ascii="Corbel" w:hAnsi="Corbel"/>
            <w:b w:val="0"/>
            <w:noProof/>
          </w:rPr>
          <w:t>1.1.</w:t>
        </w:r>
        <w:r w:rsidRPr="00662740">
          <w:rPr>
            <w:rFonts w:asciiTheme="minorHAnsi" w:eastAsiaTheme="minorEastAsia" w:hAnsiTheme="minorHAnsi" w:cstheme="minorBidi"/>
            <w:b w:val="0"/>
            <w:bCs w:val="0"/>
            <w:noProof/>
            <w:kern w:val="0"/>
            <w:sz w:val="22"/>
            <w:szCs w:val="22"/>
            <w:lang w:eastAsia="en-US"/>
            <w:rPrChange w:id="20" w:author="Willems, P.H. (Peter)" w:date="2019-06-04T08:53:00Z">
              <w:rPr>
                <w:rFonts w:asciiTheme="minorHAnsi" w:eastAsiaTheme="minorEastAsia" w:hAnsiTheme="minorHAnsi" w:cstheme="minorBidi"/>
                <w:b w:val="0"/>
                <w:bCs w:val="0"/>
                <w:noProof/>
                <w:kern w:val="0"/>
                <w:sz w:val="22"/>
                <w:szCs w:val="22"/>
                <w:lang w:val="en-US" w:eastAsia="en-US"/>
              </w:rPr>
            </w:rPrChange>
          </w:rPr>
          <w:tab/>
        </w:r>
        <w:r w:rsidRPr="00E80A37">
          <w:rPr>
            <w:rFonts w:ascii="Corbel" w:hAnsi="Corbel"/>
            <w:b w:val="0"/>
            <w:noProof/>
          </w:rPr>
          <w:t>Beschrijving voorbeeld (file “_7.xml”)</w:t>
        </w:r>
        <w:r>
          <w:rPr>
            <w:noProof/>
          </w:rPr>
          <w:tab/>
        </w:r>
        <w:r>
          <w:rPr>
            <w:noProof/>
          </w:rPr>
          <w:fldChar w:fldCharType="begin"/>
        </w:r>
        <w:r>
          <w:rPr>
            <w:noProof/>
          </w:rPr>
          <w:instrText xml:space="preserve"> PAGEREF _Toc4568131 \h </w:instrText>
        </w:r>
      </w:ins>
      <w:r>
        <w:rPr>
          <w:noProof/>
        </w:rPr>
      </w:r>
      <w:r>
        <w:rPr>
          <w:noProof/>
        </w:rPr>
        <w:fldChar w:fldCharType="separate"/>
      </w:r>
      <w:ins w:id="21" w:author="Willems, P.H. (Peter)" w:date="2019-06-04T09:09:00Z">
        <w:r w:rsidR="00E96AE4">
          <w:rPr>
            <w:noProof/>
          </w:rPr>
          <w:t>6</w:t>
        </w:r>
      </w:ins>
      <w:ins w:id="22" w:author="Willems, P.H. (Peter)" w:date="2019-03-27T08:35:00Z">
        <w:r>
          <w:rPr>
            <w:noProof/>
          </w:rPr>
          <w:fldChar w:fldCharType="end"/>
        </w:r>
      </w:ins>
    </w:p>
    <w:p w14:paraId="42106ADF" w14:textId="02DDE00F" w:rsidR="006B43B9" w:rsidRPr="00662740" w:rsidRDefault="006B43B9">
      <w:pPr>
        <w:pStyle w:val="Inhopg3"/>
        <w:rPr>
          <w:ins w:id="23" w:author="Willems, P.H. (Peter)" w:date="2019-03-27T08:35:00Z"/>
          <w:rFonts w:asciiTheme="minorHAnsi" w:eastAsiaTheme="minorEastAsia" w:hAnsiTheme="minorHAnsi" w:cstheme="minorBidi"/>
          <w:noProof/>
          <w:kern w:val="0"/>
          <w:sz w:val="22"/>
          <w:szCs w:val="22"/>
          <w:lang w:eastAsia="en-US"/>
          <w:rPrChange w:id="24" w:author="Willems, P.H. (Peter)" w:date="2019-06-04T08:53:00Z">
            <w:rPr>
              <w:ins w:id="25" w:author="Willems, P.H. (Peter)" w:date="2019-03-27T08:35:00Z"/>
              <w:rFonts w:asciiTheme="minorHAnsi" w:eastAsiaTheme="minorEastAsia" w:hAnsiTheme="minorHAnsi" w:cstheme="minorBidi"/>
              <w:noProof/>
              <w:kern w:val="0"/>
              <w:sz w:val="22"/>
              <w:szCs w:val="22"/>
              <w:lang w:val="en-US" w:eastAsia="en-US"/>
            </w:rPr>
          </w:rPrChange>
        </w:rPr>
      </w:pPr>
      <w:ins w:id="26" w:author="Willems, P.H. (Peter)" w:date="2019-03-27T08:35:00Z">
        <w:r w:rsidRPr="00E80A37">
          <w:rPr>
            <w:rFonts w:ascii="Corbel" w:hAnsi="Corbel"/>
            <w:noProof/>
          </w:rPr>
          <w:t>1.1.1.</w:t>
        </w:r>
        <w:r w:rsidRPr="00662740">
          <w:rPr>
            <w:rFonts w:asciiTheme="minorHAnsi" w:eastAsiaTheme="minorEastAsia" w:hAnsiTheme="minorHAnsi" w:cstheme="minorBidi"/>
            <w:noProof/>
            <w:kern w:val="0"/>
            <w:sz w:val="22"/>
            <w:szCs w:val="22"/>
            <w:lang w:eastAsia="en-US"/>
            <w:rPrChange w:id="27"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Header, verwijzing naar de VISI Systematiek</w:t>
        </w:r>
        <w:r>
          <w:rPr>
            <w:noProof/>
          </w:rPr>
          <w:tab/>
        </w:r>
        <w:r>
          <w:rPr>
            <w:noProof/>
          </w:rPr>
          <w:fldChar w:fldCharType="begin"/>
        </w:r>
        <w:r>
          <w:rPr>
            <w:noProof/>
          </w:rPr>
          <w:instrText xml:space="preserve"> PAGEREF _Toc4568132 \h </w:instrText>
        </w:r>
      </w:ins>
      <w:r>
        <w:rPr>
          <w:noProof/>
        </w:rPr>
      </w:r>
      <w:r>
        <w:rPr>
          <w:noProof/>
        </w:rPr>
        <w:fldChar w:fldCharType="separate"/>
      </w:r>
      <w:ins w:id="28" w:author="Willems, P.H. (Peter)" w:date="2019-06-04T09:09:00Z">
        <w:r w:rsidR="00E96AE4">
          <w:rPr>
            <w:noProof/>
          </w:rPr>
          <w:t>6</w:t>
        </w:r>
      </w:ins>
      <w:ins w:id="29" w:author="Willems, P.H. (Peter)" w:date="2019-03-27T08:35:00Z">
        <w:r>
          <w:rPr>
            <w:noProof/>
          </w:rPr>
          <w:fldChar w:fldCharType="end"/>
        </w:r>
      </w:ins>
    </w:p>
    <w:p w14:paraId="0AE0C97A" w14:textId="549DF11A" w:rsidR="006B43B9" w:rsidRDefault="006B43B9">
      <w:pPr>
        <w:pStyle w:val="Inhopg3"/>
        <w:rPr>
          <w:ins w:id="30" w:author="Willems, P.H. (Peter)" w:date="2019-03-27T08:35:00Z"/>
          <w:rFonts w:asciiTheme="minorHAnsi" w:eastAsiaTheme="minorEastAsia" w:hAnsiTheme="minorHAnsi" w:cstheme="minorBidi"/>
          <w:noProof/>
          <w:kern w:val="0"/>
          <w:sz w:val="22"/>
          <w:szCs w:val="22"/>
          <w:lang w:val="en-US" w:eastAsia="en-US"/>
        </w:rPr>
      </w:pPr>
      <w:ins w:id="31" w:author="Willems, P.H. (Peter)" w:date="2019-03-27T08:35:00Z">
        <w:r w:rsidRPr="00662740">
          <w:rPr>
            <w:rFonts w:ascii="Corbel" w:hAnsi="Corbel"/>
            <w:noProof/>
            <w:lang w:val="en-US"/>
            <w:rPrChange w:id="32" w:author="Willems, P.H. (Peter)" w:date="2019-06-04T08:53:00Z">
              <w:rPr>
                <w:rFonts w:ascii="Corbel" w:hAnsi="Corbel"/>
                <w:noProof/>
              </w:rPr>
            </w:rPrChange>
          </w:rPr>
          <w:t>1.1.2.</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33" w:author="Willems, P.H. (Peter)" w:date="2019-06-04T08:53:00Z">
              <w:rPr>
                <w:rFonts w:ascii="Corbel" w:hAnsi="Corbel"/>
                <w:noProof/>
              </w:rPr>
            </w:rPrChange>
          </w:rPr>
          <w:t>ProjectType</w:t>
        </w:r>
        <w:r w:rsidRPr="00662740">
          <w:rPr>
            <w:noProof/>
            <w:lang w:val="en-US"/>
            <w:rPrChange w:id="34" w:author="Willems, P.H. (Peter)" w:date="2019-06-04T08:53:00Z">
              <w:rPr>
                <w:noProof/>
              </w:rPr>
            </w:rPrChange>
          </w:rPr>
          <w:tab/>
        </w:r>
        <w:r>
          <w:rPr>
            <w:noProof/>
          </w:rPr>
          <w:fldChar w:fldCharType="begin"/>
        </w:r>
        <w:r w:rsidRPr="00662740">
          <w:rPr>
            <w:noProof/>
            <w:lang w:val="en-US"/>
            <w:rPrChange w:id="35" w:author="Willems, P.H. (Peter)" w:date="2019-06-04T08:53:00Z">
              <w:rPr>
                <w:noProof/>
              </w:rPr>
            </w:rPrChange>
          </w:rPr>
          <w:instrText xml:space="preserve"> PAGEREF _Toc4568133 \h </w:instrText>
        </w:r>
      </w:ins>
      <w:r>
        <w:rPr>
          <w:noProof/>
        </w:rPr>
      </w:r>
      <w:r>
        <w:rPr>
          <w:noProof/>
        </w:rPr>
        <w:fldChar w:fldCharType="separate"/>
      </w:r>
      <w:ins w:id="36" w:author="Willems, P.H. (Peter)" w:date="2019-06-04T09:09:00Z">
        <w:r w:rsidR="00E96AE4">
          <w:rPr>
            <w:noProof/>
            <w:lang w:val="en-US"/>
          </w:rPr>
          <w:t>6</w:t>
        </w:r>
      </w:ins>
      <w:ins w:id="37" w:author="Willems, P.H. (Peter)" w:date="2019-03-27T08:35:00Z">
        <w:r>
          <w:rPr>
            <w:noProof/>
          </w:rPr>
          <w:fldChar w:fldCharType="end"/>
        </w:r>
      </w:ins>
    </w:p>
    <w:p w14:paraId="6C9E0657" w14:textId="465C7F5B" w:rsidR="006B43B9" w:rsidRDefault="006B43B9">
      <w:pPr>
        <w:pStyle w:val="Inhopg3"/>
        <w:rPr>
          <w:ins w:id="38" w:author="Willems, P.H. (Peter)" w:date="2019-03-27T08:35:00Z"/>
          <w:rFonts w:asciiTheme="minorHAnsi" w:eastAsiaTheme="minorEastAsia" w:hAnsiTheme="minorHAnsi" w:cstheme="minorBidi"/>
          <w:noProof/>
          <w:kern w:val="0"/>
          <w:sz w:val="22"/>
          <w:szCs w:val="22"/>
          <w:lang w:val="en-US" w:eastAsia="en-US"/>
        </w:rPr>
      </w:pPr>
      <w:ins w:id="39" w:author="Willems, P.H. (Peter)" w:date="2019-03-27T08:35:00Z">
        <w:r w:rsidRPr="00662740">
          <w:rPr>
            <w:rFonts w:ascii="Corbel" w:hAnsi="Corbel"/>
            <w:noProof/>
            <w:lang w:val="en-US"/>
            <w:rPrChange w:id="40" w:author="Willems, P.H. (Peter)" w:date="2019-06-04T08:53:00Z">
              <w:rPr>
                <w:rFonts w:ascii="Corbel" w:hAnsi="Corbel"/>
                <w:noProof/>
              </w:rPr>
            </w:rPrChange>
          </w:rPr>
          <w:t>1.1.3.</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41" w:author="Willems, P.H. (Peter)" w:date="2019-06-04T08:53:00Z">
              <w:rPr>
                <w:rFonts w:ascii="Corbel" w:hAnsi="Corbel"/>
                <w:noProof/>
              </w:rPr>
            </w:rPrChange>
          </w:rPr>
          <w:t>PersonType</w:t>
        </w:r>
        <w:r w:rsidRPr="00662740">
          <w:rPr>
            <w:noProof/>
            <w:lang w:val="en-US"/>
            <w:rPrChange w:id="42" w:author="Willems, P.H. (Peter)" w:date="2019-06-04T08:53:00Z">
              <w:rPr>
                <w:noProof/>
              </w:rPr>
            </w:rPrChange>
          </w:rPr>
          <w:tab/>
        </w:r>
        <w:r>
          <w:rPr>
            <w:noProof/>
          </w:rPr>
          <w:fldChar w:fldCharType="begin"/>
        </w:r>
        <w:r w:rsidRPr="00662740">
          <w:rPr>
            <w:noProof/>
            <w:lang w:val="en-US"/>
            <w:rPrChange w:id="43" w:author="Willems, P.H. (Peter)" w:date="2019-06-04T08:53:00Z">
              <w:rPr>
                <w:noProof/>
              </w:rPr>
            </w:rPrChange>
          </w:rPr>
          <w:instrText xml:space="preserve"> PAGEREF _Toc4568134 \h </w:instrText>
        </w:r>
      </w:ins>
      <w:r>
        <w:rPr>
          <w:noProof/>
        </w:rPr>
      </w:r>
      <w:r>
        <w:rPr>
          <w:noProof/>
        </w:rPr>
        <w:fldChar w:fldCharType="separate"/>
      </w:r>
      <w:ins w:id="44" w:author="Willems, P.H. (Peter)" w:date="2019-06-04T09:09:00Z">
        <w:r w:rsidR="00E96AE4">
          <w:rPr>
            <w:noProof/>
            <w:lang w:val="en-US"/>
          </w:rPr>
          <w:t>6</w:t>
        </w:r>
      </w:ins>
      <w:ins w:id="45" w:author="Willems, P.H. (Peter)" w:date="2019-03-27T08:35:00Z">
        <w:r>
          <w:rPr>
            <w:noProof/>
          </w:rPr>
          <w:fldChar w:fldCharType="end"/>
        </w:r>
      </w:ins>
    </w:p>
    <w:p w14:paraId="05661A37" w14:textId="2B56EF34" w:rsidR="006B43B9" w:rsidRDefault="006B43B9">
      <w:pPr>
        <w:pStyle w:val="Inhopg3"/>
        <w:rPr>
          <w:ins w:id="46" w:author="Willems, P.H. (Peter)" w:date="2019-03-27T08:35:00Z"/>
          <w:rFonts w:asciiTheme="minorHAnsi" w:eastAsiaTheme="minorEastAsia" w:hAnsiTheme="minorHAnsi" w:cstheme="minorBidi"/>
          <w:noProof/>
          <w:kern w:val="0"/>
          <w:sz w:val="22"/>
          <w:szCs w:val="22"/>
          <w:lang w:val="en-US" w:eastAsia="en-US"/>
        </w:rPr>
      </w:pPr>
      <w:ins w:id="47" w:author="Willems, P.H. (Peter)" w:date="2019-03-27T08:35:00Z">
        <w:r w:rsidRPr="00662740">
          <w:rPr>
            <w:rFonts w:ascii="Corbel" w:hAnsi="Corbel"/>
            <w:noProof/>
            <w:lang w:val="en-US"/>
            <w:rPrChange w:id="48" w:author="Willems, P.H. (Peter)" w:date="2019-06-04T08:53:00Z">
              <w:rPr>
                <w:rFonts w:ascii="Corbel" w:hAnsi="Corbel"/>
                <w:noProof/>
              </w:rPr>
            </w:rPrChange>
          </w:rPr>
          <w:t>1.1.4.</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49" w:author="Willems, P.H. (Peter)" w:date="2019-06-04T08:53:00Z">
              <w:rPr>
                <w:rFonts w:ascii="Corbel" w:hAnsi="Corbel"/>
                <w:noProof/>
              </w:rPr>
            </w:rPrChange>
          </w:rPr>
          <w:t>OrganisationType</w:t>
        </w:r>
        <w:r w:rsidRPr="00662740">
          <w:rPr>
            <w:noProof/>
            <w:lang w:val="en-US"/>
            <w:rPrChange w:id="50" w:author="Willems, P.H. (Peter)" w:date="2019-06-04T08:53:00Z">
              <w:rPr>
                <w:noProof/>
              </w:rPr>
            </w:rPrChange>
          </w:rPr>
          <w:tab/>
        </w:r>
        <w:r>
          <w:rPr>
            <w:noProof/>
          </w:rPr>
          <w:fldChar w:fldCharType="begin"/>
        </w:r>
        <w:r w:rsidRPr="00662740">
          <w:rPr>
            <w:noProof/>
            <w:lang w:val="en-US"/>
            <w:rPrChange w:id="51" w:author="Willems, P.H. (Peter)" w:date="2019-06-04T08:53:00Z">
              <w:rPr>
                <w:noProof/>
              </w:rPr>
            </w:rPrChange>
          </w:rPr>
          <w:instrText xml:space="preserve"> PAGEREF _Toc4568135 \h </w:instrText>
        </w:r>
      </w:ins>
      <w:r>
        <w:rPr>
          <w:noProof/>
        </w:rPr>
      </w:r>
      <w:r>
        <w:rPr>
          <w:noProof/>
        </w:rPr>
        <w:fldChar w:fldCharType="separate"/>
      </w:r>
      <w:ins w:id="52" w:author="Willems, P.H. (Peter)" w:date="2019-06-04T09:09:00Z">
        <w:r w:rsidR="00E96AE4">
          <w:rPr>
            <w:noProof/>
            <w:lang w:val="en-US"/>
          </w:rPr>
          <w:t>6</w:t>
        </w:r>
      </w:ins>
      <w:ins w:id="53" w:author="Willems, P.H. (Peter)" w:date="2019-03-27T08:35:00Z">
        <w:r>
          <w:rPr>
            <w:noProof/>
          </w:rPr>
          <w:fldChar w:fldCharType="end"/>
        </w:r>
      </w:ins>
    </w:p>
    <w:p w14:paraId="390864F5" w14:textId="0598D66F" w:rsidR="006B43B9" w:rsidRDefault="006B43B9">
      <w:pPr>
        <w:pStyle w:val="Inhopg3"/>
        <w:rPr>
          <w:ins w:id="54" w:author="Willems, P.H. (Peter)" w:date="2019-03-27T08:35:00Z"/>
          <w:rFonts w:asciiTheme="minorHAnsi" w:eastAsiaTheme="minorEastAsia" w:hAnsiTheme="minorHAnsi" w:cstheme="minorBidi"/>
          <w:noProof/>
          <w:kern w:val="0"/>
          <w:sz w:val="22"/>
          <w:szCs w:val="22"/>
          <w:lang w:val="en-US" w:eastAsia="en-US"/>
        </w:rPr>
      </w:pPr>
      <w:ins w:id="55" w:author="Willems, P.H. (Peter)" w:date="2019-03-27T08:35:00Z">
        <w:r w:rsidRPr="00662740">
          <w:rPr>
            <w:rFonts w:ascii="Corbel" w:hAnsi="Corbel"/>
            <w:noProof/>
            <w:lang w:val="en-US"/>
            <w:rPrChange w:id="56" w:author="Willems, P.H. (Peter)" w:date="2019-06-04T08:53:00Z">
              <w:rPr>
                <w:rFonts w:ascii="Corbel" w:hAnsi="Corbel"/>
                <w:noProof/>
              </w:rPr>
            </w:rPrChange>
          </w:rPr>
          <w:t>1.1.5.</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57" w:author="Willems, P.H. (Peter)" w:date="2019-06-04T08:53:00Z">
              <w:rPr>
                <w:rFonts w:ascii="Corbel" w:hAnsi="Corbel"/>
                <w:noProof/>
              </w:rPr>
            </w:rPrChange>
          </w:rPr>
          <w:t>GroupType</w:t>
        </w:r>
        <w:r w:rsidRPr="00662740">
          <w:rPr>
            <w:noProof/>
            <w:lang w:val="en-US"/>
            <w:rPrChange w:id="58" w:author="Willems, P.H. (Peter)" w:date="2019-06-04T08:53:00Z">
              <w:rPr>
                <w:noProof/>
              </w:rPr>
            </w:rPrChange>
          </w:rPr>
          <w:tab/>
        </w:r>
        <w:r>
          <w:rPr>
            <w:noProof/>
          </w:rPr>
          <w:fldChar w:fldCharType="begin"/>
        </w:r>
        <w:r w:rsidRPr="00662740">
          <w:rPr>
            <w:noProof/>
            <w:lang w:val="en-US"/>
            <w:rPrChange w:id="59" w:author="Willems, P.H. (Peter)" w:date="2019-06-04T08:53:00Z">
              <w:rPr>
                <w:noProof/>
              </w:rPr>
            </w:rPrChange>
          </w:rPr>
          <w:instrText xml:space="preserve"> PAGEREF _Toc4568136 \h </w:instrText>
        </w:r>
      </w:ins>
      <w:r>
        <w:rPr>
          <w:noProof/>
        </w:rPr>
      </w:r>
      <w:r>
        <w:rPr>
          <w:noProof/>
        </w:rPr>
        <w:fldChar w:fldCharType="separate"/>
      </w:r>
      <w:ins w:id="60" w:author="Willems, P.H. (Peter)" w:date="2019-06-04T09:09:00Z">
        <w:r w:rsidR="00E96AE4">
          <w:rPr>
            <w:noProof/>
            <w:lang w:val="en-US"/>
          </w:rPr>
          <w:t>7</w:t>
        </w:r>
      </w:ins>
      <w:ins w:id="61" w:author="Willems, P.H. (Peter)" w:date="2019-03-27T08:35:00Z">
        <w:r>
          <w:rPr>
            <w:noProof/>
          </w:rPr>
          <w:fldChar w:fldCharType="end"/>
        </w:r>
      </w:ins>
    </w:p>
    <w:p w14:paraId="1215CE98" w14:textId="32F6E216" w:rsidR="006B43B9" w:rsidRDefault="006B43B9">
      <w:pPr>
        <w:pStyle w:val="Inhopg3"/>
        <w:rPr>
          <w:ins w:id="62" w:author="Willems, P.H. (Peter)" w:date="2019-03-27T08:35:00Z"/>
          <w:rFonts w:asciiTheme="minorHAnsi" w:eastAsiaTheme="minorEastAsia" w:hAnsiTheme="minorHAnsi" w:cstheme="minorBidi"/>
          <w:noProof/>
          <w:kern w:val="0"/>
          <w:sz w:val="22"/>
          <w:szCs w:val="22"/>
          <w:lang w:val="en-US" w:eastAsia="en-US"/>
        </w:rPr>
      </w:pPr>
      <w:ins w:id="63" w:author="Willems, P.H. (Peter)" w:date="2019-03-27T08:35:00Z">
        <w:r w:rsidRPr="00662740">
          <w:rPr>
            <w:rFonts w:ascii="Corbel" w:hAnsi="Corbel"/>
            <w:noProof/>
            <w:lang w:val="en-US"/>
            <w:rPrChange w:id="64" w:author="Willems, P.H. (Peter)" w:date="2019-06-04T08:53:00Z">
              <w:rPr>
                <w:rFonts w:ascii="Corbel" w:hAnsi="Corbel"/>
                <w:noProof/>
              </w:rPr>
            </w:rPrChange>
          </w:rPr>
          <w:t>1.1.6.</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65" w:author="Willems, P.H. (Peter)" w:date="2019-06-04T08:53:00Z">
              <w:rPr>
                <w:rFonts w:ascii="Corbel" w:hAnsi="Corbel"/>
                <w:noProof/>
              </w:rPr>
            </w:rPrChange>
          </w:rPr>
          <w:t>RoleType</w:t>
        </w:r>
        <w:r w:rsidRPr="00662740">
          <w:rPr>
            <w:noProof/>
            <w:lang w:val="en-US"/>
            <w:rPrChange w:id="66" w:author="Willems, P.H. (Peter)" w:date="2019-06-04T08:53:00Z">
              <w:rPr>
                <w:noProof/>
              </w:rPr>
            </w:rPrChange>
          </w:rPr>
          <w:tab/>
        </w:r>
        <w:r>
          <w:rPr>
            <w:noProof/>
          </w:rPr>
          <w:fldChar w:fldCharType="begin"/>
        </w:r>
        <w:r w:rsidRPr="00662740">
          <w:rPr>
            <w:noProof/>
            <w:lang w:val="en-US"/>
            <w:rPrChange w:id="67" w:author="Willems, P.H. (Peter)" w:date="2019-06-04T08:53:00Z">
              <w:rPr>
                <w:noProof/>
              </w:rPr>
            </w:rPrChange>
          </w:rPr>
          <w:instrText xml:space="preserve"> PAGEREF _Toc4568137 \h </w:instrText>
        </w:r>
      </w:ins>
      <w:r>
        <w:rPr>
          <w:noProof/>
        </w:rPr>
      </w:r>
      <w:r>
        <w:rPr>
          <w:noProof/>
        </w:rPr>
        <w:fldChar w:fldCharType="separate"/>
      </w:r>
      <w:ins w:id="68" w:author="Willems, P.H. (Peter)" w:date="2019-06-04T09:09:00Z">
        <w:r w:rsidR="00E96AE4">
          <w:rPr>
            <w:noProof/>
            <w:lang w:val="en-US"/>
          </w:rPr>
          <w:t>7</w:t>
        </w:r>
      </w:ins>
      <w:ins w:id="69" w:author="Willems, P.H. (Peter)" w:date="2019-03-27T08:35:00Z">
        <w:r>
          <w:rPr>
            <w:noProof/>
          </w:rPr>
          <w:fldChar w:fldCharType="end"/>
        </w:r>
      </w:ins>
    </w:p>
    <w:p w14:paraId="69A34A8C" w14:textId="3C92BC0B" w:rsidR="006B43B9" w:rsidRDefault="006B43B9">
      <w:pPr>
        <w:pStyle w:val="Inhopg3"/>
        <w:rPr>
          <w:ins w:id="70" w:author="Willems, P.H. (Peter)" w:date="2019-03-27T08:35:00Z"/>
          <w:rFonts w:asciiTheme="minorHAnsi" w:eastAsiaTheme="minorEastAsia" w:hAnsiTheme="minorHAnsi" w:cstheme="minorBidi"/>
          <w:noProof/>
          <w:kern w:val="0"/>
          <w:sz w:val="22"/>
          <w:szCs w:val="22"/>
          <w:lang w:val="en-US" w:eastAsia="en-US"/>
        </w:rPr>
      </w:pPr>
      <w:ins w:id="71" w:author="Willems, P.H. (Peter)" w:date="2019-03-27T08:35:00Z">
        <w:r w:rsidRPr="00662740">
          <w:rPr>
            <w:rFonts w:ascii="Corbel" w:hAnsi="Corbel"/>
            <w:noProof/>
            <w:lang w:val="en-US"/>
            <w:rPrChange w:id="72" w:author="Willems, P.H. (Peter)" w:date="2019-06-04T08:53:00Z">
              <w:rPr>
                <w:rFonts w:ascii="Corbel" w:hAnsi="Corbel"/>
                <w:noProof/>
              </w:rPr>
            </w:rPrChange>
          </w:rPr>
          <w:t>1.1.7.</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73" w:author="Willems, P.H. (Peter)" w:date="2019-06-04T08:53:00Z">
              <w:rPr>
                <w:rFonts w:ascii="Corbel" w:hAnsi="Corbel"/>
                <w:noProof/>
              </w:rPr>
            </w:rPrChange>
          </w:rPr>
          <w:t>TransactionPhaseType</w:t>
        </w:r>
        <w:r w:rsidRPr="00662740">
          <w:rPr>
            <w:noProof/>
            <w:lang w:val="en-US"/>
            <w:rPrChange w:id="74" w:author="Willems, P.H. (Peter)" w:date="2019-06-04T08:53:00Z">
              <w:rPr>
                <w:noProof/>
              </w:rPr>
            </w:rPrChange>
          </w:rPr>
          <w:tab/>
        </w:r>
        <w:r>
          <w:rPr>
            <w:noProof/>
          </w:rPr>
          <w:fldChar w:fldCharType="begin"/>
        </w:r>
        <w:r w:rsidRPr="00662740">
          <w:rPr>
            <w:noProof/>
            <w:lang w:val="en-US"/>
            <w:rPrChange w:id="75" w:author="Willems, P.H. (Peter)" w:date="2019-06-04T08:53:00Z">
              <w:rPr>
                <w:noProof/>
              </w:rPr>
            </w:rPrChange>
          </w:rPr>
          <w:instrText xml:space="preserve"> PAGEREF _Toc4568138 \h </w:instrText>
        </w:r>
      </w:ins>
      <w:r>
        <w:rPr>
          <w:noProof/>
        </w:rPr>
      </w:r>
      <w:r>
        <w:rPr>
          <w:noProof/>
        </w:rPr>
        <w:fldChar w:fldCharType="separate"/>
      </w:r>
      <w:ins w:id="76" w:author="Willems, P.H. (Peter)" w:date="2019-06-04T09:09:00Z">
        <w:r w:rsidR="00E96AE4">
          <w:rPr>
            <w:noProof/>
            <w:lang w:val="en-US"/>
          </w:rPr>
          <w:t>8</w:t>
        </w:r>
      </w:ins>
      <w:ins w:id="77" w:author="Willems, P.H. (Peter)" w:date="2019-03-27T08:35:00Z">
        <w:r>
          <w:rPr>
            <w:noProof/>
          </w:rPr>
          <w:fldChar w:fldCharType="end"/>
        </w:r>
      </w:ins>
    </w:p>
    <w:p w14:paraId="386FD8F1" w14:textId="3C55990C" w:rsidR="006B43B9" w:rsidRDefault="006B43B9">
      <w:pPr>
        <w:pStyle w:val="Inhopg3"/>
        <w:rPr>
          <w:ins w:id="78" w:author="Willems, P.H. (Peter)" w:date="2019-03-27T08:35:00Z"/>
          <w:rFonts w:asciiTheme="minorHAnsi" w:eastAsiaTheme="minorEastAsia" w:hAnsiTheme="minorHAnsi" w:cstheme="minorBidi"/>
          <w:noProof/>
          <w:kern w:val="0"/>
          <w:sz w:val="22"/>
          <w:szCs w:val="22"/>
          <w:lang w:val="en-US" w:eastAsia="en-US"/>
        </w:rPr>
      </w:pPr>
      <w:ins w:id="79" w:author="Willems, P.H. (Peter)" w:date="2019-03-27T08:35:00Z">
        <w:r w:rsidRPr="00662740">
          <w:rPr>
            <w:rFonts w:ascii="Corbel" w:hAnsi="Corbel"/>
            <w:noProof/>
            <w:lang w:val="en-US"/>
            <w:rPrChange w:id="80" w:author="Willems, P.H. (Peter)" w:date="2019-06-04T08:53:00Z">
              <w:rPr>
                <w:rFonts w:ascii="Corbel" w:hAnsi="Corbel"/>
                <w:noProof/>
              </w:rPr>
            </w:rPrChange>
          </w:rPr>
          <w:t>1.1.8.</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81" w:author="Willems, P.H. (Peter)" w:date="2019-06-04T08:53:00Z">
              <w:rPr>
                <w:rFonts w:ascii="Corbel" w:hAnsi="Corbel"/>
                <w:noProof/>
              </w:rPr>
            </w:rPrChange>
          </w:rPr>
          <w:t>TransactionType</w:t>
        </w:r>
        <w:r w:rsidRPr="00662740">
          <w:rPr>
            <w:noProof/>
            <w:lang w:val="en-US"/>
            <w:rPrChange w:id="82" w:author="Willems, P.H. (Peter)" w:date="2019-06-04T08:53:00Z">
              <w:rPr>
                <w:noProof/>
              </w:rPr>
            </w:rPrChange>
          </w:rPr>
          <w:tab/>
        </w:r>
        <w:r>
          <w:rPr>
            <w:noProof/>
          </w:rPr>
          <w:fldChar w:fldCharType="begin"/>
        </w:r>
        <w:r w:rsidRPr="00662740">
          <w:rPr>
            <w:noProof/>
            <w:lang w:val="en-US"/>
            <w:rPrChange w:id="83" w:author="Willems, P.H. (Peter)" w:date="2019-06-04T08:53:00Z">
              <w:rPr>
                <w:noProof/>
              </w:rPr>
            </w:rPrChange>
          </w:rPr>
          <w:instrText xml:space="preserve"> PAGEREF _Toc4568139 \h </w:instrText>
        </w:r>
      </w:ins>
      <w:r>
        <w:rPr>
          <w:noProof/>
        </w:rPr>
      </w:r>
      <w:r>
        <w:rPr>
          <w:noProof/>
        </w:rPr>
        <w:fldChar w:fldCharType="separate"/>
      </w:r>
      <w:ins w:id="84" w:author="Willems, P.H. (Peter)" w:date="2019-06-04T09:09:00Z">
        <w:r w:rsidR="00E96AE4">
          <w:rPr>
            <w:noProof/>
            <w:lang w:val="en-US"/>
          </w:rPr>
          <w:t>9</w:t>
        </w:r>
      </w:ins>
      <w:ins w:id="85" w:author="Willems, P.H. (Peter)" w:date="2019-03-27T08:35:00Z">
        <w:r>
          <w:rPr>
            <w:noProof/>
          </w:rPr>
          <w:fldChar w:fldCharType="end"/>
        </w:r>
      </w:ins>
    </w:p>
    <w:p w14:paraId="35E26799" w14:textId="52FB934B" w:rsidR="006B43B9" w:rsidRDefault="006B43B9">
      <w:pPr>
        <w:pStyle w:val="Inhopg3"/>
        <w:rPr>
          <w:ins w:id="86" w:author="Willems, P.H. (Peter)" w:date="2019-03-27T08:35:00Z"/>
          <w:rFonts w:asciiTheme="minorHAnsi" w:eastAsiaTheme="minorEastAsia" w:hAnsiTheme="minorHAnsi" w:cstheme="minorBidi"/>
          <w:noProof/>
          <w:kern w:val="0"/>
          <w:sz w:val="22"/>
          <w:szCs w:val="22"/>
          <w:lang w:val="en-US" w:eastAsia="en-US"/>
        </w:rPr>
      </w:pPr>
      <w:ins w:id="87" w:author="Willems, P.H. (Peter)" w:date="2019-03-27T08:35:00Z">
        <w:r w:rsidRPr="00662740">
          <w:rPr>
            <w:rFonts w:ascii="Corbel" w:hAnsi="Corbel"/>
            <w:noProof/>
            <w:lang w:val="en-US"/>
            <w:rPrChange w:id="88" w:author="Willems, P.H. (Peter)" w:date="2019-06-04T08:53:00Z">
              <w:rPr>
                <w:rFonts w:ascii="Corbel" w:hAnsi="Corbel"/>
                <w:noProof/>
              </w:rPr>
            </w:rPrChange>
          </w:rPr>
          <w:t>1.1.9.</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89" w:author="Willems, P.H. (Peter)" w:date="2019-06-04T08:53:00Z">
              <w:rPr>
                <w:rFonts w:ascii="Corbel" w:hAnsi="Corbel"/>
                <w:noProof/>
              </w:rPr>
            </w:rPrChange>
          </w:rPr>
          <w:t>MessageType</w:t>
        </w:r>
        <w:r w:rsidRPr="00662740">
          <w:rPr>
            <w:noProof/>
            <w:lang w:val="en-US"/>
            <w:rPrChange w:id="90" w:author="Willems, P.H. (Peter)" w:date="2019-06-04T08:53:00Z">
              <w:rPr>
                <w:noProof/>
              </w:rPr>
            </w:rPrChange>
          </w:rPr>
          <w:tab/>
        </w:r>
        <w:r>
          <w:rPr>
            <w:noProof/>
          </w:rPr>
          <w:fldChar w:fldCharType="begin"/>
        </w:r>
        <w:r w:rsidRPr="00662740">
          <w:rPr>
            <w:noProof/>
            <w:lang w:val="en-US"/>
            <w:rPrChange w:id="91" w:author="Willems, P.H. (Peter)" w:date="2019-06-04T08:53:00Z">
              <w:rPr>
                <w:noProof/>
              </w:rPr>
            </w:rPrChange>
          </w:rPr>
          <w:instrText xml:space="preserve"> PAGEREF _Toc4568140 \h </w:instrText>
        </w:r>
      </w:ins>
      <w:r>
        <w:rPr>
          <w:noProof/>
        </w:rPr>
      </w:r>
      <w:r>
        <w:rPr>
          <w:noProof/>
        </w:rPr>
        <w:fldChar w:fldCharType="separate"/>
      </w:r>
      <w:ins w:id="92" w:author="Willems, P.H. (Peter)" w:date="2019-06-04T09:09:00Z">
        <w:r w:rsidR="00E96AE4">
          <w:rPr>
            <w:noProof/>
            <w:lang w:val="en-US"/>
          </w:rPr>
          <w:t>10</w:t>
        </w:r>
      </w:ins>
      <w:ins w:id="93" w:author="Willems, P.H. (Peter)" w:date="2019-03-27T08:35:00Z">
        <w:r>
          <w:rPr>
            <w:noProof/>
          </w:rPr>
          <w:fldChar w:fldCharType="end"/>
        </w:r>
      </w:ins>
    </w:p>
    <w:p w14:paraId="49AD2E73" w14:textId="1A4A157F" w:rsidR="006B43B9" w:rsidRDefault="006B43B9">
      <w:pPr>
        <w:pStyle w:val="Inhopg3"/>
        <w:rPr>
          <w:ins w:id="94" w:author="Willems, P.H. (Peter)" w:date="2019-03-27T08:35:00Z"/>
          <w:rFonts w:asciiTheme="minorHAnsi" w:eastAsiaTheme="minorEastAsia" w:hAnsiTheme="minorHAnsi" w:cstheme="minorBidi"/>
          <w:noProof/>
          <w:kern w:val="0"/>
          <w:sz w:val="22"/>
          <w:szCs w:val="22"/>
          <w:lang w:val="en-US" w:eastAsia="en-US"/>
        </w:rPr>
      </w:pPr>
      <w:ins w:id="95" w:author="Willems, P.H. (Peter)" w:date="2019-03-27T08:35:00Z">
        <w:r w:rsidRPr="00662740">
          <w:rPr>
            <w:rFonts w:ascii="Corbel" w:hAnsi="Corbel"/>
            <w:noProof/>
            <w:lang w:val="en-US"/>
            <w:rPrChange w:id="96" w:author="Willems, P.H. (Peter)" w:date="2019-06-04T08:53:00Z">
              <w:rPr>
                <w:rFonts w:ascii="Corbel" w:hAnsi="Corbel"/>
                <w:noProof/>
              </w:rPr>
            </w:rPrChange>
          </w:rPr>
          <w:t>1.1.10.</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97" w:author="Willems, P.H. (Peter)" w:date="2019-06-04T08:53:00Z">
              <w:rPr>
                <w:rFonts w:ascii="Corbel" w:hAnsi="Corbel"/>
                <w:noProof/>
              </w:rPr>
            </w:rPrChange>
          </w:rPr>
          <w:t>MessageInTransactionType</w:t>
        </w:r>
        <w:r w:rsidRPr="00662740">
          <w:rPr>
            <w:noProof/>
            <w:lang w:val="en-US"/>
            <w:rPrChange w:id="98" w:author="Willems, P.H. (Peter)" w:date="2019-06-04T08:53:00Z">
              <w:rPr>
                <w:noProof/>
              </w:rPr>
            </w:rPrChange>
          </w:rPr>
          <w:tab/>
        </w:r>
        <w:r>
          <w:rPr>
            <w:noProof/>
          </w:rPr>
          <w:fldChar w:fldCharType="begin"/>
        </w:r>
        <w:r w:rsidRPr="00662740">
          <w:rPr>
            <w:noProof/>
            <w:lang w:val="en-US"/>
            <w:rPrChange w:id="99" w:author="Willems, P.H. (Peter)" w:date="2019-06-04T08:53:00Z">
              <w:rPr>
                <w:noProof/>
              </w:rPr>
            </w:rPrChange>
          </w:rPr>
          <w:instrText xml:space="preserve"> PAGEREF _Toc4568141 \h </w:instrText>
        </w:r>
      </w:ins>
      <w:r>
        <w:rPr>
          <w:noProof/>
        </w:rPr>
      </w:r>
      <w:r>
        <w:rPr>
          <w:noProof/>
        </w:rPr>
        <w:fldChar w:fldCharType="separate"/>
      </w:r>
      <w:ins w:id="100" w:author="Willems, P.H. (Peter)" w:date="2019-06-04T09:09:00Z">
        <w:r w:rsidR="00E96AE4">
          <w:rPr>
            <w:noProof/>
            <w:lang w:val="en-US"/>
          </w:rPr>
          <w:t>13</w:t>
        </w:r>
      </w:ins>
      <w:ins w:id="101" w:author="Willems, P.H. (Peter)" w:date="2019-03-27T08:35:00Z">
        <w:r>
          <w:rPr>
            <w:noProof/>
          </w:rPr>
          <w:fldChar w:fldCharType="end"/>
        </w:r>
      </w:ins>
    </w:p>
    <w:p w14:paraId="13DBD1C3" w14:textId="2FC4BA6B" w:rsidR="006B43B9" w:rsidRDefault="006B43B9">
      <w:pPr>
        <w:pStyle w:val="Inhopg3"/>
        <w:rPr>
          <w:ins w:id="102" w:author="Willems, P.H. (Peter)" w:date="2019-03-27T08:35:00Z"/>
          <w:rFonts w:asciiTheme="minorHAnsi" w:eastAsiaTheme="minorEastAsia" w:hAnsiTheme="minorHAnsi" w:cstheme="minorBidi"/>
          <w:noProof/>
          <w:kern w:val="0"/>
          <w:sz w:val="22"/>
          <w:szCs w:val="22"/>
          <w:lang w:val="en-US" w:eastAsia="en-US"/>
        </w:rPr>
      </w:pPr>
      <w:ins w:id="103" w:author="Willems, P.H. (Peter)" w:date="2019-03-27T08:35:00Z">
        <w:r w:rsidRPr="00662740">
          <w:rPr>
            <w:rFonts w:ascii="Corbel" w:hAnsi="Corbel"/>
            <w:noProof/>
            <w:lang w:val="en-US"/>
            <w:rPrChange w:id="104" w:author="Willems, P.H. (Peter)" w:date="2019-06-04T08:53:00Z">
              <w:rPr>
                <w:rFonts w:ascii="Corbel" w:hAnsi="Corbel"/>
                <w:noProof/>
              </w:rPr>
            </w:rPrChange>
          </w:rPr>
          <w:t>1.1.11.</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105" w:author="Willems, P.H. (Peter)" w:date="2019-06-04T08:53:00Z">
              <w:rPr>
                <w:rFonts w:ascii="Corbel" w:hAnsi="Corbel"/>
                <w:noProof/>
              </w:rPr>
            </w:rPrChange>
          </w:rPr>
          <w:t>MessageInTransactionTypeCondition</w:t>
        </w:r>
        <w:r w:rsidRPr="00662740">
          <w:rPr>
            <w:noProof/>
            <w:lang w:val="en-US"/>
            <w:rPrChange w:id="106" w:author="Willems, P.H. (Peter)" w:date="2019-06-04T08:53:00Z">
              <w:rPr>
                <w:noProof/>
              </w:rPr>
            </w:rPrChange>
          </w:rPr>
          <w:tab/>
        </w:r>
        <w:r>
          <w:rPr>
            <w:noProof/>
          </w:rPr>
          <w:fldChar w:fldCharType="begin"/>
        </w:r>
        <w:r w:rsidRPr="00662740">
          <w:rPr>
            <w:noProof/>
            <w:lang w:val="en-US"/>
            <w:rPrChange w:id="107" w:author="Willems, P.H. (Peter)" w:date="2019-06-04T08:53:00Z">
              <w:rPr>
                <w:noProof/>
              </w:rPr>
            </w:rPrChange>
          </w:rPr>
          <w:instrText xml:space="preserve"> PAGEREF _Toc4568142 \h </w:instrText>
        </w:r>
      </w:ins>
      <w:r>
        <w:rPr>
          <w:noProof/>
        </w:rPr>
      </w:r>
      <w:r>
        <w:rPr>
          <w:noProof/>
        </w:rPr>
        <w:fldChar w:fldCharType="separate"/>
      </w:r>
      <w:ins w:id="108" w:author="Willems, P.H. (Peter)" w:date="2019-06-04T09:09:00Z">
        <w:r w:rsidR="00E96AE4">
          <w:rPr>
            <w:noProof/>
            <w:lang w:val="en-US"/>
          </w:rPr>
          <w:t>26</w:t>
        </w:r>
      </w:ins>
      <w:ins w:id="109" w:author="Willems, P.H. (Peter)" w:date="2019-03-27T08:35:00Z">
        <w:r>
          <w:rPr>
            <w:noProof/>
          </w:rPr>
          <w:fldChar w:fldCharType="end"/>
        </w:r>
      </w:ins>
    </w:p>
    <w:p w14:paraId="730AF376" w14:textId="422E24F9" w:rsidR="006B43B9" w:rsidRDefault="006B43B9">
      <w:pPr>
        <w:pStyle w:val="Inhopg3"/>
        <w:rPr>
          <w:ins w:id="110" w:author="Willems, P.H. (Peter)" w:date="2019-03-27T08:35:00Z"/>
          <w:rFonts w:asciiTheme="minorHAnsi" w:eastAsiaTheme="minorEastAsia" w:hAnsiTheme="minorHAnsi" w:cstheme="minorBidi"/>
          <w:noProof/>
          <w:kern w:val="0"/>
          <w:sz w:val="22"/>
          <w:szCs w:val="22"/>
          <w:lang w:val="en-US" w:eastAsia="en-US"/>
        </w:rPr>
      </w:pPr>
      <w:ins w:id="111" w:author="Willems, P.H. (Peter)" w:date="2019-03-27T08:35:00Z">
        <w:r w:rsidRPr="00662740">
          <w:rPr>
            <w:rFonts w:ascii="Corbel" w:hAnsi="Corbel"/>
            <w:noProof/>
            <w:lang w:val="en-US"/>
            <w:rPrChange w:id="112" w:author="Willems, P.H. (Peter)" w:date="2019-06-04T08:53:00Z">
              <w:rPr>
                <w:rFonts w:ascii="Corbel" w:hAnsi="Corbel"/>
                <w:noProof/>
              </w:rPr>
            </w:rPrChange>
          </w:rPr>
          <w:t>1.1.12.</w:t>
        </w:r>
        <w:r>
          <w:rPr>
            <w:rFonts w:asciiTheme="minorHAnsi" w:eastAsiaTheme="minorEastAsia" w:hAnsiTheme="minorHAnsi" w:cstheme="minorBidi"/>
            <w:noProof/>
            <w:kern w:val="0"/>
            <w:sz w:val="22"/>
            <w:szCs w:val="22"/>
            <w:lang w:val="en-US" w:eastAsia="en-US"/>
          </w:rPr>
          <w:tab/>
        </w:r>
        <w:r w:rsidRPr="00662740">
          <w:rPr>
            <w:rFonts w:ascii="Corbel" w:hAnsi="Corbel"/>
            <w:noProof/>
            <w:lang w:val="en-US"/>
            <w:rPrChange w:id="113" w:author="Willems, P.H. (Peter)" w:date="2019-06-04T08:53:00Z">
              <w:rPr>
                <w:rFonts w:ascii="Corbel" w:hAnsi="Corbel"/>
                <w:noProof/>
              </w:rPr>
            </w:rPrChange>
          </w:rPr>
          <w:t>ComplexElementType</w:t>
        </w:r>
        <w:r w:rsidRPr="00662740">
          <w:rPr>
            <w:noProof/>
            <w:lang w:val="en-US"/>
            <w:rPrChange w:id="114" w:author="Willems, P.H. (Peter)" w:date="2019-06-04T08:53:00Z">
              <w:rPr>
                <w:noProof/>
              </w:rPr>
            </w:rPrChange>
          </w:rPr>
          <w:tab/>
        </w:r>
        <w:r>
          <w:rPr>
            <w:noProof/>
          </w:rPr>
          <w:fldChar w:fldCharType="begin"/>
        </w:r>
        <w:r w:rsidRPr="00662740">
          <w:rPr>
            <w:noProof/>
            <w:lang w:val="en-US"/>
            <w:rPrChange w:id="115" w:author="Willems, P.H. (Peter)" w:date="2019-06-04T08:53:00Z">
              <w:rPr>
                <w:noProof/>
              </w:rPr>
            </w:rPrChange>
          </w:rPr>
          <w:instrText xml:space="preserve"> PAGEREF _Toc4568143 \h </w:instrText>
        </w:r>
      </w:ins>
      <w:r>
        <w:rPr>
          <w:noProof/>
        </w:rPr>
      </w:r>
      <w:r>
        <w:rPr>
          <w:noProof/>
        </w:rPr>
        <w:fldChar w:fldCharType="separate"/>
      </w:r>
      <w:ins w:id="116" w:author="Willems, P.H. (Peter)" w:date="2019-06-04T09:09:00Z">
        <w:r w:rsidR="00E96AE4">
          <w:rPr>
            <w:noProof/>
            <w:lang w:val="en-US"/>
          </w:rPr>
          <w:t>26</w:t>
        </w:r>
      </w:ins>
      <w:ins w:id="117" w:author="Willems, P.H. (Peter)" w:date="2019-03-27T08:35:00Z">
        <w:r>
          <w:rPr>
            <w:noProof/>
          </w:rPr>
          <w:fldChar w:fldCharType="end"/>
        </w:r>
      </w:ins>
    </w:p>
    <w:p w14:paraId="062AFCF7" w14:textId="4F2574C2" w:rsidR="006B43B9" w:rsidRPr="00662740" w:rsidRDefault="006B43B9">
      <w:pPr>
        <w:pStyle w:val="Inhopg3"/>
        <w:rPr>
          <w:ins w:id="118" w:author="Willems, P.H. (Peter)" w:date="2019-03-27T08:35:00Z"/>
          <w:rFonts w:asciiTheme="minorHAnsi" w:eastAsiaTheme="minorEastAsia" w:hAnsiTheme="minorHAnsi" w:cstheme="minorBidi"/>
          <w:noProof/>
          <w:kern w:val="0"/>
          <w:sz w:val="22"/>
          <w:szCs w:val="22"/>
          <w:lang w:eastAsia="en-US"/>
          <w:rPrChange w:id="119" w:author="Willems, P.H. (Peter)" w:date="2019-06-04T08:53:00Z">
            <w:rPr>
              <w:ins w:id="120" w:author="Willems, P.H. (Peter)" w:date="2019-03-27T08:35:00Z"/>
              <w:rFonts w:asciiTheme="minorHAnsi" w:eastAsiaTheme="minorEastAsia" w:hAnsiTheme="minorHAnsi" w:cstheme="minorBidi"/>
              <w:noProof/>
              <w:kern w:val="0"/>
              <w:sz w:val="22"/>
              <w:szCs w:val="22"/>
              <w:lang w:val="en-US" w:eastAsia="en-US"/>
            </w:rPr>
          </w:rPrChange>
        </w:rPr>
      </w:pPr>
      <w:ins w:id="121" w:author="Willems, P.H. (Peter)" w:date="2019-03-27T08:35:00Z">
        <w:r w:rsidRPr="00E80A37">
          <w:rPr>
            <w:rFonts w:ascii="Corbel" w:hAnsi="Corbel"/>
            <w:noProof/>
          </w:rPr>
          <w:t>1.1.13.</w:t>
        </w:r>
        <w:r w:rsidRPr="00662740">
          <w:rPr>
            <w:rFonts w:asciiTheme="minorHAnsi" w:eastAsiaTheme="minorEastAsia" w:hAnsiTheme="minorHAnsi" w:cstheme="minorBidi"/>
            <w:noProof/>
            <w:kern w:val="0"/>
            <w:sz w:val="22"/>
            <w:szCs w:val="22"/>
            <w:lang w:eastAsia="en-US"/>
            <w:rPrChange w:id="122"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SimpleElementType</w:t>
        </w:r>
        <w:r>
          <w:rPr>
            <w:noProof/>
          </w:rPr>
          <w:tab/>
        </w:r>
        <w:r>
          <w:rPr>
            <w:noProof/>
          </w:rPr>
          <w:fldChar w:fldCharType="begin"/>
        </w:r>
        <w:r>
          <w:rPr>
            <w:noProof/>
          </w:rPr>
          <w:instrText xml:space="preserve"> PAGEREF _Toc4568144 \h </w:instrText>
        </w:r>
      </w:ins>
      <w:r>
        <w:rPr>
          <w:noProof/>
        </w:rPr>
      </w:r>
      <w:r>
        <w:rPr>
          <w:noProof/>
        </w:rPr>
        <w:fldChar w:fldCharType="separate"/>
      </w:r>
      <w:ins w:id="123" w:author="Willems, P.H. (Peter)" w:date="2019-06-04T09:09:00Z">
        <w:r w:rsidR="00E96AE4">
          <w:rPr>
            <w:noProof/>
          </w:rPr>
          <w:t>31</w:t>
        </w:r>
      </w:ins>
      <w:ins w:id="124" w:author="Willems, P.H. (Peter)" w:date="2019-03-27T08:35:00Z">
        <w:r>
          <w:rPr>
            <w:noProof/>
          </w:rPr>
          <w:fldChar w:fldCharType="end"/>
        </w:r>
      </w:ins>
    </w:p>
    <w:p w14:paraId="3A375663" w14:textId="0A47FB04" w:rsidR="006B43B9" w:rsidRPr="00662740" w:rsidRDefault="006B43B9">
      <w:pPr>
        <w:pStyle w:val="Inhopg3"/>
        <w:rPr>
          <w:ins w:id="125" w:author="Willems, P.H. (Peter)" w:date="2019-03-27T08:35:00Z"/>
          <w:rFonts w:asciiTheme="minorHAnsi" w:eastAsiaTheme="minorEastAsia" w:hAnsiTheme="minorHAnsi" w:cstheme="minorBidi"/>
          <w:noProof/>
          <w:kern w:val="0"/>
          <w:sz w:val="22"/>
          <w:szCs w:val="22"/>
          <w:lang w:eastAsia="en-US"/>
          <w:rPrChange w:id="126" w:author="Willems, P.H. (Peter)" w:date="2019-06-04T08:53:00Z">
            <w:rPr>
              <w:ins w:id="127" w:author="Willems, P.H. (Peter)" w:date="2019-03-27T08:35:00Z"/>
              <w:rFonts w:asciiTheme="minorHAnsi" w:eastAsiaTheme="minorEastAsia" w:hAnsiTheme="minorHAnsi" w:cstheme="minorBidi"/>
              <w:noProof/>
              <w:kern w:val="0"/>
              <w:sz w:val="22"/>
              <w:szCs w:val="22"/>
              <w:lang w:val="en-US" w:eastAsia="en-US"/>
            </w:rPr>
          </w:rPrChange>
        </w:rPr>
      </w:pPr>
      <w:ins w:id="128" w:author="Willems, P.H. (Peter)" w:date="2019-03-27T08:35:00Z">
        <w:r w:rsidRPr="00E80A37">
          <w:rPr>
            <w:rFonts w:ascii="Corbel" w:hAnsi="Corbel"/>
            <w:noProof/>
          </w:rPr>
          <w:t>1.1.14.</w:t>
        </w:r>
        <w:r w:rsidRPr="00662740">
          <w:rPr>
            <w:rFonts w:asciiTheme="minorHAnsi" w:eastAsiaTheme="minorEastAsia" w:hAnsiTheme="minorHAnsi" w:cstheme="minorBidi"/>
            <w:noProof/>
            <w:kern w:val="0"/>
            <w:sz w:val="22"/>
            <w:szCs w:val="22"/>
            <w:lang w:eastAsia="en-US"/>
            <w:rPrChange w:id="129"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ElementCondition</w:t>
        </w:r>
        <w:r>
          <w:rPr>
            <w:noProof/>
          </w:rPr>
          <w:tab/>
        </w:r>
        <w:r>
          <w:rPr>
            <w:noProof/>
          </w:rPr>
          <w:fldChar w:fldCharType="begin"/>
        </w:r>
        <w:r>
          <w:rPr>
            <w:noProof/>
          </w:rPr>
          <w:instrText xml:space="preserve"> PAGEREF _Toc4568145 \h </w:instrText>
        </w:r>
      </w:ins>
      <w:r>
        <w:rPr>
          <w:noProof/>
        </w:rPr>
      </w:r>
      <w:r>
        <w:rPr>
          <w:noProof/>
        </w:rPr>
        <w:fldChar w:fldCharType="separate"/>
      </w:r>
      <w:ins w:id="130" w:author="Willems, P.H. (Peter)" w:date="2019-06-04T09:09:00Z">
        <w:r w:rsidR="00E96AE4">
          <w:rPr>
            <w:noProof/>
          </w:rPr>
          <w:t>35</w:t>
        </w:r>
      </w:ins>
      <w:ins w:id="131" w:author="Willems, P.H. (Peter)" w:date="2019-03-27T08:35:00Z">
        <w:r>
          <w:rPr>
            <w:noProof/>
          </w:rPr>
          <w:fldChar w:fldCharType="end"/>
        </w:r>
      </w:ins>
    </w:p>
    <w:p w14:paraId="77F9F8D1" w14:textId="61E144FF" w:rsidR="006B43B9" w:rsidRPr="00662740" w:rsidRDefault="006B43B9">
      <w:pPr>
        <w:pStyle w:val="Inhopg3"/>
        <w:rPr>
          <w:ins w:id="132" w:author="Willems, P.H. (Peter)" w:date="2019-03-27T08:35:00Z"/>
          <w:rFonts w:asciiTheme="minorHAnsi" w:eastAsiaTheme="minorEastAsia" w:hAnsiTheme="minorHAnsi" w:cstheme="minorBidi"/>
          <w:noProof/>
          <w:kern w:val="0"/>
          <w:sz w:val="22"/>
          <w:szCs w:val="22"/>
          <w:lang w:eastAsia="en-US"/>
          <w:rPrChange w:id="133" w:author="Willems, P.H. (Peter)" w:date="2019-06-04T08:53:00Z">
            <w:rPr>
              <w:ins w:id="134" w:author="Willems, P.H. (Peter)" w:date="2019-03-27T08:35:00Z"/>
              <w:rFonts w:asciiTheme="minorHAnsi" w:eastAsiaTheme="minorEastAsia" w:hAnsiTheme="minorHAnsi" w:cstheme="minorBidi"/>
              <w:noProof/>
              <w:kern w:val="0"/>
              <w:sz w:val="22"/>
              <w:szCs w:val="22"/>
              <w:lang w:val="en-US" w:eastAsia="en-US"/>
            </w:rPr>
          </w:rPrChange>
        </w:rPr>
      </w:pPr>
      <w:ins w:id="135" w:author="Willems, P.H. (Peter)" w:date="2019-03-27T08:35:00Z">
        <w:r w:rsidRPr="00E80A37">
          <w:rPr>
            <w:rFonts w:ascii="Corbel" w:hAnsi="Corbel"/>
            <w:noProof/>
          </w:rPr>
          <w:t>1.1.15.</w:t>
        </w:r>
        <w:r w:rsidRPr="00662740">
          <w:rPr>
            <w:rFonts w:asciiTheme="minorHAnsi" w:eastAsiaTheme="minorEastAsia" w:hAnsiTheme="minorHAnsi" w:cstheme="minorBidi"/>
            <w:noProof/>
            <w:kern w:val="0"/>
            <w:sz w:val="22"/>
            <w:szCs w:val="22"/>
            <w:lang w:eastAsia="en-US"/>
            <w:rPrChange w:id="136"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UserDefinedType</w:t>
        </w:r>
        <w:r>
          <w:rPr>
            <w:noProof/>
          </w:rPr>
          <w:tab/>
        </w:r>
        <w:r>
          <w:rPr>
            <w:noProof/>
          </w:rPr>
          <w:fldChar w:fldCharType="begin"/>
        </w:r>
        <w:r>
          <w:rPr>
            <w:noProof/>
          </w:rPr>
          <w:instrText xml:space="preserve"> PAGEREF _Toc4568146 \h </w:instrText>
        </w:r>
      </w:ins>
      <w:r>
        <w:rPr>
          <w:noProof/>
        </w:rPr>
      </w:r>
      <w:r>
        <w:rPr>
          <w:noProof/>
        </w:rPr>
        <w:fldChar w:fldCharType="separate"/>
      </w:r>
      <w:ins w:id="137" w:author="Willems, P.H. (Peter)" w:date="2019-06-04T09:09:00Z">
        <w:r w:rsidR="00E96AE4">
          <w:rPr>
            <w:noProof/>
          </w:rPr>
          <w:t>37</w:t>
        </w:r>
      </w:ins>
      <w:ins w:id="138" w:author="Willems, P.H. (Peter)" w:date="2019-03-27T08:35:00Z">
        <w:r>
          <w:rPr>
            <w:noProof/>
          </w:rPr>
          <w:fldChar w:fldCharType="end"/>
        </w:r>
      </w:ins>
    </w:p>
    <w:p w14:paraId="4BCB567F" w14:textId="78D5EEB1" w:rsidR="006B43B9" w:rsidRPr="00662740" w:rsidRDefault="006B43B9">
      <w:pPr>
        <w:pStyle w:val="Inhopg1"/>
        <w:tabs>
          <w:tab w:val="left" w:pos="480"/>
          <w:tab w:val="right" w:pos="9062"/>
        </w:tabs>
        <w:rPr>
          <w:ins w:id="139" w:author="Willems, P.H. (Peter)" w:date="2019-03-27T08:35:00Z"/>
          <w:rFonts w:asciiTheme="minorHAnsi" w:eastAsiaTheme="minorEastAsia" w:hAnsiTheme="minorHAnsi" w:cstheme="minorBidi"/>
          <w:b w:val="0"/>
          <w:bCs w:val="0"/>
          <w:caps w:val="0"/>
          <w:noProof/>
          <w:kern w:val="0"/>
          <w:sz w:val="22"/>
          <w:szCs w:val="22"/>
          <w:lang w:eastAsia="en-US"/>
          <w:rPrChange w:id="140" w:author="Willems, P.H. (Peter)" w:date="2019-06-04T08:53:00Z">
            <w:rPr>
              <w:ins w:id="141" w:author="Willems, P.H. (Peter)" w:date="2019-03-27T08:35:00Z"/>
              <w:rFonts w:asciiTheme="minorHAnsi" w:eastAsiaTheme="minorEastAsia" w:hAnsiTheme="minorHAnsi" w:cstheme="minorBidi"/>
              <w:b w:val="0"/>
              <w:bCs w:val="0"/>
              <w:caps w:val="0"/>
              <w:noProof/>
              <w:kern w:val="0"/>
              <w:sz w:val="22"/>
              <w:szCs w:val="22"/>
              <w:lang w:val="en-US" w:eastAsia="en-US"/>
            </w:rPr>
          </w:rPrChange>
        </w:rPr>
      </w:pPr>
      <w:ins w:id="142" w:author="Willems, P.H. (Peter)" w:date="2019-03-27T08:35:00Z">
        <w:r w:rsidRPr="00E80A37">
          <w:rPr>
            <w:rFonts w:ascii="Corbel" w:hAnsi="Corbel"/>
            <w:b w:val="0"/>
            <w:noProof/>
          </w:rPr>
          <w:t>2.</w:t>
        </w:r>
        <w:r w:rsidRPr="00662740">
          <w:rPr>
            <w:rFonts w:asciiTheme="minorHAnsi" w:eastAsiaTheme="minorEastAsia" w:hAnsiTheme="minorHAnsi" w:cstheme="minorBidi"/>
            <w:b w:val="0"/>
            <w:bCs w:val="0"/>
            <w:caps w:val="0"/>
            <w:noProof/>
            <w:kern w:val="0"/>
            <w:sz w:val="22"/>
            <w:szCs w:val="22"/>
            <w:lang w:eastAsia="en-US"/>
            <w:rPrChange w:id="143" w:author="Willems, P.H. (Peter)" w:date="2019-06-04T08:53:00Z">
              <w:rPr>
                <w:rFonts w:asciiTheme="minorHAnsi" w:eastAsiaTheme="minorEastAsia" w:hAnsiTheme="minorHAnsi" w:cstheme="minorBidi"/>
                <w:b w:val="0"/>
                <w:bCs w:val="0"/>
                <w:caps w:val="0"/>
                <w:noProof/>
                <w:kern w:val="0"/>
                <w:sz w:val="22"/>
                <w:szCs w:val="22"/>
                <w:lang w:val="en-US" w:eastAsia="en-US"/>
              </w:rPr>
            </w:rPrChange>
          </w:rPr>
          <w:tab/>
        </w:r>
        <w:r w:rsidRPr="00E80A37">
          <w:rPr>
            <w:rFonts w:ascii="Corbel" w:hAnsi="Corbel"/>
            <w:i/>
            <w:noProof/>
          </w:rPr>
          <w:t>Uitwerking berichten</w:t>
        </w:r>
        <w:r>
          <w:rPr>
            <w:noProof/>
          </w:rPr>
          <w:tab/>
        </w:r>
        <w:r>
          <w:rPr>
            <w:noProof/>
          </w:rPr>
          <w:fldChar w:fldCharType="begin"/>
        </w:r>
        <w:r>
          <w:rPr>
            <w:noProof/>
          </w:rPr>
          <w:instrText xml:space="preserve"> PAGEREF _Toc4568147 \h </w:instrText>
        </w:r>
      </w:ins>
      <w:r>
        <w:rPr>
          <w:noProof/>
        </w:rPr>
      </w:r>
      <w:r>
        <w:rPr>
          <w:noProof/>
        </w:rPr>
        <w:fldChar w:fldCharType="separate"/>
      </w:r>
      <w:ins w:id="144" w:author="Willems, P.H. (Peter)" w:date="2019-06-04T09:09:00Z">
        <w:r w:rsidR="00E96AE4">
          <w:rPr>
            <w:noProof/>
          </w:rPr>
          <w:t>39</w:t>
        </w:r>
      </w:ins>
      <w:ins w:id="145" w:author="Willems, P.H. (Peter)" w:date="2019-03-27T08:35:00Z">
        <w:r>
          <w:rPr>
            <w:noProof/>
          </w:rPr>
          <w:fldChar w:fldCharType="end"/>
        </w:r>
      </w:ins>
    </w:p>
    <w:p w14:paraId="52C2279E" w14:textId="39023321" w:rsidR="006B43B9" w:rsidRPr="00662740" w:rsidRDefault="006B43B9">
      <w:pPr>
        <w:pStyle w:val="Inhopg2"/>
        <w:tabs>
          <w:tab w:val="left" w:pos="720"/>
          <w:tab w:val="right" w:pos="9062"/>
        </w:tabs>
        <w:rPr>
          <w:ins w:id="146" w:author="Willems, P.H. (Peter)" w:date="2019-03-27T08:35:00Z"/>
          <w:rFonts w:asciiTheme="minorHAnsi" w:eastAsiaTheme="minorEastAsia" w:hAnsiTheme="minorHAnsi" w:cstheme="minorBidi"/>
          <w:b w:val="0"/>
          <w:bCs w:val="0"/>
          <w:noProof/>
          <w:kern w:val="0"/>
          <w:sz w:val="22"/>
          <w:szCs w:val="22"/>
          <w:lang w:eastAsia="en-US"/>
          <w:rPrChange w:id="147" w:author="Willems, P.H. (Peter)" w:date="2019-06-04T08:53:00Z">
            <w:rPr>
              <w:ins w:id="148" w:author="Willems, P.H. (Peter)" w:date="2019-03-27T08:35:00Z"/>
              <w:rFonts w:asciiTheme="minorHAnsi" w:eastAsiaTheme="minorEastAsia" w:hAnsiTheme="minorHAnsi" w:cstheme="minorBidi"/>
              <w:b w:val="0"/>
              <w:bCs w:val="0"/>
              <w:noProof/>
              <w:kern w:val="0"/>
              <w:sz w:val="22"/>
              <w:szCs w:val="22"/>
              <w:lang w:val="en-US" w:eastAsia="en-US"/>
            </w:rPr>
          </w:rPrChange>
        </w:rPr>
      </w:pPr>
      <w:ins w:id="149" w:author="Willems, P.H. (Peter)" w:date="2019-03-27T08:35:00Z">
        <w:r w:rsidRPr="00E80A37">
          <w:rPr>
            <w:rFonts w:ascii="Corbel" w:hAnsi="Corbel"/>
            <w:b w:val="0"/>
            <w:noProof/>
          </w:rPr>
          <w:t>2.1.</w:t>
        </w:r>
        <w:r w:rsidRPr="00662740">
          <w:rPr>
            <w:rFonts w:asciiTheme="minorHAnsi" w:eastAsiaTheme="minorEastAsia" w:hAnsiTheme="minorHAnsi" w:cstheme="minorBidi"/>
            <w:b w:val="0"/>
            <w:bCs w:val="0"/>
            <w:noProof/>
            <w:kern w:val="0"/>
            <w:sz w:val="22"/>
            <w:szCs w:val="22"/>
            <w:lang w:eastAsia="en-US"/>
            <w:rPrChange w:id="150" w:author="Willems, P.H. (Peter)" w:date="2019-06-04T08:53:00Z">
              <w:rPr>
                <w:rFonts w:asciiTheme="minorHAnsi" w:eastAsiaTheme="minorEastAsia" w:hAnsiTheme="minorHAnsi" w:cstheme="minorBidi"/>
                <w:b w:val="0"/>
                <w:bCs w:val="0"/>
                <w:noProof/>
                <w:kern w:val="0"/>
                <w:sz w:val="22"/>
                <w:szCs w:val="22"/>
                <w:lang w:val="en-US" w:eastAsia="en-US"/>
              </w:rPr>
            </w:rPrChange>
          </w:rPr>
          <w:tab/>
        </w:r>
        <w:r w:rsidRPr="00E80A37">
          <w:rPr>
            <w:rFonts w:ascii="Corbel" w:hAnsi="Corbel"/>
            <w:b w:val="0"/>
            <w:noProof/>
          </w:rPr>
          <w:t>Het projectspecifieke bericht</w:t>
        </w:r>
        <w:r>
          <w:rPr>
            <w:noProof/>
          </w:rPr>
          <w:tab/>
        </w:r>
        <w:r>
          <w:rPr>
            <w:noProof/>
          </w:rPr>
          <w:fldChar w:fldCharType="begin"/>
        </w:r>
        <w:r>
          <w:rPr>
            <w:noProof/>
          </w:rPr>
          <w:instrText xml:space="preserve"> PAGEREF _Toc4568148 \h </w:instrText>
        </w:r>
      </w:ins>
      <w:r>
        <w:rPr>
          <w:noProof/>
        </w:rPr>
      </w:r>
      <w:r>
        <w:rPr>
          <w:noProof/>
        </w:rPr>
        <w:fldChar w:fldCharType="separate"/>
      </w:r>
      <w:ins w:id="151" w:author="Willems, P.H. (Peter)" w:date="2019-06-04T09:09:00Z">
        <w:r w:rsidR="00E96AE4">
          <w:rPr>
            <w:noProof/>
          </w:rPr>
          <w:t>39</w:t>
        </w:r>
      </w:ins>
      <w:ins w:id="152" w:author="Willems, P.H. (Peter)" w:date="2019-03-27T08:35:00Z">
        <w:r>
          <w:rPr>
            <w:noProof/>
          </w:rPr>
          <w:fldChar w:fldCharType="end"/>
        </w:r>
      </w:ins>
    </w:p>
    <w:p w14:paraId="7D76BE4C" w14:textId="01D91B34" w:rsidR="006B43B9" w:rsidRPr="00662740" w:rsidRDefault="006B43B9">
      <w:pPr>
        <w:pStyle w:val="Inhopg2"/>
        <w:tabs>
          <w:tab w:val="left" w:pos="720"/>
          <w:tab w:val="right" w:pos="9062"/>
        </w:tabs>
        <w:rPr>
          <w:ins w:id="153" w:author="Willems, P.H. (Peter)" w:date="2019-03-27T08:35:00Z"/>
          <w:rFonts w:asciiTheme="minorHAnsi" w:eastAsiaTheme="minorEastAsia" w:hAnsiTheme="minorHAnsi" w:cstheme="minorBidi"/>
          <w:b w:val="0"/>
          <w:bCs w:val="0"/>
          <w:noProof/>
          <w:kern w:val="0"/>
          <w:sz w:val="22"/>
          <w:szCs w:val="22"/>
          <w:lang w:eastAsia="en-US"/>
          <w:rPrChange w:id="154" w:author="Willems, P.H. (Peter)" w:date="2019-06-04T08:53:00Z">
            <w:rPr>
              <w:ins w:id="155" w:author="Willems, P.H. (Peter)" w:date="2019-03-27T08:35:00Z"/>
              <w:rFonts w:asciiTheme="minorHAnsi" w:eastAsiaTheme="minorEastAsia" w:hAnsiTheme="minorHAnsi" w:cstheme="minorBidi"/>
              <w:b w:val="0"/>
              <w:bCs w:val="0"/>
              <w:noProof/>
              <w:kern w:val="0"/>
              <w:sz w:val="22"/>
              <w:szCs w:val="22"/>
              <w:lang w:val="en-US" w:eastAsia="en-US"/>
            </w:rPr>
          </w:rPrChange>
        </w:rPr>
      </w:pPr>
      <w:ins w:id="156" w:author="Willems, P.H. (Peter)" w:date="2019-03-27T08:35:00Z">
        <w:r w:rsidRPr="00E80A37">
          <w:rPr>
            <w:rFonts w:ascii="Corbel" w:hAnsi="Corbel"/>
            <w:b w:val="0"/>
            <w:noProof/>
          </w:rPr>
          <w:t>2.2.</w:t>
        </w:r>
        <w:r w:rsidRPr="00662740">
          <w:rPr>
            <w:rFonts w:asciiTheme="minorHAnsi" w:eastAsiaTheme="minorEastAsia" w:hAnsiTheme="minorHAnsi" w:cstheme="minorBidi"/>
            <w:b w:val="0"/>
            <w:bCs w:val="0"/>
            <w:noProof/>
            <w:kern w:val="0"/>
            <w:sz w:val="22"/>
            <w:szCs w:val="22"/>
            <w:lang w:eastAsia="en-US"/>
            <w:rPrChange w:id="157" w:author="Willems, P.H. (Peter)" w:date="2019-06-04T08:53:00Z">
              <w:rPr>
                <w:rFonts w:asciiTheme="minorHAnsi" w:eastAsiaTheme="minorEastAsia" w:hAnsiTheme="minorHAnsi" w:cstheme="minorBidi"/>
                <w:b w:val="0"/>
                <w:bCs w:val="0"/>
                <w:noProof/>
                <w:kern w:val="0"/>
                <w:sz w:val="22"/>
                <w:szCs w:val="22"/>
                <w:lang w:val="en-US" w:eastAsia="en-US"/>
              </w:rPr>
            </w:rPrChange>
          </w:rPr>
          <w:tab/>
        </w:r>
        <w:r w:rsidRPr="00E80A37">
          <w:rPr>
            <w:rFonts w:ascii="Corbel" w:hAnsi="Corbel"/>
            <w:b w:val="0"/>
            <w:noProof/>
          </w:rPr>
          <w:t>Opstellen van berichten</w:t>
        </w:r>
        <w:r>
          <w:rPr>
            <w:noProof/>
          </w:rPr>
          <w:tab/>
        </w:r>
        <w:r>
          <w:rPr>
            <w:noProof/>
          </w:rPr>
          <w:fldChar w:fldCharType="begin"/>
        </w:r>
        <w:r>
          <w:rPr>
            <w:noProof/>
          </w:rPr>
          <w:instrText xml:space="preserve"> PAGEREF _Toc4568149 \h </w:instrText>
        </w:r>
      </w:ins>
      <w:r>
        <w:rPr>
          <w:noProof/>
        </w:rPr>
      </w:r>
      <w:r>
        <w:rPr>
          <w:noProof/>
        </w:rPr>
        <w:fldChar w:fldCharType="separate"/>
      </w:r>
      <w:ins w:id="158" w:author="Willems, P.H. (Peter)" w:date="2019-06-04T09:09:00Z">
        <w:r w:rsidR="00E96AE4">
          <w:rPr>
            <w:noProof/>
          </w:rPr>
          <w:t>45</w:t>
        </w:r>
      </w:ins>
      <w:ins w:id="159" w:author="Willems, P.H. (Peter)" w:date="2019-03-27T08:35:00Z">
        <w:r>
          <w:rPr>
            <w:noProof/>
          </w:rPr>
          <w:fldChar w:fldCharType="end"/>
        </w:r>
      </w:ins>
    </w:p>
    <w:p w14:paraId="4F6F6B03" w14:textId="5DB4402D" w:rsidR="006B43B9" w:rsidRPr="00662740" w:rsidRDefault="006B43B9">
      <w:pPr>
        <w:pStyle w:val="Inhopg3"/>
        <w:rPr>
          <w:ins w:id="160" w:author="Willems, P.H. (Peter)" w:date="2019-03-27T08:35:00Z"/>
          <w:rFonts w:asciiTheme="minorHAnsi" w:eastAsiaTheme="minorEastAsia" w:hAnsiTheme="minorHAnsi" w:cstheme="minorBidi"/>
          <w:noProof/>
          <w:kern w:val="0"/>
          <w:sz w:val="22"/>
          <w:szCs w:val="22"/>
          <w:lang w:eastAsia="en-US"/>
          <w:rPrChange w:id="161" w:author="Willems, P.H. (Peter)" w:date="2019-06-04T08:53:00Z">
            <w:rPr>
              <w:ins w:id="162" w:author="Willems, P.H. (Peter)" w:date="2019-03-27T08:35:00Z"/>
              <w:rFonts w:asciiTheme="minorHAnsi" w:eastAsiaTheme="minorEastAsia" w:hAnsiTheme="minorHAnsi" w:cstheme="minorBidi"/>
              <w:noProof/>
              <w:kern w:val="0"/>
              <w:sz w:val="22"/>
              <w:szCs w:val="22"/>
              <w:lang w:val="en-US" w:eastAsia="en-US"/>
            </w:rPr>
          </w:rPrChange>
        </w:rPr>
      </w:pPr>
      <w:ins w:id="163" w:author="Willems, P.H. (Peter)" w:date="2019-03-27T08:35:00Z">
        <w:r w:rsidRPr="00E80A37">
          <w:rPr>
            <w:rFonts w:ascii="Corbel" w:hAnsi="Corbel"/>
            <w:noProof/>
          </w:rPr>
          <w:t>2.2.1.</w:t>
        </w:r>
        <w:r w:rsidRPr="00662740">
          <w:rPr>
            <w:rFonts w:asciiTheme="minorHAnsi" w:eastAsiaTheme="minorEastAsia" w:hAnsiTheme="minorHAnsi" w:cstheme="minorBidi"/>
            <w:noProof/>
            <w:kern w:val="0"/>
            <w:sz w:val="22"/>
            <w:szCs w:val="22"/>
            <w:lang w:eastAsia="en-US"/>
            <w:rPrChange w:id="164"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eerste bericht (“eerste_bericht.xml”)</w:t>
        </w:r>
        <w:r>
          <w:rPr>
            <w:noProof/>
          </w:rPr>
          <w:tab/>
        </w:r>
        <w:r>
          <w:rPr>
            <w:noProof/>
          </w:rPr>
          <w:fldChar w:fldCharType="begin"/>
        </w:r>
        <w:r>
          <w:rPr>
            <w:noProof/>
          </w:rPr>
          <w:instrText xml:space="preserve"> PAGEREF _Toc4568150 \h </w:instrText>
        </w:r>
      </w:ins>
      <w:r>
        <w:rPr>
          <w:noProof/>
        </w:rPr>
      </w:r>
      <w:r>
        <w:rPr>
          <w:noProof/>
        </w:rPr>
        <w:fldChar w:fldCharType="separate"/>
      </w:r>
      <w:ins w:id="165" w:author="Willems, P.H. (Peter)" w:date="2019-06-04T09:09:00Z">
        <w:r w:rsidR="00E96AE4">
          <w:rPr>
            <w:noProof/>
          </w:rPr>
          <w:t>45</w:t>
        </w:r>
      </w:ins>
      <w:ins w:id="166" w:author="Willems, P.H. (Peter)" w:date="2019-03-27T08:35:00Z">
        <w:r>
          <w:rPr>
            <w:noProof/>
          </w:rPr>
          <w:fldChar w:fldCharType="end"/>
        </w:r>
      </w:ins>
    </w:p>
    <w:p w14:paraId="0069203F" w14:textId="3FD2FE47" w:rsidR="006B43B9" w:rsidRPr="00662740" w:rsidRDefault="006B43B9">
      <w:pPr>
        <w:pStyle w:val="Inhopg3"/>
        <w:rPr>
          <w:ins w:id="167" w:author="Willems, P.H. (Peter)" w:date="2019-03-27T08:35:00Z"/>
          <w:rFonts w:asciiTheme="minorHAnsi" w:eastAsiaTheme="minorEastAsia" w:hAnsiTheme="minorHAnsi" w:cstheme="minorBidi"/>
          <w:noProof/>
          <w:kern w:val="0"/>
          <w:sz w:val="22"/>
          <w:szCs w:val="22"/>
          <w:lang w:eastAsia="en-US"/>
          <w:rPrChange w:id="168" w:author="Willems, P.H. (Peter)" w:date="2019-06-04T08:53:00Z">
            <w:rPr>
              <w:ins w:id="169" w:author="Willems, P.H. (Peter)" w:date="2019-03-27T08:35:00Z"/>
              <w:rFonts w:asciiTheme="minorHAnsi" w:eastAsiaTheme="minorEastAsia" w:hAnsiTheme="minorHAnsi" w:cstheme="minorBidi"/>
              <w:noProof/>
              <w:kern w:val="0"/>
              <w:sz w:val="22"/>
              <w:szCs w:val="22"/>
              <w:lang w:val="en-US" w:eastAsia="en-US"/>
            </w:rPr>
          </w:rPrChange>
        </w:rPr>
      </w:pPr>
      <w:ins w:id="170" w:author="Willems, P.H. (Peter)" w:date="2019-03-27T08:35:00Z">
        <w:r w:rsidRPr="00E80A37">
          <w:rPr>
            <w:rFonts w:ascii="Corbel" w:hAnsi="Corbel"/>
            <w:noProof/>
          </w:rPr>
          <w:t>2.2.2.</w:t>
        </w:r>
        <w:r w:rsidRPr="00662740">
          <w:rPr>
            <w:rFonts w:asciiTheme="minorHAnsi" w:eastAsiaTheme="minorEastAsia" w:hAnsiTheme="minorHAnsi" w:cstheme="minorBidi"/>
            <w:noProof/>
            <w:kern w:val="0"/>
            <w:sz w:val="22"/>
            <w:szCs w:val="22"/>
            <w:lang w:eastAsia="en-US"/>
            <w:rPrChange w:id="171"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tweede bericht (“tweede_bericht.xml”)</w:t>
        </w:r>
        <w:r>
          <w:rPr>
            <w:noProof/>
          </w:rPr>
          <w:tab/>
        </w:r>
        <w:r>
          <w:rPr>
            <w:noProof/>
          </w:rPr>
          <w:fldChar w:fldCharType="begin"/>
        </w:r>
        <w:r>
          <w:rPr>
            <w:noProof/>
          </w:rPr>
          <w:instrText xml:space="preserve"> PAGEREF _Toc4568151 \h </w:instrText>
        </w:r>
      </w:ins>
      <w:r>
        <w:rPr>
          <w:noProof/>
        </w:rPr>
      </w:r>
      <w:r>
        <w:rPr>
          <w:noProof/>
        </w:rPr>
        <w:fldChar w:fldCharType="separate"/>
      </w:r>
      <w:ins w:id="172" w:author="Willems, P.H. (Peter)" w:date="2019-06-04T09:09:00Z">
        <w:r w:rsidR="00E96AE4">
          <w:rPr>
            <w:noProof/>
          </w:rPr>
          <w:t>51</w:t>
        </w:r>
      </w:ins>
      <w:ins w:id="173" w:author="Willems, P.H. (Peter)" w:date="2019-03-27T08:35:00Z">
        <w:r>
          <w:rPr>
            <w:noProof/>
          </w:rPr>
          <w:fldChar w:fldCharType="end"/>
        </w:r>
      </w:ins>
    </w:p>
    <w:p w14:paraId="5C06AF4E" w14:textId="52B5D7AC" w:rsidR="006B43B9" w:rsidRPr="00662740" w:rsidRDefault="006B43B9">
      <w:pPr>
        <w:pStyle w:val="Inhopg3"/>
        <w:rPr>
          <w:ins w:id="174" w:author="Willems, P.H. (Peter)" w:date="2019-03-27T08:35:00Z"/>
          <w:rFonts w:asciiTheme="minorHAnsi" w:eastAsiaTheme="minorEastAsia" w:hAnsiTheme="minorHAnsi" w:cstheme="minorBidi"/>
          <w:noProof/>
          <w:kern w:val="0"/>
          <w:sz w:val="22"/>
          <w:szCs w:val="22"/>
          <w:lang w:eastAsia="en-US"/>
          <w:rPrChange w:id="175" w:author="Willems, P.H. (Peter)" w:date="2019-06-04T08:53:00Z">
            <w:rPr>
              <w:ins w:id="176" w:author="Willems, P.H. (Peter)" w:date="2019-03-27T08:35:00Z"/>
              <w:rFonts w:asciiTheme="minorHAnsi" w:eastAsiaTheme="minorEastAsia" w:hAnsiTheme="minorHAnsi" w:cstheme="minorBidi"/>
              <w:noProof/>
              <w:kern w:val="0"/>
              <w:sz w:val="22"/>
              <w:szCs w:val="22"/>
              <w:lang w:val="en-US" w:eastAsia="en-US"/>
            </w:rPr>
          </w:rPrChange>
        </w:rPr>
      </w:pPr>
      <w:ins w:id="177" w:author="Willems, P.H. (Peter)" w:date="2019-03-27T08:35:00Z">
        <w:r w:rsidRPr="00E80A37">
          <w:rPr>
            <w:rFonts w:ascii="Corbel" w:hAnsi="Corbel"/>
            <w:noProof/>
          </w:rPr>
          <w:t>2.2.3.</w:t>
        </w:r>
        <w:r w:rsidRPr="00662740">
          <w:rPr>
            <w:rFonts w:asciiTheme="minorHAnsi" w:eastAsiaTheme="minorEastAsia" w:hAnsiTheme="minorHAnsi" w:cstheme="minorBidi"/>
            <w:noProof/>
            <w:kern w:val="0"/>
            <w:sz w:val="22"/>
            <w:szCs w:val="22"/>
            <w:lang w:eastAsia="en-US"/>
            <w:rPrChange w:id="178"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derde bericht (“derde_bericht.xml”)</w:t>
        </w:r>
        <w:r>
          <w:rPr>
            <w:noProof/>
          </w:rPr>
          <w:tab/>
        </w:r>
        <w:r>
          <w:rPr>
            <w:noProof/>
          </w:rPr>
          <w:fldChar w:fldCharType="begin"/>
        </w:r>
        <w:r>
          <w:rPr>
            <w:noProof/>
          </w:rPr>
          <w:instrText xml:space="preserve"> PAGEREF _Toc4568152 \h </w:instrText>
        </w:r>
      </w:ins>
      <w:r>
        <w:rPr>
          <w:noProof/>
        </w:rPr>
      </w:r>
      <w:r>
        <w:rPr>
          <w:noProof/>
        </w:rPr>
        <w:fldChar w:fldCharType="separate"/>
      </w:r>
      <w:ins w:id="179" w:author="Willems, P.H. (Peter)" w:date="2019-06-04T09:09:00Z">
        <w:r w:rsidR="00E96AE4">
          <w:rPr>
            <w:noProof/>
          </w:rPr>
          <w:t>53</w:t>
        </w:r>
      </w:ins>
      <w:ins w:id="180" w:author="Willems, P.H. (Peter)" w:date="2019-03-27T08:35:00Z">
        <w:r>
          <w:rPr>
            <w:noProof/>
          </w:rPr>
          <w:fldChar w:fldCharType="end"/>
        </w:r>
      </w:ins>
    </w:p>
    <w:p w14:paraId="078039CE" w14:textId="4BFAE0FD" w:rsidR="006B43B9" w:rsidRPr="00662740" w:rsidRDefault="006B43B9">
      <w:pPr>
        <w:pStyle w:val="Inhopg3"/>
        <w:rPr>
          <w:ins w:id="181" w:author="Willems, P.H. (Peter)" w:date="2019-03-27T08:35:00Z"/>
          <w:rFonts w:asciiTheme="minorHAnsi" w:eastAsiaTheme="minorEastAsia" w:hAnsiTheme="minorHAnsi" w:cstheme="minorBidi"/>
          <w:noProof/>
          <w:kern w:val="0"/>
          <w:sz w:val="22"/>
          <w:szCs w:val="22"/>
          <w:lang w:eastAsia="en-US"/>
          <w:rPrChange w:id="182" w:author="Willems, P.H. (Peter)" w:date="2019-06-04T08:53:00Z">
            <w:rPr>
              <w:ins w:id="183" w:author="Willems, P.H. (Peter)" w:date="2019-03-27T08:35:00Z"/>
              <w:rFonts w:asciiTheme="minorHAnsi" w:eastAsiaTheme="minorEastAsia" w:hAnsiTheme="minorHAnsi" w:cstheme="minorBidi"/>
              <w:noProof/>
              <w:kern w:val="0"/>
              <w:sz w:val="22"/>
              <w:szCs w:val="22"/>
              <w:lang w:val="en-US" w:eastAsia="en-US"/>
            </w:rPr>
          </w:rPrChange>
        </w:rPr>
      </w:pPr>
      <w:ins w:id="184" w:author="Willems, P.H. (Peter)" w:date="2019-03-27T08:35:00Z">
        <w:r w:rsidRPr="00E80A37">
          <w:rPr>
            <w:rFonts w:ascii="Corbel" w:hAnsi="Corbel"/>
            <w:noProof/>
          </w:rPr>
          <w:t>2.2.4.</w:t>
        </w:r>
        <w:r w:rsidRPr="00662740">
          <w:rPr>
            <w:rFonts w:asciiTheme="minorHAnsi" w:eastAsiaTheme="minorEastAsia" w:hAnsiTheme="minorHAnsi" w:cstheme="minorBidi"/>
            <w:noProof/>
            <w:kern w:val="0"/>
            <w:sz w:val="22"/>
            <w:szCs w:val="22"/>
            <w:lang w:eastAsia="en-US"/>
            <w:rPrChange w:id="185"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vierde bericht (“vierde_bericht.xml”)</w:t>
        </w:r>
        <w:r>
          <w:rPr>
            <w:noProof/>
          </w:rPr>
          <w:tab/>
        </w:r>
        <w:r>
          <w:rPr>
            <w:noProof/>
          </w:rPr>
          <w:fldChar w:fldCharType="begin"/>
        </w:r>
        <w:r>
          <w:rPr>
            <w:noProof/>
          </w:rPr>
          <w:instrText xml:space="preserve"> PAGEREF _Toc4568153 \h </w:instrText>
        </w:r>
      </w:ins>
      <w:r>
        <w:rPr>
          <w:noProof/>
        </w:rPr>
      </w:r>
      <w:r>
        <w:rPr>
          <w:noProof/>
        </w:rPr>
        <w:fldChar w:fldCharType="separate"/>
      </w:r>
      <w:ins w:id="186" w:author="Willems, P.H. (Peter)" w:date="2019-06-04T09:09:00Z">
        <w:r w:rsidR="00E96AE4">
          <w:rPr>
            <w:noProof/>
          </w:rPr>
          <w:t>56</w:t>
        </w:r>
      </w:ins>
      <w:ins w:id="187" w:author="Willems, P.H. (Peter)" w:date="2019-03-27T08:35:00Z">
        <w:r>
          <w:rPr>
            <w:noProof/>
          </w:rPr>
          <w:fldChar w:fldCharType="end"/>
        </w:r>
      </w:ins>
    </w:p>
    <w:p w14:paraId="5D363600" w14:textId="074A92E1" w:rsidR="006B43B9" w:rsidRPr="00662740" w:rsidRDefault="006B43B9">
      <w:pPr>
        <w:pStyle w:val="Inhopg3"/>
        <w:rPr>
          <w:ins w:id="188" w:author="Willems, P.H. (Peter)" w:date="2019-03-27T08:35:00Z"/>
          <w:rFonts w:asciiTheme="minorHAnsi" w:eastAsiaTheme="minorEastAsia" w:hAnsiTheme="minorHAnsi" w:cstheme="minorBidi"/>
          <w:noProof/>
          <w:kern w:val="0"/>
          <w:sz w:val="22"/>
          <w:szCs w:val="22"/>
          <w:lang w:eastAsia="en-US"/>
          <w:rPrChange w:id="189" w:author="Willems, P.H. (Peter)" w:date="2019-06-04T08:53:00Z">
            <w:rPr>
              <w:ins w:id="190" w:author="Willems, P.H. (Peter)" w:date="2019-03-27T08:35:00Z"/>
              <w:rFonts w:asciiTheme="minorHAnsi" w:eastAsiaTheme="minorEastAsia" w:hAnsiTheme="minorHAnsi" w:cstheme="minorBidi"/>
              <w:noProof/>
              <w:kern w:val="0"/>
              <w:sz w:val="22"/>
              <w:szCs w:val="22"/>
              <w:lang w:val="en-US" w:eastAsia="en-US"/>
            </w:rPr>
          </w:rPrChange>
        </w:rPr>
      </w:pPr>
      <w:ins w:id="191" w:author="Willems, P.H. (Peter)" w:date="2019-03-27T08:35:00Z">
        <w:r w:rsidRPr="00E80A37">
          <w:rPr>
            <w:rFonts w:ascii="Corbel" w:hAnsi="Corbel"/>
            <w:noProof/>
          </w:rPr>
          <w:t>2.2.5.</w:t>
        </w:r>
        <w:r w:rsidRPr="00662740">
          <w:rPr>
            <w:rFonts w:asciiTheme="minorHAnsi" w:eastAsiaTheme="minorEastAsia" w:hAnsiTheme="minorHAnsi" w:cstheme="minorBidi"/>
            <w:noProof/>
            <w:kern w:val="0"/>
            <w:sz w:val="22"/>
            <w:szCs w:val="22"/>
            <w:lang w:eastAsia="en-US"/>
            <w:rPrChange w:id="192"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vijfde en zesde bericht (“vijfde_bericht.xml” en “zesde_bericht.xml”)</w:t>
        </w:r>
        <w:r>
          <w:rPr>
            <w:noProof/>
          </w:rPr>
          <w:tab/>
        </w:r>
        <w:r>
          <w:rPr>
            <w:noProof/>
          </w:rPr>
          <w:fldChar w:fldCharType="begin"/>
        </w:r>
        <w:r>
          <w:rPr>
            <w:noProof/>
          </w:rPr>
          <w:instrText xml:space="preserve"> PAGEREF _Toc4568154 \h </w:instrText>
        </w:r>
      </w:ins>
      <w:r>
        <w:rPr>
          <w:noProof/>
        </w:rPr>
      </w:r>
      <w:r>
        <w:rPr>
          <w:noProof/>
        </w:rPr>
        <w:fldChar w:fldCharType="separate"/>
      </w:r>
      <w:ins w:id="193" w:author="Willems, P.H. (Peter)" w:date="2019-06-04T09:09:00Z">
        <w:r w:rsidR="00E96AE4">
          <w:rPr>
            <w:noProof/>
          </w:rPr>
          <w:t>58</w:t>
        </w:r>
      </w:ins>
      <w:ins w:id="194" w:author="Willems, P.H. (Peter)" w:date="2019-03-27T08:35:00Z">
        <w:r>
          <w:rPr>
            <w:noProof/>
          </w:rPr>
          <w:fldChar w:fldCharType="end"/>
        </w:r>
      </w:ins>
    </w:p>
    <w:p w14:paraId="03C2979D" w14:textId="14CB896A" w:rsidR="006B43B9" w:rsidRPr="00662740" w:rsidRDefault="006B43B9">
      <w:pPr>
        <w:pStyle w:val="Inhopg3"/>
        <w:rPr>
          <w:ins w:id="195" w:author="Willems, P.H. (Peter)" w:date="2019-03-27T08:35:00Z"/>
          <w:rFonts w:asciiTheme="minorHAnsi" w:eastAsiaTheme="minorEastAsia" w:hAnsiTheme="minorHAnsi" w:cstheme="minorBidi"/>
          <w:noProof/>
          <w:kern w:val="0"/>
          <w:sz w:val="22"/>
          <w:szCs w:val="22"/>
          <w:lang w:eastAsia="en-US"/>
          <w:rPrChange w:id="196" w:author="Willems, P.H. (Peter)" w:date="2019-06-04T08:53:00Z">
            <w:rPr>
              <w:ins w:id="197" w:author="Willems, P.H. (Peter)" w:date="2019-03-27T08:35:00Z"/>
              <w:rFonts w:asciiTheme="minorHAnsi" w:eastAsiaTheme="minorEastAsia" w:hAnsiTheme="minorHAnsi" w:cstheme="minorBidi"/>
              <w:noProof/>
              <w:kern w:val="0"/>
              <w:sz w:val="22"/>
              <w:szCs w:val="22"/>
              <w:lang w:val="en-US" w:eastAsia="en-US"/>
            </w:rPr>
          </w:rPrChange>
        </w:rPr>
      </w:pPr>
      <w:ins w:id="198" w:author="Willems, P.H. (Peter)" w:date="2019-03-27T08:35:00Z">
        <w:r w:rsidRPr="00E80A37">
          <w:rPr>
            <w:rFonts w:ascii="Corbel" w:hAnsi="Corbel"/>
            <w:noProof/>
          </w:rPr>
          <w:t>2.2.6.</w:t>
        </w:r>
        <w:r w:rsidRPr="00662740">
          <w:rPr>
            <w:rFonts w:asciiTheme="minorHAnsi" w:eastAsiaTheme="minorEastAsia" w:hAnsiTheme="minorHAnsi" w:cstheme="minorBidi"/>
            <w:noProof/>
            <w:kern w:val="0"/>
            <w:sz w:val="22"/>
            <w:szCs w:val="22"/>
            <w:lang w:eastAsia="en-US"/>
            <w:rPrChange w:id="199"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zevende bericht (“zevende_bericht.xml”)</w:t>
        </w:r>
        <w:r>
          <w:rPr>
            <w:noProof/>
          </w:rPr>
          <w:tab/>
        </w:r>
        <w:r>
          <w:rPr>
            <w:noProof/>
          </w:rPr>
          <w:fldChar w:fldCharType="begin"/>
        </w:r>
        <w:r>
          <w:rPr>
            <w:noProof/>
          </w:rPr>
          <w:instrText xml:space="preserve"> PAGEREF _Toc4568155 \h </w:instrText>
        </w:r>
      </w:ins>
      <w:r>
        <w:rPr>
          <w:noProof/>
        </w:rPr>
      </w:r>
      <w:r>
        <w:rPr>
          <w:noProof/>
        </w:rPr>
        <w:fldChar w:fldCharType="separate"/>
      </w:r>
      <w:ins w:id="200" w:author="Willems, P.H. (Peter)" w:date="2019-06-04T09:09:00Z">
        <w:r w:rsidR="00E96AE4">
          <w:rPr>
            <w:noProof/>
          </w:rPr>
          <w:t>62</w:t>
        </w:r>
      </w:ins>
      <w:ins w:id="201" w:author="Willems, P.H. (Peter)" w:date="2019-03-27T08:35:00Z">
        <w:r>
          <w:rPr>
            <w:noProof/>
          </w:rPr>
          <w:fldChar w:fldCharType="end"/>
        </w:r>
      </w:ins>
    </w:p>
    <w:p w14:paraId="5B3F0DF1" w14:textId="017E0909" w:rsidR="006B43B9" w:rsidRPr="00662740" w:rsidRDefault="006B43B9">
      <w:pPr>
        <w:pStyle w:val="Inhopg3"/>
        <w:rPr>
          <w:ins w:id="202" w:author="Willems, P.H. (Peter)" w:date="2019-03-27T08:35:00Z"/>
          <w:rFonts w:asciiTheme="minorHAnsi" w:eastAsiaTheme="minorEastAsia" w:hAnsiTheme="minorHAnsi" w:cstheme="minorBidi"/>
          <w:noProof/>
          <w:kern w:val="0"/>
          <w:sz w:val="22"/>
          <w:szCs w:val="22"/>
          <w:lang w:eastAsia="en-US"/>
          <w:rPrChange w:id="203" w:author="Willems, P.H. (Peter)" w:date="2019-06-04T08:53:00Z">
            <w:rPr>
              <w:ins w:id="204" w:author="Willems, P.H. (Peter)" w:date="2019-03-27T08:35:00Z"/>
              <w:rFonts w:asciiTheme="minorHAnsi" w:eastAsiaTheme="minorEastAsia" w:hAnsiTheme="minorHAnsi" w:cstheme="minorBidi"/>
              <w:noProof/>
              <w:kern w:val="0"/>
              <w:sz w:val="22"/>
              <w:szCs w:val="22"/>
              <w:lang w:val="en-US" w:eastAsia="en-US"/>
            </w:rPr>
          </w:rPrChange>
        </w:rPr>
      </w:pPr>
      <w:ins w:id="205" w:author="Willems, P.H. (Peter)" w:date="2019-03-27T08:35:00Z">
        <w:r w:rsidRPr="00E80A37">
          <w:rPr>
            <w:rFonts w:ascii="Corbel" w:hAnsi="Corbel"/>
            <w:noProof/>
          </w:rPr>
          <w:t>2.2.7.</w:t>
        </w:r>
        <w:r w:rsidRPr="00662740">
          <w:rPr>
            <w:rFonts w:asciiTheme="minorHAnsi" w:eastAsiaTheme="minorEastAsia" w:hAnsiTheme="minorHAnsi" w:cstheme="minorBidi"/>
            <w:noProof/>
            <w:kern w:val="0"/>
            <w:sz w:val="22"/>
            <w:szCs w:val="22"/>
            <w:lang w:eastAsia="en-US"/>
            <w:rPrChange w:id="206"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achtste bericht (“achtste_bericht.xml”)</w:t>
        </w:r>
        <w:r>
          <w:rPr>
            <w:noProof/>
          </w:rPr>
          <w:tab/>
        </w:r>
        <w:r>
          <w:rPr>
            <w:noProof/>
          </w:rPr>
          <w:fldChar w:fldCharType="begin"/>
        </w:r>
        <w:r>
          <w:rPr>
            <w:noProof/>
          </w:rPr>
          <w:instrText xml:space="preserve"> PAGEREF _Toc4568156 \h </w:instrText>
        </w:r>
      </w:ins>
      <w:r>
        <w:rPr>
          <w:noProof/>
        </w:rPr>
      </w:r>
      <w:r>
        <w:rPr>
          <w:noProof/>
        </w:rPr>
        <w:fldChar w:fldCharType="separate"/>
      </w:r>
      <w:ins w:id="207" w:author="Willems, P.H. (Peter)" w:date="2019-06-04T09:09:00Z">
        <w:r w:rsidR="00E96AE4">
          <w:rPr>
            <w:noProof/>
          </w:rPr>
          <w:t>64</w:t>
        </w:r>
      </w:ins>
      <w:ins w:id="208" w:author="Willems, P.H. (Peter)" w:date="2019-03-27T08:35:00Z">
        <w:r>
          <w:rPr>
            <w:noProof/>
          </w:rPr>
          <w:fldChar w:fldCharType="end"/>
        </w:r>
      </w:ins>
    </w:p>
    <w:p w14:paraId="1D06C153" w14:textId="71BA7FAF" w:rsidR="006B43B9" w:rsidRPr="00662740" w:rsidRDefault="006B43B9">
      <w:pPr>
        <w:pStyle w:val="Inhopg3"/>
        <w:rPr>
          <w:ins w:id="209" w:author="Willems, P.H. (Peter)" w:date="2019-03-27T08:35:00Z"/>
          <w:rFonts w:asciiTheme="minorHAnsi" w:eastAsiaTheme="minorEastAsia" w:hAnsiTheme="minorHAnsi" w:cstheme="minorBidi"/>
          <w:noProof/>
          <w:kern w:val="0"/>
          <w:sz w:val="22"/>
          <w:szCs w:val="22"/>
          <w:lang w:eastAsia="en-US"/>
          <w:rPrChange w:id="210" w:author="Willems, P.H. (Peter)" w:date="2019-06-04T08:53:00Z">
            <w:rPr>
              <w:ins w:id="211" w:author="Willems, P.H. (Peter)" w:date="2019-03-27T08:35:00Z"/>
              <w:rFonts w:asciiTheme="minorHAnsi" w:eastAsiaTheme="minorEastAsia" w:hAnsiTheme="minorHAnsi" w:cstheme="minorBidi"/>
              <w:noProof/>
              <w:kern w:val="0"/>
              <w:sz w:val="22"/>
              <w:szCs w:val="22"/>
              <w:lang w:val="en-US" w:eastAsia="en-US"/>
            </w:rPr>
          </w:rPrChange>
        </w:rPr>
      </w:pPr>
      <w:ins w:id="212" w:author="Willems, P.H. (Peter)" w:date="2019-03-27T08:35:00Z">
        <w:r w:rsidRPr="00E80A37">
          <w:rPr>
            <w:rFonts w:ascii="Corbel" w:hAnsi="Corbel"/>
            <w:noProof/>
          </w:rPr>
          <w:t>2.2.8.</w:t>
        </w:r>
        <w:r w:rsidRPr="00662740">
          <w:rPr>
            <w:rFonts w:asciiTheme="minorHAnsi" w:eastAsiaTheme="minorEastAsia" w:hAnsiTheme="minorHAnsi" w:cstheme="minorBidi"/>
            <w:noProof/>
            <w:kern w:val="0"/>
            <w:sz w:val="22"/>
            <w:szCs w:val="22"/>
            <w:lang w:eastAsia="en-US"/>
            <w:rPrChange w:id="213"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negende bericht (“negende_bericht.xml”)</w:t>
        </w:r>
        <w:r>
          <w:rPr>
            <w:noProof/>
          </w:rPr>
          <w:tab/>
        </w:r>
        <w:r>
          <w:rPr>
            <w:noProof/>
          </w:rPr>
          <w:fldChar w:fldCharType="begin"/>
        </w:r>
        <w:r>
          <w:rPr>
            <w:noProof/>
          </w:rPr>
          <w:instrText xml:space="preserve"> PAGEREF _Toc4568157 \h </w:instrText>
        </w:r>
      </w:ins>
      <w:r>
        <w:rPr>
          <w:noProof/>
        </w:rPr>
      </w:r>
      <w:r>
        <w:rPr>
          <w:noProof/>
        </w:rPr>
        <w:fldChar w:fldCharType="separate"/>
      </w:r>
      <w:ins w:id="214" w:author="Willems, P.H. (Peter)" w:date="2019-06-04T09:09:00Z">
        <w:r w:rsidR="00E96AE4">
          <w:rPr>
            <w:noProof/>
          </w:rPr>
          <w:t>66</w:t>
        </w:r>
      </w:ins>
      <w:ins w:id="215" w:author="Willems, P.H. (Peter)" w:date="2019-03-27T08:35:00Z">
        <w:r>
          <w:rPr>
            <w:noProof/>
          </w:rPr>
          <w:fldChar w:fldCharType="end"/>
        </w:r>
      </w:ins>
    </w:p>
    <w:p w14:paraId="273360C6" w14:textId="029063FA" w:rsidR="006B43B9" w:rsidRPr="00662740" w:rsidRDefault="006B43B9">
      <w:pPr>
        <w:pStyle w:val="Inhopg3"/>
        <w:rPr>
          <w:ins w:id="216" w:author="Willems, P.H. (Peter)" w:date="2019-03-27T08:35:00Z"/>
          <w:rFonts w:asciiTheme="minorHAnsi" w:eastAsiaTheme="minorEastAsia" w:hAnsiTheme="minorHAnsi" w:cstheme="minorBidi"/>
          <w:noProof/>
          <w:kern w:val="0"/>
          <w:sz w:val="22"/>
          <w:szCs w:val="22"/>
          <w:lang w:eastAsia="en-US"/>
          <w:rPrChange w:id="217" w:author="Willems, P.H. (Peter)" w:date="2019-06-04T08:53:00Z">
            <w:rPr>
              <w:ins w:id="218" w:author="Willems, P.H. (Peter)" w:date="2019-03-27T08:35:00Z"/>
              <w:rFonts w:asciiTheme="minorHAnsi" w:eastAsiaTheme="minorEastAsia" w:hAnsiTheme="minorHAnsi" w:cstheme="minorBidi"/>
              <w:noProof/>
              <w:kern w:val="0"/>
              <w:sz w:val="22"/>
              <w:szCs w:val="22"/>
              <w:lang w:val="en-US" w:eastAsia="en-US"/>
            </w:rPr>
          </w:rPrChange>
        </w:rPr>
      </w:pPr>
      <w:ins w:id="219" w:author="Willems, P.H. (Peter)" w:date="2019-03-27T08:35:00Z">
        <w:r w:rsidRPr="00E80A37">
          <w:rPr>
            <w:rFonts w:ascii="Corbel" w:hAnsi="Corbel"/>
            <w:noProof/>
          </w:rPr>
          <w:t>2.2.9.</w:t>
        </w:r>
        <w:r w:rsidRPr="00662740">
          <w:rPr>
            <w:rFonts w:asciiTheme="minorHAnsi" w:eastAsiaTheme="minorEastAsia" w:hAnsiTheme="minorHAnsi" w:cstheme="minorBidi"/>
            <w:noProof/>
            <w:kern w:val="0"/>
            <w:sz w:val="22"/>
            <w:szCs w:val="22"/>
            <w:lang w:eastAsia="en-US"/>
            <w:rPrChange w:id="220"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tiende bericht (“tiende_bericht.xml”)</w:t>
        </w:r>
        <w:r>
          <w:rPr>
            <w:noProof/>
          </w:rPr>
          <w:tab/>
        </w:r>
        <w:r>
          <w:rPr>
            <w:noProof/>
          </w:rPr>
          <w:fldChar w:fldCharType="begin"/>
        </w:r>
        <w:r>
          <w:rPr>
            <w:noProof/>
          </w:rPr>
          <w:instrText xml:space="preserve"> PAGEREF _Toc4568158 \h </w:instrText>
        </w:r>
      </w:ins>
      <w:r>
        <w:rPr>
          <w:noProof/>
        </w:rPr>
      </w:r>
      <w:r>
        <w:rPr>
          <w:noProof/>
        </w:rPr>
        <w:fldChar w:fldCharType="separate"/>
      </w:r>
      <w:ins w:id="221" w:author="Willems, P.H. (Peter)" w:date="2019-06-04T09:09:00Z">
        <w:r w:rsidR="00E96AE4">
          <w:rPr>
            <w:noProof/>
          </w:rPr>
          <w:t>68</w:t>
        </w:r>
      </w:ins>
      <w:ins w:id="222" w:author="Willems, P.H. (Peter)" w:date="2019-03-27T08:35:00Z">
        <w:r>
          <w:rPr>
            <w:noProof/>
          </w:rPr>
          <w:fldChar w:fldCharType="end"/>
        </w:r>
      </w:ins>
    </w:p>
    <w:p w14:paraId="79145AAD" w14:textId="6A77B5F5" w:rsidR="006B43B9" w:rsidRPr="00662740" w:rsidRDefault="006B43B9">
      <w:pPr>
        <w:pStyle w:val="Inhopg3"/>
        <w:rPr>
          <w:ins w:id="223" w:author="Willems, P.H. (Peter)" w:date="2019-03-27T08:35:00Z"/>
          <w:rFonts w:asciiTheme="minorHAnsi" w:eastAsiaTheme="minorEastAsia" w:hAnsiTheme="minorHAnsi" w:cstheme="minorBidi"/>
          <w:noProof/>
          <w:kern w:val="0"/>
          <w:sz w:val="22"/>
          <w:szCs w:val="22"/>
          <w:lang w:eastAsia="en-US"/>
          <w:rPrChange w:id="224" w:author="Willems, P.H. (Peter)" w:date="2019-06-04T08:53:00Z">
            <w:rPr>
              <w:ins w:id="225" w:author="Willems, P.H. (Peter)" w:date="2019-03-27T08:35:00Z"/>
              <w:rFonts w:asciiTheme="minorHAnsi" w:eastAsiaTheme="minorEastAsia" w:hAnsiTheme="minorHAnsi" w:cstheme="minorBidi"/>
              <w:noProof/>
              <w:kern w:val="0"/>
              <w:sz w:val="22"/>
              <w:szCs w:val="22"/>
              <w:lang w:val="en-US" w:eastAsia="en-US"/>
            </w:rPr>
          </w:rPrChange>
        </w:rPr>
      </w:pPr>
      <w:ins w:id="226" w:author="Willems, P.H. (Peter)" w:date="2019-03-27T08:35:00Z">
        <w:r w:rsidRPr="00E80A37">
          <w:rPr>
            <w:rFonts w:ascii="Corbel" w:hAnsi="Corbel"/>
            <w:noProof/>
          </w:rPr>
          <w:t>2.2.10.</w:t>
        </w:r>
        <w:r w:rsidRPr="00662740">
          <w:rPr>
            <w:rFonts w:asciiTheme="minorHAnsi" w:eastAsiaTheme="minorEastAsia" w:hAnsiTheme="minorHAnsi" w:cstheme="minorBidi"/>
            <w:noProof/>
            <w:kern w:val="0"/>
            <w:sz w:val="22"/>
            <w:szCs w:val="22"/>
            <w:lang w:eastAsia="en-US"/>
            <w:rPrChange w:id="227"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elfde bericht (“elfde_bericht.xml”)</w:t>
        </w:r>
        <w:r>
          <w:rPr>
            <w:noProof/>
          </w:rPr>
          <w:tab/>
        </w:r>
        <w:r>
          <w:rPr>
            <w:noProof/>
          </w:rPr>
          <w:fldChar w:fldCharType="begin"/>
        </w:r>
        <w:r>
          <w:rPr>
            <w:noProof/>
          </w:rPr>
          <w:instrText xml:space="preserve"> PAGEREF _Toc4568159 \h </w:instrText>
        </w:r>
      </w:ins>
      <w:r>
        <w:rPr>
          <w:noProof/>
        </w:rPr>
      </w:r>
      <w:r>
        <w:rPr>
          <w:noProof/>
        </w:rPr>
        <w:fldChar w:fldCharType="separate"/>
      </w:r>
      <w:ins w:id="228" w:author="Willems, P.H. (Peter)" w:date="2019-06-04T09:09:00Z">
        <w:r w:rsidR="00E96AE4">
          <w:rPr>
            <w:noProof/>
          </w:rPr>
          <w:t>70</w:t>
        </w:r>
      </w:ins>
      <w:ins w:id="229" w:author="Willems, P.H. (Peter)" w:date="2019-03-27T08:35:00Z">
        <w:r>
          <w:rPr>
            <w:noProof/>
          </w:rPr>
          <w:fldChar w:fldCharType="end"/>
        </w:r>
      </w:ins>
    </w:p>
    <w:p w14:paraId="1CE79B62" w14:textId="614856C9" w:rsidR="006B43B9" w:rsidRPr="00662740" w:rsidRDefault="006B43B9">
      <w:pPr>
        <w:pStyle w:val="Inhopg3"/>
        <w:rPr>
          <w:ins w:id="230" w:author="Willems, P.H. (Peter)" w:date="2019-03-27T08:35:00Z"/>
          <w:rFonts w:asciiTheme="minorHAnsi" w:eastAsiaTheme="minorEastAsia" w:hAnsiTheme="minorHAnsi" w:cstheme="minorBidi"/>
          <w:noProof/>
          <w:kern w:val="0"/>
          <w:sz w:val="22"/>
          <w:szCs w:val="22"/>
          <w:lang w:eastAsia="en-US"/>
          <w:rPrChange w:id="231" w:author="Willems, P.H. (Peter)" w:date="2019-06-04T08:53:00Z">
            <w:rPr>
              <w:ins w:id="232" w:author="Willems, P.H. (Peter)" w:date="2019-03-27T08:35:00Z"/>
              <w:rFonts w:asciiTheme="minorHAnsi" w:eastAsiaTheme="minorEastAsia" w:hAnsiTheme="minorHAnsi" w:cstheme="minorBidi"/>
              <w:noProof/>
              <w:kern w:val="0"/>
              <w:sz w:val="22"/>
              <w:szCs w:val="22"/>
              <w:lang w:val="en-US" w:eastAsia="en-US"/>
            </w:rPr>
          </w:rPrChange>
        </w:rPr>
      </w:pPr>
      <w:ins w:id="233" w:author="Willems, P.H. (Peter)" w:date="2019-03-27T08:35:00Z">
        <w:r w:rsidRPr="00E80A37">
          <w:rPr>
            <w:rFonts w:ascii="Corbel" w:hAnsi="Corbel"/>
            <w:noProof/>
          </w:rPr>
          <w:t>2.2.11.</w:t>
        </w:r>
        <w:r w:rsidRPr="00662740">
          <w:rPr>
            <w:rFonts w:asciiTheme="minorHAnsi" w:eastAsiaTheme="minorEastAsia" w:hAnsiTheme="minorHAnsi" w:cstheme="minorBidi"/>
            <w:noProof/>
            <w:kern w:val="0"/>
            <w:sz w:val="22"/>
            <w:szCs w:val="22"/>
            <w:lang w:eastAsia="en-US"/>
            <w:rPrChange w:id="234"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twaalfde bericht (“twaalfde_bericht.xml”)</w:t>
        </w:r>
        <w:r>
          <w:rPr>
            <w:noProof/>
          </w:rPr>
          <w:tab/>
        </w:r>
        <w:r>
          <w:rPr>
            <w:noProof/>
          </w:rPr>
          <w:fldChar w:fldCharType="begin"/>
        </w:r>
        <w:r>
          <w:rPr>
            <w:noProof/>
          </w:rPr>
          <w:instrText xml:space="preserve"> PAGEREF _Toc4568160 \h </w:instrText>
        </w:r>
      </w:ins>
      <w:r>
        <w:rPr>
          <w:noProof/>
        </w:rPr>
      </w:r>
      <w:r>
        <w:rPr>
          <w:noProof/>
        </w:rPr>
        <w:fldChar w:fldCharType="separate"/>
      </w:r>
      <w:ins w:id="235" w:author="Willems, P.H. (Peter)" w:date="2019-06-04T09:09:00Z">
        <w:r w:rsidR="00E96AE4">
          <w:rPr>
            <w:noProof/>
          </w:rPr>
          <w:t>72</w:t>
        </w:r>
      </w:ins>
      <w:ins w:id="236" w:author="Willems, P.H. (Peter)" w:date="2019-03-27T08:35:00Z">
        <w:r>
          <w:rPr>
            <w:noProof/>
          </w:rPr>
          <w:fldChar w:fldCharType="end"/>
        </w:r>
      </w:ins>
    </w:p>
    <w:p w14:paraId="7C40ADE1" w14:textId="510E0320" w:rsidR="006B43B9" w:rsidRPr="00662740" w:rsidRDefault="006B43B9">
      <w:pPr>
        <w:pStyle w:val="Inhopg3"/>
        <w:rPr>
          <w:ins w:id="237" w:author="Willems, P.H. (Peter)" w:date="2019-03-27T08:35:00Z"/>
          <w:rFonts w:asciiTheme="minorHAnsi" w:eastAsiaTheme="minorEastAsia" w:hAnsiTheme="minorHAnsi" w:cstheme="minorBidi"/>
          <w:noProof/>
          <w:kern w:val="0"/>
          <w:sz w:val="22"/>
          <w:szCs w:val="22"/>
          <w:lang w:eastAsia="en-US"/>
          <w:rPrChange w:id="238" w:author="Willems, P.H. (Peter)" w:date="2019-06-04T08:53:00Z">
            <w:rPr>
              <w:ins w:id="239" w:author="Willems, P.H. (Peter)" w:date="2019-03-27T08:35:00Z"/>
              <w:rFonts w:asciiTheme="minorHAnsi" w:eastAsiaTheme="minorEastAsia" w:hAnsiTheme="minorHAnsi" w:cstheme="minorBidi"/>
              <w:noProof/>
              <w:kern w:val="0"/>
              <w:sz w:val="22"/>
              <w:szCs w:val="22"/>
              <w:lang w:val="en-US" w:eastAsia="en-US"/>
            </w:rPr>
          </w:rPrChange>
        </w:rPr>
      </w:pPr>
      <w:ins w:id="240" w:author="Willems, P.H. (Peter)" w:date="2019-03-27T08:35:00Z">
        <w:r w:rsidRPr="00E80A37">
          <w:rPr>
            <w:rFonts w:ascii="Corbel" w:hAnsi="Corbel"/>
            <w:noProof/>
          </w:rPr>
          <w:t>2.2.12.</w:t>
        </w:r>
        <w:r w:rsidRPr="00662740">
          <w:rPr>
            <w:rFonts w:asciiTheme="minorHAnsi" w:eastAsiaTheme="minorEastAsia" w:hAnsiTheme="minorHAnsi" w:cstheme="minorBidi"/>
            <w:noProof/>
            <w:kern w:val="0"/>
            <w:sz w:val="22"/>
            <w:szCs w:val="22"/>
            <w:lang w:eastAsia="en-US"/>
            <w:rPrChange w:id="241"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dertiende bericht (“dertiende_bericht.xml”)</w:t>
        </w:r>
        <w:r>
          <w:rPr>
            <w:noProof/>
          </w:rPr>
          <w:tab/>
        </w:r>
        <w:r>
          <w:rPr>
            <w:noProof/>
          </w:rPr>
          <w:fldChar w:fldCharType="begin"/>
        </w:r>
        <w:r>
          <w:rPr>
            <w:noProof/>
          </w:rPr>
          <w:instrText xml:space="preserve"> PAGEREF _Toc4568161 \h </w:instrText>
        </w:r>
      </w:ins>
      <w:r>
        <w:rPr>
          <w:noProof/>
        </w:rPr>
      </w:r>
      <w:r>
        <w:rPr>
          <w:noProof/>
        </w:rPr>
        <w:fldChar w:fldCharType="separate"/>
      </w:r>
      <w:ins w:id="242" w:author="Willems, P.H. (Peter)" w:date="2019-06-04T09:09:00Z">
        <w:r w:rsidR="00E96AE4">
          <w:rPr>
            <w:noProof/>
          </w:rPr>
          <w:t>74</w:t>
        </w:r>
      </w:ins>
      <w:ins w:id="243" w:author="Willems, P.H. (Peter)" w:date="2019-03-27T08:35:00Z">
        <w:r>
          <w:rPr>
            <w:noProof/>
          </w:rPr>
          <w:fldChar w:fldCharType="end"/>
        </w:r>
      </w:ins>
    </w:p>
    <w:p w14:paraId="585B822E" w14:textId="467C8714" w:rsidR="006B43B9" w:rsidRPr="00662740" w:rsidRDefault="006B43B9">
      <w:pPr>
        <w:pStyle w:val="Inhopg3"/>
        <w:rPr>
          <w:ins w:id="244" w:author="Willems, P.H. (Peter)" w:date="2019-03-27T08:35:00Z"/>
          <w:rFonts w:asciiTheme="minorHAnsi" w:eastAsiaTheme="minorEastAsia" w:hAnsiTheme="minorHAnsi" w:cstheme="minorBidi"/>
          <w:noProof/>
          <w:kern w:val="0"/>
          <w:sz w:val="22"/>
          <w:szCs w:val="22"/>
          <w:lang w:eastAsia="en-US"/>
          <w:rPrChange w:id="245" w:author="Willems, P.H. (Peter)" w:date="2019-06-04T08:53:00Z">
            <w:rPr>
              <w:ins w:id="246" w:author="Willems, P.H. (Peter)" w:date="2019-03-27T08:35:00Z"/>
              <w:rFonts w:asciiTheme="minorHAnsi" w:eastAsiaTheme="minorEastAsia" w:hAnsiTheme="minorHAnsi" w:cstheme="minorBidi"/>
              <w:noProof/>
              <w:kern w:val="0"/>
              <w:sz w:val="22"/>
              <w:szCs w:val="22"/>
              <w:lang w:val="en-US" w:eastAsia="en-US"/>
            </w:rPr>
          </w:rPrChange>
        </w:rPr>
      </w:pPr>
      <w:ins w:id="247" w:author="Willems, P.H. (Peter)" w:date="2019-03-27T08:35:00Z">
        <w:r w:rsidRPr="00E80A37">
          <w:rPr>
            <w:rFonts w:ascii="Corbel" w:hAnsi="Corbel"/>
            <w:noProof/>
          </w:rPr>
          <w:t>2.2.13.</w:t>
        </w:r>
        <w:r w:rsidRPr="00662740">
          <w:rPr>
            <w:rFonts w:asciiTheme="minorHAnsi" w:eastAsiaTheme="minorEastAsia" w:hAnsiTheme="minorHAnsi" w:cstheme="minorBidi"/>
            <w:noProof/>
            <w:kern w:val="0"/>
            <w:sz w:val="22"/>
            <w:szCs w:val="22"/>
            <w:lang w:eastAsia="en-US"/>
            <w:rPrChange w:id="248"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veertiende bericht (“veertiende_bericht.xml”)</w:t>
        </w:r>
        <w:r>
          <w:rPr>
            <w:noProof/>
          </w:rPr>
          <w:tab/>
        </w:r>
        <w:r>
          <w:rPr>
            <w:noProof/>
          </w:rPr>
          <w:fldChar w:fldCharType="begin"/>
        </w:r>
        <w:r>
          <w:rPr>
            <w:noProof/>
          </w:rPr>
          <w:instrText xml:space="preserve"> PAGEREF _Toc4568162 \h </w:instrText>
        </w:r>
      </w:ins>
      <w:r>
        <w:rPr>
          <w:noProof/>
        </w:rPr>
      </w:r>
      <w:r>
        <w:rPr>
          <w:noProof/>
        </w:rPr>
        <w:fldChar w:fldCharType="separate"/>
      </w:r>
      <w:ins w:id="249" w:author="Willems, P.H. (Peter)" w:date="2019-06-04T09:09:00Z">
        <w:r w:rsidR="00E96AE4">
          <w:rPr>
            <w:noProof/>
          </w:rPr>
          <w:t>76</w:t>
        </w:r>
      </w:ins>
      <w:ins w:id="250" w:author="Willems, P.H. (Peter)" w:date="2019-03-27T08:35:00Z">
        <w:r>
          <w:rPr>
            <w:noProof/>
          </w:rPr>
          <w:fldChar w:fldCharType="end"/>
        </w:r>
      </w:ins>
    </w:p>
    <w:p w14:paraId="499DF8D9" w14:textId="4904024B" w:rsidR="006B43B9" w:rsidRPr="00662740" w:rsidRDefault="006B43B9">
      <w:pPr>
        <w:pStyle w:val="Inhopg3"/>
        <w:rPr>
          <w:ins w:id="251" w:author="Willems, P.H. (Peter)" w:date="2019-03-27T08:35:00Z"/>
          <w:rFonts w:asciiTheme="minorHAnsi" w:eastAsiaTheme="minorEastAsia" w:hAnsiTheme="minorHAnsi" w:cstheme="minorBidi"/>
          <w:noProof/>
          <w:kern w:val="0"/>
          <w:sz w:val="22"/>
          <w:szCs w:val="22"/>
          <w:lang w:eastAsia="en-US"/>
          <w:rPrChange w:id="252" w:author="Willems, P.H. (Peter)" w:date="2019-06-04T08:53:00Z">
            <w:rPr>
              <w:ins w:id="253" w:author="Willems, P.H. (Peter)" w:date="2019-03-27T08:35:00Z"/>
              <w:rFonts w:asciiTheme="minorHAnsi" w:eastAsiaTheme="minorEastAsia" w:hAnsiTheme="minorHAnsi" w:cstheme="minorBidi"/>
              <w:noProof/>
              <w:kern w:val="0"/>
              <w:sz w:val="22"/>
              <w:szCs w:val="22"/>
              <w:lang w:val="en-US" w:eastAsia="en-US"/>
            </w:rPr>
          </w:rPrChange>
        </w:rPr>
      </w:pPr>
      <w:ins w:id="254" w:author="Willems, P.H. (Peter)" w:date="2019-03-27T08:35:00Z">
        <w:r w:rsidRPr="00E80A37">
          <w:rPr>
            <w:rFonts w:ascii="Corbel" w:hAnsi="Corbel"/>
            <w:noProof/>
          </w:rPr>
          <w:t>2.2.14.</w:t>
        </w:r>
        <w:r w:rsidRPr="00662740">
          <w:rPr>
            <w:rFonts w:asciiTheme="minorHAnsi" w:eastAsiaTheme="minorEastAsia" w:hAnsiTheme="minorHAnsi" w:cstheme="minorBidi"/>
            <w:noProof/>
            <w:kern w:val="0"/>
            <w:sz w:val="22"/>
            <w:szCs w:val="22"/>
            <w:lang w:eastAsia="en-US"/>
            <w:rPrChange w:id="255"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vijftiende bericht (“vijtiende_bericht.xml”)</w:t>
        </w:r>
        <w:r>
          <w:rPr>
            <w:noProof/>
          </w:rPr>
          <w:tab/>
        </w:r>
        <w:r>
          <w:rPr>
            <w:noProof/>
          </w:rPr>
          <w:fldChar w:fldCharType="begin"/>
        </w:r>
        <w:r>
          <w:rPr>
            <w:noProof/>
          </w:rPr>
          <w:instrText xml:space="preserve"> PAGEREF _Toc4568163 \h </w:instrText>
        </w:r>
      </w:ins>
      <w:r>
        <w:rPr>
          <w:noProof/>
        </w:rPr>
      </w:r>
      <w:r>
        <w:rPr>
          <w:noProof/>
        </w:rPr>
        <w:fldChar w:fldCharType="separate"/>
      </w:r>
      <w:ins w:id="256" w:author="Willems, P.H. (Peter)" w:date="2019-06-04T09:09:00Z">
        <w:r w:rsidR="00E96AE4">
          <w:rPr>
            <w:noProof/>
          </w:rPr>
          <w:t>78</w:t>
        </w:r>
      </w:ins>
      <w:ins w:id="257" w:author="Willems, P.H. (Peter)" w:date="2019-03-27T08:35:00Z">
        <w:r>
          <w:rPr>
            <w:noProof/>
          </w:rPr>
          <w:fldChar w:fldCharType="end"/>
        </w:r>
      </w:ins>
    </w:p>
    <w:p w14:paraId="4C608A60" w14:textId="4D950DC4" w:rsidR="006B43B9" w:rsidRPr="00662740" w:rsidRDefault="006B43B9">
      <w:pPr>
        <w:pStyle w:val="Inhopg3"/>
        <w:rPr>
          <w:ins w:id="258" w:author="Willems, P.H. (Peter)" w:date="2019-03-27T08:35:00Z"/>
          <w:rFonts w:asciiTheme="minorHAnsi" w:eastAsiaTheme="minorEastAsia" w:hAnsiTheme="minorHAnsi" w:cstheme="minorBidi"/>
          <w:noProof/>
          <w:kern w:val="0"/>
          <w:sz w:val="22"/>
          <w:szCs w:val="22"/>
          <w:lang w:eastAsia="en-US"/>
          <w:rPrChange w:id="259" w:author="Willems, P.H. (Peter)" w:date="2019-06-04T08:53:00Z">
            <w:rPr>
              <w:ins w:id="260" w:author="Willems, P.H. (Peter)" w:date="2019-03-27T08:35:00Z"/>
              <w:rFonts w:asciiTheme="minorHAnsi" w:eastAsiaTheme="minorEastAsia" w:hAnsiTheme="minorHAnsi" w:cstheme="minorBidi"/>
              <w:noProof/>
              <w:kern w:val="0"/>
              <w:sz w:val="22"/>
              <w:szCs w:val="22"/>
              <w:lang w:val="en-US" w:eastAsia="en-US"/>
            </w:rPr>
          </w:rPrChange>
        </w:rPr>
      </w:pPr>
      <w:ins w:id="261" w:author="Willems, P.H. (Peter)" w:date="2019-03-27T08:35:00Z">
        <w:r w:rsidRPr="00E80A37">
          <w:rPr>
            <w:rFonts w:ascii="Corbel" w:hAnsi="Corbel"/>
            <w:noProof/>
          </w:rPr>
          <w:t>2.2.15.</w:t>
        </w:r>
        <w:r w:rsidRPr="00662740">
          <w:rPr>
            <w:rFonts w:asciiTheme="minorHAnsi" w:eastAsiaTheme="minorEastAsia" w:hAnsiTheme="minorHAnsi" w:cstheme="minorBidi"/>
            <w:noProof/>
            <w:kern w:val="0"/>
            <w:sz w:val="22"/>
            <w:szCs w:val="22"/>
            <w:lang w:eastAsia="en-US"/>
            <w:rPrChange w:id="262" w:author="Willems, P.H. (Peter)" w:date="2019-06-04T08:53:00Z">
              <w:rPr>
                <w:rFonts w:asciiTheme="minorHAnsi" w:eastAsiaTheme="minorEastAsia" w:hAnsiTheme="minorHAnsi" w:cstheme="minorBidi"/>
                <w:noProof/>
                <w:kern w:val="0"/>
                <w:sz w:val="22"/>
                <w:szCs w:val="22"/>
                <w:lang w:val="en-US" w:eastAsia="en-US"/>
              </w:rPr>
            </w:rPrChange>
          </w:rPr>
          <w:tab/>
        </w:r>
        <w:r w:rsidRPr="00E80A37">
          <w:rPr>
            <w:rFonts w:ascii="Corbel" w:hAnsi="Corbel"/>
            <w:noProof/>
          </w:rPr>
          <w:t>Het zestiende bericht (“zestiende_bericht.xml”)</w:t>
        </w:r>
        <w:r>
          <w:rPr>
            <w:noProof/>
          </w:rPr>
          <w:tab/>
        </w:r>
        <w:r>
          <w:rPr>
            <w:noProof/>
          </w:rPr>
          <w:fldChar w:fldCharType="begin"/>
        </w:r>
        <w:r>
          <w:rPr>
            <w:noProof/>
          </w:rPr>
          <w:instrText xml:space="preserve"> PAGEREF _Toc4568164 \h </w:instrText>
        </w:r>
      </w:ins>
      <w:r>
        <w:rPr>
          <w:noProof/>
        </w:rPr>
      </w:r>
      <w:r>
        <w:rPr>
          <w:noProof/>
        </w:rPr>
        <w:fldChar w:fldCharType="separate"/>
      </w:r>
      <w:ins w:id="263" w:author="Willems, P.H. (Peter)" w:date="2019-06-04T09:09:00Z">
        <w:r w:rsidR="00E96AE4">
          <w:rPr>
            <w:noProof/>
          </w:rPr>
          <w:t>80</w:t>
        </w:r>
      </w:ins>
      <w:ins w:id="264" w:author="Willems, P.H. (Peter)" w:date="2019-03-27T08:35:00Z">
        <w:r>
          <w:rPr>
            <w:noProof/>
          </w:rPr>
          <w:fldChar w:fldCharType="end"/>
        </w:r>
      </w:ins>
    </w:p>
    <w:p w14:paraId="72B955B8" w14:textId="33F708E3" w:rsidR="002807C4" w:rsidRPr="00BB039F" w:rsidDel="006B43B9" w:rsidRDefault="006B43B9">
      <w:pPr>
        <w:pStyle w:val="Inhopg1"/>
        <w:tabs>
          <w:tab w:val="left" w:pos="480"/>
          <w:tab w:val="right" w:pos="9062"/>
        </w:tabs>
        <w:rPr>
          <w:del w:id="265" w:author="Willems, P.H. (Peter)" w:date="2019-03-27T08:35:00Z"/>
          <w:rFonts w:ascii="Corbel" w:eastAsiaTheme="minorEastAsia" w:hAnsi="Corbel" w:cstheme="minorBidi"/>
          <w:b w:val="0"/>
          <w:bCs w:val="0"/>
          <w:caps w:val="0"/>
          <w:noProof/>
          <w:kern w:val="0"/>
          <w:sz w:val="22"/>
          <w:szCs w:val="22"/>
        </w:rPr>
      </w:pPr>
      <w:ins w:id="266" w:author="Willems, P.H. (Peter)" w:date="2019-03-27T08:35:00Z">
        <w:r>
          <w:rPr>
            <w:rFonts w:ascii="Corbel" w:hAnsi="Corbel"/>
            <w:b w:val="0"/>
            <w:bCs w:val="0"/>
            <w:i/>
            <w:caps w:val="0"/>
          </w:rPr>
          <w:fldChar w:fldCharType="end"/>
        </w:r>
      </w:ins>
      <w:del w:id="267" w:author="Willems, P.H. (Peter)" w:date="2019-03-27T08:35:00Z">
        <w:r w:rsidR="00307E48" w:rsidRPr="00BB039F" w:rsidDel="006B43B9">
          <w:rPr>
            <w:rFonts w:ascii="Corbel" w:hAnsi="Corbel"/>
            <w:i/>
          </w:rPr>
          <w:fldChar w:fldCharType="begin"/>
        </w:r>
        <w:r w:rsidR="00307E48" w:rsidRPr="00BB039F" w:rsidDel="006B43B9">
          <w:rPr>
            <w:rFonts w:ascii="Corbel" w:hAnsi="Corbel"/>
            <w:i/>
          </w:rPr>
          <w:delInstrText xml:space="preserve"> TOC \o "1-3" \u </w:delInstrText>
        </w:r>
        <w:r w:rsidR="00307E48" w:rsidRPr="00BB039F" w:rsidDel="006B43B9">
          <w:rPr>
            <w:rFonts w:ascii="Corbel" w:hAnsi="Corbel"/>
            <w:i/>
          </w:rPr>
          <w:fldChar w:fldCharType="separate"/>
        </w:r>
        <w:r w:rsidR="002807C4" w:rsidRPr="00BB039F" w:rsidDel="006B43B9">
          <w:rPr>
            <w:rFonts w:ascii="Corbel" w:hAnsi="Corbel"/>
            <w:noProof/>
          </w:rPr>
          <w:delText>1.</w:delText>
        </w:r>
        <w:r w:rsidR="002807C4" w:rsidRPr="00BB039F" w:rsidDel="006B43B9">
          <w:rPr>
            <w:rFonts w:ascii="Corbel" w:eastAsiaTheme="minorEastAsia" w:hAnsi="Corbel" w:cstheme="minorBidi"/>
            <w:b w:val="0"/>
            <w:bCs w:val="0"/>
            <w:caps w:val="0"/>
            <w:noProof/>
            <w:kern w:val="0"/>
            <w:sz w:val="22"/>
            <w:szCs w:val="22"/>
          </w:rPr>
          <w:tab/>
        </w:r>
        <w:r w:rsidR="002807C4" w:rsidRPr="00BB039F" w:rsidDel="006B43B9">
          <w:rPr>
            <w:rFonts w:ascii="Corbel" w:hAnsi="Corbel"/>
            <w:noProof/>
          </w:rPr>
          <w:delText>Inleiding</w:delText>
        </w:r>
        <w:r w:rsidR="002807C4" w:rsidRPr="00BB039F" w:rsidDel="006B43B9">
          <w:rPr>
            <w:rFonts w:ascii="Corbel" w:hAnsi="Corbel"/>
            <w:noProof/>
          </w:rPr>
          <w:tab/>
        </w:r>
        <w:r w:rsidR="002807C4" w:rsidRPr="00BB039F" w:rsidDel="006B43B9">
          <w:rPr>
            <w:rFonts w:ascii="Corbel" w:hAnsi="Corbel"/>
            <w:b w:val="0"/>
            <w:bCs w:val="0"/>
            <w:caps w:val="0"/>
            <w:noProof/>
          </w:rPr>
          <w:fldChar w:fldCharType="begin"/>
        </w:r>
        <w:r w:rsidR="002807C4" w:rsidRPr="00BB039F" w:rsidDel="006B43B9">
          <w:rPr>
            <w:rFonts w:ascii="Corbel" w:hAnsi="Corbel"/>
            <w:noProof/>
          </w:rPr>
          <w:delInstrText xml:space="preserve"> PAGEREF _Toc408989352 \h </w:delInstrText>
        </w:r>
        <w:r w:rsidR="002807C4" w:rsidRPr="00BB039F" w:rsidDel="006B43B9">
          <w:rPr>
            <w:rFonts w:ascii="Corbel" w:hAnsi="Corbel"/>
            <w:b w:val="0"/>
            <w:bCs w:val="0"/>
            <w:caps w:val="0"/>
            <w:noProof/>
          </w:rPr>
        </w:r>
        <w:r w:rsidR="002807C4" w:rsidRPr="00BB039F" w:rsidDel="006B43B9">
          <w:rPr>
            <w:rFonts w:ascii="Corbel" w:hAnsi="Corbel"/>
            <w:b w:val="0"/>
            <w:bCs w:val="0"/>
            <w:caps w:val="0"/>
            <w:noProof/>
          </w:rPr>
          <w:fldChar w:fldCharType="separate"/>
        </w:r>
        <w:r w:rsidR="00D56157" w:rsidRPr="00BB039F" w:rsidDel="006B43B9">
          <w:rPr>
            <w:rFonts w:ascii="Corbel" w:hAnsi="Corbel"/>
            <w:noProof/>
          </w:rPr>
          <w:delText>4</w:delText>
        </w:r>
        <w:r w:rsidR="002807C4" w:rsidRPr="00BB039F" w:rsidDel="006B43B9">
          <w:rPr>
            <w:rFonts w:ascii="Corbel" w:hAnsi="Corbel"/>
            <w:b w:val="0"/>
            <w:bCs w:val="0"/>
            <w:caps w:val="0"/>
            <w:noProof/>
          </w:rPr>
          <w:fldChar w:fldCharType="end"/>
        </w:r>
      </w:del>
    </w:p>
    <w:p w14:paraId="72B955B9" w14:textId="310C04C5" w:rsidR="002807C4" w:rsidRPr="00BB039F" w:rsidDel="006B43B9" w:rsidRDefault="002807C4">
      <w:pPr>
        <w:pStyle w:val="Inhopg2"/>
        <w:tabs>
          <w:tab w:val="left" w:pos="720"/>
          <w:tab w:val="right" w:pos="9062"/>
        </w:tabs>
        <w:rPr>
          <w:del w:id="268" w:author="Willems, P.H. (Peter)" w:date="2019-03-27T08:35:00Z"/>
          <w:rFonts w:ascii="Corbel" w:eastAsiaTheme="minorEastAsia" w:hAnsi="Corbel" w:cstheme="minorBidi"/>
          <w:b w:val="0"/>
          <w:bCs w:val="0"/>
          <w:noProof/>
          <w:kern w:val="0"/>
          <w:sz w:val="22"/>
          <w:szCs w:val="22"/>
        </w:rPr>
      </w:pPr>
      <w:del w:id="269" w:author="Willems, P.H. (Peter)" w:date="2019-03-27T08:35:00Z">
        <w:r w:rsidRPr="00BB039F" w:rsidDel="006B43B9">
          <w:rPr>
            <w:rFonts w:ascii="Corbel" w:hAnsi="Corbel"/>
            <w:b w:val="0"/>
            <w:noProof/>
          </w:rPr>
          <w:delText>1.1.</w:delText>
        </w:r>
        <w:r w:rsidRPr="00BB039F" w:rsidDel="006B43B9">
          <w:rPr>
            <w:rFonts w:ascii="Corbel" w:eastAsiaTheme="minorEastAsia" w:hAnsi="Corbel" w:cstheme="minorBidi"/>
            <w:b w:val="0"/>
            <w:bCs w:val="0"/>
            <w:noProof/>
            <w:kern w:val="0"/>
            <w:sz w:val="22"/>
            <w:szCs w:val="22"/>
          </w:rPr>
          <w:tab/>
        </w:r>
        <w:r w:rsidRPr="00BB039F" w:rsidDel="006B43B9">
          <w:rPr>
            <w:rFonts w:ascii="Corbel" w:hAnsi="Corbel"/>
            <w:b w:val="0"/>
            <w:noProof/>
          </w:rPr>
          <w:delText>Beschrijving voorbeeld (file “_7.xml”)</w:delText>
        </w:r>
        <w:r w:rsidRPr="00BB039F" w:rsidDel="006B43B9">
          <w:rPr>
            <w:rFonts w:ascii="Corbel" w:hAnsi="Corbel"/>
            <w:noProof/>
          </w:rPr>
          <w:tab/>
        </w:r>
        <w:r w:rsidRPr="00BB039F" w:rsidDel="006B43B9">
          <w:rPr>
            <w:rFonts w:ascii="Corbel" w:hAnsi="Corbel"/>
            <w:b w:val="0"/>
            <w:bCs w:val="0"/>
            <w:noProof/>
          </w:rPr>
          <w:fldChar w:fldCharType="begin"/>
        </w:r>
        <w:r w:rsidRPr="00BB039F" w:rsidDel="006B43B9">
          <w:rPr>
            <w:rFonts w:ascii="Corbel" w:hAnsi="Corbel"/>
            <w:noProof/>
          </w:rPr>
          <w:delInstrText xml:space="preserve"> PAGEREF _Toc408989353 \h </w:delInstrText>
        </w:r>
        <w:r w:rsidRPr="00BB039F" w:rsidDel="006B43B9">
          <w:rPr>
            <w:rFonts w:ascii="Corbel" w:hAnsi="Corbel"/>
            <w:b w:val="0"/>
            <w:bCs w:val="0"/>
            <w:noProof/>
          </w:rPr>
        </w:r>
        <w:r w:rsidRPr="00BB039F" w:rsidDel="006B43B9">
          <w:rPr>
            <w:rFonts w:ascii="Corbel" w:hAnsi="Corbel"/>
            <w:b w:val="0"/>
            <w:bCs w:val="0"/>
            <w:noProof/>
          </w:rPr>
          <w:fldChar w:fldCharType="separate"/>
        </w:r>
        <w:r w:rsidR="00D56157" w:rsidRPr="00BB039F" w:rsidDel="006B43B9">
          <w:rPr>
            <w:rFonts w:ascii="Corbel" w:hAnsi="Corbel"/>
            <w:noProof/>
          </w:rPr>
          <w:delText>5</w:delText>
        </w:r>
        <w:r w:rsidRPr="00BB039F" w:rsidDel="006B43B9">
          <w:rPr>
            <w:rFonts w:ascii="Corbel" w:hAnsi="Corbel"/>
            <w:b w:val="0"/>
            <w:bCs w:val="0"/>
            <w:noProof/>
          </w:rPr>
          <w:fldChar w:fldCharType="end"/>
        </w:r>
      </w:del>
    </w:p>
    <w:p w14:paraId="72B955BA" w14:textId="49BAF604" w:rsidR="002807C4" w:rsidRPr="00BB039F" w:rsidDel="006B43B9" w:rsidRDefault="002807C4">
      <w:pPr>
        <w:pStyle w:val="Inhopg3"/>
        <w:rPr>
          <w:del w:id="270" w:author="Willems, P.H. (Peter)" w:date="2019-03-27T08:35:00Z"/>
          <w:rFonts w:ascii="Corbel" w:eastAsiaTheme="minorEastAsia" w:hAnsi="Corbel" w:cstheme="minorBidi"/>
          <w:noProof/>
          <w:kern w:val="0"/>
          <w:sz w:val="22"/>
          <w:szCs w:val="22"/>
        </w:rPr>
      </w:pPr>
      <w:del w:id="271" w:author="Willems, P.H. (Peter)" w:date="2019-03-27T08:35:00Z">
        <w:r w:rsidRPr="00BB039F" w:rsidDel="006B43B9">
          <w:rPr>
            <w:rFonts w:ascii="Corbel" w:hAnsi="Corbel"/>
            <w:noProof/>
          </w:rPr>
          <w:delText>1.1.1.</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Header, verwijzing naar de VISI Systematiek</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_Toc408989354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5</w:delText>
        </w:r>
        <w:r w:rsidRPr="00BB039F" w:rsidDel="006B43B9">
          <w:rPr>
            <w:rFonts w:ascii="Corbel" w:hAnsi="Corbel"/>
            <w:noProof/>
          </w:rPr>
          <w:fldChar w:fldCharType="end"/>
        </w:r>
      </w:del>
    </w:p>
    <w:p w14:paraId="72B955BB" w14:textId="2C16A402" w:rsidR="002807C4" w:rsidRPr="00BB039F" w:rsidDel="006B43B9" w:rsidRDefault="002807C4">
      <w:pPr>
        <w:pStyle w:val="Inhopg3"/>
        <w:rPr>
          <w:del w:id="272" w:author="Willems, P.H. (Peter)" w:date="2019-03-27T08:35:00Z"/>
          <w:rFonts w:ascii="Corbel" w:eastAsiaTheme="minorEastAsia" w:hAnsi="Corbel" w:cstheme="minorBidi"/>
          <w:noProof/>
          <w:kern w:val="0"/>
          <w:sz w:val="22"/>
          <w:szCs w:val="22"/>
          <w:lang w:val="fr-FR"/>
        </w:rPr>
      </w:pPr>
      <w:del w:id="273" w:author="Willems, P.H. (Peter)" w:date="2019-03-27T08:35:00Z">
        <w:r w:rsidRPr="00BB039F" w:rsidDel="006B43B9">
          <w:rPr>
            <w:rFonts w:ascii="Corbel" w:hAnsi="Corbel"/>
            <w:noProof/>
            <w:lang w:val="fr-FR"/>
          </w:rPr>
          <w:delText>1.1.2.</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ProjectType</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_Toc408989355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5</w:delText>
        </w:r>
        <w:r w:rsidRPr="00BB039F" w:rsidDel="006B43B9">
          <w:rPr>
            <w:rFonts w:ascii="Corbel" w:hAnsi="Corbel"/>
            <w:noProof/>
          </w:rPr>
          <w:fldChar w:fldCharType="end"/>
        </w:r>
      </w:del>
    </w:p>
    <w:p w14:paraId="72B955BC" w14:textId="3BD78614" w:rsidR="002807C4" w:rsidRPr="00BB039F" w:rsidDel="006B43B9" w:rsidRDefault="002807C4">
      <w:pPr>
        <w:pStyle w:val="Inhopg3"/>
        <w:rPr>
          <w:del w:id="274" w:author="Willems, P.H. (Peter)" w:date="2019-03-27T08:35:00Z"/>
          <w:rFonts w:ascii="Corbel" w:eastAsiaTheme="minorEastAsia" w:hAnsi="Corbel" w:cstheme="minorBidi"/>
          <w:noProof/>
          <w:kern w:val="0"/>
          <w:sz w:val="22"/>
          <w:szCs w:val="22"/>
          <w:lang w:val="fr-FR"/>
        </w:rPr>
      </w:pPr>
      <w:del w:id="275" w:author="Willems, P.H. (Peter)" w:date="2019-03-27T08:35:00Z">
        <w:r w:rsidRPr="00BB039F" w:rsidDel="006B43B9">
          <w:rPr>
            <w:rFonts w:ascii="Corbel" w:hAnsi="Corbel"/>
            <w:noProof/>
            <w:lang w:val="fr-FR"/>
          </w:rPr>
          <w:delText>1.1.3.</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PersonType</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_Toc408989356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5</w:delText>
        </w:r>
        <w:r w:rsidRPr="00BB039F" w:rsidDel="006B43B9">
          <w:rPr>
            <w:rFonts w:ascii="Corbel" w:hAnsi="Corbel"/>
            <w:noProof/>
          </w:rPr>
          <w:fldChar w:fldCharType="end"/>
        </w:r>
      </w:del>
    </w:p>
    <w:p w14:paraId="72B955BD" w14:textId="43EAF995" w:rsidR="002807C4" w:rsidRPr="00BB039F" w:rsidDel="006B43B9" w:rsidRDefault="002807C4">
      <w:pPr>
        <w:pStyle w:val="Inhopg3"/>
        <w:rPr>
          <w:del w:id="276" w:author="Willems, P.H. (Peter)" w:date="2019-03-27T08:35:00Z"/>
          <w:rFonts w:ascii="Corbel" w:eastAsiaTheme="minorEastAsia" w:hAnsi="Corbel" w:cstheme="minorBidi"/>
          <w:noProof/>
          <w:kern w:val="0"/>
          <w:sz w:val="22"/>
          <w:szCs w:val="22"/>
          <w:lang w:val="fr-FR"/>
        </w:rPr>
      </w:pPr>
      <w:del w:id="277" w:author="Willems, P.H. (Peter)" w:date="2019-03-27T08:35:00Z">
        <w:r w:rsidRPr="00BB039F" w:rsidDel="006B43B9">
          <w:rPr>
            <w:rFonts w:ascii="Corbel" w:hAnsi="Corbel"/>
            <w:noProof/>
            <w:lang w:val="fr-FR"/>
          </w:rPr>
          <w:delText>1.1.4.</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OrganisationType</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_Toc408989357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5</w:delText>
        </w:r>
        <w:r w:rsidRPr="00BB039F" w:rsidDel="006B43B9">
          <w:rPr>
            <w:rFonts w:ascii="Corbel" w:hAnsi="Corbel"/>
            <w:noProof/>
          </w:rPr>
          <w:fldChar w:fldCharType="end"/>
        </w:r>
      </w:del>
    </w:p>
    <w:p w14:paraId="72B955BE" w14:textId="1DD86585" w:rsidR="002807C4" w:rsidRPr="00BB039F" w:rsidDel="006B43B9" w:rsidRDefault="002807C4">
      <w:pPr>
        <w:pStyle w:val="Inhopg3"/>
        <w:rPr>
          <w:del w:id="278" w:author="Willems, P.H. (Peter)" w:date="2019-03-27T08:35:00Z"/>
          <w:rFonts w:ascii="Corbel" w:eastAsiaTheme="minorEastAsia" w:hAnsi="Corbel" w:cstheme="minorBidi"/>
          <w:noProof/>
          <w:kern w:val="0"/>
          <w:sz w:val="22"/>
          <w:szCs w:val="22"/>
          <w:lang w:val="fr-FR"/>
        </w:rPr>
      </w:pPr>
      <w:del w:id="279" w:author="Willems, P.H. (Peter)" w:date="2019-03-27T08:35:00Z">
        <w:r w:rsidRPr="00BB039F" w:rsidDel="006B43B9">
          <w:rPr>
            <w:rFonts w:ascii="Corbel" w:hAnsi="Corbel"/>
            <w:noProof/>
            <w:lang w:val="fr-FR"/>
          </w:rPr>
          <w:delText>1.1.5.</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GroupType</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_Toc408989358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6</w:delText>
        </w:r>
        <w:r w:rsidRPr="00BB039F" w:rsidDel="006B43B9">
          <w:rPr>
            <w:rFonts w:ascii="Corbel" w:hAnsi="Corbel"/>
            <w:noProof/>
          </w:rPr>
          <w:fldChar w:fldCharType="end"/>
        </w:r>
      </w:del>
    </w:p>
    <w:p w14:paraId="72B955BF" w14:textId="0622CE6E" w:rsidR="002807C4" w:rsidRPr="00BB039F" w:rsidDel="006B43B9" w:rsidRDefault="002807C4">
      <w:pPr>
        <w:pStyle w:val="Inhopg3"/>
        <w:rPr>
          <w:del w:id="280" w:author="Willems, P.H. (Peter)" w:date="2019-03-27T08:35:00Z"/>
          <w:rFonts w:ascii="Corbel" w:eastAsiaTheme="minorEastAsia" w:hAnsi="Corbel" w:cstheme="minorBidi"/>
          <w:noProof/>
          <w:kern w:val="0"/>
          <w:sz w:val="22"/>
          <w:szCs w:val="22"/>
          <w:lang w:val="fr-FR"/>
        </w:rPr>
      </w:pPr>
      <w:del w:id="281" w:author="Willems, P.H. (Peter)" w:date="2019-03-27T08:35:00Z">
        <w:r w:rsidRPr="00BB039F" w:rsidDel="006B43B9">
          <w:rPr>
            <w:rFonts w:ascii="Corbel" w:hAnsi="Corbel"/>
            <w:noProof/>
            <w:lang w:val="fr-FR"/>
          </w:rPr>
          <w:delText>1.1.6.</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RoleType</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_Toc408989359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6</w:delText>
        </w:r>
        <w:r w:rsidRPr="00BB039F" w:rsidDel="006B43B9">
          <w:rPr>
            <w:rFonts w:ascii="Corbel" w:hAnsi="Corbel"/>
            <w:noProof/>
          </w:rPr>
          <w:fldChar w:fldCharType="end"/>
        </w:r>
      </w:del>
    </w:p>
    <w:p w14:paraId="72B955C0" w14:textId="599A879D" w:rsidR="002807C4" w:rsidRPr="00BB039F" w:rsidDel="006B43B9" w:rsidRDefault="002807C4">
      <w:pPr>
        <w:pStyle w:val="Inhopg3"/>
        <w:rPr>
          <w:del w:id="282" w:author="Willems, P.H. (Peter)" w:date="2019-03-27T08:35:00Z"/>
          <w:rFonts w:ascii="Corbel" w:eastAsiaTheme="minorEastAsia" w:hAnsi="Corbel" w:cstheme="minorBidi"/>
          <w:noProof/>
          <w:kern w:val="0"/>
          <w:sz w:val="22"/>
          <w:szCs w:val="22"/>
          <w:lang w:val="fr-FR"/>
        </w:rPr>
      </w:pPr>
      <w:del w:id="283" w:author="Willems, P.H. (Peter)" w:date="2019-03-27T08:35:00Z">
        <w:r w:rsidRPr="00BB039F" w:rsidDel="006B43B9">
          <w:rPr>
            <w:rFonts w:ascii="Corbel" w:hAnsi="Corbel"/>
            <w:noProof/>
            <w:lang w:val="fr-FR"/>
          </w:rPr>
          <w:delText>1.1.7.</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TransactionPhaseType</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_Toc408989360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7</w:delText>
        </w:r>
        <w:r w:rsidRPr="00BB039F" w:rsidDel="006B43B9">
          <w:rPr>
            <w:rFonts w:ascii="Corbel" w:hAnsi="Corbel"/>
            <w:noProof/>
          </w:rPr>
          <w:fldChar w:fldCharType="end"/>
        </w:r>
      </w:del>
    </w:p>
    <w:p w14:paraId="72B955C1" w14:textId="4D13BE1A" w:rsidR="002807C4" w:rsidRPr="00BB039F" w:rsidDel="006B43B9" w:rsidRDefault="002807C4">
      <w:pPr>
        <w:pStyle w:val="Inhopg3"/>
        <w:rPr>
          <w:del w:id="284" w:author="Willems, P.H. (Peter)" w:date="2019-03-27T08:35:00Z"/>
          <w:rFonts w:ascii="Corbel" w:eastAsiaTheme="minorEastAsia" w:hAnsi="Corbel" w:cstheme="minorBidi"/>
          <w:noProof/>
          <w:kern w:val="0"/>
          <w:sz w:val="22"/>
          <w:szCs w:val="22"/>
          <w:lang w:val="fr-FR"/>
        </w:rPr>
      </w:pPr>
      <w:del w:id="285" w:author="Willems, P.H. (Peter)" w:date="2019-03-27T08:35:00Z">
        <w:r w:rsidRPr="00BB039F" w:rsidDel="006B43B9">
          <w:rPr>
            <w:rFonts w:ascii="Corbel" w:hAnsi="Corbel"/>
            <w:noProof/>
            <w:lang w:val="fr-FR"/>
          </w:rPr>
          <w:delText>1.1.8.</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TransactionType</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_Toc408989361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8</w:delText>
        </w:r>
        <w:r w:rsidRPr="00BB039F" w:rsidDel="006B43B9">
          <w:rPr>
            <w:rFonts w:ascii="Corbel" w:hAnsi="Corbel"/>
            <w:noProof/>
          </w:rPr>
          <w:fldChar w:fldCharType="end"/>
        </w:r>
      </w:del>
    </w:p>
    <w:p w14:paraId="72B955C2" w14:textId="02F70AA7" w:rsidR="002807C4" w:rsidRPr="00BB039F" w:rsidDel="006B43B9" w:rsidRDefault="002807C4">
      <w:pPr>
        <w:pStyle w:val="Inhopg3"/>
        <w:rPr>
          <w:del w:id="286" w:author="Willems, P.H. (Peter)" w:date="2019-03-27T08:35:00Z"/>
          <w:rFonts w:ascii="Corbel" w:eastAsiaTheme="minorEastAsia" w:hAnsi="Corbel" w:cstheme="minorBidi"/>
          <w:noProof/>
          <w:kern w:val="0"/>
          <w:sz w:val="22"/>
          <w:szCs w:val="22"/>
          <w:lang w:val="fr-FR"/>
        </w:rPr>
      </w:pPr>
      <w:del w:id="287" w:author="Willems, P.H. (Peter)" w:date="2019-03-27T08:35:00Z">
        <w:r w:rsidRPr="00BB039F" w:rsidDel="006B43B9">
          <w:rPr>
            <w:rFonts w:ascii="Corbel" w:hAnsi="Corbel"/>
            <w:noProof/>
            <w:lang w:val="fr-FR"/>
          </w:rPr>
          <w:delText>1.1.9.</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MessageType</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_Toc408989362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9</w:delText>
        </w:r>
        <w:r w:rsidRPr="00BB039F" w:rsidDel="006B43B9">
          <w:rPr>
            <w:rFonts w:ascii="Corbel" w:hAnsi="Corbel"/>
            <w:noProof/>
          </w:rPr>
          <w:fldChar w:fldCharType="end"/>
        </w:r>
      </w:del>
    </w:p>
    <w:p w14:paraId="72B955C3" w14:textId="6702A3E4" w:rsidR="002807C4" w:rsidRPr="00BB039F" w:rsidDel="006B43B9" w:rsidRDefault="002807C4">
      <w:pPr>
        <w:pStyle w:val="Inhopg3"/>
        <w:rPr>
          <w:del w:id="288" w:author="Willems, P.H. (Peter)" w:date="2019-03-27T08:35:00Z"/>
          <w:rFonts w:ascii="Corbel" w:eastAsiaTheme="minorEastAsia" w:hAnsi="Corbel" w:cstheme="minorBidi"/>
          <w:noProof/>
          <w:kern w:val="0"/>
          <w:sz w:val="22"/>
          <w:szCs w:val="22"/>
          <w:lang w:val="fr-FR"/>
        </w:rPr>
      </w:pPr>
      <w:del w:id="289" w:author="Willems, P.H. (Peter)" w:date="2019-03-27T08:35:00Z">
        <w:r w:rsidRPr="00BB039F" w:rsidDel="006B43B9">
          <w:rPr>
            <w:rFonts w:ascii="Corbel" w:hAnsi="Corbel"/>
            <w:noProof/>
            <w:lang w:val="fr-FR"/>
          </w:rPr>
          <w:delText>1.1.10.</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MessageInTransactionType</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_Toc408989363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12</w:delText>
        </w:r>
        <w:r w:rsidRPr="00BB039F" w:rsidDel="006B43B9">
          <w:rPr>
            <w:rFonts w:ascii="Corbel" w:hAnsi="Corbel"/>
            <w:noProof/>
          </w:rPr>
          <w:fldChar w:fldCharType="end"/>
        </w:r>
      </w:del>
    </w:p>
    <w:p w14:paraId="72B955C4" w14:textId="6BEDD396" w:rsidR="002807C4" w:rsidRPr="00BB039F" w:rsidDel="006B43B9" w:rsidRDefault="002807C4">
      <w:pPr>
        <w:pStyle w:val="Inhopg3"/>
        <w:rPr>
          <w:del w:id="290" w:author="Willems, P.H. (Peter)" w:date="2019-03-27T08:35:00Z"/>
          <w:rFonts w:ascii="Corbel" w:eastAsiaTheme="minorEastAsia" w:hAnsi="Corbel" w:cstheme="minorBidi"/>
          <w:noProof/>
          <w:kern w:val="0"/>
          <w:sz w:val="22"/>
          <w:szCs w:val="22"/>
          <w:lang w:val="fr-FR"/>
        </w:rPr>
      </w:pPr>
      <w:del w:id="291" w:author="Willems, P.H. (Peter)" w:date="2019-03-27T08:35:00Z">
        <w:r w:rsidRPr="00BB039F" w:rsidDel="006B43B9">
          <w:rPr>
            <w:rFonts w:ascii="Corbel" w:hAnsi="Corbel"/>
            <w:noProof/>
            <w:lang w:val="fr-FR"/>
          </w:rPr>
          <w:delText>1.1.11.</w:delText>
        </w:r>
        <w:r w:rsidRPr="00BB039F" w:rsidDel="006B43B9">
          <w:rPr>
            <w:rFonts w:ascii="Corbel" w:eastAsiaTheme="minorEastAsia" w:hAnsi="Corbel" w:cstheme="minorBidi"/>
            <w:noProof/>
            <w:kern w:val="0"/>
            <w:sz w:val="22"/>
            <w:szCs w:val="22"/>
            <w:lang w:val="fr-FR"/>
          </w:rPr>
          <w:tab/>
        </w:r>
        <w:r w:rsidRPr="00BB039F" w:rsidDel="006B43B9">
          <w:rPr>
            <w:rFonts w:ascii="Corbel" w:hAnsi="Corbel"/>
            <w:noProof/>
            <w:lang w:val="fr-FR"/>
          </w:rPr>
          <w:delText>MessageInTransactionTypeCondition</w:delText>
        </w:r>
        <w:r w:rsidRPr="00BB039F" w:rsidDel="006B43B9">
          <w:rPr>
            <w:rFonts w:ascii="Corbel" w:hAnsi="Corbel"/>
            <w:noProof/>
            <w:lang w:val="fr-FR"/>
          </w:rPr>
          <w:tab/>
        </w:r>
        <w:r w:rsidRPr="00BB039F" w:rsidDel="006B43B9">
          <w:rPr>
            <w:rFonts w:ascii="Corbel" w:hAnsi="Corbel"/>
            <w:noProof/>
          </w:rPr>
          <w:fldChar w:fldCharType="begin"/>
        </w:r>
        <w:r w:rsidRPr="00BB039F" w:rsidDel="006B43B9">
          <w:rPr>
            <w:rFonts w:ascii="Corbel" w:hAnsi="Corbel"/>
            <w:noProof/>
            <w:lang w:val="fr-FR"/>
          </w:rPr>
          <w:delInstrText xml:space="preserve"> PAGEREF _Toc408989364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lang w:val="fr-FR"/>
          </w:rPr>
          <w:delText>23</w:delText>
        </w:r>
        <w:r w:rsidRPr="00BB039F" w:rsidDel="006B43B9">
          <w:rPr>
            <w:rFonts w:ascii="Corbel" w:hAnsi="Corbel"/>
            <w:noProof/>
          </w:rPr>
          <w:fldChar w:fldCharType="end"/>
        </w:r>
      </w:del>
    </w:p>
    <w:p w14:paraId="72B955C5" w14:textId="0533065C" w:rsidR="002807C4" w:rsidRPr="00662740" w:rsidDel="006B43B9" w:rsidRDefault="002807C4">
      <w:pPr>
        <w:pStyle w:val="Inhopg3"/>
        <w:rPr>
          <w:del w:id="292" w:author="Willems, P.H. (Peter)" w:date="2019-03-27T08:35:00Z"/>
          <w:rFonts w:ascii="Corbel" w:eastAsiaTheme="minorEastAsia" w:hAnsi="Corbel" w:cstheme="minorBidi"/>
          <w:noProof/>
          <w:kern w:val="0"/>
          <w:sz w:val="22"/>
          <w:szCs w:val="22"/>
          <w:rPrChange w:id="293" w:author="Willems, P.H. (Peter)" w:date="2019-06-04T08:53:00Z">
            <w:rPr>
              <w:del w:id="294" w:author="Willems, P.H. (Peter)" w:date="2019-03-27T08:35:00Z"/>
              <w:rFonts w:ascii="Corbel" w:eastAsiaTheme="minorEastAsia" w:hAnsi="Corbel" w:cstheme="minorBidi"/>
              <w:noProof/>
              <w:kern w:val="0"/>
              <w:sz w:val="22"/>
              <w:szCs w:val="22"/>
              <w:lang w:val="en-US"/>
            </w:rPr>
          </w:rPrChange>
        </w:rPr>
      </w:pPr>
      <w:del w:id="295" w:author="Willems, P.H. (Peter)" w:date="2019-03-27T08:35:00Z">
        <w:r w:rsidRPr="00662740" w:rsidDel="006B43B9">
          <w:rPr>
            <w:rFonts w:ascii="Corbel" w:hAnsi="Corbel"/>
            <w:noProof/>
            <w:rPrChange w:id="296" w:author="Willems, P.H. (Peter)" w:date="2019-06-04T08:53:00Z">
              <w:rPr>
                <w:rFonts w:ascii="Corbel" w:hAnsi="Corbel"/>
                <w:noProof/>
                <w:lang w:val="en-US"/>
              </w:rPr>
            </w:rPrChange>
          </w:rPr>
          <w:delText>1.1.12.</w:delText>
        </w:r>
        <w:r w:rsidRPr="00662740" w:rsidDel="006B43B9">
          <w:rPr>
            <w:rFonts w:ascii="Corbel" w:eastAsiaTheme="minorEastAsia" w:hAnsi="Corbel" w:cstheme="minorBidi"/>
            <w:noProof/>
            <w:kern w:val="0"/>
            <w:sz w:val="22"/>
            <w:szCs w:val="22"/>
            <w:rPrChange w:id="297" w:author="Willems, P.H. (Peter)" w:date="2019-06-04T08:53:00Z">
              <w:rPr>
                <w:rFonts w:ascii="Corbel" w:eastAsiaTheme="minorEastAsia" w:hAnsi="Corbel" w:cstheme="minorBidi"/>
                <w:noProof/>
                <w:kern w:val="0"/>
                <w:sz w:val="22"/>
                <w:szCs w:val="22"/>
                <w:lang w:val="en-US"/>
              </w:rPr>
            </w:rPrChange>
          </w:rPr>
          <w:tab/>
        </w:r>
        <w:r w:rsidRPr="00662740" w:rsidDel="006B43B9">
          <w:rPr>
            <w:rFonts w:ascii="Corbel" w:hAnsi="Corbel"/>
            <w:noProof/>
            <w:rPrChange w:id="298" w:author="Willems, P.H. (Peter)" w:date="2019-06-04T08:53:00Z">
              <w:rPr>
                <w:rFonts w:ascii="Corbel" w:hAnsi="Corbel"/>
                <w:noProof/>
                <w:lang w:val="en-US"/>
              </w:rPr>
            </w:rPrChange>
          </w:rPr>
          <w:delText>ComplexElementType</w:delText>
        </w:r>
        <w:r w:rsidRPr="00662740" w:rsidDel="006B43B9">
          <w:rPr>
            <w:rFonts w:ascii="Corbel" w:hAnsi="Corbel"/>
            <w:noProof/>
            <w:rPrChange w:id="299" w:author="Willems, P.H. (Peter)" w:date="2019-06-04T08:53:00Z">
              <w:rPr>
                <w:rFonts w:ascii="Corbel" w:hAnsi="Corbel"/>
                <w:noProof/>
                <w:lang w:val="en-US"/>
              </w:rPr>
            </w:rPrChange>
          </w:rPr>
          <w:tab/>
        </w:r>
        <w:r w:rsidRPr="00BB039F" w:rsidDel="006B43B9">
          <w:rPr>
            <w:rFonts w:ascii="Corbel" w:hAnsi="Corbel"/>
            <w:noProof/>
          </w:rPr>
          <w:fldChar w:fldCharType="begin"/>
        </w:r>
        <w:r w:rsidRPr="00662740" w:rsidDel="006B43B9">
          <w:rPr>
            <w:rFonts w:ascii="Corbel" w:hAnsi="Corbel"/>
            <w:noProof/>
            <w:rPrChange w:id="300" w:author="Willems, P.H. (Peter)" w:date="2019-06-04T08:53:00Z">
              <w:rPr>
                <w:rFonts w:ascii="Corbel" w:hAnsi="Corbel"/>
                <w:noProof/>
                <w:lang w:val="en-US"/>
              </w:rPr>
            </w:rPrChange>
          </w:rPr>
          <w:delInstrText xml:space="preserve"> PAGEREF _Toc408989365 \h </w:delInstrText>
        </w:r>
        <w:r w:rsidRPr="00BB039F" w:rsidDel="006B43B9">
          <w:rPr>
            <w:rFonts w:ascii="Corbel" w:hAnsi="Corbel"/>
            <w:noProof/>
          </w:rPr>
        </w:r>
        <w:r w:rsidRPr="00BB039F" w:rsidDel="006B43B9">
          <w:rPr>
            <w:rFonts w:ascii="Corbel" w:hAnsi="Corbel"/>
            <w:noProof/>
          </w:rPr>
          <w:fldChar w:fldCharType="separate"/>
        </w:r>
        <w:r w:rsidR="00D56157" w:rsidRPr="00662740" w:rsidDel="006B43B9">
          <w:rPr>
            <w:rFonts w:ascii="Corbel" w:hAnsi="Corbel"/>
            <w:noProof/>
            <w:rPrChange w:id="301" w:author="Willems, P.H. (Peter)" w:date="2019-06-04T08:53:00Z">
              <w:rPr>
                <w:rFonts w:ascii="Corbel" w:hAnsi="Corbel"/>
                <w:noProof/>
                <w:lang w:val="en-US"/>
              </w:rPr>
            </w:rPrChange>
          </w:rPr>
          <w:delText>24</w:delText>
        </w:r>
        <w:r w:rsidRPr="00BB039F" w:rsidDel="006B43B9">
          <w:rPr>
            <w:rFonts w:ascii="Corbel" w:hAnsi="Corbel"/>
            <w:noProof/>
          </w:rPr>
          <w:fldChar w:fldCharType="end"/>
        </w:r>
      </w:del>
    </w:p>
    <w:p w14:paraId="72B955C6" w14:textId="7ABDFA01" w:rsidR="002807C4" w:rsidRPr="00BB039F" w:rsidDel="006B43B9" w:rsidRDefault="002807C4">
      <w:pPr>
        <w:pStyle w:val="Inhopg3"/>
        <w:rPr>
          <w:del w:id="302" w:author="Willems, P.H. (Peter)" w:date="2019-03-27T08:35:00Z"/>
          <w:rFonts w:ascii="Corbel" w:eastAsiaTheme="minorEastAsia" w:hAnsi="Corbel" w:cstheme="minorBidi"/>
          <w:noProof/>
          <w:kern w:val="0"/>
          <w:sz w:val="22"/>
          <w:szCs w:val="22"/>
        </w:rPr>
      </w:pPr>
      <w:del w:id="303" w:author="Willems, P.H. (Peter)" w:date="2019-03-27T08:35:00Z">
        <w:r w:rsidRPr="00BB039F" w:rsidDel="006B43B9">
          <w:rPr>
            <w:rFonts w:ascii="Corbel" w:hAnsi="Corbel"/>
            <w:noProof/>
          </w:rPr>
          <w:delText>1.1.13.</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SimpleElementType</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_Toc408989366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28</w:delText>
        </w:r>
        <w:r w:rsidRPr="00BB039F" w:rsidDel="006B43B9">
          <w:rPr>
            <w:rFonts w:ascii="Corbel" w:hAnsi="Corbel"/>
            <w:noProof/>
          </w:rPr>
          <w:fldChar w:fldCharType="end"/>
        </w:r>
      </w:del>
    </w:p>
    <w:p w14:paraId="72B955C7" w14:textId="46BE52C0" w:rsidR="002807C4" w:rsidRPr="00BB039F" w:rsidDel="006B43B9" w:rsidRDefault="002807C4">
      <w:pPr>
        <w:pStyle w:val="Inhopg3"/>
        <w:rPr>
          <w:del w:id="304" w:author="Willems, P.H. (Peter)" w:date="2019-03-27T08:35:00Z"/>
          <w:rFonts w:ascii="Corbel" w:eastAsiaTheme="minorEastAsia" w:hAnsi="Corbel" w:cstheme="minorBidi"/>
          <w:noProof/>
          <w:kern w:val="0"/>
          <w:sz w:val="22"/>
          <w:szCs w:val="22"/>
        </w:rPr>
      </w:pPr>
      <w:del w:id="305" w:author="Willems, P.H. (Peter)" w:date="2019-03-27T08:35:00Z">
        <w:r w:rsidRPr="00BB039F" w:rsidDel="006B43B9">
          <w:rPr>
            <w:rFonts w:ascii="Corbel" w:hAnsi="Corbel"/>
            <w:noProof/>
          </w:rPr>
          <w:delText>1.1.14.</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ElementCondition</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_Toc408989367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32</w:delText>
        </w:r>
        <w:r w:rsidRPr="00BB039F" w:rsidDel="006B43B9">
          <w:rPr>
            <w:rFonts w:ascii="Corbel" w:hAnsi="Corbel"/>
            <w:noProof/>
          </w:rPr>
          <w:fldChar w:fldCharType="end"/>
        </w:r>
      </w:del>
    </w:p>
    <w:p w14:paraId="72B955C8" w14:textId="5D353157" w:rsidR="002807C4" w:rsidRPr="00BB039F" w:rsidDel="006B43B9" w:rsidRDefault="002807C4">
      <w:pPr>
        <w:pStyle w:val="Inhopg3"/>
        <w:rPr>
          <w:del w:id="306" w:author="Willems, P.H. (Peter)" w:date="2019-03-27T08:35:00Z"/>
          <w:rFonts w:ascii="Corbel" w:eastAsiaTheme="minorEastAsia" w:hAnsi="Corbel" w:cstheme="minorBidi"/>
          <w:noProof/>
          <w:kern w:val="0"/>
          <w:sz w:val="22"/>
          <w:szCs w:val="22"/>
        </w:rPr>
      </w:pPr>
      <w:del w:id="307" w:author="Willems, P.H. (Peter)" w:date="2019-03-27T08:35:00Z">
        <w:r w:rsidRPr="00BB039F" w:rsidDel="006B43B9">
          <w:rPr>
            <w:rFonts w:ascii="Corbel" w:hAnsi="Corbel"/>
            <w:noProof/>
          </w:rPr>
          <w:delText>1.1.15.</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UserDefinedType</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_Toc408989368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33</w:delText>
        </w:r>
        <w:r w:rsidRPr="00BB039F" w:rsidDel="006B43B9">
          <w:rPr>
            <w:rFonts w:ascii="Corbel" w:hAnsi="Corbel"/>
            <w:noProof/>
          </w:rPr>
          <w:fldChar w:fldCharType="end"/>
        </w:r>
      </w:del>
    </w:p>
    <w:p w14:paraId="72B955C9" w14:textId="58051AFF" w:rsidR="002807C4" w:rsidRPr="00BB039F" w:rsidDel="006B43B9" w:rsidRDefault="002807C4">
      <w:pPr>
        <w:pStyle w:val="Inhopg1"/>
        <w:tabs>
          <w:tab w:val="left" w:pos="480"/>
          <w:tab w:val="right" w:pos="9062"/>
        </w:tabs>
        <w:rPr>
          <w:del w:id="308" w:author="Willems, P.H. (Peter)" w:date="2019-03-27T08:35:00Z"/>
          <w:rFonts w:ascii="Corbel" w:eastAsiaTheme="minorEastAsia" w:hAnsi="Corbel" w:cstheme="minorBidi"/>
          <w:b w:val="0"/>
          <w:bCs w:val="0"/>
          <w:caps w:val="0"/>
          <w:noProof/>
          <w:kern w:val="0"/>
          <w:sz w:val="22"/>
          <w:szCs w:val="22"/>
        </w:rPr>
      </w:pPr>
      <w:del w:id="309" w:author="Willems, P.H. (Peter)" w:date="2019-03-27T08:35:00Z">
        <w:r w:rsidRPr="00BB039F" w:rsidDel="006B43B9">
          <w:rPr>
            <w:rFonts w:ascii="Corbel" w:hAnsi="Corbel"/>
            <w:b w:val="0"/>
            <w:noProof/>
          </w:rPr>
          <w:delText>2.</w:delText>
        </w:r>
        <w:r w:rsidRPr="00BB039F" w:rsidDel="006B43B9">
          <w:rPr>
            <w:rFonts w:ascii="Corbel" w:eastAsiaTheme="minorEastAsia" w:hAnsi="Corbel" w:cstheme="minorBidi"/>
            <w:b w:val="0"/>
            <w:bCs w:val="0"/>
            <w:caps w:val="0"/>
            <w:noProof/>
            <w:kern w:val="0"/>
            <w:sz w:val="22"/>
            <w:szCs w:val="22"/>
          </w:rPr>
          <w:tab/>
        </w:r>
        <w:r w:rsidRPr="00BB039F" w:rsidDel="006B43B9">
          <w:rPr>
            <w:rFonts w:ascii="Corbel" w:hAnsi="Corbel"/>
            <w:i/>
            <w:noProof/>
          </w:rPr>
          <w:delText>Uitwerking berichten</w:delText>
        </w:r>
        <w:r w:rsidRPr="00BB039F" w:rsidDel="006B43B9">
          <w:rPr>
            <w:rFonts w:ascii="Corbel" w:hAnsi="Corbel"/>
            <w:noProof/>
          </w:rPr>
          <w:tab/>
        </w:r>
        <w:r w:rsidRPr="00BB039F" w:rsidDel="006B43B9">
          <w:rPr>
            <w:rFonts w:ascii="Corbel" w:hAnsi="Corbel"/>
            <w:b w:val="0"/>
            <w:bCs w:val="0"/>
            <w:caps w:val="0"/>
            <w:noProof/>
          </w:rPr>
          <w:fldChar w:fldCharType="begin"/>
        </w:r>
        <w:r w:rsidRPr="00BB039F" w:rsidDel="006B43B9">
          <w:rPr>
            <w:rFonts w:ascii="Corbel" w:hAnsi="Corbel"/>
            <w:noProof/>
          </w:rPr>
          <w:delInstrText xml:space="preserve"> PAGEREF _Toc408989369 \h </w:delInstrText>
        </w:r>
        <w:r w:rsidRPr="00BB039F" w:rsidDel="006B43B9">
          <w:rPr>
            <w:rFonts w:ascii="Corbel" w:hAnsi="Corbel"/>
            <w:b w:val="0"/>
            <w:bCs w:val="0"/>
            <w:caps w:val="0"/>
            <w:noProof/>
          </w:rPr>
        </w:r>
        <w:r w:rsidRPr="00BB039F" w:rsidDel="006B43B9">
          <w:rPr>
            <w:rFonts w:ascii="Corbel" w:hAnsi="Corbel"/>
            <w:b w:val="0"/>
            <w:bCs w:val="0"/>
            <w:caps w:val="0"/>
            <w:noProof/>
          </w:rPr>
          <w:fldChar w:fldCharType="separate"/>
        </w:r>
        <w:r w:rsidR="00D56157" w:rsidRPr="00BB039F" w:rsidDel="006B43B9">
          <w:rPr>
            <w:rFonts w:ascii="Corbel" w:hAnsi="Corbel"/>
            <w:noProof/>
          </w:rPr>
          <w:delText>35</w:delText>
        </w:r>
        <w:r w:rsidRPr="00BB039F" w:rsidDel="006B43B9">
          <w:rPr>
            <w:rFonts w:ascii="Corbel" w:hAnsi="Corbel"/>
            <w:b w:val="0"/>
            <w:bCs w:val="0"/>
            <w:caps w:val="0"/>
            <w:noProof/>
          </w:rPr>
          <w:fldChar w:fldCharType="end"/>
        </w:r>
      </w:del>
    </w:p>
    <w:p w14:paraId="72B955CA" w14:textId="1DB8D4A7" w:rsidR="002807C4" w:rsidRPr="00BB039F" w:rsidDel="006B43B9" w:rsidRDefault="002807C4">
      <w:pPr>
        <w:pStyle w:val="Inhopg2"/>
        <w:tabs>
          <w:tab w:val="left" w:pos="720"/>
          <w:tab w:val="right" w:pos="9062"/>
        </w:tabs>
        <w:rPr>
          <w:del w:id="310" w:author="Willems, P.H. (Peter)" w:date="2019-03-27T08:35:00Z"/>
          <w:rFonts w:ascii="Corbel" w:eastAsiaTheme="minorEastAsia" w:hAnsi="Corbel" w:cstheme="minorBidi"/>
          <w:b w:val="0"/>
          <w:bCs w:val="0"/>
          <w:noProof/>
          <w:kern w:val="0"/>
          <w:sz w:val="22"/>
          <w:szCs w:val="22"/>
        </w:rPr>
      </w:pPr>
      <w:del w:id="311" w:author="Willems, P.H. (Peter)" w:date="2019-03-27T08:35:00Z">
        <w:r w:rsidRPr="00BB039F" w:rsidDel="006B43B9">
          <w:rPr>
            <w:rFonts w:ascii="Corbel" w:hAnsi="Corbel"/>
            <w:b w:val="0"/>
            <w:noProof/>
          </w:rPr>
          <w:delText>2.1.</w:delText>
        </w:r>
        <w:r w:rsidRPr="00BB039F" w:rsidDel="006B43B9">
          <w:rPr>
            <w:rFonts w:ascii="Corbel" w:eastAsiaTheme="minorEastAsia" w:hAnsi="Corbel" w:cstheme="minorBidi"/>
            <w:b w:val="0"/>
            <w:bCs w:val="0"/>
            <w:noProof/>
            <w:kern w:val="0"/>
            <w:sz w:val="22"/>
            <w:szCs w:val="22"/>
          </w:rPr>
          <w:tab/>
        </w:r>
        <w:r w:rsidRPr="00BB039F" w:rsidDel="006B43B9">
          <w:rPr>
            <w:rFonts w:ascii="Corbel" w:hAnsi="Corbel"/>
            <w:b w:val="0"/>
            <w:noProof/>
          </w:rPr>
          <w:delText>Het projectspecifieke bericht</w:delText>
        </w:r>
        <w:r w:rsidRPr="00BB039F" w:rsidDel="006B43B9">
          <w:rPr>
            <w:rFonts w:ascii="Corbel" w:hAnsi="Corbel"/>
            <w:noProof/>
          </w:rPr>
          <w:tab/>
        </w:r>
        <w:r w:rsidRPr="00BB039F" w:rsidDel="006B43B9">
          <w:rPr>
            <w:rFonts w:ascii="Corbel" w:hAnsi="Corbel"/>
            <w:b w:val="0"/>
            <w:bCs w:val="0"/>
            <w:noProof/>
          </w:rPr>
          <w:fldChar w:fldCharType="begin"/>
        </w:r>
        <w:r w:rsidRPr="00BB039F" w:rsidDel="006B43B9">
          <w:rPr>
            <w:rFonts w:ascii="Corbel" w:hAnsi="Corbel"/>
            <w:noProof/>
          </w:rPr>
          <w:delInstrText xml:space="preserve"> PAGEREF _Toc408989370 \h </w:delInstrText>
        </w:r>
        <w:r w:rsidRPr="00BB039F" w:rsidDel="006B43B9">
          <w:rPr>
            <w:rFonts w:ascii="Corbel" w:hAnsi="Corbel"/>
            <w:b w:val="0"/>
            <w:bCs w:val="0"/>
            <w:noProof/>
          </w:rPr>
        </w:r>
        <w:r w:rsidRPr="00BB039F" w:rsidDel="006B43B9">
          <w:rPr>
            <w:rFonts w:ascii="Corbel" w:hAnsi="Corbel"/>
            <w:b w:val="0"/>
            <w:bCs w:val="0"/>
            <w:noProof/>
          </w:rPr>
          <w:fldChar w:fldCharType="separate"/>
        </w:r>
        <w:r w:rsidR="00D56157" w:rsidRPr="00BB039F" w:rsidDel="006B43B9">
          <w:rPr>
            <w:rFonts w:ascii="Corbel" w:hAnsi="Corbel"/>
            <w:noProof/>
          </w:rPr>
          <w:delText>35</w:delText>
        </w:r>
        <w:r w:rsidRPr="00BB039F" w:rsidDel="006B43B9">
          <w:rPr>
            <w:rFonts w:ascii="Corbel" w:hAnsi="Corbel"/>
            <w:b w:val="0"/>
            <w:bCs w:val="0"/>
            <w:noProof/>
          </w:rPr>
          <w:fldChar w:fldCharType="end"/>
        </w:r>
      </w:del>
    </w:p>
    <w:p w14:paraId="72B955CB" w14:textId="50599B37" w:rsidR="002807C4" w:rsidRPr="00BB039F" w:rsidDel="006B43B9" w:rsidRDefault="002807C4">
      <w:pPr>
        <w:pStyle w:val="Inhopg2"/>
        <w:tabs>
          <w:tab w:val="left" w:pos="720"/>
          <w:tab w:val="right" w:pos="9062"/>
        </w:tabs>
        <w:rPr>
          <w:del w:id="312" w:author="Willems, P.H. (Peter)" w:date="2019-03-27T08:35:00Z"/>
          <w:rFonts w:ascii="Corbel" w:eastAsiaTheme="minorEastAsia" w:hAnsi="Corbel" w:cstheme="minorBidi"/>
          <w:b w:val="0"/>
          <w:bCs w:val="0"/>
          <w:noProof/>
          <w:kern w:val="0"/>
          <w:sz w:val="22"/>
          <w:szCs w:val="22"/>
        </w:rPr>
      </w:pPr>
      <w:del w:id="313" w:author="Willems, P.H. (Peter)" w:date="2019-03-27T08:35:00Z">
        <w:r w:rsidRPr="00BB039F" w:rsidDel="006B43B9">
          <w:rPr>
            <w:rFonts w:ascii="Corbel" w:hAnsi="Corbel"/>
            <w:b w:val="0"/>
            <w:noProof/>
          </w:rPr>
          <w:delText>2.2.</w:delText>
        </w:r>
        <w:r w:rsidRPr="00BB039F" w:rsidDel="006B43B9">
          <w:rPr>
            <w:rFonts w:ascii="Corbel" w:eastAsiaTheme="minorEastAsia" w:hAnsi="Corbel" w:cstheme="minorBidi"/>
            <w:b w:val="0"/>
            <w:bCs w:val="0"/>
            <w:noProof/>
            <w:kern w:val="0"/>
            <w:sz w:val="22"/>
            <w:szCs w:val="22"/>
          </w:rPr>
          <w:tab/>
        </w:r>
        <w:r w:rsidRPr="00BB039F" w:rsidDel="006B43B9">
          <w:rPr>
            <w:rFonts w:ascii="Corbel" w:hAnsi="Corbel"/>
            <w:b w:val="0"/>
            <w:noProof/>
          </w:rPr>
          <w:delText>Opstellen van berichten</w:delText>
        </w:r>
        <w:r w:rsidRPr="00BB039F" w:rsidDel="006B43B9">
          <w:rPr>
            <w:rFonts w:ascii="Corbel" w:hAnsi="Corbel"/>
            <w:noProof/>
          </w:rPr>
          <w:tab/>
        </w:r>
        <w:r w:rsidRPr="00BB039F" w:rsidDel="006B43B9">
          <w:rPr>
            <w:rFonts w:ascii="Corbel" w:hAnsi="Corbel"/>
            <w:b w:val="0"/>
            <w:bCs w:val="0"/>
            <w:noProof/>
          </w:rPr>
          <w:fldChar w:fldCharType="begin"/>
        </w:r>
        <w:r w:rsidRPr="00BB039F" w:rsidDel="006B43B9">
          <w:rPr>
            <w:rFonts w:ascii="Corbel" w:hAnsi="Corbel"/>
            <w:noProof/>
          </w:rPr>
          <w:delInstrText xml:space="preserve"> PAGEREF _Toc408989371 \h </w:delInstrText>
        </w:r>
        <w:r w:rsidRPr="00BB039F" w:rsidDel="006B43B9">
          <w:rPr>
            <w:rFonts w:ascii="Corbel" w:hAnsi="Corbel"/>
            <w:b w:val="0"/>
            <w:bCs w:val="0"/>
            <w:noProof/>
          </w:rPr>
        </w:r>
        <w:r w:rsidRPr="00BB039F" w:rsidDel="006B43B9">
          <w:rPr>
            <w:rFonts w:ascii="Corbel" w:hAnsi="Corbel"/>
            <w:b w:val="0"/>
            <w:bCs w:val="0"/>
            <w:noProof/>
          </w:rPr>
          <w:fldChar w:fldCharType="separate"/>
        </w:r>
        <w:r w:rsidR="00D56157" w:rsidRPr="00BB039F" w:rsidDel="006B43B9">
          <w:rPr>
            <w:rFonts w:ascii="Corbel" w:hAnsi="Corbel"/>
            <w:noProof/>
          </w:rPr>
          <w:delText>40</w:delText>
        </w:r>
        <w:r w:rsidRPr="00BB039F" w:rsidDel="006B43B9">
          <w:rPr>
            <w:rFonts w:ascii="Corbel" w:hAnsi="Corbel"/>
            <w:b w:val="0"/>
            <w:bCs w:val="0"/>
            <w:noProof/>
          </w:rPr>
          <w:fldChar w:fldCharType="end"/>
        </w:r>
      </w:del>
    </w:p>
    <w:p w14:paraId="72B955CC" w14:textId="266CFD2E" w:rsidR="002807C4" w:rsidRPr="00BB039F" w:rsidDel="006B43B9" w:rsidRDefault="002807C4">
      <w:pPr>
        <w:pStyle w:val="Inhopg3"/>
        <w:rPr>
          <w:del w:id="314" w:author="Willems, P.H. (Peter)" w:date="2019-03-27T08:35:00Z"/>
          <w:rFonts w:ascii="Corbel" w:eastAsiaTheme="minorEastAsia" w:hAnsi="Corbel" w:cstheme="minorBidi"/>
          <w:noProof/>
          <w:kern w:val="0"/>
          <w:sz w:val="22"/>
          <w:szCs w:val="22"/>
        </w:rPr>
      </w:pPr>
      <w:del w:id="315" w:author="Willems, P.H. (Peter)" w:date="2019-03-27T08:35:00Z">
        <w:r w:rsidRPr="00BB039F" w:rsidDel="006B43B9">
          <w:rPr>
            <w:rFonts w:ascii="Corbel" w:hAnsi="Corbel"/>
            <w:noProof/>
          </w:rPr>
          <w:delText>2.2.1.</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eerste bericht (“eerste_bericht.xml”)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_Toc408989372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40</w:delText>
        </w:r>
        <w:r w:rsidRPr="00BB039F" w:rsidDel="006B43B9">
          <w:rPr>
            <w:rFonts w:ascii="Corbel" w:hAnsi="Corbel"/>
            <w:noProof/>
          </w:rPr>
          <w:fldChar w:fldCharType="end"/>
        </w:r>
      </w:del>
    </w:p>
    <w:p w14:paraId="72B955CD" w14:textId="60DFAA3A" w:rsidR="002807C4" w:rsidRPr="00BB039F" w:rsidDel="006B43B9" w:rsidRDefault="002807C4">
      <w:pPr>
        <w:pStyle w:val="Inhopg3"/>
        <w:rPr>
          <w:del w:id="316" w:author="Willems, P.H. (Peter)" w:date="2019-03-27T08:35:00Z"/>
          <w:rFonts w:ascii="Corbel" w:eastAsiaTheme="minorEastAsia" w:hAnsi="Corbel" w:cstheme="minorBidi"/>
          <w:noProof/>
          <w:kern w:val="0"/>
          <w:sz w:val="22"/>
          <w:szCs w:val="22"/>
        </w:rPr>
      </w:pPr>
      <w:del w:id="317" w:author="Willems, P.H. (Peter)" w:date="2019-03-27T08:35:00Z">
        <w:r w:rsidRPr="00BB039F" w:rsidDel="006B43B9">
          <w:rPr>
            <w:rFonts w:ascii="Corbel" w:hAnsi="Corbel"/>
            <w:noProof/>
          </w:rPr>
          <w:delText>2.2.2.</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tweede bericht (“tweede_bericht.xml”)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_Toc408989373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45</w:delText>
        </w:r>
        <w:r w:rsidRPr="00BB039F" w:rsidDel="006B43B9">
          <w:rPr>
            <w:rFonts w:ascii="Corbel" w:hAnsi="Corbel"/>
            <w:noProof/>
          </w:rPr>
          <w:fldChar w:fldCharType="end"/>
        </w:r>
      </w:del>
    </w:p>
    <w:p w14:paraId="72B955CE" w14:textId="621B1B86" w:rsidR="002807C4" w:rsidRPr="00BB039F" w:rsidDel="006B43B9" w:rsidRDefault="002807C4">
      <w:pPr>
        <w:pStyle w:val="Inhopg3"/>
        <w:rPr>
          <w:del w:id="318" w:author="Willems, P.H. (Peter)" w:date="2019-03-27T08:35:00Z"/>
          <w:rFonts w:ascii="Corbel" w:eastAsiaTheme="minorEastAsia" w:hAnsi="Corbel" w:cstheme="minorBidi"/>
          <w:noProof/>
          <w:kern w:val="0"/>
          <w:sz w:val="22"/>
          <w:szCs w:val="22"/>
        </w:rPr>
      </w:pPr>
      <w:del w:id="319" w:author="Willems, P.H. (Peter)" w:date="2019-03-27T08:35:00Z">
        <w:r w:rsidRPr="00BB039F" w:rsidDel="006B43B9">
          <w:rPr>
            <w:rFonts w:ascii="Corbel" w:hAnsi="Corbel"/>
            <w:noProof/>
          </w:rPr>
          <w:delText>2.2.3.</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derde bericht (“derde_bericht.xml”)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_Toc408989374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47</w:delText>
        </w:r>
        <w:r w:rsidRPr="00BB039F" w:rsidDel="006B43B9">
          <w:rPr>
            <w:rFonts w:ascii="Corbel" w:hAnsi="Corbel"/>
            <w:noProof/>
          </w:rPr>
          <w:fldChar w:fldCharType="end"/>
        </w:r>
      </w:del>
    </w:p>
    <w:p w14:paraId="72B955CF" w14:textId="2643824D" w:rsidR="002807C4" w:rsidRPr="00BB039F" w:rsidDel="006B43B9" w:rsidRDefault="002807C4">
      <w:pPr>
        <w:pStyle w:val="Inhopg3"/>
        <w:rPr>
          <w:del w:id="320" w:author="Willems, P.H. (Peter)" w:date="2019-03-27T08:35:00Z"/>
          <w:rFonts w:ascii="Corbel" w:eastAsiaTheme="minorEastAsia" w:hAnsi="Corbel" w:cstheme="minorBidi"/>
          <w:noProof/>
          <w:kern w:val="0"/>
          <w:sz w:val="22"/>
          <w:szCs w:val="22"/>
        </w:rPr>
      </w:pPr>
      <w:del w:id="321" w:author="Willems, P.H. (Peter)" w:date="2019-03-27T08:35:00Z">
        <w:r w:rsidRPr="00BB039F" w:rsidDel="006B43B9">
          <w:rPr>
            <w:rFonts w:ascii="Corbel" w:hAnsi="Corbel"/>
            <w:noProof/>
          </w:rPr>
          <w:delText>2.2.4.</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vierde bericht (“vierde_bericht.xml”)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_Toc408989375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50</w:delText>
        </w:r>
        <w:r w:rsidRPr="00BB039F" w:rsidDel="006B43B9">
          <w:rPr>
            <w:rFonts w:ascii="Corbel" w:hAnsi="Corbel"/>
            <w:noProof/>
          </w:rPr>
          <w:fldChar w:fldCharType="end"/>
        </w:r>
      </w:del>
    </w:p>
    <w:p w14:paraId="72B955D0" w14:textId="7F085B96" w:rsidR="002807C4" w:rsidRPr="00BB039F" w:rsidDel="006B43B9" w:rsidRDefault="002807C4">
      <w:pPr>
        <w:pStyle w:val="Inhopg3"/>
        <w:rPr>
          <w:del w:id="322" w:author="Willems, P.H. (Peter)" w:date="2019-03-27T08:35:00Z"/>
          <w:rFonts w:ascii="Corbel" w:eastAsiaTheme="minorEastAsia" w:hAnsi="Corbel" w:cstheme="minorBidi"/>
          <w:noProof/>
          <w:kern w:val="0"/>
          <w:sz w:val="22"/>
          <w:szCs w:val="22"/>
        </w:rPr>
      </w:pPr>
      <w:del w:id="323" w:author="Willems, P.H. (Peter)" w:date="2019-03-27T08:35:00Z">
        <w:r w:rsidRPr="00BB039F" w:rsidDel="006B43B9">
          <w:rPr>
            <w:rFonts w:ascii="Corbel" w:hAnsi="Corbel"/>
            <w:noProof/>
          </w:rPr>
          <w:delText>2.2.5.</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vijfde en zesde bericht (“vijfde_bericht.xml” en “zesde_bericht.xml”)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_Toc408989376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51</w:delText>
        </w:r>
        <w:r w:rsidRPr="00BB039F" w:rsidDel="006B43B9">
          <w:rPr>
            <w:rFonts w:ascii="Corbel" w:hAnsi="Corbel"/>
            <w:noProof/>
          </w:rPr>
          <w:fldChar w:fldCharType="end"/>
        </w:r>
      </w:del>
    </w:p>
    <w:p w14:paraId="72B955D1" w14:textId="16417F14" w:rsidR="002807C4" w:rsidRPr="00BB039F" w:rsidDel="006B43B9" w:rsidRDefault="002807C4">
      <w:pPr>
        <w:pStyle w:val="Inhopg3"/>
        <w:rPr>
          <w:del w:id="324" w:author="Willems, P.H. (Peter)" w:date="2019-03-27T08:35:00Z"/>
          <w:rFonts w:ascii="Corbel" w:eastAsiaTheme="minorEastAsia" w:hAnsi="Corbel" w:cstheme="minorBidi"/>
          <w:noProof/>
          <w:kern w:val="0"/>
          <w:sz w:val="22"/>
          <w:szCs w:val="22"/>
        </w:rPr>
      </w:pPr>
      <w:del w:id="325" w:author="Willems, P.H. (Peter)" w:date="2019-03-27T08:35:00Z">
        <w:r w:rsidRPr="00BB039F" w:rsidDel="006B43B9">
          <w:rPr>
            <w:rFonts w:ascii="Corbel" w:hAnsi="Corbel"/>
            <w:noProof/>
          </w:rPr>
          <w:delText>2.2.6.</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zevende bericht (“zevende_bericht.xml”)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_Toc408989377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55</w:delText>
        </w:r>
        <w:r w:rsidRPr="00BB039F" w:rsidDel="006B43B9">
          <w:rPr>
            <w:rFonts w:ascii="Corbel" w:hAnsi="Corbel"/>
            <w:noProof/>
          </w:rPr>
          <w:fldChar w:fldCharType="end"/>
        </w:r>
      </w:del>
    </w:p>
    <w:p w14:paraId="72B955D2" w14:textId="067EF713" w:rsidR="002807C4" w:rsidRPr="00BB039F" w:rsidDel="006B43B9" w:rsidRDefault="002807C4">
      <w:pPr>
        <w:pStyle w:val="Inhopg3"/>
        <w:rPr>
          <w:del w:id="326" w:author="Willems, P.H. (Peter)" w:date="2019-03-27T08:35:00Z"/>
          <w:rFonts w:ascii="Corbel" w:eastAsiaTheme="minorEastAsia" w:hAnsi="Corbel" w:cstheme="minorBidi"/>
          <w:noProof/>
          <w:kern w:val="0"/>
          <w:sz w:val="22"/>
          <w:szCs w:val="22"/>
        </w:rPr>
      </w:pPr>
      <w:del w:id="327" w:author="Willems, P.H. (Peter)" w:date="2019-03-27T08:35:00Z">
        <w:r w:rsidRPr="00BB039F" w:rsidDel="006B43B9">
          <w:rPr>
            <w:rFonts w:ascii="Corbel" w:hAnsi="Corbel"/>
            <w:noProof/>
          </w:rPr>
          <w:delText>2.2.7.</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achtste bericht (“achtste_bericht.xml”)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_Toc408989378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57</w:delText>
        </w:r>
        <w:r w:rsidRPr="00BB039F" w:rsidDel="006B43B9">
          <w:rPr>
            <w:rFonts w:ascii="Corbel" w:hAnsi="Corbel"/>
            <w:noProof/>
          </w:rPr>
          <w:fldChar w:fldCharType="end"/>
        </w:r>
      </w:del>
    </w:p>
    <w:p w14:paraId="72B955D3" w14:textId="58B3FB4F" w:rsidR="002807C4" w:rsidRPr="00BB039F" w:rsidDel="006B43B9" w:rsidRDefault="002807C4">
      <w:pPr>
        <w:pStyle w:val="Inhopg3"/>
        <w:rPr>
          <w:del w:id="328" w:author="Willems, P.H. (Peter)" w:date="2019-03-27T08:35:00Z"/>
          <w:rFonts w:ascii="Corbel" w:eastAsiaTheme="minorEastAsia" w:hAnsi="Corbel" w:cstheme="minorBidi"/>
          <w:noProof/>
          <w:kern w:val="0"/>
          <w:sz w:val="22"/>
          <w:szCs w:val="22"/>
        </w:rPr>
      </w:pPr>
      <w:del w:id="329" w:author="Willems, P.H. (Peter)" w:date="2019-03-27T08:35:00Z">
        <w:r w:rsidRPr="00BB039F" w:rsidDel="006B43B9">
          <w:rPr>
            <w:rFonts w:ascii="Corbel" w:hAnsi="Corbel"/>
            <w:noProof/>
          </w:rPr>
          <w:delText>2.2.8.</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negende bericht (“negende_bericht.xml”)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_Toc408989379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59</w:delText>
        </w:r>
        <w:r w:rsidRPr="00BB039F" w:rsidDel="006B43B9">
          <w:rPr>
            <w:rFonts w:ascii="Corbel" w:hAnsi="Corbel"/>
            <w:noProof/>
          </w:rPr>
          <w:fldChar w:fldCharType="end"/>
        </w:r>
      </w:del>
    </w:p>
    <w:p w14:paraId="72B955D4" w14:textId="441EDAD7" w:rsidR="002807C4" w:rsidRPr="00BB039F" w:rsidDel="006B43B9" w:rsidRDefault="002807C4">
      <w:pPr>
        <w:pStyle w:val="Inhopg3"/>
        <w:rPr>
          <w:del w:id="330" w:author="Willems, P.H. (Peter)" w:date="2019-03-27T08:35:00Z"/>
          <w:rFonts w:ascii="Corbel" w:eastAsiaTheme="minorEastAsia" w:hAnsi="Corbel" w:cstheme="minorBidi"/>
          <w:noProof/>
          <w:kern w:val="0"/>
          <w:sz w:val="22"/>
          <w:szCs w:val="22"/>
        </w:rPr>
      </w:pPr>
      <w:del w:id="331" w:author="Willems, P.H. (Peter)" w:date="2019-03-27T08:35:00Z">
        <w:r w:rsidRPr="00BB039F" w:rsidDel="006B43B9">
          <w:rPr>
            <w:rFonts w:ascii="Corbel" w:hAnsi="Corbel"/>
            <w:noProof/>
          </w:rPr>
          <w:delText>2.2.9.</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tiende bericht (“tiende_bericht.xml”)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_Toc408989380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61</w:delText>
        </w:r>
        <w:r w:rsidRPr="00BB039F" w:rsidDel="006B43B9">
          <w:rPr>
            <w:rFonts w:ascii="Corbel" w:hAnsi="Corbel"/>
            <w:noProof/>
          </w:rPr>
          <w:fldChar w:fldCharType="end"/>
        </w:r>
      </w:del>
    </w:p>
    <w:p w14:paraId="72B955D5" w14:textId="787E8658" w:rsidR="002807C4" w:rsidRPr="00BB039F" w:rsidDel="006B43B9" w:rsidRDefault="002807C4">
      <w:pPr>
        <w:pStyle w:val="Inhopg3"/>
        <w:rPr>
          <w:del w:id="332" w:author="Willems, P.H. (Peter)" w:date="2019-03-27T08:35:00Z"/>
          <w:rFonts w:ascii="Corbel" w:eastAsiaTheme="minorEastAsia" w:hAnsi="Corbel" w:cstheme="minorBidi"/>
          <w:noProof/>
          <w:kern w:val="0"/>
          <w:sz w:val="22"/>
          <w:szCs w:val="22"/>
        </w:rPr>
      </w:pPr>
      <w:del w:id="333" w:author="Willems, P.H. (Peter)" w:date="2019-03-27T08:35:00Z">
        <w:r w:rsidRPr="00BB039F" w:rsidDel="006B43B9">
          <w:rPr>
            <w:rFonts w:ascii="Corbel" w:hAnsi="Corbel"/>
            <w:noProof/>
          </w:rPr>
          <w:delText>2.2.10.</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elfde bericht (“elfde_bericht.xml”)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_Toc408989381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63</w:delText>
        </w:r>
        <w:r w:rsidRPr="00BB039F" w:rsidDel="006B43B9">
          <w:rPr>
            <w:rFonts w:ascii="Corbel" w:hAnsi="Corbel"/>
            <w:noProof/>
          </w:rPr>
          <w:fldChar w:fldCharType="end"/>
        </w:r>
      </w:del>
    </w:p>
    <w:p w14:paraId="72B955D6" w14:textId="515FF7CE" w:rsidR="002807C4" w:rsidRPr="00BB039F" w:rsidDel="006B43B9" w:rsidRDefault="002807C4">
      <w:pPr>
        <w:pStyle w:val="Inhopg3"/>
        <w:rPr>
          <w:del w:id="334" w:author="Willems, P.H. (Peter)" w:date="2019-03-27T08:35:00Z"/>
          <w:rFonts w:ascii="Corbel" w:eastAsiaTheme="minorEastAsia" w:hAnsi="Corbel" w:cstheme="minorBidi"/>
          <w:noProof/>
          <w:kern w:val="0"/>
          <w:sz w:val="22"/>
          <w:szCs w:val="22"/>
        </w:rPr>
      </w:pPr>
      <w:del w:id="335" w:author="Willems, P.H. (Peter)" w:date="2019-03-27T08:35:00Z">
        <w:r w:rsidRPr="00BB039F" w:rsidDel="006B43B9">
          <w:rPr>
            <w:rFonts w:ascii="Corbel" w:hAnsi="Corbel"/>
            <w:noProof/>
          </w:rPr>
          <w:delText>2.2.11.</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twaalfde bericht (“twaalfde_bericht.xml”)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_Toc408989382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64</w:delText>
        </w:r>
        <w:r w:rsidRPr="00BB039F" w:rsidDel="006B43B9">
          <w:rPr>
            <w:rFonts w:ascii="Corbel" w:hAnsi="Corbel"/>
            <w:noProof/>
          </w:rPr>
          <w:fldChar w:fldCharType="end"/>
        </w:r>
      </w:del>
    </w:p>
    <w:p w14:paraId="72B955D7" w14:textId="37E2B2F3" w:rsidR="002807C4" w:rsidRPr="00BB039F" w:rsidDel="006B43B9" w:rsidRDefault="002807C4">
      <w:pPr>
        <w:pStyle w:val="Inhopg3"/>
        <w:rPr>
          <w:del w:id="336" w:author="Willems, P.H. (Peter)" w:date="2019-03-27T08:35:00Z"/>
          <w:rFonts w:ascii="Corbel" w:eastAsiaTheme="minorEastAsia" w:hAnsi="Corbel" w:cstheme="minorBidi"/>
          <w:noProof/>
          <w:kern w:val="0"/>
          <w:sz w:val="22"/>
          <w:szCs w:val="22"/>
        </w:rPr>
      </w:pPr>
      <w:del w:id="337" w:author="Willems, P.H. (Peter)" w:date="2019-03-27T08:35:00Z">
        <w:r w:rsidRPr="00BB039F" w:rsidDel="006B43B9">
          <w:rPr>
            <w:rFonts w:ascii="Corbel" w:hAnsi="Corbel"/>
            <w:noProof/>
          </w:rPr>
          <w:delText>2.2.12.</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dertiende bericht (“dertiende_bericht.xml”)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_Toc408989383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66</w:delText>
        </w:r>
        <w:r w:rsidRPr="00BB039F" w:rsidDel="006B43B9">
          <w:rPr>
            <w:rFonts w:ascii="Corbel" w:hAnsi="Corbel"/>
            <w:noProof/>
          </w:rPr>
          <w:fldChar w:fldCharType="end"/>
        </w:r>
      </w:del>
    </w:p>
    <w:p w14:paraId="72B955D8" w14:textId="019CE372" w:rsidR="002807C4" w:rsidRPr="00BB039F" w:rsidDel="006B43B9" w:rsidRDefault="002807C4">
      <w:pPr>
        <w:pStyle w:val="Inhopg3"/>
        <w:rPr>
          <w:del w:id="338" w:author="Willems, P.H. (Peter)" w:date="2019-03-27T08:35:00Z"/>
          <w:rFonts w:ascii="Corbel" w:eastAsiaTheme="minorEastAsia" w:hAnsi="Corbel" w:cstheme="minorBidi"/>
          <w:noProof/>
          <w:kern w:val="0"/>
          <w:sz w:val="22"/>
          <w:szCs w:val="22"/>
        </w:rPr>
      </w:pPr>
      <w:del w:id="339" w:author="Willems, P.H. (Peter)" w:date="2019-03-27T08:35:00Z">
        <w:r w:rsidRPr="00BB039F" w:rsidDel="006B43B9">
          <w:rPr>
            <w:rFonts w:ascii="Corbel" w:hAnsi="Corbel"/>
            <w:noProof/>
          </w:rPr>
          <w:delText>2.2.13.</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veertiende bericht (“veertiende_bericht.xml”)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_Toc408989384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68</w:delText>
        </w:r>
        <w:r w:rsidRPr="00BB039F" w:rsidDel="006B43B9">
          <w:rPr>
            <w:rFonts w:ascii="Corbel" w:hAnsi="Corbel"/>
            <w:noProof/>
          </w:rPr>
          <w:fldChar w:fldCharType="end"/>
        </w:r>
      </w:del>
    </w:p>
    <w:p w14:paraId="72B955D9" w14:textId="46BC5F29" w:rsidR="002807C4" w:rsidRPr="00BB039F" w:rsidDel="006B43B9" w:rsidRDefault="002807C4">
      <w:pPr>
        <w:pStyle w:val="Inhopg3"/>
        <w:rPr>
          <w:del w:id="340" w:author="Willems, P.H. (Peter)" w:date="2019-03-27T08:35:00Z"/>
          <w:rFonts w:ascii="Corbel" w:eastAsiaTheme="minorEastAsia" w:hAnsi="Corbel" w:cstheme="minorBidi"/>
          <w:noProof/>
          <w:kern w:val="0"/>
          <w:sz w:val="22"/>
          <w:szCs w:val="22"/>
        </w:rPr>
      </w:pPr>
      <w:del w:id="341" w:author="Willems, P.H. (Peter)" w:date="2019-03-27T08:35:00Z">
        <w:r w:rsidRPr="00BB039F" w:rsidDel="006B43B9">
          <w:rPr>
            <w:rFonts w:ascii="Corbel" w:hAnsi="Corbel"/>
            <w:noProof/>
          </w:rPr>
          <w:delText>2.2.14.</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vijftiende bericht (“vijtiende_bericht.xml”)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_Toc408989385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70</w:delText>
        </w:r>
        <w:r w:rsidRPr="00BB039F" w:rsidDel="006B43B9">
          <w:rPr>
            <w:rFonts w:ascii="Corbel" w:hAnsi="Corbel"/>
            <w:noProof/>
          </w:rPr>
          <w:fldChar w:fldCharType="end"/>
        </w:r>
      </w:del>
    </w:p>
    <w:p w14:paraId="72B955DA" w14:textId="5752EC5B" w:rsidR="002807C4" w:rsidRPr="00BB039F" w:rsidDel="006B43B9" w:rsidRDefault="002807C4">
      <w:pPr>
        <w:pStyle w:val="Inhopg3"/>
        <w:rPr>
          <w:del w:id="342" w:author="Willems, P.H. (Peter)" w:date="2019-03-27T08:35:00Z"/>
          <w:rFonts w:ascii="Corbel" w:eastAsiaTheme="minorEastAsia" w:hAnsi="Corbel" w:cstheme="minorBidi"/>
          <w:noProof/>
          <w:kern w:val="0"/>
          <w:sz w:val="22"/>
          <w:szCs w:val="22"/>
        </w:rPr>
      </w:pPr>
      <w:del w:id="343" w:author="Willems, P.H. (Peter)" w:date="2019-03-27T08:35:00Z">
        <w:r w:rsidRPr="00BB039F" w:rsidDel="006B43B9">
          <w:rPr>
            <w:rFonts w:ascii="Corbel" w:hAnsi="Corbel"/>
            <w:noProof/>
          </w:rPr>
          <w:delText>2.2.15.</w:delText>
        </w:r>
        <w:r w:rsidRPr="00BB039F" w:rsidDel="006B43B9">
          <w:rPr>
            <w:rFonts w:ascii="Corbel" w:eastAsiaTheme="minorEastAsia" w:hAnsi="Corbel" w:cstheme="minorBidi"/>
            <w:noProof/>
            <w:kern w:val="0"/>
            <w:sz w:val="22"/>
            <w:szCs w:val="22"/>
          </w:rPr>
          <w:tab/>
        </w:r>
        <w:r w:rsidRPr="00BB039F" w:rsidDel="006B43B9">
          <w:rPr>
            <w:rFonts w:ascii="Corbel" w:hAnsi="Corbel"/>
            <w:noProof/>
          </w:rPr>
          <w:delText>Het zestiende bericht (“zestiende_bericht.xml”)</w:delText>
        </w:r>
        <w:r w:rsidRPr="00BB039F" w:rsidDel="006B43B9">
          <w:rPr>
            <w:rFonts w:ascii="Corbel" w:hAnsi="Corbel"/>
            <w:noProof/>
          </w:rPr>
          <w:tab/>
        </w:r>
        <w:r w:rsidRPr="00BB039F" w:rsidDel="006B43B9">
          <w:rPr>
            <w:rFonts w:ascii="Corbel" w:hAnsi="Corbel"/>
            <w:noProof/>
          </w:rPr>
          <w:fldChar w:fldCharType="begin"/>
        </w:r>
        <w:r w:rsidRPr="00BB039F" w:rsidDel="006B43B9">
          <w:rPr>
            <w:rFonts w:ascii="Corbel" w:hAnsi="Corbel"/>
            <w:noProof/>
          </w:rPr>
          <w:delInstrText xml:space="preserve"> PAGEREF _Toc408989386 \h </w:delInstrText>
        </w:r>
        <w:r w:rsidRPr="00BB039F" w:rsidDel="006B43B9">
          <w:rPr>
            <w:rFonts w:ascii="Corbel" w:hAnsi="Corbel"/>
            <w:noProof/>
          </w:rPr>
        </w:r>
        <w:r w:rsidRPr="00BB039F" w:rsidDel="006B43B9">
          <w:rPr>
            <w:rFonts w:ascii="Corbel" w:hAnsi="Corbel"/>
            <w:noProof/>
          </w:rPr>
          <w:fldChar w:fldCharType="separate"/>
        </w:r>
        <w:r w:rsidR="00D56157" w:rsidRPr="00BB039F" w:rsidDel="006B43B9">
          <w:rPr>
            <w:rFonts w:ascii="Corbel" w:hAnsi="Corbel"/>
            <w:noProof/>
          </w:rPr>
          <w:delText>72</w:delText>
        </w:r>
        <w:r w:rsidRPr="00BB039F" w:rsidDel="006B43B9">
          <w:rPr>
            <w:rFonts w:ascii="Corbel" w:hAnsi="Corbel"/>
            <w:noProof/>
          </w:rPr>
          <w:fldChar w:fldCharType="end"/>
        </w:r>
      </w:del>
    </w:p>
    <w:p w14:paraId="72B955DB" w14:textId="23425692" w:rsidR="00D90007" w:rsidRPr="00BB039F" w:rsidRDefault="00307E48" w:rsidP="00D90007">
      <w:pPr>
        <w:pStyle w:val="Hoofdstuktitel"/>
        <w:numPr>
          <w:ilvl w:val="0"/>
          <w:numId w:val="0"/>
        </w:numPr>
        <w:rPr>
          <w:rFonts w:ascii="Corbel" w:hAnsi="Corbel"/>
          <w:i/>
        </w:rPr>
      </w:pPr>
      <w:del w:id="344" w:author="Willems, P.H. (Peter)" w:date="2019-03-27T08:35:00Z">
        <w:r w:rsidRPr="00BB039F" w:rsidDel="006B43B9">
          <w:rPr>
            <w:rFonts w:ascii="Corbel" w:hAnsi="Corbel"/>
            <w:i/>
          </w:rPr>
          <w:fldChar w:fldCharType="end"/>
        </w:r>
      </w:del>
    </w:p>
    <w:p w14:paraId="72B955DC" w14:textId="77777777" w:rsidR="00DE4BD2" w:rsidRPr="00BB039F" w:rsidRDefault="00D90007" w:rsidP="00DE4BD2">
      <w:pPr>
        <w:rPr>
          <w:rFonts w:ascii="Corbel" w:hAnsi="Corbel"/>
        </w:rPr>
      </w:pPr>
      <w:r w:rsidRPr="00BB039F">
        <w:rPr>
          <w:rFonts w:ascii="Corbel" w:hAnsi="Corbel"/>
        </w:rPr>
        <w:br w:type="page"/>
      </w:r>
    </w:p>
    <w:p w14:paraId="72B955DD" w14:textId="77777777" w:rsidR="00D90007" w:rsidRPr="00BB039F" w:rsidRDefault="00D90007" w:rsidP="00D90007">
      <w:pPr>
        <w:pStyle w:val="Hoofdstuktitel"/>
        <w:tabs>
          <w:tab w:val="clear" w:pos="2835"/>
          <w:tab w:val="left" w:pos="851"/>
        </w:tabs>
        <w:ind w:left="0" w:firstLine="0"/>
        <w:rPr>
          <w:rFonts w:ascii="Corbel" w:hAnsi="Corbel"/>
        </w:rPr>
      </w:pPr>
      <w:bookmarkStart w:id="345" w:name="_Toc408989352"/>
      <w:bookmarkStart w:id="346" w:name="_Toc4568130"/>
      <w:r w:rsidRPr="00BB039F">
        <w:rPr>
          <w:rFonts w:ascii="Corbel" w:hAnsi="Corbel"/>
        </w:rPr>
        <w:lastRenderedPageBreak/>
        <w:t>Inleiding</w:t>
      </w:r>
      <w:bookmarkEnd w:id="345"/>
      <w:bookmarkEnd w:id="346"/>
    </w:p>
    <w:p w14:paraId="72B955DE" w14:textId="77777777" w:rsidR="00D90007" w:rsidRPr="00BB039F" w:rsidRDefault="00D90007" w:rsidP="00C90575">
      <w:pPr>
        <w:rPr>
          <w:rFonts w:ascii="Corbel" w:hAnsi="Corbel"/>
          <w:sz w:val="22"/>
          <w:szCs w:val="22"/>
        </w:rPr>
      </w:pPr>
      <w:r w:rsidRPr="00BB039F">
        <w:rPr>
          <w:rFonts w:ascii="Corbel" w:hAnsi="Corbel"/>
          <w:sz w:val="22"/>
          <w:szCs w:val="22"/>
        </w:rPr>
        <w:t>Om de systematiek goed te begrijpen is het belangrijk onderscheid te maken tussen:</w:t>
      </w:r>
    </w:p>
    <w:p w14:paraId="72B955DF" w14:textId="77777777" w:rsidR="00D90007" w:rsidRPr="00BB039F" w:rsidRDefault="00D90007" w:rsidP="00B125C9">
      <w:pPr>
        <w:numPr>
          <w:ilvl w:val="0"/>
          <w:numId w:val="8"/>
        </w:numPr>
        <w:tabs>
          <w:tab w:val="clear" w:pos="720"/>
          <w:tab w:val="num" w:pos="426"/>
        </w:tabs>
        <w:ind w:left="426" w:hanging="426"/>
        <w:rPr>
          <w:rFonts w:ascii="Corbel" w:hAnsi="Corbel"/>
          <w:sz w:val="22"/>
          <w:szCs w:val="22"/>
        </w:rPr>
      </w:pPr>
      <w:r w:rsidRPr="00BB039F">
        <w:rPr>
          <w:rFonts w:ascii="Corbel" w:hAnsi="Corbel"/>
          <w:sz w:val="22"/>
          <w:szCs w:val="22"/>
        </w:rPr>
        <w:t>het gemaakte raamwerk (afspraken omtrent welke communicatie mogelijk is)</w:t>
      </w:r>
    </w:p>
    <w:p w14:paraId="72B955E0" w14:textId="77777777" w:rsidR="00D90007" w:rsidRPr="00BB039F" w:rsidRDefault="00D90007" w:rsidP="00B125C9">
      <w:pPr>
        <w:numPr>
          <w:ilvl w:val="0"/>
          <w:numId w:val="8"/>
        </w:numPr>
        <w:tabs>
          <w:tab w:val="clear" w:pos="720"/>
          <w:tab w:val="num" w:pos="426"/>
        </w:tabs>
        <w:ind w:left="426" w:hanging="426"/>
        <w:rPr>
          <w:rFonts w:ascii="Corbel" w:hAnsi="Corbel"/>
          <w:sz w:val="22"/>
          <w:szCs w:val="22"/>
        </w:rPr>
      </w:pPr>
      <w:r w:rsidRPr="00BB039F">
        <w:rPr>
          <w:rFonts w:ascii="Corbel" w:hAnsi="Corbel"/>
          <w:sz w:val="22"/>
          <w:szCs w:val="22"/>
        </w:rPr>
        <w:t>het project specifieke bericht (de situatie)</w:t>
      </w:r>
    </w:p>
    <w:p w14:paraId="72B955E1" w14:textId="77777777" w:rsidR="00D90007" w:rsidRPr="00BB039F" w:rsidRDefault="00D90007" w:rsidP="00B125C9">
      <w:pPr>
        <w:numPr>
          <w:ilvl w:val="0"/>
          <w:numId w:val="8"/>
        </w:numPr>
        <w:tabs>
          <w:tab w:val="clear" w:pos="720"/>
          <w:tab w:val="num" w:pos="426"/>
        </w:tabs>
        <w:ind w:left="426" w:hanging="426"/>
        <w:rPr>
          <w:rFonts w:ascii="Corbel" w:hAnsi="Corbel"/>
          <w:sz w:val="22"/>
          <w:szCs w:val="22"/>
        </w:rPr>
      </w:pPr>
      <w:r w:rsidRPr="00BB039F">
        <w:rPr>
          <w:rFonts w:ascii="Corbel" w:hAnsi="Corbel"/>
          <w:sz w:val="22"/>
          <w:szCs w:val="22"/>
        </w:rPr>
        <w:t>de berichten (de communicatie zelf)</w:t>
      </w:r>
    </w:p>
    <w:p w14:paraId="72B955E2" w14:textId="77777777" w:rsidR="00D90007" w:rsidRPr="00BB039F" w:rsidRDefault="00D90007" w:rsidP="00C90575">
      <w:pPr>
        <w:rPr>
          <w:rFonts w:ascii="Corbel" w:hAnsi="Corbel"/>
          <w:sz w:val="22"/>
          <w:szCs w:val="22"/>
        </w:rPr>
      </w:pPr>
      <w:r w:rsidRPr="00BB039F">
        <w:rPr>
          <w:rFonts w:ascii="Corbel" w:hAnsi="Corbel"/>
          <w:sz w:val="22"/>
          <w:szCs w:val="22"/>
        </w:rPr>
        <w:t xml:space="preserve">In </w:t>
      </w:r>
      <w:r w:rsidR="00E51340" w:rsidRPr="00BB039F">
        <w:rPr>
          <w:rFonts w:ascii="Corbel" w:hAnsi="Corbel"/>
          <w:sz w:val="22"/>
          <w:szCs w:val="22"/>
        </w:rPr>
        <w:t>deze bijlage</w:t>
      </w:r>
      <w:r w:rsidRPr="00BB039F">
        <w:rPr>
          <w:rFonts w:ascii="Corbel" w:hAnsi="Corbel"/>
          <w:sz w:val="22"/>
          <w:szCs w:val="22"/>
        </w:rPr>
        <w:t xml:space="preserve"> draait alles om de uitwerking van een raamwerk onder de VISI systematiek versie 1.</w:t>
      </w:r>
      <w:r w:rsidR="00E51340" w:rsidRPr="00BB039F">
        <w:rPr>
          <w:rFonts w:ascii="Corbel" w:hAnsi="Corbel"/>
          <w:sz w:val="22"/>
          <w:szCs w:val="22"/>
        </w:rPr>
        <w:t>3</w:t>
      </w:r>
      <w:r w:rsidRPr="00BB039F">
        <w:rPr>
          <w:rFonts w:ascii="Corbel" w:hAnsi="Corbel"/>
          <w:sz w:val="22"/>
          <w:szCs w:val="22"/>
        </w:rPr>
        <w:t>.</w:t>
      </w:r>
    </w:p>
    <w:p w14:paraId="72B955E3" w14:textId="77777777" w:rsidR="00E51340" w:rsidRPr="00BB039F" w:rsidRDefault="00E51340" w:rsidP="00C90575">
      <w:pPr>
        <w:rPr>
          <w:rFonts w:ascii="Corbel" w:hAnsi="Corbel"/>
          <w:sz w:val="22"/>
          <w:szCs w:val="22"/>
        </w:rPr>
      </w:pPr>
    </w:p>
    <w:p w14:paraId="72B955E4" w14:textId="77777777" w:rsidR="00D90007" w:rsidRPr="00BB039F" w:rsidRDefault="00D90007" w:rsidP="00C90575">
      <w:pPr>
        <w:rPr>
          <w:rFonts w:ascii="Corbel" w:hAnsi="Corbel"/>
          <w:sz w:val="22"/>
          <w:szCs w:val="22"/>
        </w:rPr>
      </w:pPr>
      <w:r w:rsidRPr="00BB039F">
        <w:rPr>
          <w:rFonts w:ascii="Corbel" w:hAnsi="Corbel"/>
          <w:sz w:val="22"/>
          <w:szCs w:val="22"/>
        </w:rPr>
        <w:t>Een raamwerk wordt opgebouwd uit drie belangrijke componenten:</w:t>
      </w:r>
    </w:p>
    <w:p w14:paraId="72B955E5" w14:textId="77777777" w:rsidR="00D90007" w:rsidRPr="00BB039F" w:rsidRDefault="00D90007" w:rsidP="00B125C9">
      <w:pPr>
        <w:numPr>
          <w:ilvl w:val="0"/>
          <w:numId w:val="9"/>
        </w:numPr>
        <w:tabs>
          <w:tab w:val="clear" w:pos="720"/>
          <w:tab w:val="num" w:pos="426"/>
        </w:tabs>
        <w:ind w:left="426" w:hanging="426"/>
        <w:rPr>
          <w:rFonts w:ascii="Corbel" w:hAnsi="Corbel"/>
          <w:sz w:val="22"/>
          <w:szCs w:val="22"/>
        </w:rPr>
      </w:pPr>
      <w:r w:rsidRPr="00BB039F">
        <w:rPr>
          <w:rFonts w:ascii="Corbel" w:hAnsi="Corbel"/>
          <w:sz w:val="22"/>
          <w:szCs w:val="22"/>
        </w:rPr>
        <w:t>de transactietypes</w:t>
      </w:r>
    </w:p>
    <w:p w14:paraId="72B955E6" w14:textId="77777777" w:rsidR="00D90007" w:rsidRPr="00BB039F" w:rsidRDefault="00D90007" w:rsidP="00B125C9">
      <w:pPr>
        <w:numPr>
          <w:ilvl w:val="0"/>
          <w:numId w:val="9"/>
        </w:numPr>
        <w:tabs>
          <w:tab w:val="clear" w:pos="720"/>
          <w:tab w:val="num" w:pos="426"/>
        </w:tabs>
        <w:ind w:left="426" w:hanging="426"/>
        <w:rPr>
          <w:rFonts w:ascii="Corbel" w:hAnsi="Corbel"/>
          <w:sz w:val="22"/>
          <w:szCs w:val="22"/>
        </w:rPr>
      </w:pPr>
      <w:r w:rsidRPr="00BB039F">
        <w:rPr>
          <w:rFonts w:ascii="Corbel" w:hAnsi="Corbel"/>
          <w:sz w:val="22"/>
          <w:szCs w:val="22"/>
        </w:rPr>
        <w:t>de berichttypes</w:t>
      </w:r>
    </w:p>
    <w:p w14:paraId="72B955E7" w14:textId="77777777" w:rsidR="00D90007" w:rsidRPr="00BB039F" w:rsidRDefault="00D90007" w:rsidP="00B125C9">
      <w:pPr>
        <w:numPr>
          <w:ilvl w:val="0"/>
          <w:numId w:val="9"/>
        </w:numPr>
        <w:tabs>
          <w:tab w:val="clear" w:pos="720"/>
          <w:tab w:val="num" w:pos="426"/>
        </w:tabs>
        <w:ind w:left="426" w:hanging="426"/>
        <w:rPr>
          <w:rFonts w:ascii="Corbel" w:hAnsi="Corbel"/>
          <w:sz w:val="22"/>
          <w:szCs w:val="22"/>
        </w:rPr>
      </w:pPr>
      <w:r w:rsidRPr="00BB039F">
        <w:rPr>
          <w:rFonts w:ascii="Corbel" w:hAnsi="Corbel"/>
          <w:sz w:val="22"/>
          <w:szCs w:val="22"/>
        </w:rPr>
        <w:t>de simpelelements</w:t>
      </w:r>
    </w:p>
    <w:p w14:paraId="72B955E8" w14:textId="77777777" w:rsidR="00C90575" w:rsidRPr="00BB039F" w:rsidRDefault="00C90575" w:rsidP="00C90575">
      <w:pPr>
        <w:rPr>
          <w:rFonts w:ascii="Corbel" w:hAnsi="Corbel"/>
          <w:sz w:val="22"/>
          <w:szCs w:val="22"/>
        </w:rPr>
      </w:pPr>
    </w:p>
    <w:p w14:paraId="72B955E9" w14:textId="77777777" w:rsidR="00A11A9A" w:rsidRPr="00BB039F" w:rsidRDefault="00D90007" w:rsidP="00D90007">
      <w:pPr>
        <w:ind w:right="-221"/>
        <w:rPr>
          <w:rFonts w:ascii="Corbel" w:hAnsi="Corbel"/>
          <w:sz w:val="22"/>
          <w:szCs w:val="22"/>
        </w:rPr>
      </w:pPr>
      <w:r w:rsidRPr="00BB039F">
        <w:rPr>
          <w:rFonts w:ascii="Corbel" w:hAnsi="Corbel"/>
          <w:sz w:val="22"/>
          <w:szCs w:val="22"/>
        </w:rPr>
        <w:t>Dit geldt voor elk VISI-raamwerk en daarmee ook voor dit raamwerk. Een digitale versie van het raam</w:t>
      </w:r>
      <w:r w:rsidR="00A379D6" w:rsidRPr="00BB039F">
        <w:rPr>
          <w:rFonts w:ascii="Corbel" w:hAnsi="Corbel"/>
          <w:sz w:val="22"/>
          <w:szCs w:val="22"/>
        </w:rPr>
        <w:softHyphen/>
      </w:r>
      <w:r w:rsidRPr="00BB039F">
        <w:rPr>
          <w:rFonts w:ascii="Corbel" w:hAnsi="Corbel"/>
          <w:sz w:val="22"/>
          <w:szCs w:val="22"/>
        </w:rPr>
        <w:t xml:space="preserve">werk is terug te vinden in de file _7.xml. </w:t>
      </w:r>
    </w:p>
    <w:p w14:paraId="72B955EA" w14:textId="77777777" w:rsidR="00A11A9A" w:rsidRPr="00BB039F" w:rsidRDefault="00A11A9A" w:rsidP="00D90007">
      <w:pPr>
        <w:ind w:right="-221"/>
        <w:rPr>
          <w:rFonts w:ascii="Corbel" w:hAnsi="Corbel"/>
          <w:sz w:val="22"/>
          <w:szCs w:val="22"/>
        </w:rPr>
      </w:pPr>
    </w:p>
    <w:p w14:paraId="72B955EB" w14:textId="77777777" w:rsidR="00A11A9A" w:rsidRPr="00BB039F" w:rsidRDefault="00D90007" w:rsidP="00D90007">
      <w:pPr>
        <w:ind w:right="-221"/>
        <w:rPr>
          <w:rFonts w:ascii="Corbel" w:hAnsi="Corbel"/>
          <w:sz w:val="22"/>
          <w:szCs w:val="22"/>
        </w:rPr>
      </w:pPr>
      <w:r w:rsidRPr="00BB039F">
        <w:rPr>
          <w:rFonts w:ascii="Corbel" w:hAnsi="Corbel"/>
          <w:sz w:val="22"/>
          <w:szCs w:val="22"/>
        </w:rPr>
        <w:t xml:space="preserve">De systematiek zelf is vastgelegd in een tweetal zogenaamde </w:t>
      </w:r>
      <w:r w:rsidR="00A379D6" w:rsidRPr="00BB039F">
        <w:rPr>
          <w:rFonts w:ascii="Corbel" w:hAnsi="Corbel"/>
          <w:sz w:val="22"/>
          <w:szCs w:val="22"/>
        </w:rPr>
        <w:t xml:space="preserve">Express </w:t>
      </w:r>
      <w:r w:rsidRPr="00BB039F">
        <w:rPr>
          <w:rFonts w:ascii="Corbel" w:hAnsi="Corbel"/>
          <w:sz w:val="22"/>
          <w:szCs w:val="22"/>
        </w:rPr>
        <w:t>schema’s</w:t>
      </w:r>
      <w:r w:rsidR="000A0073" w:rsidRPr="00BB039F">
        <w:rPr>
          <w:rStyle w:val="Voetnootmarkering"/>
          <w:rFonts w:ascii="Corbel" w:hAnsi="Corbel"/>
        </w:rPr>
        <w:footnoteReference w:id="1"/>
      </w:r>
      <w:r w:rsidRPr="00BB039F">
        <w:rPr>
          <w:rFonts w:ascii="Corbel" w:hAnsi="Corbel"/>
          <w:sz w:val="22"/>
          <w:szCs w:val="22"/>
        </w:rPr>
        <w:t xml:space="preserve">. Deze files </w:t>
      </w:r>
      <w:r w:rsidR="00A379D6" w:rsidRPr="00BB039F">
        <w:rPr>
          <w:rFonts w:ascii="Corbel" w:hAnsi="Corbel"/>
          <w:sz w:val="22"/>
          <w:szCs w:val="22"/>
        </w:rPr>
        <w:t xml:space="preserve">hebben </w:t>
      </w:r>
      <w:r w:rsidRPr="00BB039F">
        <w:rPr>
          <w:rFonts w:ascii="Corbel" w:hAnsi="Corbel"/>
          <w:sz w:val="22"/>
          <w:szCs w:val="22"/>
        </w:rPr>
        <w:t xml:space="preserve">de extensie .exp. </w:t>
      </w:r>
    </w:p>
    <w:p w14:paraId="72B955EC" w14:textId="77777777" w:rsidR="00A11A9A" w:rsidRPr="00BB039F" w:rsidRDefault="00D90007" w:rsidP="00D90007">
      <w:pPr>
        <w:ind w:right="-221"/>
        <w:rPr>
          <w:rFonts w:ascii="Corbel" w:hAnsi="Corbel"/>
          <w:sz w:val="22"/>
          <w:szCs w:val="22"/>
        </w:rPr>
      </w:pPr>
      <w:r w:rsidRPr="00BB039F">
        <w:rPr>
          <w:rFonts w:ascii="Corbel" w:hAnsi="Corbel"/>
          <w:sz w:val="22"/>
          <w:szCs w:val="22"/>
        </w:rPr>
        <w:t xml:space="preserve">De eerste file bevat het express schema van </w:t>
      </w:r>
      <w:r w:rsidR="0078434E" w:rsidRPr="00BB039F">
        <w:rPr>
          <w:rFonts w:ascii="Corbel" w:hAnsi="Corbel"/>
          <w:sz w:val="22"/>
          <w:szCs w:val="22"/>
        </w:rPr>
        <w:t>S</w:t>
      </w:r>
      <w:r w:rsidRPr="00BB039F">
        <w:rPr>
          <w:rFonts w:ascii="Corbel" w:hAnsi="Corbel"/>
          <w:sz w:val="22"/>
          <w:szCs w:val="22"/>
        </w:rPr>
        <w:t xml:space="preserve">ystematiek </w:t>
      </w:r>
      <w:r w:rsidR="00E51340" w:rsidRPr="00BB039F">
        <w:rPr>
          <w:rFonts w:ascii="Corbel" w:hAnsi="Corbel"/>
          <w:sz w:val="22"/>
          <w:szCs w:val="22"/>
        </w:rPr>
        <w:t>Deel 1</w:t>
      </w:r>
      <w:r w:rsidR="00A11A9A" w:rsidRPr="00BB039F">
        <w:rPr>
          <w:rFonts w:ascii="Corbel" w:hAnsi="Corbel"/>
          <w:sz w:val="22"/>
          <w:szCs w:val="22"/>
        </w:rPr>
        <w:t>,</w:t>
      </w:r>
      <w:r w:rsidRPr="00BB039F">
        <w:rPr>
          <w:rFonts w:ascii="Corbel" w:hAnsi="Corbel"/>
          <w:sz w:val="22"/>
          <w:szCs w:val="22"/>
        </w:rPr>
        <w:t xml:space="preserve"> waarin de spelregels die specifiek van toepassing zijn op VISI-raamwerken zijn vastgelegd. Een .xsd versie die we kunnen gebruiken bij het opstellen van een raamwerk is terug te vinden in de _3.xsd. </w:t>
      </w:r>
    </w:p>
    <w:p w14:paraId="72B955ED" w14:textId="77777777" w:rsidR="00D90007" w:rsidRPr="00BB039F" w:rsidRDefault="00D90007" w:rsidP="00D90007">
      <w:pPr>
        <w:ind w:right="-221"/>
        <w:rPr>
          <w:rFonts w:ascii="Corbel" w:hAnsi="Corbel"/>
          <w:sz w:val="22"/>
          <w:szCs w:val="22"/>
        </w:rPr>
      </w:pPr>
      <w:r w:rsidRPr="00BB039F">
        <w:rPr>
          <w:rFonts w:ascii="Corbel" w:hAnsi="Corbel"/>
          <w:sz w:val="22"/>
          <w:szCs w:val="22"/>
        </w:rPr>
        <w:t xml:space="preserve">De tweede </w:t>
      </w:r>
      <w:r w:rsidR="00A11A9A" w:rsidRPr="00BB039F">
        <w:rPr>
          <w:rFonts w:ascii="Corbel" w:hAnsi="Corbel"/>
          <w:sz w:val="22"/>
          <w:szCs w:val="22"/>
        </w:rPr>
        <w:t xml:space="preserve">file </w:t>
      </w:r>
      <w:r w:rsidRPr="00BB039F">
        <w:rPr>
          <w:rFonts w:ascii="Corbel" w:hAnsi="Corbel"/>
          <w:sz w:val="22"/>
          <w:szCs w:val="22"/>
        </w:rPr>
        <w:t xml:space="preserve">heeft betrekking op </w:t>
      </w:r>
      <w:r w:rsidR="0078434E" w:rsidRPr="00BB039F">
        <w:rPr>
          <w:rFonts w:ascii="Corbel" w:hAnsi="Corbel"/>
          <w:sz w:val="22"/>
          <w:szCs w:val="22"/>
        </w:rPr>
        <w:t>S</w:t>
      </w:r>
      <w:r w:rsidRPr="00BB039F">
        <w:rPr>
          <w:rFonts w:ascii="Corbel" w:hAnsi="Corbel"/>
          <w:sz w:val="22"/>
          <w:szCs w:val="22"/>
        </w:rPr>
        <w:t xml:space="preserve">ystematiek </w:t>
      </w:r>
      <w:r w:rsidR="00E51340" w:rsidRPr="00BB039F">
        <w:rPr>
          <w:rFonts w:ascii="Corbel" w:hAnsi="Corbel"/>
          <w:sz w:val="22"/>
          <w:szCs w:val="22"/>
        </w:rPr>
        <w:t>Deel 2</w:t>
      </w:r>
      <w:r w:rsidRPr="00BB039F">
        <w:rPr>
          <w:rFonts w:ascii="Corbel" w:hAnsi="Corbel"/>
          <w:sz w:val="22"/>
          <w:szCs w:val="22"/>
        </w:rPr>
        <w:t>. Hierin zijn de aanvullende spelregels vastgelegd die specifiek van belang zijn voor VISI-berichten.</w:t>
      </w:r>
    </w:p>
    <w:p w14:paraId="72B955EE" w14:textId="77777777" w:rsidR="00D90007" w:rsidRPr="00BB039F" w:rsidRDefault="00D90007" w:rsidP="00D90007">
      <w:pPr>
        <w:rPr>
          <w:rFonts w:ascii="Corbel" w:hAnsi="Corbel"/>
          <w:sz w:val="22"/>
          <w:szCs w:val="22"/>
        </w:rPr>
      </w:pPr>
    </w:p>
    <w:p w14:paraId="72B955EF" w14:textId="77777777" w:rsidR="00D90007" w:rsidRPr="00BB039F" w:rsidRDefault="00D90007" w:rsidP="00D90007">
      <w:pPr>
        <w:rPr>
          <w:rFonts w:ascii="Corbel" w:hAnsi="Corbel"/>
          <w:sz w:val="22"/>
          <w:szCs w:val="22"/>
        </w:rPr>
      </w:pPr>
    </w:p>
    <w:p w14:paraId="72B955F0" w14:textId="77777777" w:rsidR="00D90007" w:rsidRPr="00BB039F" w:rsidRDefault="00D90007" w:rsidP="00D90007">
      <w:pPr>
        <w:rPr>
          <w:rFonts w:ascii="Corbel" w:hAnsi="Corbel"/>
        </w:rPr>
      </w:pPr>
    </w:p>
    <w:p w14:paraId="72B955F1" w14:textId="77777777" w:rsidR="005F12A6" w:rsidRPr="00BB039F" w:rsidRDefault="00676484" w:rsidP="00FD580F">
      <w:pPr>
        <w:rPr>
          <w:rFonts w:ascii="Corbel" w:hAnsi="Corbel"/>
        </w:rPr>
      </w:pPr>
      <w:r w:rsidRPr="00BB039F">
        <w:rPr>
          <w:rFonts w:ascii="Corbel" w:hAnsi="Corbel"/>
          <w:noProof/>
        </w:rPr>
        <w:drawing>
          <wp:inline distT="0" distB="0" distL="0" distR="0" wp14:anchorId="72B965C1" wp14:editId="72B965C2">
            <wp:extent cx="5756910" cy="1682750"/>
            <wp:effectExtent l="0" t="0" r="0" b="0"/>
            <wp:docPr id="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1682750"/>
                    </a:xfrm>
                    <a:prstGeom prst="rect">
                      <a:avLst/>
                    </a:prstGeom>
                    <a:noFill/>
                    <a:ln>
                      <a:noFill/>
                    </a:ln>
                  </pic:spPr>
                </pic:pic>
              </a:graphicData>
            </a:graphic>
          </wp:inline>
        </w:drawing>
      </w:r>
    </w:p>
    <w:p w14:paraId="72B955F2" w14:textId="374A8091" w:rsidR="005F12A6" w:rsidRPr="00BB039F" w:rsidRDefault="005F12A6" w:rsidP="005F12A6">
      <w:pPr>
        <w:pStyle w:val="Bijschrift"/>
        <w:jc w:val="center"/>
        <w:rPr>
          <w:rFonts w:ascii="Corbel" w:hAnsi="Corbel"/>
        </w:rPr>
      </w:pPr>
      <w:r w:rsidRPr="00BB039F">
        <w:rPr>
          <w:rFonts w:ascii="Corbel" w:hAnsi="Corbel"/>
        </w:rPr>
        <w:t xml:space="preserve">Figuur </w:t>
      </w:r>
      <w:r w:rsidRPr="00BB039F">
        <w:rPr>
          <w:rFonts w:ascii="Corbel" w:hAnsi="Corbel"/>
        </w:rPr>
        <w:fldChar w:fldCharType="begin"/>
      </w:r>
      <w:r w:rsidRPr="00BB039F">
        <w:rPr>
          <w:rFonts w:ascii="Corbel" w:hAnsi="Corbel"/>
        </w:rPr>
        <w:instrText xml:space="preserve"> SEQ Figuur \* ARABIC </w:instrText>
      </w:r>
      <w:r w:rsidRPr="00BB039F">
        <w:rPr>
          <w:rFonts w:ascii="Corbel" w:hAnsi="Corbel"/>
        </w:rPr>
        <w:fldChar w:fldCharType="separate"/>
      </w:r>
      <w:r w:rsidR="00E96AE4">
        <w:rPr>
          <w:rFonts w:ascii="Corbel" w:hAnsi="Corbel"/>
          <w:noProof/>
        </w:rPr>
        <w:t>1</w:t>
      </w:r>
      <w:r w:rsidRPr="00BB039F">
        <w:rPr>
          <w:rFonts w:ascii="Corbel" w:hAnsi="Corbel"/>
        </w:rPr>
        <w:fldChar w:fldCharType="end"/>
      </w:r>
    </w:p>
    <w:p w14:paraId="72B955F3" w14:textId="77777777" w:rsidR="00D90007" w:rsidRPr="00BB039F" w:rsidRDefault="00D90007" w:rsidP="00361ABA">
      <w:pPr>
        <w:pStyle w:val="Gobarparagraaftitel"/>
        <w:rPr>
          <w:rStyle w:val="GobarparagraaftitelChar"/>
          <w:rFonts w:ascii="Corbel" w:hAnsi="Corbel"/>
        </w:rPr>
      </w:pPr>
      <w:r w:rsidRPr="00BB039F">
        <w:rPr>
          <w:rFonts w:ascii="Corbel" w:hAnsi="Corbel"/>
        </w:rPr>
        <w:br w:type="page"/>
      </w:r>
      <w:bookmarkStart w:id="347" w:name="_Toc200774340"/>
      <w:bookmarkStart w:id="348" w:name="_Toc200775250"/>
      <w:bookmarkStart w:id="349" w:name="_Toc200775383"/>
      <w:bookmarkStart w:id="350" w:name="_Toc212971149"/>
      <w:bookmarkStart w:id="351" w:name="_Toc408989353"/>
      <w:bookmarkStart w:id="352" w:name="_Toc4568131"/>
      <w:r w:rsidRPr="00BB039F">
        <w:rPr>
          <w:rStyle w:val="GobarparagraaftitelChar"/>
          <w:rFonts w:ascii="Corbel" w:hAnsi="Corbel"/>
        </w:rPr>
        <w:lastRenderedPageBreak/>
        <w:t>Beschrijving voorbeeld (file “_7.xml”)</w:t>
      </w:r>
      <w:bookmarkEnd w:id="347"/>
      <w:bookmarkEnd w:id="348"/>
      <w:bookmarkEnd w:id="349"/>
      <w:bookmarkEnd w:id="350"/>
      <w:bookmarkEnd w:id="351"/>
      <w:bookmarkEnd w:id="352"/>
    </w:p>
    <w:p w14:paraId="72B955F4" w14:textId="77777777" w:rsidR="00D90007" w:rsidRPr="00BB039F" w:rsidRDefault="00D90007" w:rsidP="00D90007">
      <w:pPr>
        <w:pStyle w:val="Gobarsubparagraaftitel"/>
        <w:ind w:left="0" w:firstLine="0"/>
        <w:rPr>
          <w:rFonts w:ascii="Corbel" w:hAnsi="Corbel"/>
          <w:lang w:val="nl-NL"/>
        </w:rPr>
      </w:pPr>
      <w:bookmarkStart w:id="353" w:name="_Toc200774341"/>
      <w:bookmarkStart w:id="354" w:name="_Toc200775251"/>
      <w:bookmarkStart w:id="355" w:name="_Toc200775384"/>
      <w:bookmarkStart w:id="356" w:name="_Toc212971150"/>
      <w:bookmarkStart w:id="357" w:name="_Toc408989354"/>
      <w:bookmarkStart w:id="358" w:name="_Toc4568132"/>
      <w:r w:rsidRPr="00BB039F">
        <w:rPr>
          <w:rFonts w:ascii="Corbel" w:hAnsi="Corbel"/>
          <w:lang w:val="nl-NL"/>
        </w:rPr>
        <w:t>Header, verwijzing naar de VISI Systematiek</w:t>
      </w:r>
      <w:bookmarkEnd w:id="353"/>
      <w:bookmarkEnd w:id="354"/>
      <w:bookmarkEnd w:id="355"/>
      <w:bookmarkEnd w:id="356"/>
      <w:bookmarkEnd w:id="357"/>
      <w:bookmarkEnd w:id="358"/>
    </w:p>
    <w:p w14:paraId="72B955F5" w14:textId="77777777" w:rsidR="00D90007" w:rsidRPr="00BB039F" w:rsidRDefault="00D90007" w:rsidP="00D90007">
      <w:pPr>
        <w:rPr>
          <w:rFonts w:ascii="Corbel" w:hAnsi="Corbel"/>
          <w:sz w:val="22"/>
          <w:szCs w:val="22"/>
        </w:rPr>
      </w:pPr>
      <w:r w:rsidRPr="00BB039F">
        <w:rPr>
          <w:rFonts w:ascii="Corbel" w:hAnsi="Corbel"/>
          <w:sz w:val="22"/>
          <w:szCs w:val="22"/>
        </w:rPr>
        <w:t xml:space="preserve">De header van het raamwerk verwijst naar de VISI Systematiek in de vorm van een XML schema (.xsd extensie) welke de basisrestrictievormt van dit, en elk ander VISI compliant raamwerk. </w:t>
      </w:r>
    </w:p>
    <w:p w14:paraId="72B955F6"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8080"/>
          <w:sz w:val="17"/>
          <w:szCs w:val="17"/>
          <w:highlight w:val="white"/>
        </w:rPr>
      </w:pPr>
    </w:p>
    <w:p w14:paraId="72B955F7" w14:textId="77777777" w:rsidR="00CD74BE" w:rsidRPr="00FA659F"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bookmarkStart w:id="359" w:name="_Toc212971151"/>
      <w:bookmarkStart w:id="360" w:name="_Toc200774343"/>
      <w:bookmarkStart w:id="361" w:name="_Toc200775253"/>
      <w:bookmarkStart w:id="362" w:name="_Toc200775386"/>
      <w:r w:rsidRPr="00FA659F">
        <w:rPr>
          <w:rFonts w:ascii="Courier New" w:eastAsia="Times New Roman" w:hAnsi="Courier New" w:cs="Courier New"/>
          <w:color w:val="008080"/>
          <w:kern w:val="0"/>
          <w:sz w:val="18"/>
          <w:szCs w:val="18"/>
          <w:lang w:val="en-US"/>
        </w:rPr>
        <w:t>&lt;?xml version="1.0" encoding="UTF-8" standalone="no" ?&gt;</w:t>
      </w:r>
    </w:p>
    <w:p w14:paraId="72B955F8" w14:textId="358C99C3" w:rsidR="004E04CC" w:rsidRPr="00FA659F"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en-US"/>
        </w:rPr>
      </w:pPr>
      <w:r w:rsidRPr="00FA659F">
        <w:rPr>
          <w:rFonts w:ascii="Courier New" w:eastAsia="Times New Roman" w:hAnsi="Courier New" w:cs="Courier New"/>
          <w:color w:val="008080"/>
          <w:kern w:val="0"/>
          <w:sz w:val="18"/>
          <w:szCs w:val="18"/>
          <w:lang w:val="en-US"/>
        </w:rPr>
        <w:t>&lt;visiXML_VISI_Systematics xmlns="http://www.visi.nl/schemas/</w:t>
      </w:r>
      <w:bookmarkStart w:id="363" w:name="_GoBack"/>
      <w:ins w:id="364" w:author="Willems, P.H. (Peter)" w:date="2019-03-26T12:13:00Z">
        <w:r w:rsidR="00015211" w:rsidRPr="007B4C9E">
          <w:rPr>
            <w:rFonts w:ascii="Courier New" w:eastAsia="Times New Roman" w:hAnsi="Courier New" w:cs="Courier New"/>
            <w:color w:val="008080"/>
            <w:kern w:val="0"/>
            <w:sz w:val="18"/>
            <w:szCs w:val="18"/>
            <w:lang w:val="en-US"/>
            <w:rPrChange w:id="365" w:author="Willems, P.H. (Peter)" w:date="2019-03-26T12:13:00Z">
              <w:rPr>
                <w:rFonts w:ascii="Consolas" w:hAnsi="Consolas"/>
                <w:color w:val="032F62"/>
                <w:sz w:val="18"/>
                <w:szCs w:val="18"/>
                <w:shd w:val="clear" w:color="auto" w:fill="FFFFFF"/>
                <w:lang w:val="en-US"/>
              </w:rPr>
            </w:rPrChange>
          </w:rPr>
          <w:t>20160331</w:t>
        </w:r>
      </w:ins>
      <w:bookmarkEnd w:id="363"/>
      <w:del w:id="366" w:author="Willems, P.H. (Peter)" w:date="2019-03-26T12:06:00Z">
        <w:r w:rsidRPr="00FA659F" w:rsidDel="007C43E2">
          <w:rPr>
            <w:rFonts w:ascii="Courier New" w:eastAsia="Times New Roman" w:hAnsi="Courier New" w:cs="Courier New"/>
            <w:color w:val="008080"/>
            <w:kern w:val="0"/>
            <w:sz w:val="18"/>
            <w:szCs w:val="18"/>
            <w:lang w:val="en-US"/>
          </w:rPr>
          <w:delText>20140331</w:delText>
        </w:r>
      </w:del>
      <w:r w:rsidRPr="00FA659F">
        <w:rPr>
          <w:rFonts w:ascii="Courier New" w:eastAsia="Times New Roman" w:hAnsi="Courier New" w:cs="Courier New"/>
          <w:color w:val="008080"/>
          <w:kern w:val="0"/>
          <w:sz w:val="18"/>
          <w:szCs w:val="18"/>
          <w:lang w:val="en-US"/>
        </w:rPr>
        <w:t>"&gt;</w:t>
      </w:r>
    </w:p>
    <w:p w14:paraId="72B955F9" w14:textId="77777777" w:rsidR="00D90007" w:rsidRPr="00BB039F" w:rsidRDefault="00D90007" w:rsidP="008965D8">
      <w:pPr>
        <w:pStyle w:val="Gobarsubparagraaftitel"/>
        <w:ind w:left="0" w:right="0" w:firstLine="0"/>
        <w:rPr>
          <w:rFonts w:ascii="Corbel" w:hAnsi="Corbel"/>
        </w:rPr>
      </w:pPr>
      <w:bookmarkStart w:id="367" w:name="_Toc408989355"/>
      <w:bookmarkStart w:id="368" w:name="_Toc4568133"/>
      <w:r w:rsidRPr="00BB039F">
        <w:rPr>
          <w:rFonts w:ascii="Corbel" w:hAnsi="Corbel"/>
        </w:rPr>
        <w:t>ProjectType</w:t>
      </w:r>
      <w:bookmarkEnd w:id="359"/>
      <w:bookmarkEnd w:id="367"/>
      <w:bookmarkEnd w:id="368"/>
    </w:p>
    <w:p w14:paraId="72B955FA" w14:textId="77777777" w:rsidR="00D90007" w:rsidRPr="00BB039F" w:rsidRDefault="00D90007" w:rsidP="00D90007">
      <w:pPr>
        <w:rPr>
          <w:rFonts w:ascii="Corbel" w:hAnsi="Corbel"/>
          <w:sz w:val="22"/>
          <w:szCs w:val="22"/>
        </w:rPr>
      </w:pPr>
      <w:r w:rsidRPr="00BB039F">
        <w:rPr>
          <w:rFonts w:ascii="Corbel" w:hAnsi="Corbel"/>
          <w:sz w:val="22"/>
          <w:szCs w:val="22"/>
        </w:rPr>
        <w:t xml:space="preserve">In het </w:t>
      </w:r>
      <w:r w:rsidRPr="00BB039F">
        <w:rPr>
          <w:rFonts w:ascii="Corbel" w:hAnsi="Corbel"/>
          <w:i/>
          <w:sz w:val="22"/>
          <w:szCs w:val="22"/>
        </w:rPr>
        <w:t>ProjectType</w:t>
      </w:r>
      <w:r w:rsidRPr="00BB039F">
        <w:rPr>
          <w:rFonts w:ascii="Corbel" w:hAnsi="Corbel"/>
          <w:sz w:val="22"/>
          <w:szCs w:val="22"/>
        </w:rPr>
        <w:t xml:space="preserve"> wordt de naam van het project vastgelegd. Gaat het hier bijvoorbeeld om een raam</w:t>
      </w:r>
      <w:r w:rsidR="00A379D6" w:rsidRPr="00BB039F">
        <w:rPr>
          <w:rFonts w:ascii="Corbel" w:hAnsi="Corbel"/>
          <w:sz w:val="22"/>
          <w:szCs w:val="22"/>
        </w:rPr>
        <w:softHyphen/>
      </w:r>
      <w:r w:rsidRPr="00BB039F">
        <w:rPr>
          <w:rFonts w:ascii="Corbel" w:hAnsi="Corbel"/>
          <w:sz w:val="22"/>
          <w:szCs w:val="22"/>
        </w:rPr>
        <w:t>werk ter ondersteuning van grond, weg en waterbouwprojecten op basis van administratieve voor</w:t>
      </w:r>
      <w:r w:rsidR="00342112" w:rsidRPr="00BB039F">
        <w:rPr>
          <w:rFonts w:ascii="Corbel" w:hAnsi="Corbel"/>
          <w:sz w:val="22"/>
          <w:szCs w:val="22"/>
        </w:rPr>
        <w:softHyphen/>
      </w:r>
      <w:r w:rsidRPr="00BB039F">
        <w:rPr>
          <w:rFonts w:ascii="Corbel" w:hAnsi="Corbel"/>
          <w:sz w:val="22"/>
          <w:szCs w:val="22"/>
        </w:rPr>
        <w:t>waarden als de UAV of UAV-gc, dan kan dit worden verwerkt in de id en description. In ons geval gaat het om een raamwerk ter ondersteuning van een aantal operationele processen in een restaurant.</w:t>
      </w:r>
    </w:p>
    <w:p w14:paraId="72B955FB" w14:textId="77777777" w:rsidR="00A379D6" w:rsidRPr="003A2280" w:rsidRDefault="00A379D6" w:rsidP="00A379D6">
      <w:pPr>
        <w:widowControl/>
        <w:suppressAutoHyphens w:val="0"/>
        <w:autoSpaceDE w:val="0"/>
        <w:autoSpaceDN w:val="0"/>
        <w:adjustRightInd w:val="0"/>
        <w:rPr>
          <w:rFonts w:ascii="Courier New" w:eastAsia="Times New Roman" w:hAnsi="Courier New" w:cs="Courier New"/>
          <w:color w:val="000000"/>
          <w:kern w:val="0"/>
          <w:sz w:val="18"/>
          <w:szCs w:val="18"/>
        </w:rPr>
      </w:pPr>
      <w:r w:rsidRPr="003A2280">
        <w:rPr>
          <w:rFonts w:ascii="Courier New" w:eastAsia="Times New Roman" w:hAnsi="Courier New" w:cs="Courier New"/>
          <w:color w:val="000000"/>
          <w:kern w:val="0"/>
          <w:sz w:val="18"/>
          <w:szCs w:val="18"/>
        </w:rPr>
        <w:tab/>
      </w:r>
    </w:p>
    <w:p w14:paraId="72B955FC" w14:textId="77777777" w:rsidR="00CD74BE" w:rsidRPr="00662740"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Change w:id="369" w:author="Willems, P.H. (Peter)" w:date="2019-06-04T08:53:00Z">
            <w:rPr>
              <w:rFonts w:ascii="Courier New" w:eastAsia="Times New Roman" w:hAnsi="Courier New" w:cs="Courier New"/>
              <w:color w:val="008080"/>
              <w:kern w:val="0"/>
              <w:sz w:val="18"/>
              <w:szCs w:val="18"/>
            </w:rPr>
          </w:rPrChange>
        </w:rPr>
      </w:pPr>
      <w:bookmarkStart w:id="370" w:name="_Toc212971152"/>
      <w:r w:rsidRPr="00662740">
        <w:rPr>
          <w:rFonts w:ascii="Courier New" w:eastAsia="Times New Roman" w:hAnsi="Courier New" w:cs="Courier New"/>
          <w:color w:val="008080"/>
          <w:kern w:val="0"/>
          <w:sz w:val="18"/>
          <w:szCs w:val="18"/>
          <w:lang w:val="en-US"/>
          <w:rPrChange w:id="371" w:author="Willems, P.H. (Peter)" w:date="2019-06-04T08:53:00Z">
            <w:rPr>
              <w:rFonts w:ascii="Courier New" w:eastAsia="Times New Roman" w:hAnsi="Courier New" w:cs="Courier New"/>
              <w:color w:val="008080"/>
              <w:kern w:val="0"/>
              <w:sz w:val="18"/>
              <w:szCs w:val="18"/>
            </w:rPr>
          </w:rPrChange>
        </w:rPr>
        <w:t>&lt;ProjectType id="ProjectType1"&gt;</w:t>
      </w:r>
    </w:p>
    <w:p w14:paraId="72B955FD" w14:textId="6DF39AB7" w:rsidR="00CD74BE" w:rsidRPr="004E3F5B"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Change w:id="372" w:author="Willems, P.H. (Peter)" w:date="2019-03-26T12:07:00Z">
            <w:rPr>
              <w:rFonts w:ascii="Courier New" w:eastAsia="Times New Roman" w:hAnsi="Courier New" w:cs="Courier New"/>
              <w:color w:val="008080"/>
              <w:kern w:val="0"/>
              <w:sz w:val="18"/>
              <w:szCs w:val="18"/>
            </w:rPr>
          </w:rPrChange>
        </w:rPr>
      </w:pPr>
      <w:r w:rsidRPr="004E3F5B">
        <w:rPr>
          <w:rFonts w:ascii="Courier New" w:eastAsia="Times New Roman" w:hAnsi="Courier New" w:cs="Courier New"/>
          <w:color w:val="008080"/>
          <w:kern w:val="0"/>
          <w:sz w:val="18"/>
          <w:szCs w:val="18"/>
          <w:lang w:val="en-US"/>
          <w:rPrChange w:id="373" w:author="Willems, P.H. (Peter)" w:date="2019-03-26T12:07:00Z">
            <w:rPr>
              <w:rFonts w:ascii="Courier New" w:eastAsia="Times New Roman" w:hAnsi="Courier New" w:cs="Courier New"/>
              <w:color w:val="008080"/>
              <w:kern w:val="0"/>
              <w:sz w:val="18"/>
              <w:szCs w:val="18"/>
            </w:rPr>
          </w:rPrChange>
        </w:rPr>
        <w:t xml:space="preserve">    &lt;namespace&gt;http://www.visi.nl/schemas/</w:t>
      </w:r>
      <w:ins w:id="374" w:author="Willems, P.H. (Peter)" w:date="2019-03-26T12:07:00Z">
        <w:r w:rsidR="004E3F5B" w:rsidRPr="007B4C9E">
          <w:rPr>
            <w:rFonts w:ascii="Courier New" w:eastAsia="Times New Roman" w:hAnsi="Courier New" w:cs="Courier New"/>
            <w:color w:val="008080"/>
            <w:kern w:val="0"/>
            <w:sz w:val="18"/>
            <w:szCs w:val="18"/>
            <w:lang w:val="en-US"/>
            <w:rPrChange w:id="375" w:author="Willems, P.H. (Peter)" w:date="2019-03-26T12:14:00Z">
              <w:rPr>
                <w:rFonts w:ascii="Consolas" w:hAnsi="Consolas"/>
                <w:color w:val="24292E"/>
                <w:sz w:val="18"/>
                <w:szCs w:val="18"/>
                <w:shd w:val="clear" w:color="auto" w:fill="FFFFFF"/>
              </w:rPr>
            </w:rPrChange>
          </w:rPr>
          <w:t>20160331</w:t>
        </w:r>
      </w:ins>
      <w:del w:id="376" w:author="Willems, P.H. (Peter)" w:date="2019-03-26T12:07:00Z">
        <w:r w:rsidRPr="004E3F5B" w:rsidDel="004E3F5B">
          <w:rPr>
            <w:rFonts w:ascii="Courier New" w:eastAsia="Times New Roman" w:hAnsi="Courier New" w:cs="Courier New"/>
            <w:color w:val="008080"/>
            <w:kern w:val="0"/>
            <w:sz w:val="18"/>
            <w:szCs w:val="18"/>
            <w:lang w:val="en-US"/>
            <w:rPrChange w:id="377" w:author="Willems, P.H. (Peter)" w:date="2019-03-26T12:07:00Z">
              <w:rPr>
                <w:rFonts w:ascii="Courier New" w:eastAsia="Times New Roman" w:hAnsi="Courier New" w:cs="Courier New"/>
                <w:color w:val="008080"/>
                <w:kern w:val="0"/>
                <w:sz w:val="18"/>
                <w:szCs w:val="18"/>
              </w:rPr>
            </w:rPrChange>
          </w:rPr>
          <w:delText>20140331</w:delText>
        </w:r>
      </w:del>
      <w:r w:rsidRPr="004E3F5B">
        <w:rPr>
          <w:rFonts w:ascii="Courier New" w:eastAsia="Times New Roman" w:hAnsi="Courier New" w:cs="Courier New"/>
          <w:color w:val="008080"/>
          <w:kern w:val="0"/>
          <w:sz w:val="18"/>
          <w:szCs w:val="18"/>
          <w:lang w:val="en-US"/>
          <w:rPrChange w:id="378" w:author="Willems, P.H. (Peter)" w:date="2019-03-26T12:07:00Z">
            <w:rPr>
              <w:rFonts w:ascii="Courier New" w:eastAsia="Times New Roman" w:hAnsi="Courier New" w:cs="Courier New"/>
              <w:color w:val="008080"/>
              <w:kern w:val="0"/>
              <w:sz w:val="18"/>
              <w:szCs w:val="18"/>
            </w:rPr>
          </w:rPrChange>
        </w:rPr>
        <w:t>/TestFramework&lt;/namespace&gt;</w:t>
      </w:r>
    </w:p>
    <w:p w14:paraId="72B955FE" w14:textId="77777777" w:rsidR="00CD74BE" w:rsidRPr="00662740"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Change w:id="379" w:author="Willems, P.H. (Peter)" w:date="2019-06-04T08:53:00Z">
            <w:rPr>
              <w:rFonts w:ascii="Courier New" w:eastAsia="Times New Roman" w:hAnsi="Courier New" w:cs="Courier New"/>
              <w:color w:val="008080"/>
              <w:kern w:val="0"/>
              <w:sz w:val="18"/>
              <w:szCs w:val="18"/>
            </w:rPr>
          </w:rPrChange>
        </w:rPr>
      </w:pPr>
      <w:r w:rsidRPr="004E3F5B">
        <w:rPr>
          <w:rFonts w:ascii="Courier New" w:eastAsia="Times New Roman" w:hAnsi="Courier New" w:cs="Courier New"/>
          <w:color w:val="008080"/>
          <w:kern w:val="0"/>
          <w:sz w:val="18"/>
          <w:szCs w:val="18"/>
          <w:lang w:val="en-US"/>
          <w:rPrChange w:id="380" w:author="Willems, P.H. (Peter)" w:date="2019-03-26T12:07:00Z">
            <w:rPr>
              <w:rFonts w:ascii="Courier New" w:eastAsia="Times New Roman" w:hAnsi="Courier New" w:cs="Courier New"/>
              <w:color w:val="008080"/>
              <w:kern w:val="0"/>
              <w:sz w:val="18"/>
              <w:szCs w:val="18"/>
            </w:rPr>
          </w:rPrChange>
        </w:rPr>
        <w:t xml:space="preserve">    </w:t>
      </w:r>
      <w:r w:rsidRPr="00662740">
        <w:rPr>
          <w:rFonts w:ascii="Courier New" w:eastAsia="Times New Roman" w:hAnsi="Courier New" w:cs="Courier New"/>
          <w:color w:val="008080"/>
          <w:kern w:val="0"/>
          <w:sz w:val="18"/>
          <w:szCs w:val="18"/>
          <w:lang w:val="en-US"/>
          <w:rPrChange w:id="381" w:author="Willems, P.H. (Peter)" w:date="2019-06-04T08:53:00Z">
            <w:rPr>
              <w:rFonts w:ascii="Courier New" w:eastAsia="Times New Roman" w:hAnsi="Courier New" w:cs="Courier New"/>
              <w:color w:val="008080"/>
              <w:kern w:val="0"/>
              <w:sz w:val="18"/>
              <w:szCs w:val="18"/>
            </w:rPr>
          </w:rPrChange>
        </w:rPr>
        <w:t>&lt;description&gt;VISI Testscenario's Raamwerk&lt;/description&gt;</w:t>
      </w:r>
    </w:p>
    <w:p w14:paraId="72B955FF" w14:textId="77777777" w:rsidR="00CD74BE" w:rsidRPr="00662740"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Change w:id="382"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383" w:author="Willems, P.H. (Peter)" w:date="2019-06-04T08:53:00Z">
            <w:rPr>
              <w:rFonts w:ascii="Courier New" w:eastAsia="Times New Roman" w:hAnsi="Courier New" w:cs="Courier New"/>
              <w:color w:val="008080"/>
              <w:kern w:val="0"/>
              <w:sz w:val="18"/>
              <w:szCs w:val="18"/>
            </w:rPr>
          </w:rPrChange>
        </w:rPr>
        <w:t xml:space="preserve">    &lt;startDate&gt;2009-01-01T00:00:00&lt;/startDate&gt;</w:t>
      </w:r>
    </w:p>
    <w:p w14:paraId="72B95600" w14:textId="77777777" w:rsidR="00CD74BE" w:rsidRPr="00662740"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Change w:id="384"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385" w:author="Willems, P.H. (Peter)" w:date="2019-06-04T08:53:00Z">
            <w:rPr>
              <w:rFonts w:ascii="Courier New" w:eastAsia="Times New Roman" w:hAnsi="Courier New" w:cs="Courier New"/>
              <w:color w:val="008080"/>
              <w:kern w:val="0"/>
              <w:sz w:val="18"/>
              <w:szCs w:val="18"/>
            </w:rPr>
          </w:rPrChange>
        </w:rPr>
        <w:t xml:space="preserve">    &lt;endDate&gt;2010-01-01T00:00:00&lt;/endDate&gt;</w:t>
      </w:r>
    </w:p>
    <w:p w14:paraId="72B95601" w14:textId="77777777" w:rsidR="00CD74BE" w:rsidRPr="00FA659F"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662740">
        <w:rPr>
          <w:rFonts w:ascii="Courier New" w:eastAsia="Times New Roman" w:hAnsi="Courier New" w:cs="Courier New"/>
          <w:color w:val="008080"/>
          <w:kern w:val="0"/>
          <w:sz w:val="18"/>
          <w:szCs w:val="18"/>
          <w:lang w:val="en-US"/>
          <w:rPrChange w:id="386" w:author="Willems, P.H. (Peter)" w:date="2019-06-04T08:53:00Z">
            <w:rPr>
              <w:rFonts w:ascii="Courier New" w:eastAsia="Times New Roman" w:hAnsi="Courier New" w:cs="Courier New"/>
              <w:color w:val="008080"/>
              <w:kern w:val="0"/>
              <w:sz w:val="18"/>
              <w:szCs w:val="18"/>
            </w:rPr>
          </w:rPrChange>
        </w:rPr>
        <w:t xml:space="preserve">    </w:t>
      </w:r>
      <w:r w:rsidRPr="00FA659F">
        <w:rPr>
          <w:rFonts w:ascii="Courier New" w:eastAsia="Times New Roman" w:hAnsi="Courier New" w:cs="Courier New"/>
          <w:color w:val="008080"/>
          <w:kern w:val="0"/>
          <w:sz w:val="18"/>
          <w:szCs w:val="18"/>
          <w:lang w:val="de-DE"/>
        </w:rPr>
        <w:t>&lt;state&gt;active&lt;/state&gt;</w:t>
      </w:r>
    </w:p>
    <w:p w14:paraId="72B95602" w14:textId="77777777" w:rsidR="00CD74BE" w:rsidRPr="00FA659F"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&lt;dateLaMu&gt;2009-01-28T00:00:00&lt;/dateLaMu&gt;</w:t>
      </w:r>
    </w:p>
    <w:p w14:paraId="72B95603" w14:textId="77777777" w:rsidR="00CD74BE" w:rsidRPr="00FA659F"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04" w14:textId="77777777" w:rsidR="00CD74BE" w:rsidRPr="00FA659F"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fr-FR"/>
        </w:rPr>
        <w:t>&lt;complexElements&gt;</w:t>
      </w:r>
    </w:p>
    <w:p w14:paraId="72B95605" w14:textId="77777777" w:rsidR="00CD74BE" w:rsidRPr="00FA659F"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&lt;ComplexElementTypeRef idref="CeSOAP"/&gt;</w:t>
      </w:r>
    </w:p>
    <w:p w14:paraId="72B95606" w14:textId="77777777" w:rsidR="00CD74BE" w:rsidRPr="00FA659F"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&lt;/complexElements&gt;</w:t>
      </w:r>
    </w:p>
    <w:p w14:paraId="72B95607" w14:textId="77777777" w:rsidR="0055698D" w:rsidRPr="00FA659F" w:rsidRDefault="00CD74BE" w:rsidP="00CD74B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en-US"/>
        </w:rPr>
        <w:t>&lt;/ProjectType&gt;</w:t>
      </w:r>
    </w:p>
    <w:p w14:paraId="72B95608" w14:textId="77777777" w:rsidR="00D90007" w:rsidRPr="00BB039F" w:rsidRDefault="0055698D" w:rsidP="0055698D">
      <w:pPr>
        <w:pStyle w:val="Gobarsubparagraaftitel"/>
        <w:ind w:left="0" w:firstLine="0"/>
        <w:rPr>
          <w:rFonts w:ascii="Corbel" w:hAnsi="Corbel"/>
        </w:rPr>
      </w:pPr>
      <w:r w:rsidRPr="00BB039F">
        <w:rPr>
          <w:rFonts w:ascii="Corbel" w:hAnsi="Corbel" w:cs="Consolas"/>
          <w:szCs w:val="20"/>
        </w:rPr>
        <w:t xml:space="preserve">    </w:t>
      </w:r>
      <w:bookmarkStart w:id="387" w:name="_Toc408989356"/>
      <w:bookmarkStart w:id="388" w:name="_Toc4568134"/>
      <w:r w:rsidR="00D90007" w:rsidRPr="00BB039F">
        <w:rPr>
          <w:rFonts w:ascii="Corbel" w:hAnsi="Corbel"/>
        </w:rPr>
        <w:t>PersonType</w:t>
      </w:r>
      <w:bookmarkEnd w:id="360"/>
      <w:bookmarkEnd w:id="361"/>
      <w:bookmarkEnd w:id="362"/>
      <w:bookmarkEnd w:id="370"/>
      <w:bookmarkEnd w:id="387"/>
      <w:bookmarkEnd w:id="388"/>
    </w:p>
    <w:p w14:paraId="72B95609" w14:textId="77777777" w:rsidR="00D90007" w:rsidRPr="00BB039F" w:rsidRDefault="00D90007" w:rsidP="00D90007">
      <w:pPr>
        <w:rPr>
          <w:rFonts w:ascii="Corbel" w:hAnsi="Corbel"/>
          <w:sz w:val="22"/>
          <w:szCs w:val="22"/>
        </w:rPr>
      </w:pPr>
      <w:r w:rsidRPr="00BB039F">
        <w:rPr>
          <w:rFonts w:ascii="Corbel" w:hAnsi="Corbel"/>
          <w:sz w:val="22"/>
          <w:szCs w:val="22"/>
        </w:rPr>
        <w:t xml:space="preserve">Om straks een transactie te kunnen definiëren in het bericht zullen we nu al een </w:t>
      </w:r>
      <w:r w:rsidRPr="00BB039F">
        <w:rPr>
          <w:rFonts w:ascii="Corbel" w:hAnsi="Corbel"/>
          <w:i/>
          <w:sz w:val="22"/>
          <w:szCs w:val="22"/>
        </w:rPr>
        <w:t>PersonType</w:t>
      </w:r>
      <w:r w:rsidRPr="00BB039F">
        <w:rPr>
          <w:rFonts w:ascii="Corbel" w:hAnsi="Corbel"/>
          <w:sz w:val="22"/>
          <w:szCs w:val="22"/>
        </w:rPr>
        <w:t xml:space="preserve"> moeten definiëren. Eén enkele </w:t>
      </w:r>
      <w:r w:rsidRPr="00BB039F">
        <w:rPr>
          <w:rFonts w:ascii="Corbel" w:hAnsi="Corbel"/>
          <w:i/>
          <w:sz w:val="22"/>
          <w:szCs w:val="22"/>
        </w:rPr>
        <w:t>PersonType</w:t>
      </w:r>
      <w:r w:rsidRPr="00BB039F">
        <w:rPr>
          <w:rFonts w:ascii="Corbel" w:hAnsi="Corbel"/>
          <w:sz w:val="22"/>
          <w:szCs w:val="22"/>
        </w:rPr>
        <w:t xml:space="preserve"> is voldoende om onbeperkt personen aan te maken, het is echter denkbaar dat er verschillende </w:t>
      </w:r>
      <w:r w:rsidRPr="00BB039F">
        <w:rPr>
          <w:rFonts w:ascii="Corbel" w:hAnsi="Corbel"/>
          <w:i/>
          <w:sz w:val="22"/>
          <w:szCs w:val="22"/>
        </w:rPr>
        <w:t>PersonType</w:t>
      </w:r>
      <w:r w:rsidRPr="00BB039F">
        <w:rPr>
          <w:rFonts w:ascii="Corbel" w:hAnsi="Corbel"/>
          <w:sz w:val="22"/>
          <w:szCs w:val="22"/>
        </w:rPr>
        <w:t>’s bestaan welke ieder een eigen invulling van specifieke persoonsgegevens toelaten. Denk hierbij bijvoorbeeld aan een categorisering in type van: minderjarig, volwassen en 65+. O</w:t>
      </w:r>
      <w:r w:rsidR="00342112" w:rsidRPr="00BB039F">
        <w:rPr>
          <w:rFonts w:ascii="Corbel" w:hAnsi="Corbel"/>
          <w:sz w:val="22"/>
          <w:szCs w:val="22"/>
        </w:rPr>
        <w:t>.</w:t>
      </w:r>
      <w:r w:rsidRPr="00BB039F">
        <w:rPr>
          <w:rFonts w:ascii="Corbel" w:hAnsi="Corbel"/>
          <w:sz w:val="22"/>
          <w:szCs w:val="22"/>
        </w:rPr>
        <w:t>a</w:t>
      </w:r>
      <w:r w:rsidR="00342112" w:rsidRPr="00BB039F">
        <w:rPr>
          <w:rFonts w:ascii="Corbel" w:hAnsi="Corbel"/>
          <w:sz w:val="22"/>
          <w:szCs w:val="22"/>
        </w:rPr>
        <w:t>.</w:t>
      </w:r>
      <w:r w:rsidRPr="00BB039F">
        <w:rPr>
          <w:rFonts w:ascii="Corbel" w:hAnsi="Corbel"/>
          <w:sz w:val="22"/>
          <w:szCs w:val="22"/>
        </w:rPr>
        <w:t xml:space="preserve"> aan verschillende disciplines. We zullen ons in dit simpele voorbeeld beperken tot één </w:t>
      </w:r>
      <w:r w:rsidRPr="00BB039F">
        <w:rPr>
          <w:rFonts w:ascii="Corbel" w:hAnsi="Corbel"/>
          <w:i/>
          <w:sz w:val="22"/>
          <w:szCs w:val="22"/>
        </w:rPr>
        <w:t>PersonType</w:t>
      </w:r>
      <w:r w:rsidRPr="00BB039F">
        <w:rPr>
          <w:rFonts w:ascii="Corbel" w:hAnsi="Corbel"/>
          <w:sz w:val="22"/>
          <w:szCs w:val="22"/>
        </w:rPr>
        <w:t xml:space="preserve"> en tevens zo simpel mogelijk gedefinieerd.</w:t>
      </w:r>
    </w:p>
    <w:p w14:paraId="72B9560A" w14:textId="77777777" w:rsidR="00D90007" w:rsidRPr="00BB039F" w:rsidRDefault="00D90007" w:rsidP="00D90007">
      <w:pPr>
        <w:rPr>
          <w:rFonts w:ascii="Corbel" w:hAnsi="Corbel" w:cs="Arial"/>
          <w:color w:val="0000FF"/>
          <w:sz w:val="17"/>
          <w:szCs w:val="17"/>
          <w:highlight w:val="white"/>
        </w:rPr>
      </w:pPr>
      <w:r w:rsidRPr="00BB039F">
        <w:rPr>
          <w:rFonts w:ascii="Corbel" w:hAnsi="Corbel" w:cs="Arial"/>
          <w:color w:val="000000"/>
          <w:sz w:val="17"/>
          <w:szCs w:val="17"/>
          <w:highlight w:val="white"/>
        </w:rPr>
        <w:tab/>
      </w:r>
    </w:p>
    <w:p w14:paraId="72B9560B"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&lt;PersonType id="StandardPersonType"&gt;</w:t>
      </w:r>
    </w:p>
    <w:p w14:paraId="72B9560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&lt;description&gt;Standard person type&lt;/description&gt;</w:t>
      </w:r>
    </w:p>
    <w:p w14:paraId="72B9560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60E"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0F"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10"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&lt;dateLaMu&gt;2009-01-28T00:00:00&lt;/dateLaMu&gt;</w:t>
      </w:r>
    </w:p>
    <w:p w14:paraId="72B95611"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12" w14:textId="77777777" w:rsidR="00342112"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&lt;/PersonType&gt;</w:t>
      </w:r>
    </w:p>
    <w:p w14:paraId="72B95613" w14:textId="77777777" w:rsidR="00342112" w:rsidRPr="00BB039F" w:rsidRDefault="00342112"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rPr>
      </w:pPr>
    </w:p>
    <w:p w14:paraId="72B95614" w14:textId="77777777" w:rsidR="00D90007" w:rsidRPr="00BB039F" w:rsidRDefault="00342112" w:rsidP="00D90007">
      <w:pPr>
        <w:rPr>
          <w:rFonts w:ascii="Corbel" w:hAnsi="Corbel"/>
          <w:sz w:val="22"/>
          <w:szCs w:val="22"/>
        </w:rPr>
      </w:pPr>
      <w:r w:rsidRPr="00BB039F">
        <w:rPr>
          <w:rFonts w:ascii="Corbel" w:hAnsi="Corbel"/>
          <w:sz w:val="22"/>
          <w:szCs w:val="22"/>
        </w:rPr>
        <w:t xml:space="preserve">De id </w:t>
      </w:r>
      <w:r w:rsidRPr="00BB039F">
        <w:rPr>
          <w:rFonts w:ascii="Corbel" w:hAnsi="Corbel"/>
          <w:i/>
          <w:sz w:val="22"/>
          <w:szCs w:val="22"/>
        </w:rPr>
        <w:t>StandardPersonType</w:t>
      </w:r>
      <w:r w:rsidR="00D90007" w:rsidRPr="00BB039F">
        <w:rPr>
          <w:rFonts w:ascii="Corbel" w:hAnsi="Corbel"/>
          <w:sz w:val="22"/>
          <w:szCs w:val="22"/>
        </w:rPr>
        <w:t xml:space="preserve"> zal straks een object op berichtniveau worden.</w:t>
      </w:r>
    </w:p>
    <w:p w14:paraId="72B95615" w14:textId="77777777" w:rsidR="00D90007" w:rsidRPr="00BB039F" w:rsidRDefault="00D90007" w:rsidP="00D90007">
      <w:pPr>
        <w:pStyle w:val="Gobarsubparagraaftitel"/>
        <w:ind w:left="0" w:firstLine="0"/>
        <w:rPr>
          <w:rFonts w:ascii="Corbel" w:hAnsi="Corbel"/>
        </w:rPr>
      </w:pPr>
      <w:bookmarkStart w:id="389" w:name="_Toc200774344"/>
      <w:bookmarkStart w:id="390" w:name="_Toc200775254"/>
      <w:bookmarkStart w:id="391" w:name="_Toc200775387"/>
      <w:bookmarkStart w:id="392" w:name="_Toc212971153"/>
      <w:bookmarkStart w:id="393" w:name="_Toc408989357"/>
      <w:bookmarkStart w:id="394" w:name="_Toc4568135"/>
      <w:r w:rsidRPr="00BB039F">
        <w:rPr>
          <w:rFonts w:ascii="Corbel" w:hAnsi="Corbel"/>
        </w:rPr>
        <w:t>OrganisationType</w:t>
      </w:r>
      <w:bookmarkEnd w:id="389"/>
      <w:bookmarkEnd w:id="390"/>
      <w:bookmarkEnd w:id="391"/>
      <w:bookmarkEnd w:id="392"/>
      <w:bookmarkEnd w:id="393"/>
      <w:bookmarkEnd w:id="394"/>
    </w:p>
    <w:p w14:paraId="72B95616" w14:textId="77777777" w:rsidR="00D90007" w:rsidRPr="00BB039F" w:rsidRDefault="00D90007" w:rsidP="00D90007">
      <w:pPr>
        <w:rPr>
          <w:rFonts w:ascii="Corbel" w:hAnsi="Corbel"/>
          <w:sz w:val="22"/>
          <w:szCs w:val="22"/>
        </w:rPr>
      </w:pPr>
      <w:r w:rsidRPr="00BB039F">
        <w:rPr>
          <w:rFonts w:ascii="Corbel" w:hAnsi="Corbel"/>
          <w:sz w:val="22"/>
          <w:szCs w:val="22"/>
        </w:rPr>
        <w:t xml:space="preserve">Om straks een transactie te kunnen definiëren zullen we nu al een </w:t>
      </w:r>
      <w:r w:rsidRPr="00BB039F">
        <w:rPr>
          <w:rFonts w:ascii="Corbel" w:hAnsi="Corbel"/>
          <w:i/>
          <w:sz w:val="22"/>
          <w:szCs w:val="22"/>
        </w:rPr>
        <w:t>OrganisationType</w:t>
      </w:r>
      <w:r w:rsidRPr="00BB039F">
        <w:rPr>
          <w:rFonts w:ascii="Corbel" w:hAnsi="Corbel"/>
          <w:sz w:val="22"/>
          <w:szCs w:val="22"/>
        </w:rPr>
        <w:t xml:space="preserve"> moeten definiëren.</w:t>
      </w:r>
    </w:p>
    <w:p w14:paraId="72B95617" w14:textId="77777777" w:rsidR="00D90007" w:rsidRPr="00BB039F" w:rsidRDefault="00D90007" w:rsidP="00D90007">
      <w:pPr>
        <w:rPr>
          <w:rFonts w:ascii="Corbel" w:hAnsi="Corbel"/>
          <w:sz w:val="22"/>
          <w:szCs w:val="22"/>
        </w:rPr>
      </w:pPr>
      <w:r w:rsidRPr="00BB039F">
        <w:rPr>
          <w:rFonts w:ascii="Corbel" w:hAnsi="Corbel"/>
          <w:sz w:val="22"/>
          <w:szCs w:val="22"/>
        </w:rPr>
        <w:t xml:space="preserve">Eén </w:t>
      </w:r>
      <w:r w:rsidR="005D387B" w:rsidRPr="00BB039F">
        <w:rPr>
          <w:rFonts w:ascii="Corbel" w:hAnsi="Corbel"/>
          <w:i/>
          <w:sz w:val="22"/>
          <w:szCs w:val="22"/>
        </w:rPr>
        <w:t>O</w:t>
      </w:r>
      <w:r w:rsidRPr="00BB039F">
        <w:rPr>
          <w:rFonts w:ascii="Corbel" w:hAnsi="Corbel"/>
          <w:i/>
          <w:sz w:val="22"/>
          <w:szCs w:val="22"/>
        </w:rPr>
        <w:t>rganisationType</w:t>
      </w:r>
      <w:r w:rsidRPr="00BB039F">
        <w:rPr>
          <w:rFonts w:ascii="Corbel" w:hAnsi="Corbel"/>
          <w:sz w:val="22"/>
          <w:szCs w:val="22"/>
        </w:rPr>
        <w:t xml:space="preserve"> is voldoende om onbeperkt organisaties aan te maken, het is echter denkbaar dat er verschillende </w:t>
      </w:r>
      <w:r w:rsidRPr="00BB039F">
        <w:rPr>
          <w:rFonts w:ascii="Corbel" w:hAnsi="Corbel"/>
          <w:i/>
          <w:sz w:val="22"/>
          <w:szCs w:val="22"/>
        </w:rPr>
        <w:t>OrganisationType</w:t>
      </w:r>
      <w:r w:rsidRPr="00BB039F">
        <w:rPr>
          <w:rFonts w:ascii="Corbel" w:hAnsi="Corbel"/>
          <w:sz w:val="22"/>
          <w:szCs w:val="22"/>
        </w:rPr>
        <w:t xml:space="preserve">’s bestaan welke ieder een eigen invulling van specifieke organisatiegegevens toelaten. Denk hierbij bijvoorbeeld aan Besloten Vennootschap, Eenmanszaak </w:t>
      </w:r>
      <w:r w:rsidRPr="00BB039F">
        <w:rPr>
          <w:rFonts w:ascii="Corbel" w:hAnsi="Corbel"/>
          <w:sz w:val="22"/>
          <w:szCs w:val="22"/>
        </w:rPr>
        <w:lastRenderedPageBreak/>
        <w:t xml:space="preserve">of publiekrechtelijk orgaan. We zullen ons in dit simpele voorbeeld beperken tot één </w:t>
      </w:r>
      <w:r w:rsidRPr="00BB039F">
        <w:rPr>
          <w:rFonts w:ascii="Corbel" w:hAnsi="Corbel"/>
          <w:i/>
          <w:sz w:val="22"/>
          <w:szCs w:val="22"/>
        </w:rPr>
        <w:t>OrganisationType</w:t>
      </w:r>
      <w:r w:rsidRPr="00BB039F">
        <w:rPr>
          <w:rFonts w:ascii="Corbel" w:hAnsi="Corbel"/>
          <w:sz w:val="22"/>
          <w:szCs w:val="22"/>
        </w:rPr>
        <w:t xml:space="preserve"> en tevens zo simpel mogelijk gedefinieerd.</w:t>
      </w:r>
    </w:p>
    <w:p w14:paraId="72B95618" w14:textId="77777777" w:rsidR="00D90007" w:rsidRPr="00BB039F" w:rsidRDefault="00D90007" w:rsidP="00D90007">
      <w:pPr>
        <w:rPr>
          <w:rFonts w:ascii="Corbel" w:hAnsi="Corbel"/>
        </w:rPr>
      </w:pPr>
    </w:p>
    <w:p w14:paraId="72B95619"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&lt;OrganisationType id="StandardOrganisationType"&gt;</w:t>
      </w:r>
    </w:p>
    <w:p w14:paraId="72B9561A"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&lt;description&gt;Standard organisation type&lt;/description&gt;</w:t>
      </w:r>
    </w:p>
    <w:p w14:paraId="72B9561B"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61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1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1E"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&lt;dateLaMu&gt;2009-01-28T00:00:00&lt;/dateLaMu&gt;</w:t>
      </w:r>
    </w:p>
    <w:p w14:paraId="72B9561F"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20"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fr-FR"/>
        </w:rPr>
        <w:t>&lt;complexElements&gt;</w:t>
      </w:r>
    </w:p>
    <w:p w14:paraId="72B95621"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&lt;ComplexElementTypeRef idref="CeOrganisatie"/&gt;</w:t>
      </w:r>
    </w:p>
    <w:p w14:paraId="72B95622"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&lt;/complexElements&gt;</w:t>
      </w:r>
    </w:p>
    <w:p w14:paraId="72B95623" w14:textId="77777777" w:rsidR="00AF675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&lt;/OrganisationType&gt;</w:t>
      </w:r>
    </w:p>
    <w:p w14:paraId="72B95624" w14:textId="77777777" w:rsidR="005D387B" w:rsidRPr="00BB039F" w:rsidRDefault="005D387B"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0000"/>
          <w:sz w:val="17"/>
          <w:szCs w:val="17"/>
          <w:highlight w:val="white"/>
        </w:rPr>
      </w:pPr>
    </w:p>
    <w:p w14:paraId="72B95625" w14:textId="77777777" w:rsidR="00D90007" w:rsidRPr="00BB039F" w:rsidRDefault="005D387B" w:rsidP="00D90007">
      <w:pPr>
        <w:rPr>
          <w:rFonts w:ascii="Corbel" w:hAnsi="Corbel"/>
          <w:sz w:val="22"/>
          <w:szCs w:val="22"/>
        </w:rPr>
      </w:pPr>
      <w:r w:rsidRPr="00BB039F">
        <w:rPr>
          <w:rFonts w:ascii="Corbel" w:hAnsi="Corbel"/>
          <w:sz w:val="22"/>
          <w:szCs w:val="22"/>
        </w:rPr>
        <w:t xml:space="preserve">De id </w:t>
      </w:r>
      <w:r w:rsidRPr="00BB039F">
        <w:rPr>
          <w:rFonts w:ascii="Corbel" w:hAnsi="Corbel"/>
          <w:i/>
          <w:sz w:val="22"/>
          <w:szCs w:val="22"/>
        </w:rPr>
        <w:t>StandardOrganisationType</w:t>
      </w:r>
      <w:r w:rsidR="00D90007" w:rsidRPr="00BB039F">
        <w:rPr>
          <w:rFonts w:ascii="Corbel" w:hAnsi="Corbel"/>
          <w:sz w:val="22"/>
          <w:szCs w:val="22"/>
        </w:rPr>
        <w:t xml:space="preserve"> zal straks een object op berichtniveau worden.</w:t>
      </w:r>
    </w:p>
    <w:p w14:paraId="72B95626" w14:textId="77777777" w:rsidR="00D90007" w:rsidRPr="00BB039F" w:rsidRDefault="00D90007" w:rsidP="00D90007">
      <w:pPr>
        <w:pStyle w:val="Gobarsubparagraaftitel"/>
        <w:ind w:left="0" w:firstLine="0"/>
        <w:rPr>
          <w:rFonts w:ascii="Corbel" w:hAnsi="Corbel"/>
        </w:rPr>
      </w:pPr>
      <w:bookmarkStart w:id="395" w:name="_Toc200774345"/>
      <w:bookmarkStart w:id="396" w:name="_Toc200775255"/>
      <w:bookmarkStart w:id="397" w:name="_Toc200775388"/>
      <w:bookmarkStart w:id="398" w:name="_Toc212971154"/>
      <w:bookmarkStart w:id="399" w:name="_Toc408989358"/>
      <w:bookmarkStart w:id="400" w:name="_Toc4568136"/>
      <w:r w:rsidRPr="00BB039F">
        <w:rPr>
          <w:rFonts w:ascii="Corbel" w:hAnsi="Corbel"/>
        </w:rPr>
        <w:t>GroupType</w:t>
      </w:r>
      <w:bookmarkEnd w:id="395"/>
      <w:bookmarkEnd w:id="396"/>
      <w:bookmarkEnd w:id="397"/>
      <w:bookmarkEnd w:id="398"/>
      <w:bookmarkEnd w:id="399"/>
      <w:bookmarkEnd w:id="400"/>
    </w:p>
    <w:p w14:paraId="72B95627" w14:textId="77777777" w:rsidR="00D90007" w:rsidRPr="00BB039F" w:rsidRDefault="00D90007" w:rsidP="00D90007">
      <w:pPr>
        <w:rPr>
          <w:rFonts w:ascii="Corbel" w:hAnsi="Corbel"/>
          <w:sz w:val="22"/>
          <w:szCs w:val="22"/>
        </w:rPr>
      </w:pPr>
      <w:r w:rsidRPr="00BB039F">
        <w:rPr>
          <w:rFonts w:ascii="Corbel" w:hAnsi="Corbel"/>
          <w:sz w:val="22"/>
          <w:szCs w:val="22"/>
        </w:rPr>
        <w:t xml:space="preserve">Om straks een transactie te kunnen definiëren in het bericht zullen we nu al een </w:t>
      </w:r>
      <w:r w:rsidRPr="00BB039F">
        <w:rPr>
          <w:rFonts w:ascii="Corbel" w:hAnsi="Corbel"/>
          <w:i/>
          <w:sz w:val="22"/>
          <w:szCs w:val="22"/>
        </w:rPr>
        <w:t>GroupType</w:t>
      </w:r>
      <w:r w:rsidRPr="00BB039F">
        <w:rPr>
          <w:rFonts w:ascii="Corbel" w:hAnsi="Corbel"/>
          <w:sz w:val="22"/>
          <w:szCs w:val="22"/>
        </w:rPr>
        <w:t xml:space="preserve"> moeten definiëren, in complexere voorbeelden zal te zien zijn dat binnen de systematiek veel vrijheid is om de berichtvorm te definiëren.</w:t>
      </w:r>
    </w:p>
    <w:p w14:paraId="72B95628" w14:textId="77777777" w:rsidR="00D90007" w:rsidRPr="00BB039F" w:rsidRDefault="00D90007" w:rsidP="00D90007">
      <w:pPr>
        <w:rPr>
          <w:rFonts w:ascii="Corbel" w:hAnsi="Corbel"/>
          <w:sz w:val="22"/>
          <w:szCs w:val="22"/>
        </w:rPr>
      </w:pPr>
      <w:r w:rsidRPr="00BB039F">
        <w:rPr>
          <w:rFonts w:ascii="Corbel" w:hAnsi="Corbel"/>
          <w:sz w:val="22"/>
          <w:szCs w:val="22"/>
        </w:rPr>
        <w:t xml:space="preserve">Eén </w:t>
      </w:r>
      <w:r w:rsidRPr="00BB039F">
        <w:rPr>
          <w:rFonts w:ascii="Corbel" w:hAnsi="Corbel"/>
          <w:i/>
          <w:sz w:val="22"/>
          <w:szCs w:val="22"/>
        </w:rPr>
        <w:t>GroupType</w:t>
      </w:r>
      <w:r w:rsidRPr="00BB039F">
        <w:rPr>
          <w:rFonts w:ascii="Corbel" w:hAnsi="Corbel"/>
          <w:sz w:val="22"/>
          <w:szCs w:val="22"/>
        </w:rPr>
        <w:t xml:space="preserve"> is voldoende om onbeperkt groepen aan te maken, het is echter denkbaar dat er ver</w:t>
      </w:r>
      <w:r w:rsidR="000B6854" w:rsidRPr="00BB039F">
        <w:rPr>
          <w:rFonts w:ascii="Corbel" w:hAnsi="Corbel"/>
          <w:sz w:val="22"/>
          <w:szCs w:val="22"/>
        </w:rPr>
        <w:softHyphen/>
      </w:r>
      <w:r w:rsidRPr="00BB039F">
        <w:rPr>
          <w:rFonts w:ascii="Corbel" w:hAnsi="Corbel"/>
          <w:sz w:val="22"/>
          <w:szCs w:val="22"/>
        </w:rPr>
        <w:t xml:space="preserve">schillende </w:t>
      </w:r>
      <w:r w:rsidRPr="00BB039F">
        <w:rPr>
          <w:rFonts w:ascii="Corbel" w:hAnsi="Corbel"/>
          <w:i/>
          <w:sz w:val="22"/>
          <w:szCs w:val="22"/>
        </w:rPr>
        <w:t>GroupType</w:t>
      </w:r>
      <w:r w:rsidRPr="00BB039F">
        <w:rPr>
          <w:rFonts w:ascii="Corbel" w:hAnsi="Corbel"/>
          <w:sz w:val="22"/>
          <w:szCs w:val="22"/>
        </w:rPr>
        <w:t>’s bestaan welke ieder een eigen invulling van specifieke groepgegevens toe</w:t>
      </w:r>
      <w:r w:rsidR="000B6854" w:rsidRPr="00BB039F">
        <w:rPr>
          <w:rFonts w:ascii="Corbel" w:hAnsi="Corbel"/>
          <w:sz w:val="22"/>
          <w:szCs w:val="22"/>
        </w:rPr>
        <w:softHyphen/>
      </w:r>
      <w:r w:rsidRPr="00BB039F">
        <w:rPr>
          <w:rFonts w:ascii="Corbel" w:hAnsi="Corbel"/>
          <w:sz w:val="22"/>
          <w:szCs w:val="22"/>
        </w:rPr>
        <w:t xml:space="preserve">laten. We zullen ons in dit simpele voorbeeld beperken tot een enkel </w:t>
      </w:r>
      <w:r w:rsidRPr="00BB039F">
        <w:rPr>
          <w:rFonts w:ascii="Corbel" w:hAnsi="Corbel"/>
          <w:i/>
          <w:sz w:val="22"/>
          <w:szCs w:val="22"/>
        </w:rPr>
        <w:t>GroupType</w:t>
      </w:r>
      <w:r w:rsidRPr="00BB039F">
        <w:rPr>
          <w:rFonts w:ascii="Corbel" w:hAnsi="Corbel"/>
          <w:sz w:val="22"/>
          <w:szCs w:val="22"/>
        </w:rPr>
        <w:t xml:space="preserve"> en tevens zo simpel mogelijk gedefinieerd.</w:t>
      </w:r>
    </w:p>
    <w:p w14:paraId="72B95629" w14:textId="77777777" w:rsidR="00FB26EE" w:rsidRPr="00BB039F" w:rsidRDefault="00FB26EE" w:rsidP="00D90007">
      <w:pPr>
        <w:rPr>
          <w:rFonts w:ascii="Corbel" w:hAnsi="Corbel"/>
          <w:sz w:val="22"/>
          <w:szCs w:val="22"/>
        </w:rPr>
      </w:pPr>
    </w:p>
    <w:p w14:paraId="72B9562A"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&lt;GroupType id="StandardGroupType"&gt;</w:t>
      </w:r>
    </w:p>
    <w:p w14:paraId="72B9562B"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&lt;description&gt;Standard Group Type&lt;/description&gt;</w:t>
      </w:r>
    </w:p>
    <w:p w14:paraId="72B9562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&lt;startDate&gt;2009-01-01T00:00:00&lt;/startDate&gt;</w:t>
      </w:r>
    </w:p>
    <w:p w14:paraId="72B9562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&lt;endDate&gt;2010-01-01T00:00:00&lt;/endDate&gt;</w:t>
      </w:r>
    </w:p>
    <w:p w14:paraId="72B9562E"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62F"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&lt;dateLaMu&gt;2009-01-28T00:00:00&lt;/dateLaMu&gt;</w:t>
      </w:r>
    </w:p>
    <w:p w14:paraId="72B95630"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631" w14:textId="77777777" w:rsidR="00434E88"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&lt;/GroupType&gt;</w:t>
      </w:r>
    </w:p>
    <w:p w14:paraId="72B95632" w14:textId="77777777" w:rsidR="005D387B" w:rsidRPr="00BB039F" w:rsidRDefault="005D387B" w:rsidP="00D90007">
      <w:pPr>
        <w:rPr>
          <w:rFonts w:ascii="Corbel" w:hAnsi="Corbel"/>
          <w:sz w:val="22"/>
          <w:szCs w:val="22"/>
        </w:rPr>
      </w:pPr>
    </w:p>
    <w:p w14:paraId="72B95633" w14:textId="77777777" w:rsidR="00D90007" w:rsidRPr="00BB039F" w:rsidRDefault="000B6854" w:rsidP="00D90007">
      <w:pPr>
        <w:rPr>
          <w:rFonts w:ascii="Corbel" w:hAnsi="Corbel"/>
          <w:sz w:val="22"/>
          <w:szCs w:val="22"/>
        </w:rPr>
      </w:pPr>
      <w:r w:rsidRPr="00BB039F">
        <w:rPr>
          <w:rFonts w:ascii="Corbel" w:hAnsi="Corbel"/>
          <w:sz w:val="22"/>
          <w:szCs w:val="22"/>
        </w:rPr>
        <w:t xml:space="preserve">De id </w:t>
      </w:r>
      <w:r w:rsidRPr="00BB039F">
        <w:rPr>
          <w:rFonts w:ascii="Corbel" w:hAnsi="Corbel"/>
          <w:i/>
          <w:sz w:val="22"/>
          <w:szCs w:val="22"/>
        </w:rPr>
        <w:t>StandardGroupType</w:t>
      </w:r>
      <w:r w:rsidR="00D90007" w:rsidRPr="00BB039F">
        <w:rPr>
          <w:rFonts w:ascii="Corbel" w:hAnsi="Corbel"/>
          <w:sz w:val="22"/>
          <w:szCs w:val="22"/>
        </w:rPr>
        <w:t xml:space="preserve"> zal straks een object op berichtniveau worden.</w:t>
      </w:r>
    </w:p>
    <w:p w14:paraId="72B95634" w14:textId="77777777" w:rsidR="00D90007" w:rsidRPr="00BB039F" w:rsidRDefault="00D90007" w:rsidP="00D90007">
      <w:pPr>
        <w:pStyle w:val="Gobarsubparagraaftitel"/>
        <w:ind w:left="0" w:firstLine="0"/>
        <w:rPr>
          <w:rFonts w:ascii="Corbel" w:hAnsi="Corbel"/>
        </w:rPr>
      </w:pPr>
      <w:bookmarkStart w:id="401" w:name="_Toc200774346"/>
      <w:bookmarkStart w:id="402" w:name="_Toc200775256"/>
      <w:bookmarkStart w:id="403" w:name="_Toc200775389"/>
      <w:bookmarkStart w:id="404" w:name="_Toc212971155"/>
      <w:bookmarkStart w:id="405" w:name="_Toc408989359"/>
      <w:bookmarkStart w:id="406" w:name="_Toc4568137"/>
      <w:r w:rsidRPr="00BB039F">
        <w:rPr>
          <w:rFonts w:ascii="Corbel" w:hAnsi="Corbel"/>
        </w:rPr>
        <w:t>RoleType</w:t>
      </w:r>
      <w:bookmarkEnd w:id="401"/>
      <w:bookmarkEnd w:id="402"/>
      <w:bookmarkEnd w:id="403"/>
      <w:bookmarkEnd w:id="404"/>
      <w:bookmarkEnd w:id="405"/>
      <w:bookmarkEnd w:id="406"/>
    </w:p>
    <w:p w14:paraId="72B95635" w14:textId="77777777" w:rsidR="00D90007" w:rsidRPr="00BB039F" w:rsidRDefault="00D90007" w:rsidP="00D90007">
      <w:pPr>
        <w:rPr>
          <w:rFonts w:ascii="Corbel" w:hAnsi="Corbel"/>
          <w:sz w:val="22"/>
          <w:szCs w:val="22"/>
        </w:rPr>
      </w:pPr>
      <w:r w:rsidRPr="00BB039F">
        <w:rPr>
          <w:rFonts w:ascii="Corbel" w:hAnsi="Corbel"/>
          <w:sz w:val="22"/>
          <w:szCs w:val="22"/>
        </w:rPr>
        <w:t>De rollen die voor kunnen komen in de te definiëren transacties zullen we ook alvast moeten defi</w:t>
      </w:r>
      <w:r w:rsidR="00C347F0" w:rsidRPr="00BB039F">
        <w:rPr>
          <w:rFonts w:ascii="Corbel" w:hAnsi="Corbel"/>
          <w:sz w:val="22"/>
          <w:szCs w:val="22"/>
        </w:rPr>
        <w:softHyphen/>
      </w:r>
      <w:r w:rsidRPr="00BB039F">
        <w:rPr>
          <w:rFonts w:ascii="Corbel" w:hAnsi="Corbel"/>
          <w:sz w:val="22"/>
          <w:szCs w:val="22"/>
        </w:rPr>
        <w:t xml:space="preserve">niëren. In ons geval hebben we </w:t>
      </w:r>
      <w:r w:rsidR="00C347F0" w:rsidRPr="00BB039F">
        <w:rPr>
          <w:rFonts w:ascii="Corbel" w:hAnsi="Corbel"/>
          <w:sz w:val="22"/>
          <w:szCs w:val="22"/>
        </w:rPr>
        <w:t>vier</w:t>
      </w:r>
      <w:r w:rsidRPr="00BB039F">
        <w:rPr>
          <w:rFonts w:ascii="Corbel" w:hAnsi="Corbel"/>
          <w:sz w:val="22"/>
          <w:szCs w:val="22"/>
        </w:rPr>
        <w:t xml:space="preserve"> transactie</w:t>
      </w:r>
      <w:r w:rsidR="00C347F0" w:rsidRPr="00BB039F">
        <w:rPr>
          <w:rFonts w:ascii="Corbel" w:hAnsi="Corbel"/>
          <w:sz w:val="22"/>
          <w:szCs w:val="22"/>
        </w:rPr>
        <w:t>s</w:t>
      </w:r>
      <w:r w:rsidRPr="00BB039F">
        <w:rPr>
          <w:rFonts w:ascii="Corbel" w:hAnsi="Corbel"/>
          <w:sz w:val="22"/>
          <w:szCs w:val="22"/>
        </w:rPr>
        <w:t xml:space="preserve"> waarbij </w:t>
      </w:r>
      <w:r w:rsidR="00C347F0" w:rsidRPr="00BB039F">
        <w:rPr>
          <w:rFonts w:ascii="Corbel" w:hAnsi="Corbel"/>
          <w:sz w:val="22"/>
          <w:szCs w:val="22"/>
        </w:rPr>
        <w:t>vier</w:t>
      </w:r>
      <w:r w:rsidRPr="00BB039F">
        <w:rPr>
          <w:rFonts w:ascii="Corbel" w:hAnsi="Corbel"/>
          <w:sz w:val="22"/>
          <w:szCs w:val="22"/>
        </w:rPr>
        <w:t xml:space="preserve"> rollen betrokken zi</w:t>
      </w:r>
      <w:r w:rsidR="00C347F0" w:rsidRPr="00BB039F">
        <w:rPr>
          <w:rFonts w:ascii="Corbel" w:hAnsi="Corbel"/>
          <w:sz w:val="22"/>
          <w:szCs w:val="22"/>
        </w:rPr>
        <w:t xml:space="preserve">jn. Daarnaast wordt de rol van </w:t>
      </w:r>
      <w:r w:rsidRPr="00BB039F">
        <w:rPr>
          <w:rFonts w:ascii="Corbel" w:hAnsi="Corbel"/>
          <w:i/>
          <w:sz w:val="22"/>
          <w:szCs w:val="22"/>
        </w:rPr>
        <w:t>Kok</w:t>
      </w:r>
      <w:r w:rsidR="00C347F0" w:rsidRPr="00BB039F">
        <w:rPr>
          <w:rFonts w:ascii="Corbel" w:hAnsi="Corbel"/>
          <w:sz w:val="22"/>
          <w:szCs w:val="22"/>
        </w:rPr>
        <w:t xml:space="preserve"> </w:t>
      </w:r>
      <w:r w:rsidRPr="00BB039F">
        <w:rPr>
          <w:rFonts w:ascii="Corbel" w:hAnsi="Corbel"/>
          <w:sz w:val="22"/>
          <w:szCs w:val="22"/>
        </w:rPr>
        <w:t>vervul</w:t>
      </w:r>
      <w:r w:rsidR="00C347F0" w:rsidRPr="00BB039F">
        <w:rPr>
          <w:rFonts w:ascii="Corbel" w:hAnsi="Corbel"/>
          <w:sz w:val="22"/>
          <w:szCs w:val="22"/>
        </w:rPr>
        <w:t>d</w:t>
      </w:r>
      <w:r w:rsidRPr="00BB039F">
        <w:rPr>
          <w:rFonts w:ascii="Corbel" w:hAnsi="Corbel"/>
          <w:sz w:val="22"/>
          <w:szCs w:val="22"/>
        </w:rPr>
        <w:t xml:space="preserve"> door meerdere perso</w:t>
      </w:r>
      <w:r w:rsidR="00C347F0" w:rsidRPr="00BB039F">
        <w:rPr>
          <w:rFonts w:ascii="Corbel" w:hAnsi="Corbel"/>
          <w:sz w:val="22"/>
          <w:szCs w:val="22"/>
        </w:rPr>
        <w:t>nen. In het voorbeeld is sprake</w:t>
      </w:r>
      <w:r w:rsidRPr="00BB039F">
        <w:rPr>
          <w:rFonts w:ascii="Corbel" w:hAnsi="Corbel"/>
          <w:sz w:val="22"/>
          <w:szCs w:val="22"/>
        </w:rPr>
        <w:t xml:space="preserve"> van </w:t>
      </w:r>
      <w:r w:rsidR="00C347F0" w:rsidRPr="00BB039F">
        <w:rPr>
          <w:rFonts w:ascii="Corbel" w:hAnsi="Corbel"/>
          <w:sz w:val="22"/>
          <w:szCs w:val="22"/>
        </w:rPr>
        <w:t>vier</w:t>
      </w:r>
      <w:r w:rsidRPr="00BB039F">
        <w:rPr>
          <w:rFonts w:ascii="Corbel" w:hAnsi="Corbel"/>
          <w:sz w:val="22"/>
          <w:szCs w:val="22"/>
        </w:rPr>
        <w:t xml:space="preserve"> </w:t>
      </w:r>
      <w:r w:rsidRPr="00BB039F">
        <w:rPr>
          <w:rFonts w:ascii="Corbel" w:hAnsi="Corbel"/>
          <w:i/>
          <w:sz w:val="22"/>
          <w:szCs w:val="22"/>
        </w:rPr>
        <w:t>RoleType</w:t>
      </w:r>
      <w:r w:rsidRPr="00BB039F">
        <w:rPr>
          <w:rFonts w:ascii="Corbel" w:hAnsi="Corbel"/>
          <w:sz w:val="22"/>
          <w:szCs w:val="22"/>
        </w:rPr>
        <w:t>’s, Namelijk:</w:t>
      </w:r>
    </w:p>
    <w:p w14:paraId="72B95636" w14:textId="77777777" w:rsidR="00D90007" w:rsidRPr="00BB039F" w:rsidRDefault="00D90007" w:rsidP="00B125C9">
      <w:pPr>
        <w:widowControl/>
        <w:numPr>
          <w:ilvl w:val="0"/>
          <w:numId w:val="5"/>
        </w:numPr>
        <w:tabs>
          <w:tab w:val="clear" w:pos="2620"/>
          <w:tab w:val="num" w:pos="567"/>
        </w:tabs>
        <w:suppressAutoHyphens w:val="0"/>
        <w:ind w:left="567" w:hanging="567"/>
        <w:rPr>
          <w:rFonts w:ascii="Corbel" w:hAnsi="Corbel"/>
          <w:sz w:val="22"/>
          <w:szCs w:val="22"/>
        </w:rPr>
      </w:pPr>
      <w:r w:rsidRPr="00BB039F">
        <w:rPr>
          <w:rFonts w:ascii="Corbel" w:hAnsi="Corbel"/>
          <w:sz w:val="22"/>
          <w:szCs w:val="22"/>
        </w:rPr>
        <w:t xml:space="preserve">Klant </w:t>
      </w:r>
    </w:p>
    <w:p w14:paraId="72B95637" w14:textId="77777777" w:rsidR="00D90007" w:rsidRPr="00BB039F" w:rsidRDefault="00D90007" w:rsidP="00B125C9">
      <w:pPr>
        <w:widowControl/>
        <w:numPr>
          <w:ilvl w:val="0"/>
          <w:numId w:val="5"/>
        </w:numPr>
        <w:tabs>
          <w:tab w:val="clear" w:pos="2620"/>
          <w:tab w:val="num" w:pos="567"/>
        </w:tabs>
        <w:suppressAutoHyphens w:val="0"/>
        <w:ind w:left="567" w:hanging="567"/>
        <w:rPr>
          <w:rFonts w:ascii="Corbel" w:hAnsi="Corbel"/>
          <w:sz w:val="22"/>
          <w:szCs w:val="22"/>
        </w:rPr>
      </w:pPr>
      <w:r w:rsidRPr="00BB039F">
        <w:rPr>
          <w:rFonts w:ascii="Corbel" w:hAnsi="Corbel"/>
          <w:sz w:val="22"/>
          <w:szCs w:val="22"/>
        </w:rPr>
        <w:t>Ober</w:t>
      </w:r>
    </w:p>
    <w:p w14:paraId="72B95638" w14:textId="77777777" w:rsidR="00A20D79" w:rsidRPr="00BB039F" w:rsidRDefault="00D90007" w:rsidP="00B125C9">
      <w:pPr>
        <w:widowControl/>
        <w:numPr>
          <w:ilvl w:val="0"/>
          <w:numId w:val="5"/>
        </w:numPr>
        <w:tabs>
          <w:tab w:val="clear" w:pos="2620"/>
          <w:tab w:val="num" w:pos="567"/>
        </w:tabs>
        <w:suppressAutoHyphens w:val="0"/>
        <w:ind w:left="567" w:hanging="567"/>
        <w:rPr>
          <w:rFonts w:ascii="Corbel" w:hAnsi="Corbel"/>
          <w:sz w:val="22"/>
          <w:szCs w:val="22"/>
        </w:rPr>
      </w:pPr>
      <w:r w:rsidRPr="00BB039F">
        <w:rPr>
          <w:rFonts w:ascii="Corbel" w:hAnsi="Corbel"/>
          <w:sz w:val="22"/>
          <w:szCs w:val="22"/>
        </w:rPr>
        <w:t>Kok</w:t>
      </w:r>
    </w:p>
    <w:p w14:paraId="72B95639" w14:textId="77777777" w:rsidR="00A20D79" w:rsidRPr="00BB039F" w:rsidRDefault="00A20D79" w:rsidP="00B125C9">
      <w:pPr>
        <w:widowControl/>
        <w:numPr>
          <w:ilvl w:val="0"/>
          <w:numId w:val="5"/>
        </w:numPr>
        <w:tabs>
          <w:tab w:val="clear" w:pos="2620"/>
          <w:tab w:val="num" w:pos="567"/>
        </w:tabs>
        <w:suppressAutoHyphens w:val="0"/>
        <w:ind w:left="567" w:hanging="567"/>
        <w:rPr>
          <w:rFonts w:ascii="Corbel" w:hAnsi="Corbel"/>
          <w:sz w:val="22"/>
          <w:szCs w:val="22"/>
        </w:rPr>
      </w:pPr>
      <w:r w:rsidRPr="00BB039F">
        <w:rPr>
          <w:rFonts w:ascii="Corbel" w:hAnsi="Corbel"/>
          <w:sz w:val="22"/>
          <w:szCs w:val="22"/>
        </w:rPr>
        <w:t>Keukenhulp</w:t>
      </w:r>
    </w:p>
    <w:p w14:paraId="72B9563A" w14:textId="77777777" w:rsidR="00D90007" w:rsidRPr="00BB039F" w:rsidRDefault="00D90007" w:rsidP="00D90007">
      <w:pPr>
        <w:rPr>
          <w:rFonts w:ascii="Corbel" w:hAnsi="Corbel"/>
          <w:sz w:val="22"/>
          <w:szCs w:val="22"/>
        </w:rPr>
      </w:pPr>
      <w:r w:rsidRPr="00BB039F">
        <w:rPr>
          <w:rFonts w:ascii="Corbel" w:hAnsi="Corbel"/>
          <w:sz w:val="22"/>
          <w:szCs w:val="22"/>
        </w:rPr>
        <w:t>De rollen worden als volgt in het raamwerk gedefinieerd.</w:t>
      </w:r>
    </w:p>
    <w:p w14:paraId="72B9563B" w14:textId="77777777" w:rsidR="00D90007" w:rsidRPr="00BB039F" w:rsidRDefault="00D90007" w:rsidP="00D90007">
      <w:pPr>
        <w:rPr>
          <w:rFonts w:ascii="Corbel" w:hAnsi="Corbel"/>
        </w:rPr>
      </w:pPr>
    </w:p>
    <w:p w14:paraId="72B9563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&lt;RoleType id="keukenhulp"&gt;</w:t>
      </w:r>
    </w:p>
    <w:p w14:paraId="72B9563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&lt;description&gt;Keukenhulp&lt;/description&gt;</w:t>
      </w:r>
    </w:p>
    <w:p w14:paraId="72B9563E"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63F"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40"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41"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&lt;dateLaMu&gt;2009-02-02T00:00:00&lt;/dateLaMu&gt;</w:t>
      </w:r>
    </w:p>
    <w:p w14:paraId="72B95642"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43"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&lt;/RoleType&gt;</w:t>
      </w:r>
    </w:p>
    <w:p w14:paraId="72B95644"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p>
    <w:p w14:paraId="72B95645"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&lt;RoleType id="klant"&gt;</w:t>
      </w:r>
    </w:p>
    <w:p w14:paraId="72B95646"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&lt;description&gt;Klant&lt;/description&gt;</w:t>
      </w:r>
    </w:p>
    <w:p w14:paraId="72B95647"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648"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49"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4A"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&lt;dateLaMu&gt;2009-01-28T00:00:00&lt;/dateLaMu&gt;</w:t>
      </w:r>
    </w:p>
    <w:p w14:paraId="72B9564B"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4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&lt;/RoleType&gt;</w:t>
      </w:r>
    </w:p>
    <w:p w14:paraId="72B9564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64E"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&lt;RoleType id="kok"&gt;</w:t>
      </w:r>
    </w:p>
    <w:p w14:paraId="72B9564F"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&lt;description&gt;Kok&lt;/description&gt;</w:t>
      </w:r>
    </w:p>
    <w:p w14:paraId="72B95650"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651"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52"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53"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&lt;dateLaMu&gt;2009-01-31T00:00:00&lt;/dateLaMu&gt;</w:t>
      </w:r>
    </w:p>
    <w:p w14:paraId="72B95654"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55"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&lt;/RoleType&gt;</w:t>
      </w:r>
    </w:p>
    <w:p w14:paraId="72B95656"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657"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&lt;RoleType id="ober"&gt;</w:t>
      </w:r>
    </w:p>
    <w:p w14:paraId="72B95658"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&lt;description&gt;Ober&lt;/description&gt;</w:t>
      </w:r>
    </w:p>
    <w:p w14:paraId="72B95659"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65A"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5B"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5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&lt;dateLaMu&gt;2009-01-28T00:00:00&lt;/dateLaMu&gt;</w:t>
      </w:r>
    </w:p>
    <w:p w14:paraId="72B9565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5E" w14:textId="77777777" w:rsidR="00434E88"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&lt;/RoleType&gt;</w:t>
      </w:r>
    </w:p>
    <w:p w14:paraId="72B9565F" w14:textId="77777777" w:rsidR="00D31238" w:rsidRPr="00BB039F" w:rsidRDefault="00D31238" w:rsidP="00D90007">
      <w:pPr>
        <w:rPr>
          <w:rFonts w:ascii="Corbel" w:hAnsi="Corbel"/>
          <w:sz w:val="22"/>
          <w:szCs w:val="22"/>
        </w:rPr>
      </w:pPr>
    </w:p>
    <w:p w14:paraId="72B95660" w14:textId="77777777" w:rsidR="00D90007" w:rsidRPr="00BB039F" w:rsidRDefault="00434E88" w:rsidP="00D90007">
      <w:pPr>
        <w:rPr>
          <w:rFonts w:ascii="Corbel" w:hAnsi="Corbel"/>
          <w:sz w:val="22"/>
          <w:szCs w:val="22"/>
        </w:rPr>
      </w:pPr>
      <w:r w:rsidRPr="00BB039F">
        <w:rPr>
          <w:rFonts w:ascii="Corbel" w:hAnsi="Corbel"/>
          <w:sz w:val="22"/>
          <w:szCs w:val="22"/>
        </w:rPr>
        <w:t xml:space="preserve">We hebben nu een rol </w:t>
      </w:r>
      <w:r w:rsidR="00D90007" w:rsidRPr="00BB039F">
        <w:rPr>
          <w:rFonts w:ascii="Corbel" w:hAnsi="Corbel"/>
          <w:i/>
          <w:sz w:val="22"/>
          <w:szCs w:val="22"/>
        </w:rPr>
        <w:t>klant</w:t>
      </w:r>
      <w:r w:rsidR="00D90007" w:rsidRPr="00BB039F">
        <w:rPr>
          <w:rFonts w:ascii="Corbel" w:hAnsi="Corbel"/>
          <w:sz w:val="22"/>
          <w:szCs w:val="22"/>
        </w:rPr>
        <w:t xml:space="preserve">, een rol </w:t>
      </w:r>
      <w:r w:rsidR="00D90007" w:rsidRPr="00BB039F">
        <w:rPr>
          <w:rFonts w:ascii="Corbel" w:hAnsi="Corbel"/>
          <w:i/>
          <w:sz w:val="22"/>
          <w:szCs w:val="22"/>
        </w:rPr>
        <w:t>ober</w:t>
      </w:r>
      <w:r w:rsidR="00AE0753" w:rsidRPr="00BB039F">
        <w:rPr>
          <w:rFonts w:ascii="Corbel" w:hAnsi="Corbel"/>
          <w:sz w:val="22"/>
          <w:szCs w:val="22"/>
        </w:rPr>
        <w:t>,</w:t>
      </w:r>
      <w:r w:rsidRPr="00BB039F">
        <w:rPr>
          <w:rFonts w:ascii="Corbel" w:hAnsi="Corbel"/>
          <w:sz w:val="22"/>
          <w:szCs w:val="22"/>
        </w:rPr>
        <w:t xml:space="preserve"> een rol </w:t>
      </w:r>
      <w:r w:rsidR="00D90007" w:rsidRPr="00BB039F">
        <w:rPr>
          <w:rFonts w:ascii="Corbel" w:hAnsi="Corbel"/>
          <w:i/>
          <w:sz w:val="22"/>
          <w:szCs w:val="22"/>
        </w:rPr>
        <w:t>kok</w:t>
      </w:r>
      <w:r w:rsidRPr="00BB039F">
        <w:rPr>
          <w:rFonts w:ascii="Corbel" w:hAnsi="Corbel"/>
          <w:sz w:val="22"/>
          <w:szCs w:val="22"/>
        </w:rPr>
        <w:t xml:space="preserve"> en een rol </w:t>
      </w:r>
      <w:r w:rsidRPr="00BB039F">
        <w:rPr>
          <w:rFonts w:ascii="Corbel" w:hAnsi="Corbel"/>
          <w:i/>
          <w:sz w:val="22"/>
          <w:szCs w:val="22"/>
        </w:rPr>
        <w:t>keukenhulp</w:t>
      </w:r>
      <w:r w:rsidR="00D90007" w:rsidRPr="00BB039F">
        <w:rPr>
          <w:rFonts w:ascii="Corbel" w:hAnsi="Corbel"/>
          <w:sz w:val="22"/>
          <w:szCs w:val="22"/>
        </w:rPr>
        <w:t>.</w:t>
      </w:r>
    </w:p>
    <w:p w14:paraId="72B95661" w14:textId="77777777" w:rsidR="00D90007" w:rsidRPr="00BB039F" w:rsidRDefault="00D90007" w:rsidP="00D90007">
      <w:pPr>
        <w:pStyle w:val="Gobarsubparagraaftitel"/>
        <w:ind w:left="0" w:firstLine="0"/>
        <w:rPr>
          <w:rFonts w:ascii="Corbel" w:hAnsi="Corbel"/>
        </w:rPr>
      </w:pPr>
      <w:bookmarkStart w:id="407" w:name="_Toc200774347"/>
      <w:bookmarkStart w:id="408" w:name="_Toc200775257"/>
      <w:bookmarkStart w:id="409" w:name="_Toc200775390"/>
      <w:bookmarkStart w:id="410" w:name="_Toc212971156"/>
      <w:bookmarkStart w:id="411" w:name="_Toc408989360"/>
      <w:bookmarkStart w:id="412" w:name="_Toc4568138"/>
      <w:r w:rsidRPr="00BB039F">
        <w:rPr>
          <w:rFonts w:ascii="Corbel" w:hAnsi="Corbel"/>
        </w:rPr>
        <w:t>TransactionPhaseType</w:t>
      </w:r>
      <w:bookmarkEnd w:id="407"/>
      <w:bookmarkEnd w:id="408"/>
      <w:bookmarkEnd w:id="409"/>
      <w:bookmarkEnd w:id="410"/>
      <w:bookmarkEnd w:id="411"/>
      <w:bookmarkEnd w:id="412"/>
    </w:p>
    <w:p w14:paraId="72B95662" w14:textId="77777777" w:rsidR="00D90007" w:rsidRPr="00BB039F" w:rsidRDefault="00D90007" w:rsidP="00D90007">
      <w:pPr>
        <w:rPr>
          <w:rFonts w:ascii="Corbel" w:hAnsi="Corbel"/>
          <w:sz w:val="22"/>
          <w:szCs w:val="22"/>
        </w:rPr>
      </w:pPr>
      <w:r w:rsidRPr="00BB039F">
        <w:rPr>
          <w:rFonts w:ascii="Corbel" w:hAnsi="Corbel"/>
          <w:sz w:val="22"/>
          <w:szCs w:val="22"/>
        </w:rPr>
        <w:t xml:space="preserve">De </w:t>
      </w:r>
      <w:r w:rsidR="00C347F0" w:rsidRPr="00BB039F">
        <w:rPr>
          <w:rFonts w:ascii="Corbel" w:hAnsi="Corbel"/>
          <w:i/>
          <w:sz w:val="22"/>
          <w:szCs w:val="22"/>
        </w:rPr>
        <w:t>T</w:t>
      </w:r>
      <w:r w:rsidRPr="00BB039F">
        <w:rPr>
          <w:rFonts w:ascii="Corbel" w:hAnsi="Corbel"/>
          <w:i/>
          <w:sz w:val="22"/>
          <w:szCs w:val="22"/>
        </w:rPr>
        <w:t>ransactionPhaseType</w:t>
      </w:r>
      <w:r w:rsidRPr="00BB039F">
        <w:rPr>
          <w:rFonts w:ascii="Corbel" w:hAnsi="Corbel"/>
          <w:sz w:val="22"/>
          <w:szCs w:val="22"/>
        </w:rPr>
        <w:t xml:space="preserve"> wordt gebruikt om in de </w:t>
      </w:r>
      <w:r w:rsidRPr="00BB039F">
        <w:rPr>
          <w:rFonts w:ascii="Corbel" w:hAnsi="Corbel"/>
          <w:i/>
          <w:sz w:val="22"/>
          <w:szCs w:val="22"/>
        </w:rPr>
        <w:t>MessageInTransactionType</w:t>
      </w:r>
      <w:r w:rsidRPr="00BB039F">
        <w:rPr>
          <w:rFonts w:ascii="Corbel" w:hAnsi="Corbel"/>
          <w:sz w:val="22"/>
          <w:szCs w:val="22"/>
        </w:rPr>
        <w:t xml:space="preserve"> aan te geven in welke fase een transactie zich bevindt. De volgende transactietoestanden vallen op dit moment te onder</w:t>
      </w:r>
      <w:r w:rsidR="00A70D79" w:rsidRPr="00BB039F">
        <w:rPr>
          <w:rFonts w:ascii="Corbel" w:hAnsi="Corbel"/>
          <w:sz w:val="22"/>
          <w:szCs w:val="22"/>
        </w:rPr>
        <w:softHyphen/>
      </w:r>
      <w:r w:rsidRPr="00BB039F">
        <w:rPr>
          <w:rFonts w:ascii="Corbel" w:hAnsi="Corbel"/>
          <w:sz w:val="22"/>
          <w:szCs w:val="22"/>
        </w:rPr>
        <w:t>kennen en worden in de meeste raamwerken gebruikt:</w:t>
      </w:r>
    </w:p>
    <w:p w14:paraId="72B95663" w14:textId="77777777" w:rsidR="00D90007" w:rsidRPr="00BB039F" w:rsidRDefault="00D90007" w:rsidP="00B125C9">
      <w:pPr>
        <w:widowControl/>
        <w:numPr>
          <w:ilvl w:val="0"/>
          <w:numId w:val="6"/>
        </w:numPr>
        <w:suppressAutoHyphens w:val="0"/>
        <w:ind w:left="0" w:firstLine="0"/>
        <w:rPr>
          <w:rFonts w:ascii="Corbel" w:hAnsi="Corbel"/>
          <w:sz w:val="22"/>
          <w:szCs w:val="22"/>
        </w:rPr>
      </w:pPr>
      <w:r w:rsidRPr="00BB039F">
        <w:rPr>
          <w:rFonts w:ascii="Corbel" w:hAnsi="Corbel"/>
          <w:sz w:val="22"/>
          <w:szCs w:val="22"/>
        </w:rPr>
        <w:t>Start</w:t>
      </w:r>
    </w:p>
    <w:p w14:paraId="72B95664" w14:textId="77777777" w:rsidR="00D90007" w:rsidRPr="00BB039F" w:rsidRDefault="00D90007" w:rsidP="00B125C9">
      <w:pPr>
        <w:widowControl/>
        <w:numPr>
          <w:ilvl w:val="0"/>
          <w:numId w:val="6"/>
        </w:numPr>
        <w:suppressAutoHyphens w:val="0"/>
        <w:ind w:left="0" w:firstLine="0"/>
        <w:rPr>
          <w:rFonts w:ascii="Corbel" w:hAnsi="Corbel"/>
          <w:sz w:val="22"/>
          <w:szCs w:val="22"/>
        </w:rPr>
      </w:pPr>
      <w:r w:rsidRPr="00BB039F">
        <w:rPr>
          <w:rFonts w:ascii="Corbel" w:hAnsi="Corbel"/>
          <w:sz w:val="22"/>
          <w:szCs w:val="22"/>
        </w:rPr>
        <w:t>Verzocht</w:t>
      </w:r>
    </w:p>
    <w:p w14:paraId="72B95665" w14:textId="77777777" w:rsidR="00D90007" w:rsidRPr="00BB039F" w:rsidRDefault="00D90007" w:rsidP="00B125C9">
      <w:pPr>
        <w:widowControl/>
        <w:numPr>
          <w:ilvl w:val="0"/>
          <w:numId w:val="6"/>
        </w:numPr>
        <w:suppressAutoHyphens w:val="0"/>
        <w:ind w:left="0" w:firstLine="0"/>
        <w:rPr>
          <w:rFonts w:ascii="Corbel" w:hAnsi="Corbel"/>
          <w:sz w:val="22"/>
          <w:szCs w:val="22"/>
        </w:rPr>
      </w:pPr>
      <w:r w:rsidRPr="00BB039F">
        <w:rPr>
          <w:rFonts w:ascii="Corbel" w:hAnsi="Corbel"/>
          <w:sz w:val="22"/>
          <w:szCs w:val="22"/>
        </w:rPr>
        <w:t>Beloofd/executie</w:t>
      </w:r>
    </w:p>
    <w:p w14:paraId="72B95666" w14:textId="77777777" w:rsidR="00D90007" w:rsidRPr="00BB039F" w:rsidRDefault="00D90007" w:rsidP="00B125C9">
      <w:pPr>
        <w:widowControl/>
        <w:numPr>
          <w:ilvl w:val="0"/>
          <w:numId w:val="6"/>
        </w:numPr>
        <w:suppressAutoHyphens w:val="0"/>
        <w:ind w:left="0" w:firstLine="0"/>
        <w:rPr>
          <w:rFonts w:ascii="Corbel" w:hAnsi="Corbel"/>
          <w:sz w:val="22"/>
          <w:szCs w:val="22"/>
        </w:rPr>
      </w:pPr>
      <w:r w:rsidRPr="00BB039F">
        <w:rPr>
          <w:rFonts w:ascii="Corbel" w:hAnsi="Corbel"/>
          <w:sz w:val="22"/>
          <w:szCs w:val="22"/>
        </w:rPr>
        <w:t>Wijziging/hold</w:t>
      </w:r>
    </w:p>
    <w:p w14:paraId="72B95667" w14:textId="77777777" w:rsidR="00D90007" w:rsidRPr="00BB039F" w:rsidRDefault="00D90007" w:rsidP="00B125C9">
      <w:pPr>
        <w:widowControl/>
        <w:numPr>
          <w:ilvl w:val="0"/>
          <w:numId w:val="6"/>
        </w:numPr>
        <w:suppressAutoHyphens w:val="0"/>
        <w:ind w:left="0" w:firstLine="0"/>
        <w:rPr>
          <w:rFonts w:ascii="Corbel" w:hAnsi="Corbel"/>
          <w:sz w:val="22"/>
          <w:szCs w:val="22"/>
        </w:rPr>
      </w:pPr>
      <w:r w:rsidRPr="00BB039F">
        <w:rPr>
          <w:rFonts w:ascii="Corbel" w:hAnsi="Corbel"/>
          <w:sz w:val="22"/>
          <w:szCs w:val="22"/>
        </w:rPr>
        <w:t>Melding/gereed</w:t>
      </w:r>
    </w:p>
    <w:p w14:paraId="72B95668" w14:textId="77777777" w:rsidR="00D90007" w:rsidRPr="00BB039F" w:rsidRDefault="00D90007" w:rsidP="00B125C9">
      <w:pPr>
        <w:widowControl/>
        <w:numPr>
          <w:ilvl w:val="0"/>
          <w:numId w:val="6"/>
        </w:numPr>
        <w:suppressAutoHyphens w:val="0"/>
        <w:ind w:left="0" w:firstLine="0"/>
        <w:rPr>
          <w:rFonts w:ascii="Corbel" w:hAnsi="Corbel"/>
          <w:sz w:val="22"/>
          <w:szCs w:val="22"/>
        </w:rPr>
      </w:pPr>
      <w:r w:rsidRPr="00BB039F">
        <w:rPr>
          <w:rFonts w:ascii="Corbel" w:hAnsi="Corbel"/>
          <w:sz w:val="22"/>
          <w:szCs w:val="22"/>
        </w:rPr>
        <w:t>Aanvaard/einde</w:t>
      </w:r>
    </w:p>
    <w:p w14:paraId="72B95669" w14:textId="77777777" w:rsidR="00D90007" w:rsidRPr="00BB039F" w:rsidRDefault="00D90007" w:rsidP="00D90007">
      <w:pPr>
        <w:rPr>
          <w:rFonts w:ascii="Corbel" w:hAnsi="Corbel"/>
          <w:sz w:val="22"/>
          <w:szCs w:val="22"/>
        </w:rPr>
      </w:pPr>
    </w:p>
    <w:p w14:paraId="72B9566A" w14:textId="77777777" w:rsidR="00D90007" w:rsidRPr="00BB039F" w:rsidRDefault="00D90007" w:rsidP="00D90007">
      <w:pPr>
        <w:rPr>
          <w:rFonts w:ascii="Corbel" w:hAnsi="Corbel"/>
          <w:sz w:val="22"/>
          <w:szCs w:val="22"/>
        </w:rPr>
      </w:pPr>
      <w:r w:rsidRPr="00BB039F">
        <w:rPr>
          <w:rFonts w:ascii="Corbel" w:hAnsi="Corbel"/>
          <w:sz w:val="22"/>
          <w:szCs w:val="22"/>
        </w:rPr>
        <w:t xml:space="preserve">De </w:t>
      </w:r>
      <w:r w:rsidRPr="00BB039F">
        <w:rPr>
          <w:rFonts w:ascii="Corbel" w:hAnsi="Corbel"/>
          <w:i/>
          <w:sz w:val="22"/>
          <w:szCs w:val="22"/>
        </w:rPr>
        <w:t>TransactionPhaseType</w:t>
      </w:r>
      <w:r w:rsidRPr="00BB039F">
        <w:rPr>
          <w:rFonts w:ascii="Corbel" w:hAnsi="Corbel"/>
          <w:sz w:val="22"/>
          <w:szCs w:val="22"/>
        </w:rPr>
        <w:t>’s worden als volgt gedefinieerd.</w:t>
      </w:r>
    </w:p>
    <w:p w14:paraId="72B9566B" w14:textId="77777777" w:rsidR="00D90007" w:rsidRPr="00BB039F" w:rsidRDefault="00D90007" w:rsidP="00D90007">
      <w:pPr>
        <w:rPr>
          <w:rFonts w:ascii="Corbel" w:hAnsi="Corbel"/>
          <w:sz w:val="22"/>
          <w:szCs w:val="22"/>
        </w:rPr>
      </w:pPr>
    </w:p>
    <w:p w14:paraId="72B9566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bookmarkStart w:id="413" w:name="_Toc200774349"/>
      <w:bookmarkStart w:id="414" w:name="_Toc200775259"/>
      <w:bookmarkStart w:id="415" w:name="_Toc200775392"/>
      <w:bookmarkStart w:id="416" w:name="_Toc212971157"/>
      <w:r w:rsidRPr="00FA659F">
        <w:rPr>
          <w:rFonts w:ascii="Courier New" w:eastAsia="Times New Roman" w:hAnsi="Courier New" w:cs="Courier New"/>
          <w:color w:val="008080"/>
          <w:kern w:val="0"/>
          <w:sz w:val="18"/>
          <w:szCs w:val="18"/>
        </w:rPr>
        <w:t>&lt;TransactionPhaseType id="aanvaardEinde"&gt;</w:t>
      </w:r>
    </w:p>
    <w:p w14:paraId="72B9566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&lt;description&gt;Aanvaard/Einde&lt;/description&gt;</w:t>
      </w:r>
    </w:p>
    <w:p w14:paraId="72B9566E"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&lt;startDate&gt;2008-05-04T00:00:00&lt;/startDate&gt;</w:t>
      </w:r>
    </w:p>
    <w:p w14:paraId="72B9566F"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&lt;endDate&gt;2008-05-04T00:00:00&lt;/endDate&gt;</w:t>
      </w:r>
    </w:p>
    <w:p w14:paraId="72B95670"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71"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&lt;dateLaMu&gt;2008-05-04T00:00:00&lt;/dateLaMu&gt;</w:t>
      </w:r>
    </w:p>
    <w:p w14:paraId="72B95672"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&lt;userLaMu&gt;MMA&lt;/userLaMu&gt;</w:t>
      </w:r>
    </w:p>
    <w:p w14:paraId="72B95673"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&lt;/TransactionPhaseType&gt;</w:t>
      </w:r>
    </w:p>
    <w:p w14:paraId="72B95674"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675"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&lt;TransactionPhaseType id="beloofdExecutie"&gt;</w:t>
      </w:r>
    </w:p>
    <w:p w14:paraId="72B95676"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&lt;description&gt;Beloofd/Executie&lt;/description&gt;</w:t>
      </w:r>
    </w:p>
    <w:p w14:paraId="72B95677"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&lt;startDate&gt;2008-05-04T00:00:00&lt;/startDate&gt;</w:t>
      </w:r>
    </w:p>
    <w:p w14:paraId="72B95678"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&lt;endDate&gt;2008-05-04T00:00:00&lt;/endDate&gt;</w:t>
      </w:r>
    </w:p>
    <w:p w14:paraId="72B95679"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7A"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&lt;dateLaMu&gt;2008-05-04T00:00:00&lt;/dateLaMu&gt;</w:t>
      </w:r>
    </w:p>
    <w:p w14:paraId="72B9567B"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&lt;userLaMu&gt;MMA&lt;/userLaMu&gt;</w:t>
      </w:r>
    </w:p>
    <w:p w14:paraId="72B9567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&lt;/TransactionPhaseType&gt;</w:t>
      </w:r>
    </w:p>
    <w:p w14:paraId="72B9567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67E"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&lt;TransactionPhaseType id="meldingGereed"&gt;</w:t>
      </w:r>
    </w:p>
    <w:p w14:paraId="72B9567F"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&lt;description&gt;Melding Gereed&lt;/description&gt;</w:t>
      </w:r>
    </w:p>
    <w:p w14:paraId="72B95680"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&lt;startDate&gt;2008-05-04T00:00:00&lt;/startDate&gt;</w:t>
      </w:r>
    </w:p>
    <w:p w14:paraId="72B95681"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&lt;endDate&gt;2008-05-04T00:00:00&lt;/endDate&gt;</w:t>
      </w:r>
    </w:p>
    <w:p w14:paraId="72B95682"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83"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&lt;dateLaMu&gt;2008-05-04T00:00:00&lt;/dateLaMu&gt;</w:t>
      </w:r>
    </w:p>
    <w:p w14:paraId="72B95684"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&lt;userLaMu&gt;MMA&lt;/userLaMu&gt;</w:t>
      </w:r>
    </w:p>
    <w:p w14:paraId="72B95685"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&lt;/TransactionPhaseType&gt;</w:t>
      </w:r>
    </w:p>
    <w:p w14:paraId="72B95686"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687"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&lt;TransactionPhaseType id="start"&gt;</w:t>
      </w:r>
    </w:p>
    <w:p w14:paraId="72B95688"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&lt;description&gt;Start&lt;/description&gt;</w:t>
      </w:r>
    </w:p>
    <w:p w14:paraId="72B95689"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&lt;startDate&gt;2008-05-04T00:00:00&lt;/startDate&gt;</w:t>
      </w:r>
    </w:p>
    <w:p w14:paraId="72B9568A"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&lt;endDate&gt;2008-05-04T00:00:00&lt;/endDate&gt;</w:t>
      </w:r>
    </w:p>
    <w:p w14:paraId="72B9568B"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8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&lt;dateLaMu&gt;2008-05-04T00:00:00&lt;/dateLaMu&gt;</w:t>
      </w:r>
    </w:p>
    <w:p w14:paraId="72B9568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&lt;userLaMu&gt;MMA&lt;/userLaMu&gt;</w:t>
      </w:r>
    </w:p>
    <w:p w14:paraId="72B9568E"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&lt;/TransactionPhaseType&gt;</w:t>
      </w:r>
    </w:p>
    <w:p w14:paraId="72B9568F"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690"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&lt;TransactionPhaseType id="verzocht"&gt;</w:t>
      </w:r>
    </w:p>
    <w:p w14:paraId="72B95691"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&lt;description&gt;Verzocht&lt;/description&gt;</w:t>
      </w:r>
    </w:p>
    <w:p w14:paraId="72B95692"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&lt;startDate&gt;2008-05-04T00:00:00&lt;/startDate&gt;</w:t>
      </w:r>
    </w:p>
    <w:p w14:paraId="72B95693"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&lt;endDate&gt;2008-05-04T00:00:00&lt;/endDate&gt;</w:t>
      </w:r>
    </w:p>
    <w:p w14:paraId="72B95694"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95"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&lt;dateLaMu&gt;2008-05-04T00:00:00&lt;/dateLaMu&gt;</w:t>
      </w:r>
    </w:p>
    <w:p w14:paraId="72B95696"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&lt;userLaMu&gt;MMA&lt;/userLaMu&gt;</w:t>
      </w:r>
    </w:p>
    <w:p w14:paraId="72B95697"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&lt;/TransactionPhaseType&gt;</w:t>
      </w:r>
    </w:p>
    <w:p w14:paraId="72B95698"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699"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&lt;TransactionPhaseType id="wijzigingHold"&gt;</w:t>
      </w:r>
    </w:p>
    <w:p w14:paraId="72B9569A"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&lt;description&gt;Wijziging/Hold&lt;/description&gt;</w:t>
      </w:r>
    </w:p>
    <w:p w14:paraId="72B9569B"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&lt;startDate&gt;2008-05-04T00:00:00&lt;/startDate&gt;</w:t>
      </w:r>
    </w:p>
    <w:p w14:paraId="72B9569C"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&lt;endDate&gt;2008-05-04T00:00:00&lt;/endDate&gt;</w:t>
      </w:r>
    </w:p>
    <w:p w14:paraId="72B9569D"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9E"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&lt;dateLaMu&gt;2008-05-04T00:00:00&lt;/dateLaMu&gt;</w:t>
      </w:r>
    </w:p>
    <w:p w14:paraId="72B9569F" w14:textId="77777777" w:rsidR="00700CC0"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&lt;userLaMu&gt;MMA&lt;/userLaMu&gt;</w:t>
      </w:r>
    </w:p>
    <w:p w14:paraId="72B956A0" w14:textId="77777777" w:rsidR="00A70D79" w:rsidRPr="00FA659F" w:rsidRDefault="00700CC0" w:rsidP="00700CC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&lt;/TransactionPhaseType&gt;</w:t>
      </w:r>
    </w:p>
    <w:p w14:paraId="72B956A1" w14:textId="77777777" w:rsidR="00D90007" w:rsidRPr="00BB039F" w:rsidRDefault="00D90007" w:rsidP="00D90007">
      <w:pPr>
        <w:pStyle w:val="Gobarsubparagraaftitel"/>
        <w:ind w:left="0" w:firstLine="0"/>
        <w:rPr>
          <w:rFonts w:ascii="Corbel" w:hAnsi="Corbel"/>
        </w:rPr>
      </w:pPr>
      <w:bookmarkStart w:id="417" w:name="_Toc408989361"/>
      <w:bookmarkStart w:id="418" w:name="_Toc4568139"/>
      <w:r w:rsidRPr="00BB039F">
        <w:rPr>
          <w:rFonts w:ascii="Corbel" w:hAnsi="Corbel"/>
        </w:rPr>
        <w:t>TransactionType</w:t>
      </w:r>
      <w:bookmarkEnd w:id="413"/>
      <w:bookmarkEnd w:id="414"/>
      <w:bookmarkEnd w:id="415"/>
      <w:bookmarkEnd w:id="416"/>
      <w:bookmarkEnd w:id="417"/>
      <w:bookmarkEnd w:id="418"/>
    </w:p>
    <w:p w14:paraId="72B956A2" w14:textId="77777777" w:rsidR="00D90007" w:rsidRPr="00BB039F" w:rsidRDefault="00D90007" w:rsidP="00D90007">
      <w:pPr>
        <w:rPr>
          <w:rFonts w:ascii="Corbel" w:hAnsi="Corbel"/>
          <w:sz w:val="22"/>
          <w:szCs w:val="22"/>
        </w:rPr>
      </w:pPr>
      <w:r w:rsidRPr="00BB039F">
        <w:rPr>
          <w:rFonts w:ascii="Corbel" w:hAnsi="Corbel"/>
          <w:sz w:val="22"/>
          <w:szCs w:val="22"/>
        </w:rPr>
        <w:t xml:space="preserve">We zullen op basis van het voorbeeld een </w:t>
      </w:r>
      <w:r w:rsidR="00F3633E" w:rsidRPr="00BB039F">
        <w:rPr>
          <w:rFonts w:ascii="Corbel" w:hAnsi="Corbel"/>
          <w:sz w:val="22"/>
          <w:szCs w:val="22"/>
        </w:rPr>
        <w:t>viertal transacties definiëren.</w:t>
      </w:r>
      <w:r w:rsidRPr="00BB039F">
        <w:rPr>
          <w:rFonts w:ascii="Corbel" w:hAnsi="Corbel"/>
          <w:sz w:val="22"/>
          <w:szCs w:val="22"/>
        </w:rPr>
        <w:t xml:space="preserve"> </w:t>
      </w:r>
      <w:r w:rsidR="00F3633E" w:rsidRPr="00BB039F">
        <w:rPr>
          <w:rFonts w:ascii="Corbel" w:hAnsi="Corbel"/>
          <w:sz w:val="22"/>
          <w:szCs w:val="22"/>
        </w:rPr>
        <w:t>D</w:t>
      </w:r>
      <w:r w:rsidRPr="00BB039F">
        <w:rPr>
          <w:rFonts w:ascii="Corbel" w:hAnsi="Corbel"/>
          <w:sz w:val="22"/>
          <w:szCs w:val="22"/>
        </w:rPr>
        <w:t xml:space="preserve">eze transacties bevatten het gehele proces vanaf de vraag naar de menukaart tot de bevestiging dat hetgeen </w:t>
      </w:r>
      <w:r w:rsidR="00F3633E" w:rsidRPr="00BB039F">
        <w:rPr>
          <w:rFonts w:ascii="Corbel" w:hAnsi="Corbel"/>
          <w:sz w:val="22"/>
          <w:szCs w:val="22"/>
        </w:rPr>
        <w:t>d</w:t>
      </w:r>
      <w:r w:rsidRPr="00BB039F">
        <w:rPr>
          <w:rFonts w:ascii="Corbel" w:hAnsi="Corbel"/>
          <w:sz w:val="22"/>
          <w:szCs w:val="22"/>
        </w:rPr>
        <w:t>at besteld is geleverd gaat worden. Binnen een transactie geven we altijd aan wie hem begint (de initiator) en met wie gecommuniceerd wordt (de executor). Een transactie vindt dus altijd plaats tussen twee rollen. Omdat bij het proces meer dan twee rollen betrokken zijn, is gekozen om een drietal transacties te gebruiken, namelijk:</w:t>
      </w:r>
    </w:p>
    <w:p w14:paraId="72B956A3" w14:textId="77777777" w:rsidR="00D90007" w:rsidRPr="00BB039F" w:rsidRDefault="00D90007" w:rsidP="00D90007">
      <w:pPr>
        <w:rPr>
          <w:rFonts w:ascii="Corbel" w:hAnsi="Corbel"/>
          <w:sz w:val="22"/>
          <w:szCs w:val="22"/>
        </w:rPr>
      </w:pPr>
      <w:r w:rsidRPr="00BB039F">
        <w:rPr>
          <w:rFonts w:ascii="Corbel" w:hAnsi="Corbel"/>
          <w:sz w:val="22"/>
          <w:szCs w:val="22"/>
        </w:rPr>
        <w:t>T1 Opname bestelling</w:t>
      </w:r>
    </w:p>
    <w:p w14:paraId="72B956A4" w14:textId="77777777" w:rsidR="00D90007" w:rsidRPr="00BB039F" w:rsidRDefault="00D90007" w:rsidP="00D90007">
      <w:pPr>
        <w:rPr>
          <w:rFonts w:ascii="Corbel" w:hAnsi="Corbel"/>
          <w:sz w:val="22"/>
          <w:szCs w:val="22"/>
        </w:rPr>
      </w:pPr>
      <w:r w:rsidRPr="00BB039F">
        <w:rPr>
          <w:rFonts w:ascii="Corbel" w:hAnsi="Corbel"/>
          <w:sz w:val="22"/>
          <w:szCs w:val="22"/>
        </w:rPr>
        <w:t>T2 Vraag Ober aan Kok</w:t>
      </w:r>
    </w:p>
    <w:p w14:paraId="72B956A5" w14:textId="77777777" w:rsidR="00D90007" w:rsidRPr="00BB039F" w:rsidRDefault="00D90007" w:rsidP="00D90007">
      <w:pPr>
        <w:rPr>
          <w:rFonts w:ascii="Corbel" w:hAnsi="Corbel"/>
          <w:sz w:val="22"/>
          <w:szCs w:val="22"/>
        </w:rPr>
      </w:pPr>
      <w:r w:rsidRPr="00BB039F">
        <w:rPr>
          <w:rFonts w:ascii="Corbel" w:hAnsi="Corbel"/>
          <w:sz w:val="22"/>
          <w:szCs w:val="22"/>
        </w:rPr>
        <w:t>T3 Opdracht Kok</w:t>
      </w:r>
    </w:p>
    <w:p w14:paraId="72B956A6" w14:textId="77777777" w:rsidR="00F3633E" w:rsidRPr="00BB039F" w:rsidRDefault="00F3633E" w:rsidP="00D90007">
      <w:pPr>
        <w:rPr>
          <w:rFonts w:ascii="Corbel" w:hAnsi="Corbel"/>
          <w:sz w:val="22"/>
          <w:szCs w:val="22"/>
        </w:rPr>
      </w:pPr>
      <w:r w:rsidRPr="00BB039F">
        <w:rPr>
          <w:rFonts w:ascii="Corbel" w:hAnsi="Corbel"/>
          <w:sz w:val="22"/>
          <w:szCs w:val="22"/>
        </w:rPr>
        <w:t>T4 Vraag Kok aan Keukenhulp</w:t>
      </w:r>
    </w:p>
    <w:p w14:paraId="72B956A7" w14:textId="77777777" w:rsidR="004E2E20" w:rsidRPr="00BB039F" w:rsidRDefault="004E2E20" w:rsidP="00A20D79">
      <w:pPr>
        <w:tabs>
          <w:tab w:val="left" w:pos="1843"/>
          <w:tab w:val="left" w:pos="4253"/>
        </w:tabs>
        <w:rPr>
          <w:rFonts w:ascii="Corbel" w:hAnsi="Corbel"/>
          <w:sz w:val="22"/>
          <w:szCs w:val="22"/>
        </w:rPr>
      </w:pPr>
    </w:p>
    <w:p w14:paraId="72B956A8" w14:textId="77777777" w:rsidR="00D90007" w:rsidRPr="00BB039F" w:rsidRDefault="00D90007" w:rsidP="00D90007">
      <w:pPr>
        <w:rPr>
          <w:rFonts w:ascii="Corbel" w:hAnsi="Corbel"/>
          <w:sz w:val="22"/>
          <w:szCs w:val="22"/>
        </w:rPr>
      </w:pPr>
      <w:r w:rsidRPr="00BB039F">
        <w:rPr>
          <w:rFonts w:ascii="Corbel" w:hAnsi="Corbel"/>
          <w:sz w:val="22"/>
          <w:szCs w:val="22"/>
        </w:rPr>
        <w:t xml:space="preserve">De </w:t>
      </w:r>
      <w:r w:rsidRPr="00BB039F">
        <w:rPr>
          <w:rFonts w:ascii="Corbel" w:hAnsi="Corbel"/>
          <w:i/>
          <w:sz w:val="22"/>
          <w:szCs w:val="22"/>
        </w:rPr>
        <w:t>TransactionType</w:t>
      </w:r>
      <w:r w:rsidRPr="00BB039F">
        <w:rPr>
          <w:rFonts w:ascii="Corbel" w:hAnsi="Corbel"/>
          <w:sz w:val="22"/>
          <w:szCs w:val="22"/>
        </w:rPr>
        <w:t>’s worden als volgt gedefinieerd.</w:t>
      </w:r>
    </w:p>
    <w:p w14:paraId="72B956A9" w14:textId="77777777" w:rsidR="00D90007" w:rsidRPr="00BB039F" w:rsidRDefault="00D90007" w:rsidP="00D90007">
      <w:pPr>
        <w:rPr>
          <w:rFonts w:ascii="Corbel" w:hAnsi="Corbel"/>
        </w:rPr>
      </w:pPr>
    </w:p>
    <w:p w14:paraId="72B956AA"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bookmarkStart w:id="419" w:name="_Toc200774350"/>
      <w:bookmarkStart w:id="420" w:name="_Toc200775260"/>
      <w:bookmarkStart w:id="421" w:name="_Toc200775393"/>
      <w:bookmarkStart w:id="422" w:name="_Toc212971158"/>
      <w:r w:rsidRPr="00FA659F">
        <w:rPr>
          <w:rFonts w:ascii="Courier New" w:eastAsia="Times New Roman" w:hAnsi="Courier New" w:cs="Courier New"/>
          <w:color w:val="008080"/>
          <w:kern w:val="0"/>
          <w:sz w:val="18"/>
          <w:szCs w:val="18"/>
        </w:rPr>
        <w:t>&lt;TransactionType id="t1_OpnameBestelling"&gt;</w:t>
      </w:r>
    </w:p>
    <w:p w14:paraId="72B956AB"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&lt;description&gt;T1 Opname van bestelling (ober aan klant)&lt;/description&gt;</w:t>
      </w:r>
    </w:p>
    <w:p w14:paraId="72B956AC"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6AD"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AE"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AF"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&lt;dateLaMu&gt;2011-10-26T00:00:00&lt;/dateLaMu&gt;</w:t>
      </w:r>
    </w:p>
    <w:p w14:paraId="72B956B0"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B1"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&lt;initiator&gt;</w:t>
      </w:r>
    </w:p>
    <w:p w14:paraId="72B956B2"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&lt;RoleTypeRef idref="ober"/&gt;</w:t>
      </w:r>
    </w:p>
    <w:p w14:paraId="72B956B3"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&lt;/initiator&gt;</w:t>
      </w:r>
    </w:p>
    <w:p w14:paraId="72B956B4"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&lt;executor&gt;</w:t>
      </w:r>
    </w:p>
    <w:p w14:paraId="72B956B5"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&lt;RoleTypeRef idref="klant"/&gt;</w:t>
      </w:r>
    </w:p>
    <w:p w14:paraId="72B956B6"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&lt;/executor&gt;</w:t>
      </w:r>
    </w:p>
    <w:p w14:paraId="72B956B7"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&lt;/TransactionType&gt;</w:t>
      </w:r>
    </w:p>
    <w:p w14:paraId="72B956B8"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6B9"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&lt;TransactionType id="t2_VraagOberAanKok"&gt;</w:t>
      </w:r>
    </w:p>
    <w:p w14:paraId="72B956BA"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&lt;description&gt;T2 Vraag (ober aan kok)&lt;/description&gt;</w:t>
      </w:r>
    </w:p>
    <w:p w14:paraId="72B956BB"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6BC"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BD"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BE"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&lt;dateLaMu&gt;2009-01-28T00:00:00&lt;/dateLaMu&gt;</w:t>
      </w:r>
    </w:p>
    <w:p w14:paraId="72B956BF"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C0"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&lt;initiator&gt;</w:t>
      </w:r>
    </w:p>
    <w:p w14:paraId="72B956C1"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&lt;RoleTypeRef idref="ober"/&gt;</w:t>
      </w:r>
    </w:p>
    <w:p w14:paraId="72B956C2"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&lt;/initiator&gt;</w:t>
      </w:r>
    </w:p>
    <w:p w14:paraId="72B956C3"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&lt;executor&gt;</w:t>
      </w:r>
    </w:p>
    <w:p w14:paraId="72B956C4"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&lt;RoleTypeRef idref="kok"/&gt;</w:t>
      </w:r>
    </w:p>
    <w:p w14:paraId="72B956C5"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&lt;/executor&gt;</w:t>
      </w:r>
    </w:p>
    <w:p w14:paraId="72B956C6"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&lt;/TransactionType&gt;</w:t>
      </w:r>
    </w:p>
    <w:p w14:paraId="72B956C7"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6C8"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&lt;TransactionType id="t3_OpdrachtKok"&gt;</w:t>
      </w:r>
    </w:p>
    <w:p w14:paraId="72B956C9"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&lt;description&gt;T3 Opdracht (ober aan kok)&lt;/description&gt;</w:t>
      </w:r>
    </w:p>
    <w:p w14:paraId="72B956CA"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6CB"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CC"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CD"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&lt;dateLaMu&gt;2009-01-31T00:00:00&lt;/dateLaMu&gt;</w:t>
      </w:r>
    </w:p>
    <w:p w14:paraId="72B956CE"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CF"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&lt;initiator&gt;</w:t>
      </w:r>
    </w:p>
    <w:p w14:paraId="72B956D0"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&lt;RoleTypeRef idref="ober"/&gt;</w:t>
      </w:r>
    </w:p>
    <w:p w14:paraId="72B956D1"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&lt;/initiator&gt;</w:t>
      </w:r>
    </w:p>
    <w:p w14:paraId="72B956D2"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&lt;executor&gt;</w:t>
      </w:r>
    </w:p>
    <w:p w14:paraId="72B956D3"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&lt;RoleTypeRef idref="kok"/&gt;</w:t>
      </w:r>
    </w:p>
    <w:p w14:paraId="72B956D4"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&lt;/executor&gt;</w:t>
      </w:r>
    </w:p>
    <w:p w14:paraId="72B956D5"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&lt;/TransactionType&gt;</w:t>
      </w:r>
    </w:p>
    <w:p w14:paraId="72B956D6"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6D7"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&lt;TransactionType id="t4_VraagKokAanKeukenhulp"&gt;</w:t>
      </w:r>
    </w:p>
    <w:p w14:paraId="72B956D8"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&lt;description&gt;T4 Vraag (kok aan keukenhulp)&lt;/description&gt;</w:t>
      </w:r>
    </w:p>
    <w:p w14:paraId="72B956D9"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6DA"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6DB"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6DC"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&lt;dateLaMu&gt;2011-10-26T00:00:00&lt;/dateLaMu&gt;</w:t>
      </w:r>
    </w:p>
    <w:p w14:paraId="72B956DD"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6DE"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&lt;initiator&gt;</w:t>
      </w:r>
    </w:p>
    <w:p w14:paraId="72B956DF"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&lt;RoleTypeRef idref="kok"/&gt;</w:t>
      </w:r>
    </w:p>
    <w:p w14:paraId="72B956E0"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&lt;/initiator&gt;</w:t>
      </w:r>
    </w:p>
    <w:p w14:paraId="72B956E1"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&lt;executor&gt;</w:t>
      </w:r>
    </w:p>
    <w:p w14:paraId="72B956E2"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&lt;RoleTypeRef idref="keukenhulp"/&gt;</w:t>
      </w:r>
    </w:p>
    <w:p w14:paraId="72B956E3"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&lt;/executor&gt;</w:t>
      </w:r>
    </w:p>
    <w:p w14:paraId="72B956E4"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&lt;appendixTypes&gt;</w:t>
      </w:r>
    </w:p>
    <w:p w14:paraId="72B956E5"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&lt;AppendixTypeRef idref="AppRapport"/&gt;</w:t>
      </w:r>
    </w:p>
    <w:p w14:paraId="72B956E6" w14:textId="77777777" w:rsidR="00453180"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&lt;/appendixTypes&gt;</w:t>
      </w:r>
    </w:p>
    <w:p w14:paraId="72B956E7" w14:textId="77777777" w:rsidR="00F3633E" w:rsidRPr="00FA659F" w:rsidRDefault="00453180" w:rsidP="00453180">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&lt;/TransactionType&gt;</w:t>
      </w:r>
    </w:p>
    <w:p w14:paraId="72B956E8" w14:textId="77777777" w:rsidR="00D90007" w:rsidRPr="00BB039F" w:rsidRDefault="00D90007" w:rsidP="00D90007">
      <w:pPr>
        <w:pStyle w:val="Gobarsubparagraaftitel"/>
        <w:ind w:left="0" w:firstLine="0"/>
        <w:rPr>
          <w:rFonts w:ascii="Corbel" w:hAnsi="Corbel"/>
        </w:rPr>
      </w:pPr>
      <w:bookmarkStart w:id="423" w:name="_Toc408989362"/>
      <w:bookmarkStart w:id="424" w:name="_Toc4568140"/>
      <w:r w:rsidRPr="00BB039F">
        <w:rPr>
          <w:rFonts w:ascii="Corbel" w:hAnsi="Corbel"/>
        </w:rPr>
        <w:t>MessageType</w:t>
      </w:r>
      <w:bookmarkEnd w:id="419"/>
      <w:bookmarkEnd w:id="420"/>
      <w:bookmarkEnd w:id="421"/>
      <w:bookmarkEnd w:id="422"/>
      <w:bookmarkEnd w:id="423"/>
      <w:bookmarkEnd w:id="424"/>
    </w:p>
    <w:p w14:paraId="72B956E9" w14:textId="77777777" w:rsidR="00D90007" w:rsidRPr="00BB039F" w:rsidRDefault="00D90007" w:rsidP="00D90007">
      <w:pPr>
        <w:rPr>
          <w:rFonts w:ascii="Corbel" w:hAnsi="Corbel"/>
          <w:sz w:val="22"/>
          <w:szCs w:val="22"/>
        </w:rPr>
      </w:pPr>
      <w:r w:rsidRPr="00BB039F">
        <w:rPr>
          <w:rFonts w:ascii="Corbel" w:hAnsi="Corbel"/>
          <w:sz w:val="22"/>
          <w:szCs w:val="22"/>
        </w:rPr>
        <w:t xml:space="preserve">De inhoud en vorm van de inhoud die de uiteindelijke berichten zullen moeten bevatten wordt binnen het </w:t>
      </w:r>
      <w:r w:rsidRPr="00BB039F">
        <w:rPr>
          <w:rFonts w:ascii="Corbel" w:hAnsi="Corbel"/>
          <w:i/>
          <w:sz w:val="22"/>
          <w:szCs w:val="22"/>
        </w:rPr>
        <w:t>MessageType</w:t>
      </w:r>
      <w:r w:rsidRPr="00BB039F">
        <w:rPr>
          <w:rFonts w:ascii="Corbel" w:hAnsi="Corbel"/>
          <w:sz w:val="22"/>
          <w:szCs w:val="22"/>
        </w:rPr>
        <w:t xml:space="preserve"> gedefinieerd. Zoals in de transacties bij het voorbeeld is te zien, zijn een behoorlijk aantal berichten nodig. De berichten en hun vorm worden hieronder gedefinieerd. We kunnen hierbij op dezelfde manier als bij </w:t>
      </w:r>
      <w:r w:rsidRPr="00BB039F">
        <w:rPr>
          <w:rFonts w:ascii="Corbel" w:hAnsi="Corbel"/>
          <w:i/>
          <w:sz w:val="22"/>
          <w:szCs w:val="22"/>
        </w:rPr>
        <w:t>PersonType</w:t>
      </w:r>
      <w:r w:rsidRPr="00BB039F">
        <w:rPr>
          <w:rFonts w:ascii="Corbel" w:hAnsi="Corbel"/>
          <w:sz w:val="22"/>
          <w:szCs w:val="22"/>
        </w:rPr>
        <w:t xml:space="preserve">, </w:t>
      </w:r>
      <w:r w:rsidRPr="00BB039F">
        <w:rPr>
          <w:rFonts w:ascii="Corbel" w:hAnsi="Corbel"/>
          <w:i/>
          <w:sz w:val="22"/>
          <w:szCs w:val="22"/>
        </w:rPr>
        <w:t>OrganisationType</w:t>
      </w:r>
      <w:r w:rsidRPr="00BB039F">
        <w:rPr>
          <w:rFonts w:ascii="Corbel" w:hAnsi="Corbel"/>
          <w:sz w:val="22"/>
          <w:szCs w:val="22"/>
        </w:rPr>
        <w:t xml:space="preserve">, </w:t>
      </w:r>
      <w:r w:rsidRPr="00BB039F">
        <w:rPr>
          <w:rFonts w:ascii="Corbel" w:hAnsi="Corbel"/>
          <w:i/>
          <w:sz w:val="22"/>
          <w:szCs w:val="22"/>
        </w:rPr>
        <w:t>GroupType</w:t>
      </w:r>
      <w:r w:rsidRPr="00BB039F">
        <w:rPr>
          <w:rFonts w:ascii="Corbel" w:hAnsi="Corbel"/>
          <w:sz w:val="22"/>
          <w:szCs w:val="22"/>
        </w:rPr>
        <w:t xml:space="preserve"> en </w:t>
      </w:r>
      <w:r w:rsidRPr="00BB039F">
        <w:rPr>
          <w:rFonts w:ascii="Corbel" w:hAnsi="Corbel"/>
          <w:i/>
          <w:sz w:val="22"/>
          <w:szCs w:val="22"/>
        </w:rPr>
        <w:t>AppendixType</w:t>
      </w:r>
      <w:r w:rsidRPr="00BB039F">
        <w:rPr>
          <w:rFonts w:ascii="Corbel" w:hAnsi="Corbel"/>
          <w:sz w:val="22"/>
          <w:szCs w:val="22"/>
        </w:rPr>
        <w:t xml:space="preserve"> (deze wordt in dit voorbeeld niet gebruikt) de vorm en invulling van de berichten bijna geheel naar onze hand zetten. In een aantal berichten hebben we geen zelf gedefinieerde vorm voor het bericht bedacht, het zijn puur notificaties. </w:t>
      </w:r>
    </w:p>
    <w:p w14:paraId="72B956EA" w14:textId="77777777" w:rsidR="00D90007" w:rsidRPr="00BB039F" w:rsidRDefault="00D90007" w:rsidP="00D90007">
      <w:pPr>
        <w:rPr>
          <w:rFonts w:ascii="Corbel" w:hAnsi="Corbel"/>
        </w:rPr>
      </w:pPr>
    </w:p>
    <w:p w14:paraId="72B956E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&lt;MessageType id="msgAanbiedingMenuKaart"&gt;</w:t>
      </w:r>
    </w:p>
    <w:p w14:paraId="72B956E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&lt;description&gt;Menukaart&lt;/description&gt;</w:t>
      </w:r>
    </w:p>
    <w:p w14:paraId="72B956E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&lt;startDate&gt;2009-01-01T00:00:00&lt;/startDate&gt;</w:t>
      </w:r>
    </w:p>
    <w:p w14:paraId="72B956E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&lt;endDate&gt;2010-01-01T00:00:00&lt;/endDate&gt;</w:t>
      </w:r>
    </w:p>
    <w:p w14:paraId="72B956E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6F0"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&lt;dateLaMu&gt;2009-01-29T00:00:00&lt;/dateLaMu&gt;</w:t>
      </w:r>
    </w:p>
    <w:p w14:paraId="72B956F1" w14:textId="5C5EC4FA" w:rsidR="002D133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425" w:author="Willems, P.H. (Peter)" w:date="2019-03-26T12:10:00Z"/>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3AB7A255" w14:textId="5B9ACDBC" w:rsidR="00966F81" w:rsidRPr="00662740" w:rsidRDefault="00966F8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26" w:author="Willems, P.H. (Peter)" w:date="2019-06-04T08:53:00Z">
            <w:rPr>
              <w:rFonts w:ascii="Courier New" w:eastAsia="Times New Roman" w:hAnsi="Courier New" w:cs="Courier New"/>
              <w:color w:val="008080"/>
              <w:kern w:val="0"/>
              <w:sz w:val="18"/>
              <w:szCs w:val="18"/>
            </w:rPr>
          </w:rPrChange>
        </w:rPr>
      </w:pPr>
      <w:ins w:id="427" w:author="Willems, P.H. (Peter)" w:date="2019-03-26T12:10:00Z">
        <w:r>
          <w:rPr>
            <w:rFonts w:ascii="Consolas" w:hAnsi="Consolas"/>
            <w:color w:val="24292E"/>
            <w:sz w:val="18"/>
            <w:szCs w:val="18"/>
            <w:shd w:val="clear" w:color="auto" w:fill="FFFFFF"/>
          </w:rPr>
          <w:t xml:space="preserve">    </w:t>
        </w:r>
        <w:r w:rsidRPr="00662740">
          <w:rPr>
            <w:rFonts w:ascii="Courier New" w:eastAsia="Times New Roman" w:hAnsi="Courier New" w:cs="Courier New"/>
            <w:color w:val="008080"/>
            <w:kern w:val="0"/>
            <w:sz w:val="18"/>
            <w:szCs w:val="18"/>
            <w:rPrChange w:id="428" w:author="Willems, P.H. (Peter)" w:date="2019-06-04T08:55:00Z">
              <w:rPr>
                <w:rFonts w:ascii="Consolas" w:hAnsi="Consolas"/>
                <w:color w:val="24292E"/>
                <w:sz w:val="18"/>
                <w:szCs w:val="18"/>
                <w:shd w:val="clear" w:color="auto" w:fill="FFFFFF"/>
              </w:rPr>
            </w:rPrChange>
          </w:rPr>
          <w:t>&lt;</w:t>
        </w:r>
        <w:r w:rsidRPr="00662740">
          <w:rPr>
            <w:rFonts w:ascii="Courier New" w:eastAsia="Times New Roman" w:hAnsi="Courier New" w:cs="Courier New"/>
            <w:color w:val="008080"/>
            <w:kern w:val="0"/>
            <w:sz w:val="18"/>
            <w:szCs w:val="18"/>
            <w:rPrChange w:id="429" w:author="Willems, P.H. (Peter)" w:date="2019-06-04T08:55:00Z">
              <w:rPr>
                <w:rStyle w:val="pl-ent"/>
                <w:rFonts w:ascii="Consolas" w:hAnsi="Consolas"/>
                <w:color w:val="22863A"/>
                <w:sz w:val="18"/>
                <w:szCs w:val="18"/>
                <w:shd w:val="clear" w:color="auto" w:fill="FFFFFF"/>
              </w:rPr>
            </w:rPrChange>
          </w:rPr>
          <w:t>appendixMandatory</w:t>
        </w:r>
        <w:r w:rsidRPr="00662740">
          <w:rPr>
            <w:rFonts w:ascii="Courier New" w:eastAsia="Times New Roman" w:hAnsi="Courier New" w:cs="Courier New"/>
            <w:color w:val="008080"/>
            <w:kern w:val="0"/>
            <w:sz w:val="18"/>
            <w:szCs w:val="18"/>
            <w:rPrChange w:id="430" w:author="Willems, P.H. (Peter)" w:date="2019-06-04T08:55:00Z">
              <w:rPr>
                <w:rFonts w:ascii="Consolas" w:hAnsi="Consolas"/>
                <w:color w:val="24292E"/>
                <w:sz w:val="18"/>
                <w:szCs w:val="18"/>
                <w:shd w:val="clear" w:color="auto" w:fill="FFFFFF"/>
              </w:rPr>
            </w:rPrChange>
          </w:rPr>
          <w:t>&gt;true&lt;/</w:t>
        </w:r>
        <w:r w:rsidRPr="00662740">
          <w:rPr>
            <w:rFonts w:ascii="Courier New" w:eastAsia="Times New Roman" w:hAnsi="Courier New" w:cs="Courier New"/>
            <w:color w:val="008080"/>
            <w:kern w:val="0"/>
            <w:sz w:val="18"/>
            <w:szCs w:val="18"/>
            <w:rPrChange w:id="431" w:author="Willems, P.H. (Peter)" w:date="2019-06-04T08:55:00Z">
              <w:rPr>
                <w:rStyle w:val="pl-ent"/>
                <w:rFonts w:ascii="Consolas" w:hAnsi="Consolas"/>
                <w:color w:val="22863A"/>
                <w:sz w:val="18"/>
                <w:szCs w:val="18"/>
                <w:shd w:val="clear" w:color="auto" w:fill="FFFFFF"/>
              </w:rPr>
            </w:rPrChange>
          </w:rPr>
          <w:t>appendixMandatory</w:t>
        </w:r>
        <w:r w:rsidRPr="00662740">
          <w:rPr>
            <w:rFonts w:ascii="Courier New" w:eastAsia="Times New Roman" w:hAnsi="Courier New" w:cs="Courier New"/>
            <w:color w:val="008080"/>
            <w:kern w:val="0"/>
            <w:sz w:val="18"/>
            <w:szCs w:val="18"/>
            <w:rPrChange w:id="432" w:author="Willems, P.H. (Peter)" w:date="2019-06-04T08:55:00Z">
              <w:rPr>
                <w:rFonts w:ascii="Consolas" w:hAnsi="Consolas"/>
                <w:color w:val="24292E"/>
                <w:sz w:val="18"/>
                <w:szCs w:val="18"/>
                <w:shd w:val="clear" w:color="auto" w:fill="FFFFFF"/>
              </w:rPr>
            </w:rPrChange>
          </w:rPr>
          <w:t>&gt;</w:t>
        </w:r>
      </w:ins>
    </w:p>
    <w:p w14:paraId="72B956F2"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33"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434" w:author="Willems, P.H. (Peter)" w:date="2019-06-04T08:53:00Z">
            <w:rPr>
              <w:rFonts w:ascii="Courier New" w:eastAsia="Times New Roman" w:hAnsi="Courier New" w:cs="Courier New"/>
              <w:color w:val="008080"/>
              <w:kern w:val="0"/>
              <w:sz w:val="18"/>
              <w:szCs w:val="18"/>
            </w:rPr>
          </w:rPrChange>
        </w:rPr>
        <w:t xml:space="preserve">    &lt;complexElements&gt;</w:t>
      </w:r>
    </w:p>
    <w:p w14:paraId="72B956F3" w14:textId="3693AA65"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435" w:author="Willems, P.H. (Peter)" w:date="2019-03-26T12:11:00Z"/>
          <w:rFonts w:ascii="Courier New" w:eastAsia="Times New Roman" w:hAnsi="Courier New" w:cs="Courier New"/>
          <w:color w:val="008080"/>
          <w:kern w:val="0"/>
          <w:sz w:val="18"/>
          <w:szCs w:val="18"/>
          <w:lang w:val="en-US"/>
          <w:rPrChange w:id="436" w:author="Willems, P.H. (Peter)" w:date="2019-06-04T08:53:00Z">
            <w:rPr>
              <w:ins w:id="437" w:author="Willems, P.H. (Peter)" w:date="2019-03-26T12:11:00Z"/>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438" w:author="Willems, P.H. (Peter)" w:date="2019-06-04T08:53:00Z">
            <w:rPr>
              <w:rFonts w:ascii="Courier New" w:eastAsia="Times New Roman" w:hAnsi="Courier New" w:cs="Courier New"/>
              <w:color w:val="008080"/>
              <w:kern w:val="0"/>
              <w:sz w:val="18"/>
              <w:szCs w:val="18"/>
            </w:rPr>
          </w:rPrChange>
        </w:rPr>
        <w:t xml:space="preserve">        &lt;ComplexElementTypeRef idref="CeMenuKaart"/&gt;</w:t>
      </w:r>
    </w:p>
    <w:p w14:paraId="59FCC62C" w14:textId="63C1E596" w:rsidR="00BA51AC" w:rsidRDefault="00BA51AC"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439" w:author="Willems, P.H. (Peter)" w:date="2019-03-26T12:12:00Z"/>
          <w:rFonts w:ascii="Courier New" w:eastAsia="Times New Roman" w:hAnsi="Courier New" w:cs="Courier New"/>
          <w:color w:val="008080"/>
          <w:kern w:val="0"/>
          <w:sz w:val="18"/>
          <w:szCs w:val="18"/>
        </w:rPr>
      </w:pPr>
      <w:ins w:id="440" w:author="Willems, P.H. (Peter)" w:date="2019-03-26T12:11:00Z">
        <w:r w:rsidRPr="00662740">
          <w:rPr>
            <w:rFonts w:ascii="Courier New" w:eastAsia="Times New Roman" w:hAnsi="Courier New" w:cs="Courier New"/>
            <w:color w:val="008080"/>
            <w:kern w:val="0"/>
            <w:sz w:val="18"/>
            <w:szCs w:val="18"/>
            <w:lang w:val="en-US"/>
            <w:rPrChange w:id="441" w:author="Willems, P.H. (Peter)" w:date="2019-06-04T08:53:00Z">
              <w:rPr>
                <w:rFonts w:ascii="Courier New" w:eastAsia="Times New Roman" w:hAnsi="Courier New" w:cs="Courier New"/>
                <w:color w:val="008080"/>
                <w:kern w:val="0"/>
                <w:sz w:val="18"/>
                <w:szCs w:val="18"/>
              </w:rPr>
            </w:rPrChange>
          </w:rPr>
          <w:t xml:space="preserve">        </w:t>
        </w:r>
      </w:ins>
      <w:ins w:id="442" w:author="Willems, P.H. (Peter)" w:date="2019-03-26T12:12:00Z">
        <w:r w:rsidR="00D87BEF" w:rsidRPr="00D87BEF">
          <w:rPr>
            <w:rFonts w:ascii="Courier New" w:eastAsia="Times New Roman" w:hAnsi="Courier New" w:cs="Courier New"/>
            <w:color w:val="008080"/>
            <w:kern w:val="0"/>
            <w:sz w:val="18"/>
            <w:szCs w:val="18"/>
          </w:rPr>
          <w:t>&lt;ComplexElementTypeRef idref="CeDagMenu"/&gt;</w:t>
        </w:r>
      </w:ins>
    </w:p>
    <w:p w14:paraId="2091937F" w14:textId="1D0D08F3" w:rsidR="00D87BEF" w:rsidRPr="00FA659F" w:rsidRDefault="00D87BE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ins w:id="443" w:author="Willems, P.H. (Peter)" w:date="2019-03-26T12:12:00Z">
        <w:r w:rsidRPr="00FA659F">
          <w:rPr>
            <w:rFonts w:ascii="Courier New" w:eastAsia="Times New Roman" w:hAnsi="Courier New" w:cs="Courier New"/>
            <w:color w:val="008080"/>
            <w:kern w:val="0"/>
            <w:sz w:val="18"/>
            <w:szCs w:val="18"/>
          </w:rPr>
          <w:t xml:space="preserve">        </w:t>
        </w:r>
        <w:r w:rsidR="00015211" w:rsidRPr="00015211">
          <w:rPr>
            <w:rFonts w:ascii="Courier New" w:eastAsia="Times New Roman" w:hAnsi="Courier New" w:cs="Courier New"/>
            <w:color w:val="008080"/>
            <w:kern w:val="0"/>
            <w:sz w:val="18"/>
            <w:szCs w:val="18"/>
          </w:rPr>
          <w:t>&lt;ComplexElementTypeRef idref="CeDrankenKaart"/&gt;</w:t>
        </w:r>
      </w:ins>
    </w:p>
    <w:p w14:paraId="72B956F4"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44" w:author="Willems, P.H. (Peter)" w:date="2019-06-04T08:53:00Z">
            <w:rPr>
              <w:rFonts w:ascii="Courier New" w:eastAsia="Times New Roman" w:hAnsi="Courier New" w:cs="Courier New"/>
              <w:color w:val="008080"/>
              <w:kern w:val="0"/>
              <w:sz w:val="18"/>
              <w:szCs w:val="18"/>
            </w:rPr>
          </w:rPrChange>
        </w:rPr>
      </w:pPr>
      <w:r w:rsidRPr="00FA659F">
        <w:rPr>
          <w:rFonts w:ascii="Courier New" w:eastAsia="Times New Roman" w:hAnsi="Courier New" w:cs="Courier New"/>
          <w:color w:val="008080"/>
          <w:kern w:val="0"/>
          <w:sz w:val="18"/>
          <w:szCs w:val="18"/>
        </w:rPr>
        <w:t xml:space="preserve">        </w:t>
      </w:r>
      <w:r w:rsidRPr="00662740">
        <w:rPr>
          <w:rFonts w:ascii="Courier New" w:eastAsia="Times New Roman" w:hAnsi="Courier New" w:cs="Courier New"/>
          <w:color w:val="008080"/>
          <w:kern w:val="0"/>
          <w:sz w:val="18"/>
          <w:szCs w:val="18"/>
          <w:lang w:val="en-US"/>
          <w:rPrChange w:id="445" w:author="Willems, P.H. (Peter)" w:date="2019-06-04T08:53:00Z">
            <w:rPr>
              <w:rFonts w:ascii="Courier New" w:eastAsia="Times New Roman" w:hAnsi="Courier New" w:cs="Courier New"/>
              <w:color w:val="008080"/>
              <w:kern w:val="0"/>
              <w:sz w:val="18"/>
              <w:szCs w:val="18"/>
            </w:rPr>
          </w:rPrChange>
        </w:rPr>
        <w:t>&lt;ComplexElementTypeRef idref="CeMenuKaartType"/&gt;</w:t>
      </w:r>
    </w:p>
    <w:p w14:paraId="72B956F5"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46"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447" w:author="Willems, P.H. (Peter)" w:date="2019-06-04T08:53:00Z">
            <w:rPr>
              <w:rFonts w:ascii="Courier New" w:eastAsia="Times New Roman" w:hAnsi="Courier New" w:cs="Courier New"/>
              <w:color w:val="008080"/>
              <w:kern w:val="0"/>
              <w:sz w:val="18"/>
              <w:szCs w:val="18"/>
            </w:rPr>
          </w:rPrChange>
        </w:rPr>
        <w:t xml:space="preserve">    &lt;/complexElements&gt;</w:t>
      </w:r>
    </w:p>
    <w:p w14:paraId="72B956F6"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48"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449" w:author="Willems, P.H. (Peter)" w:date="2019-06-04T08:53:00Z">
            <w:rPr>
              <w:rFonts w:ascii="Courier New" w:eastAsia="Times New Roman" w:hAnsi="Courier New" w:cs="Courier New"/>
              <w:color w:val="008080"/>
              <w:kern w:val="0"/>
              <w:sz w:val="18"/>
              <w:szCs w:val="18"/>
            </w:rPr>
          </w:rPrChange>
        </w:rPr>
        <w:t>&lt;/MessageType&gt;</w:t>
      </w:r>
    </w:p>
    <w:p w14:paraId="72B956F7"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50" w:author="Willems, P.H. (Peter)" w:date="2019-06-04T08:53:00Z">
            <w:rPr>
              <w:rFonts w:ascii="Courier New" w:eastAsia="Times New Roman" w:hAnsi="Courier New" w:cs="Courier New"/>
              <w:color w:val="008080"/>
              <w:kern w:val="0"/>
              <w:sz w:val="18"/>
              <w:szCs w:val="18"/>
            </w:rPr>
          </w:rPrChange>
        </w:rPr>
      </w:pPr>
    </w:p>
    <w:p w14:paraId="72B956F8"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51"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452" w:author="Willems, P.H. (Peter)" w:date="2019-06-04T08:53:00Z">
            <w:rPr>
              <w:rFonts w:ascii="Courier New" w:eastAsia="Times New Roman" w:hAnsi="Courier New" w:cs="Courier New"/>
              <w:color w:val="008080"/>
              <w:kern w:val="0"/>
              <w:sz w:val="18"/>
              <w:szCs w:val="18"/>
            </w:rPr>
          </w:rPrChange>
        </w:rPr>
        <w:t>&lt;MessageType id="msgAntwoord"&gt;</w:t>
      </w:r>
    </w:p>
    <w:p w14:paraId="72B956F9"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53"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454" w:author="Willems, P.H. (Peter)" w:date="2019-06-04T08:53:00Z">
            <w:rPr>
              <w:rFonts w:ascii="Courier New" w:eastAsia="Times New Roman" w:hAnsi="Courier New" w:cs="Courier New"/>
              <w:color w:val="008080"/>
              <w:kern w:val="0"/>
              <w:sz w:val="18"/>
              <w:szCs w:val="18"/>
            </w:rPr>
          </w:rPrChange>
        </w:rPr>
        <w:t xml:space="preserve">    &lt;description&gt;Antwoord&lt;/description&gt;</w:t>
      </w:r>
    </w:p>
    <w:p w14:paraId="72B956FA"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55"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456" w:author="Willems, P.H. (Peter)" w:date="2019-06-04T08:53:00Z">
            <w:rPr>
              <w:rFonts w:ascii="Courier New" w:eastAsia="Times New Roman" w:hAnsi="Courier New" w:cs="Courier New"/>
              <w:color w:val="008080"/>
              <w:kern w:val="0"/>
              <w:sz w:val="18"/>
              <w:szCs w:val="18"/>
            </w:rPr>
          </w:rPrChange>
        </w:rPr>
        <w:t xml:space="preserve">    &lt;startDate&gt;2009-01-01T00:00:00&lt;/startDate&gt;</w:t>
      </w:r>
    </w:p>
    <w:p w14:paraId="72B956FB"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457"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458" w:author="Willems, P.H. (Peter)" w:date="2019-06-04T08:53:00Z">
            <w:rPr>
              <w:rFonts w:ascii="Courier New" w:eastAsia="Times New Roman" w:hAnsi="Courier New" w:cs="Courier New"/>
              <w:color w:val="008080"/>
              <w:kern w:val="0"/>
              <w:sz w:val="18"/>
              <w:szCs w:val="18"/>
            </w:rPr>
          </w:rPrChange>
        </w:rPr>
        <w:t xml:space="preserve">    &lt;endDate&gt;2010-01-01T00:00:00&lt;/endDate&gt;</w:t>
      </w:r>
    </w:p>
    <w:p w14:paraId="72B956F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662740">
        <w:rPr>
          <w:rFonts w:ascii="Courier New" w:eastAsia="Times New Roman" w:hAnsi="Courier New" w:cs="Courier New"/>
          <w:color w:val="008080"/>
          <w:kern w:val="0"/>
          <w:sz w:val="18"/>
          <w:szCs w:val="18"/>
          <w:lang w:val="en-US"/>
          <w:rPrChange w:id="459" w:author="Willems, P.H. (Peter)" w:date="2019-06-04T08:53:00Z">
            <w:rPr>
              <w:rFonts w:ascii="Courier New" w:eastAsia="Times New Roman" w:hAnsi="Courier New" w:cs="Courier New"/>
              <w:color w:val="008080"/>
              <w:kern w:val="0"/>
              <w:sz w:val="18"/>
              <w:szCs w:val="18"/>
            </w:rPr>
          </w:rPrChange>
        </w:rPr>
        <w:t xml:space="preserve">    </w:t>
      </w:r>
      <w:r w:rsidRPr="00FA659F">
        <w:rPr>
          <w:rFonts w:ascii="Courier New" w:eastAsia="Times New Roman" w:hAnsi="Courier New" w:cs="Courier New"/>
          <w:color w:val="008080"/>
          <w:kern w:val="0"/>
          <w:sz w:val="18"/>
          <w:szCs w:val="18"/>
          <w:lang w:val="en-US"/>
        </w:rPr>
        <w:t>&lt;state&gt;active&lt;/state&gt;</w:t>
      </w:r>
    </w:p>
    <w:p w14:paraId="72B956FD"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Change w:id="460" w:author="Willems, P.H. (Peter)" w:date="2019-06-04T08:53:00Z">
            <w:rPr>
              <w:rFonts w:ascii="Courier New" w:eastAsia="Times New Roman" w:hAnsi="Courier New" w:cs="Courier New"/>
              <w:color w:val="008080"/>
              <w:kern w:val="0"/>
              <w:sz w:val="18"/>
              <w:szCs w:val="18"/>
              <w:lang w:val="en-US"/>
            </w:rPr>
          </w:rPrChange>
        </w:rPr>
      </w:pPr>
      <w:r w:rsidRPr="00FA659F">
        <w:rPr>
          <w:rFonts w:ascii="Courier New" w:eastAsia="Times New Roman" w:hAnsi="Courier New" w:cs="Courier New"/>
          <w:color w:val="008080"/>
          <w:kern w:val="0"/>
          <w:sz w:val="18"/>
          <w:szCs w:val="18"/>
          <w:lang w:val="en-US"/>
        </w:rPr>
        <w:t xml:space="preserve">    </w:t>
      </w:r>
      <w:r w:rsidRPr="00662740">
        <w:rPr>
          <w:rFonts w:ascii="Courier New" w:eastAsia="Times New Roman" w:hAnsi="Courier New" w:cs="Courier New"/>
          <w:color w:val="008080"/>
          <w:kern w:val="0"/>
          <w:sz w:val="18"/>
          <w:szCs w:val="18"/>
          <w:rPrChange w:id="461" w:author="Willems, P.H. (Peter)" w:date="2019-06-04T08:53:00Z">
            <w:rPr>
              <w:rFonts w:ascii="Courier New" w:eastAsia="Times New Roman" w:hAnsi="Courier New" w:cs="Courier New"/>
              <w:color w:val="008080"/>
              <w:kern w:val="0"/>
              <w:sz w:val="18"/>
              <w:szCs w:val="18"/>
              <w:lang w:val="en-US"/>
            </w:rPr>
          </w:rPrChange>
        </w:rPr>
        <w:t>&lt;dateLaMu&gt;2011-10-26T00:00:00&lt;/dateLaMu&gt;</w:t>
      </w:r>
    </w:p>
    <w:p w14:paraId="72B956FE"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Change w:id="462" w:author="Willems, P.H. (Peter)" w:date="2019-06-04T08:53:00Z">
            <w:rPr>
              <w:rFonts w:ascii="Courier New" w:eastAsia="Times New Roman" w:hAnsi="Courier New" w:cs="Courier New"/>
              <w:color w:val="008080"/>
              <w:kern w:val="0"/>
              <w:sz w:val="18"/>
              <w:szCs w:val="18"/>
              <w:lang w:val="en-US"/>
            </w:rPr>
          </w:rPrChange>
        </w:rPr>
      </w:pPr>
      <w:r w:rsidRPr="00662740">
        <w:rPr>
          <w:rFonts w:ascii="Courier New" w:eastAsia="Times New Roman" w:hAnsi="Courier New" w:cs="Courier New"/>
          <w:color w:val="008080"/>
          <w:kern w:val="0"/>
          <w:sz w:val="18"/>
          <w:szCs w:val="18"/>
          <w:rPrChange w:id="463" w:author="Willems, P.H. (Peter)" w:date="2019-06-04T08:53:00Z">
            <w:rPr>
              <w:rFonts w:ascii="Courier New" w:eastAsia="Times New Roman" w:hAnsi="Courier New" w:cs="Courier New"/>
              <w:color w:val="008080"/>
              <w:kern w:val="0"/>
              <w:sz w:val="18"/>
              <w:szCs w:val="18"/>
              <w:lang w:val="en-US"/>
            </w:rPr>
          </w:rPrChange>
        </w:rPr>
        <w:t xml:space="preserve">    &lt;userLaMu&gt;PWi&lt;/userLaMu&gt;</w:t>
      </w:r>
    </w:p>
    <w:p w14:paraId="72B956FF"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Change w:id="464" w:author="Willems, P.H. (Peter)" w:date="2019-06-04T08:53:00Z">
            <w:rPr>
              <w:rFonts w:ascii="Courier New" w:eastAsia="Times New Roman" w:hAnsi="Courier New" w:cs="Courier New"/>
              <w:color w:val="008080"/>
              <w:kern w:val="0"/>
              <w:sz w:val="18"/>
              <w:szCs w:val="18"/>
              <w:lang w:val="en-US"/>
            </w:rPr>
          </w:rPrChange>
        </w:rPr>
      </w:pPr>
      <w:r w:rsidRPr="00662740">
        <w:rPr>
          <w:rFonts w:ascii="Courier New" w:eastAsia="Times New Roman" w:hAnsi="Courier New" w:cs="Courier New"/>
          <w:color w:val="008080"/>
          <w:kern w:val="0"/>
          <w:sz w:val="18"/>
          <w:szCs w:val="18"/>
          <w:rPrChange w:id="465" w:author="Willems, P.H. (Peter)" w:date="2019-06-04T08:53:00Z">
            <w:rPr>
              <w:rFonts w:ascii="Courier New" w:eastAsia="Times New Roman" w:hAnsi="Courier New" w:cs="Courier New"/>
              <w:color w:val="008080"/>
              <w:kern w:val="0"/>
              <w:sz w:val="18"/>
              <w:szCs w:val="18"/>
              <w:lang w:val="en-US"/>
            </w:rPr>
          </w:rPrChange>
        </w:rPr>
        <w:t xml:space="preserve">    &lt;complexElements&gt;</w:t>
      </w:r>
    </w:p>
    <w:p w14:paraId="72B95700"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Change w:id="466" w:author="Willems, P.H. (Peter)" w:date="2019-06-04T08:53:00Z">
            <w:rPr>
              <w:rFonts w:ascii="Courier New" w:eastAsia="Times New Roman" w:hAnsi="Courier New" w:cs="Courier New"/>
              <w:color w:val="008080"/>
              <w:kern w:val="0"/>
              <w:sz w:val="18"/>
              <w:szCs w:val="18"/>
              <w:lang w:val="en-US"/>
            </w:rPr>
          </w:rPrChange>
        </w:rPr>
      </w:pPr>
      <w:r w:rsidRPr="00662740">
        <w:rPr>
          <w:rFonts w:ascii="Courier New" w:eastAsia="Times New Roman" w:hAnsi="Courier New" w:cs="Courier New"/>
          <w:color w:val="008080"/>
          <w:kern w:val="0"/>
          <w:sz w:val="18"/>
          <w:szCs w:val="18"/>
          <w:rPrChange w:id="467" w:author="Willems, P.H. (Peter)" w:date="2019-06-04T08:53:00Z">
            <w:rPr>
              <w:rFonts w:ascii="Courier New" w:eastAsia="Times New Roman" w:hAnsi="Courier New" w:cs="Courier New"/>
              <w:color w:val="008080"/>
              <w:kern w:val="0"/>
              <w:sz w:val="18"/>
              <w:szCs w:val="18"/>
              <w:lang w:val="en-US"/>
            </w:rPr>
          </w:rPrChange>
        </w:rPr>
        <w:t xml:space="preserve">        &lt;ComplexElementTypeRef idref="CeVraag"/&gt;</w:t>
      </w:r>
    </w:p>
    <w:p w14:paraId="72B95701" w14:textId="2F0B8178"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468" w:author="Willems, P.H. (Peter)" w:date="2019-03-26T12:15:00Z"/>
          <w:rFonts w:ascii="Courier New" w:eastAsia="Times New Roman" w:hAnsi="Courier New" w:cs="Courier New"/>
          <w:color w:val="008080"/>
          <w:kern w:val="0"/>
          <w:sz w:val="18"/>
          <w:szCs w:val="18"/>
          <w:rPrChange w:id="469" w:author="Willems, P.H. (Peter)" w:date="2019-06-04T08:53:00Z">
            <w:rPr>
              <w:ins w:id="470" w:author="Willems, P.H. (Peter)" w:date="2019-03-26T12:15:00Z"/>
              <w:rFonts w:ascii="Courier New" w:eastAsia="Times New Roman" w:hAnsi="Courier New" w:cs="Courier New"/>
              <w:color w:val="008080"/>
              <w:kern w:val="0"/>
              <w:sz w:val="18"/>
              <w:szCs w:val="18"/>
              <w:lang w:val="en-US"/>
            </w:rPr>
          </w:rPrChange>
        </w:rPr>
      </w:pPr>
      <w:r w:rsidRPr="00662740">
        <w:rPr>
          <w:rFonts w:ascii="Courier New" w:eastAsia="Times New Roman" w:hAnsi="Courier New" w:cs="Courier New"/>
          <w:color w:val="008080"/>
          <w:kern w:val="0"/>
          <w:sz w:val="18"/>
          <w:szCs w:val="18"/>
          <w:rPrChange w:id="471" w:author="Willems, P.H. (Peter)" w:date="2019-06-04T08:53:00Z">
            <w:rPr>
              <w:rFonts w:ascii="Courier New" w:eastAsia="Times New Roman" w:hAnsi="Courier New" w:cs="Courier New"/>
              <w:color w:val="008080"/>
              <w:kern w:val="0"/>
              <w:sz w:val="18"/>
              <w:szCs w:val="18"/>
              <w:lang w:val="en-US"/>
            </w:rPr>
          </w:rPrChange>
        </w:rPr>
        <w:t xml:space="preserve">        &lt;ComplexElementTypeRef idref="CeAntwoord"/&gt;</w:t>
      </w:r>
    </w:p>
    <w:p w14:paraId="6772A578" w14:textId="6AEE0640" w:rsidR="00703B75" w:rsidRPr="00662740" w:rsidRDefault="00703B75"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Change w:id="472" w:author="Willems, P.H. (Peter)" w:date="2019-06-04T08:53:00Z">
            <w:rPr>
              <w:rFonts w:ascii="Courier New" w:eastAsia="Times New Roman" w:hAnsi="Courier New" w:cs="Courier New"/>
              <w:color w:val="008080"/>
              <w:kern w:val="0"/>
              <w:sz w:val="18"/>
              <w:szCs w:val="18"/>
              <w:lang w:val="en-US"/>
            </w:rPr>
          </w:rPrChange>
        </w:rPr>
      </w:pPr>
      <w:ins w:id="473" w:author="Willems, P.H. (Peter)" w:date="2019-03-26T12:15:00Z">
        <w:r w:rsidRPr="00662740">
          <w:rPr>
            <w:rFonts w:ascii="Courier New" w:eastAsia="Times New Roman" w:hAnsi="Courier New" w:cs="Courier New"/>
            <w:color w:val="008080"/>
            <w:kern w:val="0"/>
            <w:sz w:val="18"/>
            <w:szCs w:val="18"/>
            <w:rPrChange w:id="474" w:author="Willems, P.H. (Peter)" w:date="2019-06-04T08:53:00Z">
              <w:rPr>
                <w:rFonts w:ascii="Courier New" w:eastAsia="Times New Roman" w:hAnsi="Courier New" w:cs="Courier New"/>
                <w:color w:val="008080"/>
                <w:kern w:val="0"/>
                <w:sz w:val="18"/>
                <w:szCs w:val="18"/>
                <w:lang w:val="en-US"/>
              </w:rPr>
            </w:rPrChange>
          </w:rPr>
          <w:t xml:space="preserve">        </w:t>
        </w:r>
        <w:r w:rsidR="00C915C5" w:rsidRPr="00662740">
          <w:rPr>
            <w:rFonts w:ascii="Courier New" w:eastAsia="Times New Roman" w:hAnsi="Courier New" w:cs="Courier New"/>
            <w:color w:val="008080"/>
            <w:kern w:val="0"/>
            <w:sz w:val="18"/>
            <w:szCs w:val="18"/>
            <w:rPrChange w:id="475" w:author="Willems, P.H. (Peter)" w:date="2019-06-04T08:53:00Z">
              <w:rPr>
                <w:rFonts w:ascii="Courier New" w:eastAsia="Times New Roman" w:hAnsi="Courier New" w:cs="Courier New"/>
                <w:color w:val="008080"/>
                <w:kern w:val="0"/>
                <w:sz w:val="18"/>
                <w:szCs w:val="18"/>
                <w:lang w:val="en-US"/>
              </w:rPr>
            </w:rPrChange>
          </w:rPr>
          <w:t>&lt;ComplexElementTypeRef idref="CeMenuKaart"/&gt;</w:t>
        </w:r>
      </w:ins>
    </w:p>
    <w:p w14:paraId="72B95702"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Change w:id="476" w:author="Willems, P.H. (Peter)" w:date="2019-06-04T08:53:00Z">
            <w:rPr>
              <w:rFonts w:ascii="Courier New" w:eastAsia="Times New Roman" w:hAnsi="Courier New" w:cs="Courier New"/>
              <w:color w:val="008080"/>
              <w:kern w:val="0"/>
              <w:sz w:val="18"/>
              <w:szCs w:val="18"/>
              <w:lang w:val="en-US"/>
            </w:rPr>
          </w:rPrChange>
        </w:rPr>
      </w:pPr>
      <w:r w:rsidRPr="00662740">
        <w:rPr>
          <w:rFonts w:ascii="Courier New" w:eastAsia="Times New Roman" w:hAnsi="Courier New" w:cs="Courier New"/>
          <w:color w:val="008080"/>
          <w:kern w:val="0"/>
          <w:sz w:val="18"/>
          <w:szCs w:val="18"/>
          <w:rPrChange w:id="477" w:author="Willems, P.H. (Peter)" w:date="2019-06-04T08:53:00Z">
            <w:rPr>
              <w:rFonts w:ascii="Courier New" w:eastAsia="Times New Roman" w:hAnsi="Courier New" w:cs="Courier New"/>
              <w:color w:val="008080"/>
              <w:kern w:val="0"/>
              <w:sz w:val="18"/>
              <w:szCs w:val="18"/>
              <w:lang w:val="en-US"/>
            </w:rPr>
          </w:rPrChange>
        </w:rPr>
        <w:t xml:space="preserve">    &lt;/complexElements&gt;</w:t>
      </w:r>
    </w:p>
    <w:p w14:paraId="72B95703"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Change w:id="478" w:author="Willems, P.H. (Peter)" w:date="2019-06-04T08:53:00Z">
            <w:rPr>
              <w:rFonts w:ascii="Courier New" w:eastAsia="Times New Roman" w:hAnsi="Courier New" w:cs="Courier New"/>
              <w:color w:val="008080"/>
              <w:kern w:val="0"/>
              <w:sz w:val="18"/>
              <w:szCs w:val="18"/>
              <w:lang w:val="en-US"/>
            </w:rPr>
          </w:rPrChange>
        </w:rPr>
      </w:pPr>
      <w:r w:rsidRPr="00662740">
        <w:rPr>
          <w:rFonts w:ascii="Courier New" w:eastAsia="Times New Roman" w:hAnsi="Courier New" w:cs="Courier New"/>
          <w:color w:val="008080"/>
          <w:kern w:val="0"/>
          <w:sz w:val="18"/>
          <w:szCs w:val="18"/>
          <w:rPrChange w:id="479" w:author="Willems, P.H. (Peter)" w:date="2019-06-04T08:53:00Z">
            <w:rPr>
              <w:rFonts w:ascii="Courier New" w:eastAsia="Times New Roman" w:hAnsi="Courier New" w:cs="Courier New"/>
              <w:color w:val="008080"/>
              <w:kern w:val="0"/>
              <w:sz w:val="18"/>
              <w:szCs w:val="18"/>
              <w:lang w:val="en-US"/>
            </w:rPr>
          </w:rPrChange>
        </w:rPr>
        <w:t xml:space="preserve">    &lt;appendixTypes&gt;</w:t>
      </w:r>
    </w:p>
    <w:p w14:paraId="72B95704" w14:textId="77777777" w:rsidR="002D133F" w:rsidRPr="00662740"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Change w:id="480" w:author="Willems, P.H. (Peter)" w:date="2019-06-04T08:53:00Z">
            <w:rPr>
              <w:rFonts w:ascii="Courier New" w:eastAsia="Times New Roman" w:hAnsi="Courier New" w:cs="Courier New"/>
              <w:color w:val="008080"/>
              <w:kern w:val="0"/>
              <w:sz w:val="18"/>
              <w:szCs w:val="18"/>
              <w:lang w:val="en-US"/>
            </w:rPr>
          </w:rPrChange>
        </w:rPr>
      </w:pPr>
      <w:r w:rsidRPr="00662740">
        <w:rPr>
          <w:rFonts w:ascii="Courier New" w:eastAsia="Times New Roman" w:hAnsi="Courier New" w:cs="Courier New"/>
          <w:color w:val="008080"/>
          <w:kern w:val="0"/>
          <w:sz w:val="18"/>
          <w:szCs w:val="18"/>
          <w:rPrChange w:id="481" w:author="Willems, P.H. (Peter)" w:date="2019-06-04T08:53:00Z">
            <w:rPr>
              <w:rFonts w:ascii="Courier New" w:eastAsia="Times New Roman" w:hAnsi="Courier New" w:cs="Courier New"/>
              <w:color w:val="008080"/>
              <w:kern w:val="0"/>
              <w:sz w:val="18"/>
              <w:szCs w:val="18"/>
              <w:lang w:val="en-US"/>
            </w:rPr>
          </w:rPrChange>
        </w:rPr>
        <w:t xml:space="preserve">        &lt;AppendixTypeRef idref="AppTekening"/&gt;</w:t>
      </w:r>
    </w:p>
    <w:p w14:paraId="72B95705"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662740">
        <w:rPr>
          <w:rFonts w:ascii="Courier New" w:eastAsia="Times New Roman" w:hAnsi="Courier New" w:cs="Courier New"/>
          <w:color w:val="008080"/>
          <w:kern w:val="0"/>
          <w:sz w:val="18"/>
          <w:szCs w:val="18"/>
          <w:rPrChange w:id="482" w:author="Willems, P.H. (Peter)" w:date="2019-06-04T08:53:00Z">
            <w:rPr>
              <w:rFonts w:ascii="Courier New" w:eastAsia="Times New Roman" w:hAnsi="Courier New" w:cs="Courier New"/>
              <w:color w:val="008080"/>
              <w:kern w:val="0"/>
              <w:sz w:val="18"/>
              <w:szCs w:val="18"/>
              <w:lang w:val="en-US"/>
            </w:rPr>
          </w:rPrChange>
        </w:rPr>
        <w:t xml:space="preserve">    </w:t>
      </w:r>
      <w:r w:rsidRPr="00FA659F">
        <w:rPr>
          <w:rFonts w:ascii="Courier New" w:eastAsia="Times New Roman" w:hAnsi="Courier New" w:cs="Courier New"/>
          <w:color w:val="008080"/>
          <w:kern w:val="0"/>
          <w:sz w:val="18"/>
          <w:szCs w:val="18"/>
        </w:rPr>
        <w:t>&lt;/appendixTypes&gt;</w:t>
      </w:r>
    </w:p>
    <w:p w14:paraId="72B95706"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&lt;/MessageType&gt;</w:t>
      </w:r>
    </w:p>
    <w:p w14:paraId="72B95707"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p>
    <w:p w14:paraId="72B95708"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 id="msgAntwoordIsOvergenomen"&gt;</w:t>
      </w:r>
    </w:p>
    <w:p w14:paraId="72B95709"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&lt;description&gt;Antwoord is overgenomen in antwoord aan ober&lt;/description&gt;</w:t>
      </w:r>
    </w:p>
    <w:p w14:paraId="72B9570A"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70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70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70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&lt;dateLaMu&gt;2013-10-24T00:00:00&lt;/dateLaMu&gt;</w:t>
      </w:r>
    </w:p>
    <w:p w14:paraId="72B9570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70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&lt;helpInfo&gt;Dit bericht wordt alleen aangeboden als de kok een Antwoord naar de ober gestuurd heeft.&lt;/helpInfo&gt;</w:t>
      </w:r>
    </w:p>
    <w:p w14:paraId="72B95710"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711"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idref="CeVraag"/&gt;</w:t>
      </w:r>
    </w:p>
    <w:p w14:paraId="72B95712"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idref="CeAntwoord"/&gt;</w:t>
      </w:r>
    </w:p>
    <w:p w14:paraId="72B95713"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714"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&lt;/MessageType&gt;</w:t>
      </w:r>
    </w:p>
    <w:p w14:paraId="72B95715"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p>
    <w:p w14:paraId="72B95716"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 id="msgAntwoordWordtNietGebruikt"&gt;</w:t>
      </w:r>
    </w:p>
    <w:p w14:paraId="72B95717"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&lt;description&gt;Antwoord wordt niet gebruikt&lt;/description&gt;</w:t>
      </w:r>
    </w:p>
    <w:p w14:paraId="72B95718"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719"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71A"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71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&lt;dateLaMu&gt;2013-10-24T00:00:00&lt;/dateLaMu&gt;</w:t>
      </w:r>
    </w:p>
    <w:p w14:paraId="72B9571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71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&lt;helpInfo&gt;Dit bericht wordt aangeboden zolang de kok nog niet gereageerd heeft naar de ober. Hiermee sluit hij de transactie af en kan bijvoorbeeld een andere keukenhulp inschakelen.&lt;/helpInfo&gt;</w:t>
      </w:r>
    </w:p>
    <w:p w14:paraId="72B9571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71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idref="CeVraag"/&gt;</w:t>
      </w:r>
    </w:p>
    <w:p w14:paraId="72B95720"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idref="CeAntwoord"/&gt;</w:t>
      </w:r>
    </w:p>
    <w:p w14:paraId="72B95721"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722"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&lt;/MessageType&gt;</w:t>
      </w:r>
    </w:p>
    <w:p w14:paraId="72B95723"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p>
    <w:p w14:paraId="72B95724"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 id="msgBestellingAkkoord"&gt;</w:t>
      </w:r>
    </w:p>
    <w:p w14:paraId="72B95725"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&lt;description&gt;Bestelling: akkoord&lt;/description&gt;</w:t>
      </w:r>
    </w:p>
    <w:p w14:paraId="72B95726"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727"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&lt;endDate&gt;2010-01-01T00:00:00&lt;/endDate&gt;</w:t>
      </w:r>
    </w:p>
    <w:p w14:paraId="72B95728"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&lt;state&gt;active&lt;/state&gt;</w:t>
      </w:r>
    </w:p>
    <w:p w14:paraId="72B95729"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lastRenderedPageBreak/>
        <w:t xml:space="preserve">    </w:t>
      </w:r>
      <w:r w:rsidRPr="00FA659F">
        <w:rPr>
          <w:rFonts w:ascii="Courier New" w:eastAsia="Times New Roman" w:hAnsi="Courier New" w:cs="Courier New"/>
          <w:color w:val="008080"/>
          <w:kern w:val="0"/>
          <w:sz w:val="18"/>
          <w:szCs w:val="18"/>
          <w:lang w:val="de-DE"/>
        </w:rPr>
        <w:t>&lt;dateLaMu&gt;2011-10-26T00:00:00&lt;/dateLaMu&gt;</w:t>
      </w:r>
    </w:p>
    <w:p w14:paraId="72B9572A"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72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72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&lt;ComplexElementTypeRef idref="CeBestelling"/&gt;</w:t>
      </w:r>
    </w:p>
    <w:p w14:paraId="72B9572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72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&lt;/MessageType&gt;</w:t>
      </w:r>
    </w:p>
    <w:p w14:paraId="72B9572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730"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 id="msgBestellingIsAfgekeurdOpBasisVanAntwoord"&gt;</w:t>
      </w:r>
    </w:p>
    <w:p w14:paraId="72B95731"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&lt;description&gt;Bestelling is afgekeurd op basis van antwoord&lt;/description&gt;</w:t>
      </w:r>
    </w:p>
    <w:p w14:paraId="72B95732"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733"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734"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735"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&lt;dateLaMu&gt;2013-10-24T00:00:00&lt;/dateLaMu&gt;</w:t>
      </w:r>
    </w:p>
    <w:p w14:paraId="72B95736"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737"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&lt;helpInfo&gt;Dit bericht wordt alleen aangeboden als de kok een Niet akkoord naar de ober gestuurd heeft.&lt;/helpInfo&gt;</w:t>
      </w:r>
    </w:p>
    <w:p w14:paraId="72B95738"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739"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idref="CeVraag"/&gt;</w:t>
      </w:r>
    </w:p>
    <w:p w14:paraId="72B9573A"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idref="CeAntwoord"/&gt;</w:t>
      </w:r>
    </w:p>
    <w:p w14:paraId="72B9573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73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&lt;/MessageType&gt;</w:t>
      </w:r>
    </w:p>
    <w:p w14:paraId="72B9573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p>
    <w:p w14:paraId="72B9573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 id="msgBestellingIsGoedgekeurdOpBasisVanAntwoord"&gt;</w:t>
      </w:r>
    </w:p>
    <w:p w14:paraId="72B9573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&lt;description&gt;Bestelling is goedgekeurd op basis van antwoord&lt;/description&gt;</w:t>
      </w:r>
    </w:p>
    <w:p w14:paraId="72B95740"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741"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742"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743"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&lt;dateLaMu&gt;2013-10-24T00:00:00&lt;/dateLaMu&gt;</w:t>
      </w:r>
    </w:p>
    <w:p w14:paraId="72B95744"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745"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&lt;helpInfo&gt;Dit bericht wordt alleen aangeboden als de kok een Akkoord naar de ober gestuurd heeft.&lt;/helpInfo&gt;</w:t>
      </w:r>
    </w:p>
    <w:p w14:paraId="72B95746"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747"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idref="CeVraag"/&gt;</w:t>
      </w:r>
    </w:p>
    <w:p w14:paraId="72B95748"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idref="CeAntwoord"/&gt;</w:t>
      </w:r>
    </w:p>
    <w:p w14:paraId="72B95749"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74A"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&lt;/MessageType&gt;</w:t>
      </w:r>
    </w:p>
    <w:p w14:paraId="72B9574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p>
    <w:p w14:paraId="72B9574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&lt;MessageType id="msgBestellingNietAkkoord"&gt;</w:t>
      </w:r>
    </w:p>
    <w:p w14:paraId="72B9574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&lt;description&gt;Bestelling: niet akkoord&lt;/description&gt;</w:t>
      </w:r>
    </w:p>
    <w:p w14:paraId="72B9574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74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750"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751"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&lt;dateLaMu&gt;2011-10-26T00:00:00&lt;/dateLaMu&gt;</w:t>
      </w:r>
    </w:p>
    <w:p w14:paraId="72B95752"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753"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754"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&lt;ComplexElementTypeRef idref="CeBestelling"/&gt;</w:t>
      </w:r>
    </w:p>
    <w:p w14:paraId="72B95755"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756"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&lt;/MessageType&gt;</w:t>
      </w:r>
    </w:p>
    <w:p w14:paraId="72B95757"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758"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 id="msgJa"&gt;</w:t>
      </w:r>
    </w:p>
    <w:p w14:paraId="72B95759"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&lt;description&gt;Antwoord: Ja&lt;/description&gt;</w:t>
      </w:r>
    </w:p>
    <w:p w14:paraId="72B9575A"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75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75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75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&lt;dateLaMu&gt;2009-03-16T00:00:00&lt;/dateLaMu&gt;</w:t>
      </w:r>
    </w:p>
    <w:p w14:paraId="72B9575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75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760"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&lt;ComplexElementTypeRef idref="CeMenuKaartType"/&gt;</w:t>
      </w:r>
    </w:p>
    <w:p w14:paraId="72B95761"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762"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&lt;/MessageType&gt;</w:t>
      </w:r>
    </w:p>
    <w:p w14:paraId="72B95763"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764"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 id="msgNee"&gt;</w:t>
      </w:r>
    </w:p>
    <w:p w14:paraId="72B95765"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&lt;description&gt;Antwoord: Nee&lt;/description&gt;</w:t>
      </w:r>
    </w:p>
    <w:p w14:paraId="72B95766"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767"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768"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769"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&lt;dateLaMu&gt;2009-01-29T00:00:00&lt;/dateLaMu&gt;</w:t>
      </w:r>
    </w:p>
    <w:p w14:paraId="72B9576A"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lastRenderedPageBreak/>
        <w:t xml:space="preserve">    &lt;userLaMu&gt;PWI&lt;/userLaMu&gt;</w:t>
      </w:r>
    </w:p>
    <w:p w14:paraId="72B9576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&lt;/MessageType&gt;</w:t>
      </w:r>
    </w:p>
    <w:p w14:paraId="72B9576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76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 id="msgPlaatsingBestelling"&gt;</w:t>
      </w:r>
    </w:p>
    <w:p w14:paraId="72B9576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&lt;description&gt;Bestelling&lt;/description&gt;</w:t>
      </w:r>
    </w:p>
    <w:p w14:paraId="72B9576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770"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&lt;endDate&gt;2010-01-01T00:00:00&lt;/endDate&gt;</w:t>
      </w:r>
    </w:p>
    <w:p w14:paraId="72B95771"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772"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&lt;dateLaMu&gt;2009-01-31T00:00:00&lt;/dateLaMu&gt;</w:t>
      </w:r>
    </w:p>
    <w:p w14:paraId="72B95773" w14:textId="596CED36" w:rsidR="002D133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483" w:author="Willems, P.H. (Peter)" w:date="2019-03-26T12:17:00Z"/>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42D5195E" w14:textId="5053D41F" w:rsidR="003A449F" w:rsidRPr="00FA659F" w:rsidRDefault="003A449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ins w:id="484" w:author="Willems, P.H. (Peter)" w:date="2019-03-26T12:17:00Z">
        <w:r w:rsidRPr="00FA659F">
          <w:rPr>
            <w:rFonts w:ascii="Courier New" w:eastAsia="Times New Roman" w:hAnsi="Courier New" w:cs="Courier New"/>
            <w:color w:val="008080"/>
            <w:kern w:val="0"/>
            <w:sz w:val="18"/>
            <w:szCs w:val="18"/>
            <w:lang w:val="de-DE"/>
          </w:rPr>
          <w:t xml:space="preserve">    </w:t>
        </w:r>
        <w:r w:rsidRPr="003A449F">
          <w:rPr>
            <w:rFonts w:ascii="Courier New" w:eastAsia="Times New Roman" w:hAnsi="Courier New" w:cs="Courier New"/>
            <w:color w:val="008080"/>
            <w:kern w:val="0"/>
            <w:sz w:val="18"/>
            <w:szCs w:val="18"/>
            <w:lang w:val="de-DE"/>
          </w:rPr>
          <w:t>&lt;appendixMandatory&gt;false&lt;/appendixMandatory&gt;</w:t>
        </w:r>
      </w:ins>
    </w:p>
    <w:p w14:paraId="72B95774"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775"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&lt;ComplexElementTypeRef idref="CeBestelling"/&gt;</w:t>
      </w:r>
    </w:p>
    <w:p w14:paraId="72B95776"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777"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&lt;/MessageType&gt;</w:t>
      </w:r>
    </w:p>
    <w:p w14:paraId="72B95778"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779"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&lt;MessageType id="msgVraag"&gt;</w:t>
      </w:r>
    </w:p>
    <w:p w14:paraId="72B9577A"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&lt;description&gt;Vraag&lt;/description&gt;</w:t>
      </w:r>
    </w:p>
    <w:p w14:paraId="72B9577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77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77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77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&lt;dateLaMu&gt;2009-01-29T00:00:00&lt;/dateLaMu&gt;</w:t>
      </w:r>
    </w:p>
    <w:p w14:paraId="72B9577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780"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fr-FR"/>
        </w:rPr>
        <w:t>&lt;complexElements&gt;</w:t>
      </w:r>
    </w:p>
    <w:p w14:paraId="72B95781" w14:textId="3F68F208" w:rsidR="002D133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485" w:author="Willems, P.H. (Peter)" w:date="2019-03-26T12:17:00Z"/>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&lt;ComplexElementTypeRef idref="CeVraag"/&gt;</w:t>
      </w:r>
    </w:p>
    <w:p w14:paraId="381A05E2" w14:textId="405D630E" w:rsidR="00482B09" w:rsidRDefault="00BC4889"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486" w:author="Willems, P.H. (Peter)" w:date="2019-03-26T12:18:00Z"/>
          <w:rFonts w:ascii="Courier New" w:eastAsia="Times New Roman" w:hAnsi="Courier New" w:cs="Courier New"/>
          <w:color w:val="008080"/>
          <w:kern w:val="0"/>
          <w:sz w:val="18"/>
          <w:szCs w:val="18"/>
          <w:lang w:val="fr-FR"/>
        </w:rPr>
      </w:pPr>
      <w:ins w:id="487" w:author="Willems, P.H. (Peter)" w:date="2019-03-26T12:18:00Z">
        <w:r w:rsidRPr="00FA659F">
          <w:rPr>
            <w:rFonts w:ascii="Courier New" w:eastAsia="Times New Roman" w:hAnsi="Courier New" w:cs="Courier New"/>
            <w:color w:val="008080"/>
            <w:kern w:val="0"/>
            <w:sz w:val="18"/>
            <w:szCs w:val="18"/>
            <w:lang w:val="fr-FR"/>
          </w:rPr>
          <w:t xml:space="preserve">        </w:t>
        </w:r>
        <w:r w:rsidR="00482B09" w:rsidRPr="00482B09">
          <w:rPr>
            <w:rFonts w:ascii="Courier New" w:eastAsia="Times New Roman" w:hAnsi="Courier New" w:cs="Courier New"/>
            <w:color w:val="008080"/>
            <w:kern w:val="0"/>
            <w:sz w:val="18"/>
            <w:szCs w:val="18"/>
            <w:lang w:val="fr-FR"/>
          </w:rPr>
          <w:t>&lt;ComplexElementTypeRef idref="CeMenuKaart"/&gt;</w:t>
        </w:r>
      </w:ins>
    </w:p>
    <w:p w14:paraId="7D6D076A" w14:textId="59ADF0E4" w:rsidR="00482B09" w:rsidRDefault="00BC4889"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488" w:author="Willems, P.H. (Peter)" w:date="2019-03-26T12:18:00Z"/>
          <w:rFonts w:ascii="Courier New" w:eastAsia="Times New Roman" w:hAnsi="Courier New" w:cs="Courier New"/>
          <w:color w:val="008080"/>
          <w:kern w:val="0"/>
          <w:sz w:val="18"/>
          <w:szCs w:val="18"/>
          <w:lang w:val="fr-FR"/>
        </w:rPr>
      </w:pPr>
      <w:ins w:id="489" w:author="Willems, P.H. (Peter)" w:date="2019-03-26T12:18:00Z">
        <w:r w:rsidRPr="00FA659F">
          <w:rPr>
            <w:rFonts w:ascii="Courier New" w:eastAsia="Times New Roman" w:hAnsi="Courier New" w:cs="Courier New"/>
            <w:color w:val="008080"/>
            <w:kern w:val="0"/>
            <w:sz w:val="18"/>
            <w:szCs w:val="18"/>
            <w:lang w:val="fr-FR"/>
          </w:rPr>
          <w:t xml:space="preserve">        </w:t>
        </w:r>
        <w:r w:rsidRPr="00BC4889">
          <w:rPr>
            <w:rFonts w:ascii="Courier New" w:eastAsia="Times New Roman" w:hAnsi="Courier New" w:cs="Courier New"/>
            <w:color w:val="008080"/>
            <w:kern w:val="0"/>
            <w:sz w:val="18"/>
            <w:szCs w:val="18"/>
            <w:lang w:val="fr-FR"/>
          </w:rPr>
          <w:t>&lt;ComplexElementTypeRef idref="CeDagMenu"/&gt;</w:t>
        </w:r>
      </w:ins>
    </w:p>
    <w:p w14:paraId="42FBBDDF" w14:textId="00FF4EBF" w:rsidR="00BC4889" w:rsidRPr="00FA659F" w:rsidRDefault="00BC4889"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ins w:id="490" w:author="Willems, P.H. (Peter)" w:date="2019-03-26T12:18:00Z">
        <w:r w:rsidRPr="00FA659F">
          <w:rPr>
            <w:rFonts w:ascii="Courier New" w:eastAsia="Times New Roman" w:hAnsi="Courier New" w:cs="Courier New"/>
            <w:color w:val="008080"/>
            <w:kern w:val="0"/>
            <w:sz w:val="18"/>
            <w:szCs w:val="18"/>
            <w:lang w:val="fr-FR"/>
          </w:rPr>
          <w:t xml:space="preserve">        </w:t>
        </w:r>
        <w:r w:rsidRPr="00BC4889">
          <w:rPr>
            <w:rFonts w:ascii="Courier New" w:eastAsia="Times New Roman" w:hAnsi="Courier New" w:cs="Courier New"/>
            <w:color w:val="008080"/>
            <w:kern w:val="0"/>
            <w:sz w:val="18"/>
            <w:szCs w:val="18"/>
            <w:lang w:val="fr-FR"/>
          </w:rPr>
          <w:t>&lt;ComplexElementTypeRef idref="CeDrankenKaart"/&gt;</w:t>
        </w:r>
      </w:ins>
    </w:p>
    <w:p w14:paraId="72B95782"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&lt;/complexElements&gt;</w:t>
      </w:r>
    </w:p>
    <w:p w14:paraId="72B95783"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&lt;/MessageType&gt;</w:t>
      </w:r>
    </w:p>
    <w:p w14:paraId="72B95784"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p>
    <w:p w14:paraId="72B95785"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&lt;MessageType id="msgWiltuDeKaartZien"&gt;</w:t>
      </w:r>
    </w:p>
    <w:p w14:paraId="72B95786"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&lt;description&gt;Wilt u de menukaart zien?&lt;/description&gt;</w:t>
      </w:r>
    </w:p>
    <w:p w14:paraId="72B95787"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788"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789"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78A"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&lt;dateLaMu&gt;2009-01-28T00:00:00&lt;/dateLaMu&gt;</w:t>
      </w:r>
    </w:p>
    <w:p w14:paraId="72B9578B"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78C"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&lt;complexElements&gt;</w:t>
      </w:r>
    </w:p>
    <w:p w14:paraId="72B9578D"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idref="CeReactieTermijn"/&gt;</w:t>
      </w:r>
    </w:p>
    <w:p w14:paraId="72B9578E"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&lt;ComplexElementTypeRef idref="CeBaseTypeTest"/&gt;</w:t>
      </w:r>
    </w:p>
    <w:p w14:paraId="72B9578F" w14:textId="77777777" w:rsidR="002D133F"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790" w14:textId="77777777" w:rsidR="004716BE" w:rsidRPr="00FA659F" w:rsidRDefault="002D133F" w:rsidP="002D133F">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FA659F">
        <w:rPr>
          <w:rFonts w:ascii="Courier New" w:eastAsia="Times New Roman" w:hAnsi="Courier New" w:cs="Courier New"/>
          <w:color w:val="008080"/>
          <w:kern w:val="0"/>
          <w:sz w:val="18"/>
          <w:szCs w:val="18"/>
        </w:rPr>
        <w:t>&lt;/MessageType&gt;</w:t>
      </w:r>
    </w:p>
    <w:p w14:paraId="72B95791" w14:textId="77777777" w:rsidR="00D90007" w:rsidRPr="00BB039F" w:rsidRDefault="00D90007" w:rsidP="00D90007">
      <w:pPr>
        <w:rPr>
          <w:rFonts w:ascii="Corbel" w:hAnsi="Corbel" w:cs="Arial"/>
          <w:sz w:val="17"/>
          <w:szCs w:val="17"/>
          <w:lang w:val="en-US"/>
        </w:rPr>
      </w:pPr>
    </w:p>
    <w:p w14:paraId="72B95792" w14:textId="77777777" w:rsidR="00D90007" w:rsidRPr="00BB039F" w:rsidRDefault="00D90007" w:rsidP="00D90007">
      <w:pPr>
        <w:pStyle w:val="Gobarsubparagraaftitel"/>
        <w:ind w:left="0" w:firstLine="0"/>
        <w:rPr>
          <w:rFonts w:ascii="Corbel" w:hAnsi="Corbel"/>
        </w:rPr>
      </w:pPr>
      <w:bookmarkStart w:id="491" w:name="_Toc200774351"/>
      <w:bookmarkStart w:id="492" w:name="_Toc200775261"/>
      <w:bookmarkStart w:id="493" w:name="_Toc200775394"/>
      <w:bookmarkStart w:id="494" w:name="_Toc212971159"/>
      <w:bookmarkStart w:id="495" w:name="_Toc408989363"/>
      <w:bookmarkStart w:id="496" w:name="_Toc4568141"/>
      <w:r w:rsidRPr="00BB039F">
        <w:rPr>
          <w:rFonts w:ascii="Corbel" w:hAnsi="Corbel"/>
        </w:rPr>
        <w:t>MessageInTransactionType</w:t>
      </w:r>
      <w:bookmarkEnd w:id="491"/>
      <w:bookmarkEnd w:id="492"/>
      <w:bookmarkEnd w:id="493"/>
      <w:bookmarkEnd w:id="494"/>
      <w:bookmarkEnd w:id="495"/>
      <w:bookmarkEnd w:id="496"/>
    </w:p>
    <w:p w14:paraId="72B95793" w14:textId="77777777" w:rsidR="00926DA0" w:rsidRPr="00BB039F" w:rsidRDefault="00D90007" w:rsidP="00D90007">
      <w:pPr>
        <w:rPr>
          <w:rFonts w:ascii="Corbel" w:hAnsi="Corbel"/>
          <w:sz w:val="22"/>
          <w:szCs w:val="22"/>
        </w:rPr>
      </w:pPr>
      <w:r w:rsidRPr="00BB039F">
        <w:rPr>
          <w:rFonts w:ascii="Corbel" w:hAnsi="Corbel"/>
          <w:sz w:val="22"/>
          <w:szCs w:val="22"/>
        </w:rPr>
        <w:t xml:space="preserve">Dit is een </w:t>
      </w:r>
      <w:r w:rsidR="00CF3665" w:rsidRPr="00BB039F">
        <w:rPr>
          <w:rFonts w:ascii="Corbel" w:hAnsi="Corbel"/>
          <w:sz w:val="22"/>
          <w:szCs w:val="22"/>
        </w:rPr>
        <w:t xml:space="preserve">tamelijk </w:t>
      </w:r>
      <w:r w:rsidRPr="00BB039F">
        <w:rPr>
          <w:rFonts w:ascii="Corbel" w:hAnsi="Corbel"/>
          <w:sz w:val="22"/>
          <w:szCs w:val="22"/>
        </w:rPr>
        <w:t xml:space="preserve">complex object, </w:t>
      </w:r>
      <w:r w:rsidR="00C71F39" w:rsidRPr="00BB039F">
        <w:rPr>
          <w:rFonts w:ascii="Corbel" w:hAnsi="Corbel"/>
          <w:sz w:val="22"/>
          <w:szCs w:val="22"/>
        </w:rPr>
        <w:t>waar</w:t>
      </w:r>
      <w:r w:rsidRPr="00BB039F">
        <w:rPr>
          <w:rFonts w:ascii="Corbel" w:hAnsi="Corbel"/>
          <w:sz w:val="22"/>
          <w:szCs w:val="22"/>
        </w:rPr>
        <w:t xml:space="preserve">in wordt gedefinieerd hoe de verschillende </w:t>
      </w:r>
      <w:r w:rsidRPr="00BB039F">
        <w:rPr>
          <w:rFonts w:ascii="Corbel" w:hAnsi="Corbel"/>
          <w:i/>
          <w:sz w:val="22"/>
          <w:szCs w:val="22"/>
        </w:rPr>
        <w:t>MessageType</w:t>
      </w:r>
      <w:r w:rsidRPr="00BB039F">
        <w:rPr>
          <w:rFonts w:ascii="Corbel" w:hAnsi="Corbel"/>
          <w:sz w:val="22"/>
          <w:szCs w:val="22"/>
        </w:rPr>
        <w:t xml:space="preserve">’s gekoppeld worden aan de verschillende </w:t>
      </w:r>
      <w:r w:rsidRPr="00BB039F">
        <w:rPr>
          <w:rFonts w:ascii="Corbel" w:hAnsi="Corbel"/>
          <w:i/>
          <w:sz w:val="22"/>
          <w:szCs w:val="22"/>
        </w:rPr>
        <w:t>TransactionType</w:t>
      </w:r>
      <w:r w:rsidRPr="00BB039F">
        <w:rPr>
          <w:rFonts w:ascii="Corbel" w:hAnsi="Corbel"/>
          <w:sz w:val="22"/>
          <w:szCs w:val="22"/>
        </w:rPr>
        <w:t xml:space="preserve">’s. Het is mogelijk één </w:t>
      </w:r>
      <w:r w:rsidRPr="00BB039F">
        <w:rPr>
          <w:rFonts w:ascii="Corbel" w:hAnsi="Corbel"/>
          <w:i/>
          <w:sz w:val="22"/>
          <w:szCs w:val="22"/>
        </w:rPr>
        <w:t>MessageType</w:t>
      </w:r>
      <w:r w:rsidRPr="00BB039F">
        <w:rPr>
          <w:rFonts w:ascii="Corbel" w:hAnsi="Corbel"/>
          <w:sz w:val="22"/>
          <w:szCs w:val="22"/>
        </w:rPr>
        <w:t xml:space="preserve"> te koppelen a</w:t>
      </w:r>
      <w:r w:rsidR="00952763" w:rsidRPr="00BB039F">
        <w:rPr>
          <w:rFonts w:ascii="Corbel" w:hAnsi="Corbel"/>
          <w:sz w:val="22"/>
          <w:szCs w:val="22"/>
        </w:rPr>
        <w:t xml:space="preserve">an meerdere </w:t>
      </w:r>
      <w:r w:rsidR="00952763" w:rsidRPr="00BB039F">
        <w:rPr>
          <w:rFonts w:ascii="Corbel" w:hAnsi="Corbel"/>
          <w:i/>
          <w:sz w:val="22"/>
          <w:szCs w:val="22"/>
        </w:rPr>
        <w:t>TransactionType</w:t>
      </w:r>
      <w:r w:rsidR="00952763" w:rsidRPr="00BB039F">
        <w:rPr>
          <w:rFonts w:ascii="Corbel" w:hAnsi="Corbel"/>
          <w:sz w:val="22"/>
          <w:szCs w:val="22"/>
        </w:rPr>
        <w:t>’s</w:t>
      </w:r>
      <w:r w:rsidR="00EF1D1C" w:rsidRPr="00BB039F">
        <w:rPr>
          <w:rFonts w:ascii="Corbel" w:hAnsi="Corbel"/>
          <w:sz w:val="22"/>
          <w:szCs w:val="22"/>
        </w:rPr>
        <w:t xml:space="preserve"> en ook omgekeerd: dezelfde </w:t>
      </w:r>
      <w:r w:rsidR="00EF1D1C" w:rsidRPr="00BB039F">
        <w:rPr>
          <w:rFonts w:ascii="Corbel" w:hAnsi="Corbel"/>
          <w:i/>
          <w:sz w:val="22"/>
          <w:szCs w:val="22"/>
        </w:rPr>
        <w:t>MessageType</w:t>
      </w:r>
      <w:r w:rsidR="00EF1D1C" w:rsidRPr="00BB039F">
        <w:rPr>
          <w:rFonts w:ascii="Corbel" w:hAnsi="Corbel"/>
          <w:sz w:val="22"/>
          <w:szCs w:val="22"/>
        </w:rPr>
        <w:t xml:space="preserve"> meer dan eens koppelen aan een </w:t>
      </w:r>
      <w:r w:rsidR="00EF1D1C" w:rsidRPr="00BB039F">
        <w:rPr>
          <w:rFonts w:ascii="Corbel" w:hAnsi="Corbel"/>
          <w:i/>
          <w:sz w:val="22"/>
          <w:szCs w:val="22"/>
        </w:rPr>
        <w:t>TransactionType</w:t>
      </w:r>
      <w:r w:rsidR="00CF17E0" w:rsidRPr="00BB039F">
        <w:rPr>
          <w:rFonts w:ascii="Corbel" w:hAnsi="Corbel"/>
          <w:sz w:val="22"/>
          <w:szCs w:val="22"/>
        </w:rPr>
        <w:t>.</w:t>
      </w:r>
    </w:p>
    <w:p w14:paraId="72B95794" w14:textId="77777777" w:rsidR="00D90007" w:rsidRPr="00BB039F" w:rsidRDefault="00D90007" w:rsidP="00D90007">
      <w:pPr>
        <w:numPr>
          <w:ins w:id="497" w:author="Werknemer" w:date="2011-05-20T16:20:00Z"/>
        </w:numPr>
        <w:rPr>
          <w:rFonts w:ascii="Corbel" w:hAnsi="Corbel"/>
          <w:sz w:val="22"/>
          <w:szCs w:val="22"/>
        </w:rPr>
      </w:pPr>
      <w:r w:rsidRPr="00BB039F">
        <w:rPr>
          <w:rFonts w:ascii="Corbel" w:hAnsi="Corbel"/>
          <w:sz w:val="22"/>
          <w:szCs w:val="22"/>
        </w:rPr>
        <w:t>Als communicatie over meerdere transacties verloopt (en deze communicatie ook achteraf traceerbaar dient te blijven), dan dient bij het opstellen van het raamwerk rekening gehouden te worden met de mogelijkheid dat b</w:t>
      </w:r>
      <w:r w:rsidR="00926DA0" w:rsidRPr="00BB039F">
        <w:rPr>
          <w:rFonts w:ascii="Corbel" w:hAnsi="Corbel"/>
          <w:sz w:val="22"/>
          <w:szCs w:val="22"/>
        </w:rPr>
        <w:t xml:space="preserve">ij de overgang van de één naar </w:t>
      </w:r>
      <w:r w:rsidRPr="00BB039F">
        <w:rPr>
          <w:rFonts w:ascii="Corbel" w:hAnsi="Corbel"/>
          <w:sz w:val="22"/>
          <w:szCs w:val="22"/>
        </w:rPr>
        <w:t xml:space="preserve">de andere transactie meerdere instanties van de tweede transactie gestart kunnen worden. </w:t>
      </w:r>
      <w:r w:rsidR="00926DA0" w:rsidRPr="00BB039F">
        <w:rPr>
          <w:rFonts w:ascii="Corbel" w:hAnsi="Corbel"/>
          <w:sz w:val="22"/>
          <w:szCs w:val="22"/>
        </w:rPr>
        <w:t>Maar i</w:t>
      </w:r>
      <w:r w:rsidRPr="00BB039F">
        <w:rPr>
          <w:rFonts w:ascii="Corbel" w:hAnsi="Corbel"/>
          <w:sz w:val="22"/>
          <w:szCs w:val="22"/>
        </w:rPr>
        <w:t xml:space="preserve">n het geval dat de rol </w:t>
      </w:r>
      <w:r w:rsidRPr="00BB039F">
        <w:rPr>
          <w:rFonts w:ascii="Corbel" w:hAnsi="Corbel"/>
          <w:i/>
          <w:sz w:val="22"/>
          <w:szCs w:val="22"/>
        </w:rPr>
        <w:t>Ober</w:t>
      </w:r>
      <w:r w:rsidRPr="00BB039F">
        <w:rPr>
          <w:rFonts w:ascii="Corbel" w:hAnsi="Corbel"/>
          <w:sz w:val="22"/>
          <w:szCs w:val="22"/>
        </w:rPr>
        <w:t xml:space="preserve"> een bestelling plaatst bij meerdere personen in de rol van </w:t>
      </w:r>
      <w:r w:rsidRPr="00BB039F">
        <w:rPr>
          <w:rFonts w:ascii="Corbel" w:hAnsi="Corbel"/>
          <w:i/>
          <w:sz w:val="22"/>
          <w:szCs w:val="22"/>
        </w:rPr>
        <w:t>Kok</w:t>
      </w:r>
      <w:r w:rsidRPr="00BB039F">
        <w:rPr>
          <w:rFonts w:ascii="Corbel" w:hAnsi="Corbel"/>
          <w:sz w:val="22"/>
          <w:szCs w:val="22"/>
        </w:rPr>
        <w:t xml:space="preserve"> met T2 willen we echter niet, als we reeds antwoord hebben gehad van één van de personen in de rol </w:t>
      </w:r>
      <w:r w:rsidRPr="00BB039F">
        <w:rPr>
          <w:rFonts w:ascii="Corbel" w:hAnsi="Corbel"/>
          <w:i/>
          <w:sz w:val="22"/>
          <w:szCs w:val="22"/>
        </w:rPr>
        <w:t>Kok</w:t>
      </w:r>
      <w:r w:rsidRPr="00BB039F">
        <w:rPr>
          <w:rFonts w:ascii="Corbel" w:hAnsi="Corbel"/>
          <w:sz w:val="22"/>
          <w:szCs w:val="22"/>
        </w:rPr>
        <w:t xml:space="preserve">, hoeven wachten totdat alle transacties T2 </w:t>
      </w:r>
      <w:r w:rsidR="0057063A" w:rsidRPr="00BB039F">
        <w:rPr>
          <w:rFonts w:ascii="Corbel" w:hAnsi="Corbel"/>
          <w:sz w:val="22"/>
          <w:szCs w:val="22"/>
        </w:rPr>
        <w:t xml:space="preserve">zijn afgerond </w:t>
      </w:r>
      <w:r w:rsidRPr="00BB039F">
        <w:rPr>
          <w:rFonts w:ascii="Corbel" w:hAnsi="Corbel"/>
          <w:sz w:val="22"/>
          <w:szCs w:val="22"/>
        </w:rPr>
        <w:t xml:space="preserve">die op basis van het bericht </w:t>
      </w:r>
      <w:r w:rsidRPr="00BB039F">
        <w:rPr>
          <w:rFonts w:ascii="Corbel" w:hAnsi="Corbel"/>
          <w:i/>
          <w:sz w:val="22"/>
          <w:szCs w:val="22"/>
        </w:rPr>
        <w:t>msgVraag</w:t>
      </w:r>
      <w:r w:rsidRPr="00BB039F">
        <w:rPr>
          <w:rFonts w:ascii="Corbel" w:hAnsi="Corbel"/>
          <w:sz w:val="22"/>
          <w:szCs w:val="22"/>
        </w:rPr>
        <w:t xml:space="preserve"> uit T1 </w:t>
      </w:r>
      <w:r w:rsidR="0057063A" w:rsidRPr="00BB039F">
        <w:rPr>
          <w:rFonts w:ascii="Corbel" w:hAnsi="Corbel"/>
          <w:sz w:val="22"/>
          <w:szCs w:val="22"/>
        </w:rPr>
        <w:t>waren</w:t>
      </w:r>
      <w:r w:rsidRPr="00BB039F">
        <w:rPr>
          <w:rFonts w:ascii="Corbel" w:hAnsi="Corbel"/>
          <w:sz w:val="22"/>
          <w:szCs w:val="22"/>
        </w:rPr>
        <w:t xml:space="preserve"> geïnitieerd. We willen zelfs met de primaire trans</w:t>
      </w:r>
      <w:r w:rsidR="00CF17E0" w:rsidRPr="00BB039F">
        <w:rPr>
          <w:rFonts w:ascii="Corbel" w:hAnsi="Corbel"/>
          <w:sz w:val="22"/>
          <w:szCs w:val="22"/>
        </w:rPr>
        <w:softHyphen/>
      </w:r>
      <w:r w:rsidRPr="00BB039F">
        <w:rPr>
          <w:rFonts w:ascii="Corbel" w:hAnsi="Corbel"/>
          <w:sz w:val="22"/>
          <w:szCs w:val="22"/>
        </w:rPr>
        <w:t xml:space="preserve">actie T1 kunnen doorgaan zonder dat een secundaire transactie is afgerond. In dit geval dient het element </w:t>
      </w:r>
      <w:r w:rsidRPr="00BB039F">
        <w:rPr>
          <w:rFonts w:ascii="Corbel" w:hAnsi="Corbel"/>
          <w:i/>
          <w:sz w:val="22"/>
          <w:szCs w:val="22"/>
        </w:rPr>
        <w:t>OpenSecundaryTransactionsAllowed</w:t>
      </w:r>
      <w:r w:rsidRPr="00BB039F">
        <w:rPr>
          <w:rFonts w:ascii="Corbel" w:hAnsi="Corbel"/>
          <w:sz w:val="22"/>
          <w:szCs w:val="22"/>
        </w:rPr>
        <w:t xml:space="preserve"> geen waarde te hebben. Door </w:t>
      </w:r>
      <w:r w:rsidRPr="00BB039F">
        <w:rPr>
          <w:rFonts w:ascii="Corbel" w:hAnsi="Corbel"/>
          <w:i/>
          <w:sz w:val="22"/>
          <w:szCs w:val="22"/>
        </w:rPr>
        <w:t>msgAntwoord</w:t>
      </w:r>
      <w:r w:rsidRPr="00BB039F">
        <w:rPr>
          <w:rFonts w:ascii="Corbel" w:hAnsi="Corbel"/>
          <w:sz w:val="22"/>
          <w:szCs w:val="22"/>
        </w:rPr>
        <w:t xml:space="preserve"> op te nemen als </w:t>
      </w:r>
      <w:r w:rsidRPr="00BB039F">
        <w:rPr>
          <w:rFonts w:ascii="Corbel" w:hAnsi="Corbel"/>
          <w:i/>
          <w:sz w:val="22"/>
          <w:szCs w:val="22"/>
        </w:rPr>
        <w:t>BerichtInTransactie</w:t>
      </w:r>
      <w:r w:rsidR="00CF17E0" w:rsidRPr="00BB039F">
        <w:rPr>
          <w:rFonts w:ascii="Corbel" w:hAnsi="Corbel"/>
          <w:i/>
          <w:sz w:val="22"/>
          <w:szCs w:val="22"/>
        </w:rPr>
        <w:t>6</w:t>
      </w:r>
      <w:r w:rsidRPr="00BB039F">
        <w:rPr>
          <w:rFonts w:ascii="Corbel" w:hAnsi="Corbel"/>
          <w:sz w:val="22"/>
          <w:szCs w:val="22"/>
        </w:rPr>
        <w:t xml:space="preserve"> met zowel </w:t>
      </w:r>
      <w:r w:rsidRPr="00BB039F">
        <w:rPr>
          <w:rFonts w:ascii="Corbel" w:hAnsi="Corbel"/>
          <w:i/>
          <w:sz w:val="22"/>
          <w:szCs w:val="22"/>
        </w:rPr>
        <w:t>BerichtInTransactie5</w:t>
      </w:r>
      <w:r w:rsidRPr="00BB039F">
        <w:rPr>
          <w:rFonts w:ascii="Corbel" w:hAnsi="Corbel"/>
          <w:sz w:val="22"/>
          <w:szCs w:val="22"/>
        </w:rPr>
        <w:t xml:space="preserve"> als </w:t>
      </w:r>
      <w:r w:rsidRPr="00BB039F">
        <w:rPr>
          <w:rFonts w:ascii="Corbel" w:hAnsi="Corbel"/>
          <w:i/>
          <w:sz w:val="22"/>
          <w:szCs w:val="22"/>
        </w:rPr>
        <w:t>BerichtInTransactie1</w:t>
      </w:r>
      <w:r w:rsidR="00CF17E0" w:rsidRPr="00BB039F">
        <w:rPr>
          <w:rFonts w:ascii="Corbel" w:hAnsi="Corbel"/>
          <w:i/>
          <w:sz w:val="22"/>
          <w:szCs w:val="22"/>
        </w:rPr>
        <w:t>1</w:t>
      </w:r>
      <w:r w:rsidRPr="00BB039F">
        <w:rPr>
          <w:rFonts w:ascii="Corbel" w:hAnsi="Corbel"/>
          <w:sz w:val="22"/>
          <w:szCs w:val="22"/>
        </w:rPr>
        <w:t xml:space="preserve"> als previous kan de primaire transactie gewoon doorgaan. </w:t>
      </w:r>
    </w:p>
    <w:p w14:paraId="72B95795" w14:textId="77777777" w:rsidR="006F1BF1" w:rsidRPr="00BB039F" w:rsidRDefault="00D90007" w:rsidP="006F1BF1">
      <w:pPr>
        <w:rPr>
          <w:rFonts w:ascii="Corbel" w:eastAsia="Times New Roman" w:hAnsi="Corbel"/>
          <w:kern w:val="0"/>
          <w:sz w:val="22"/>
          <w:szCs w:val="22"/>
        </w:rPr>
      </w:pPr>
      <w:r w:rsidRPr="00BB039F">
        <w:rPr>
          <w:rFonts w:ascii="Corbel" w:hAnsi="Corbel"/>
          <w:sz w:val="22"/>
          <w:szCs w:val="22"/>
        </w:rPr>
        <w:lastRenderedPageBreak/>
        <w:t xml:space="preserve">In het geval dat de </w:t>
      </w:r>
      <w:r w:rsidRPr="00BB039F">
        <w:rPr>
          <w:rFonts w:ascii="Corbel" w:hAnsi="Corbel"/>
          <w:i/>
          <w:sz w:val="22"/>
          <w:szCs w:val="22"/>
        </w:rPr>
        <w:t>Ober</w:t>
      </w:r>
      <w:r w:rsidRPr="00BB039F">
        <w:rPr>
          <w:rFonts w:ascii="Corbel" w:hAnsi="Corbel"/>
          <w:sz w:val="22"/>
          <w:szCs w:val="22"/>
        </w:rPr>
        <w:t xml:space="preserve"> op basis van </w:t>
      </w:r>
      <w:r w:rsidRPr="00BB039F">
        <w:rPr>
          <w:rFonts w:ascii="Corbel" w:hAnsi="Corbel"/>
          <w:i/>
          <w:sz w:val="22"/>
          <w:szCs w:val="22"/>
        </w:rPr>
        <w:t>msgPlaatsingBestelling</w:t>
      </w:r>
      <w:r w:rsidRPr="00BB039F">
        <w:rPr>
          <w:rFonts w:ascii="Corbel" w:hAnsi="Corbel"/>
          <w:sz w:val="22"/>
          <w:szCs w:val="22"/>
        </w:rPr>
        <w:t xml:space="preserve"> uit T1 transactie T3 opstart, willen we dat minsten</w:t>
      </w:r>
      <w:r w:rsidR="00E25B11" w:rsidRPr="00BB039F">
        <w:rPr>
          <w:rFonts w:ascii="Corbel" w:hAnsi="Corbel"/>
          <w:sz w:val="22"/>
          <w:szCs w:val="22"/>
        </w:rPr>
        <w:t>s</w:t>
      </w:r>
      <w:r w:rsidRPr="00BB039F">
        <w:rPr>
          <w:rFonts w:ascii="Corbel" w:hAnsi="Corbel"/>
          <w:sz w:val="22"/>
          <w:szCs w:val="22"/>
        </w:rPr>
        <w:t xml:space="preserve"> één instantie van T3 is afgerond voordat de </w:t>
      </w:r>
      <w:r w:rsidRPr="00BB039F">
        <w:rPr>
          <w:rFonts w:ascii="Corbel" w:hAnsi="Corbel"/>
          <w:i/>
          <w:sz w:val="22"/>
          <w:szCs w:val="22"/>
        </w:rPr>
        <w:t>msgBestelling</w:t>
      </w:r>
      <w:r w:rsidR="00217807" w:rsidRPr="00BB039F">
        <w:rPr>
          <w:rFonts w:ascii="Corbel" w:hAnsi="Corbel"/>
          <w:i/>
          <w:sz w:val="22"/>
          <w:szCs w:val="22"/>
        </w:rPr>
        <w:t>Akkoord</w:t>
      </w:r>
      <w:r w:rsidRPr="00BB039F">
        <w:rPr>
          <w:rFonts w:ascii="Corbel" w:hAnsi="Corbel"/>
          <w:sz w:val="22"/>
          <w:szCs w:val="22"/>
        </w:rPr>
        <w:t xml:space="preserve"> wordt verzonden. Hiervoor geven we in </w:t>
      </w:r>
      <w:r w:rsidRPr="00BB039F">
        <w:rPr>
          <w:rFonts w:ascii="Corbel" w:hAnsi="Corbel"/>
          <w:i/>
          <w:sz w:val="22"/>
          <w:szCs w:val="22"/>
        </w:rPr>
        <w:t>MessageInTransactionType</w:t>
      </w:r>
      <w:r w:rsidR="001B59E4" w:rsidRPr="00BB039F">
        <w:rPr>
          <w:rFonts w:ascii="Corbel" w:hAnsi="Corbel"/>
          <w:i/>
          <w:sz w:val="22"/>
          <w:szCs w:val="22"/>
        </w:rPr>
        <w:t xml:space="preserve"> </w:t>
      </w:r>
      <w:r w:rsidR="001B59E4" w:rsidRPr="00BB039F">
        <w:rPr>
          <w:rFonts w:ascii="Corbel" w:hAnsi="Corbel"/>
          <w:sz w:val="22"/>
          <w:szCs w:val="22"/>
        </w:rPr>
        <w:t xml:space="preserve">het </w:t>
      </w:r>
      <w:r w:rsidR="00EF1D1C" w:rsidRPr="00BB039F">
        <w:rPr>
          <w:rFonts w:ascii="Corbel" w:hAnsi="Corbel"/>
          <w:i/>
          <w:sz w:val="22"/>
          <w:szCs w:val="22"/>
        </w:rPr>
        <w:t>BerichtInTransactie</w:t>
      </w:r>
      <w:r w:rsidR="006F1BF1" w:rsidRPr="00BB039F">
        <w:rPr>
          <w:rFonts w:ascii="Corbel" w:hAnsi="Corbel"/>
          <w:i/>
          <w:sz w:val="22"/>
          <w:szCs w:val="22"/>
        </w:rPr>
        <w:t xml:space="preserve">9 </w:t>
      </w:r>
      <w:r w:rsidRPr="00BB039F">
        <w:rPr>
          <w:rFonts w:ascii="Corbel" w:hAnsi="Corbel"/>
          <w:sz w:val="22"/>
          <w:szCs w:val="22"/>
        </w:rPr>
        <w:t xml:space="preserve">de waarde </w:t>
      </w:r>
      <w:r w:rsidR="00EF1D1C" w:rsidRPr="00BB039F">
        <w:rPr>
          <w:rFonts w:ascii="Corbel" w:hAnsi="Corbel"/>
          <w:i/>
          <w:sz w:val="22"/>
          <w:szCs w:val="22"/>
        </w:rPr>
        <w:t>true</w:t>
      </w:r>
      <w:r w:rsidRPr="00BB039F">
        <w:rPr>
          <w:rFonts w:ascii="Corbel" w:hAnsi="Corbel"/>
          <w:sz w:val="22"/>
          <w:szCs w:val="22"/>
        </w:rPr>
        <w:t xml:space="preserve"> aan bij </w:t>
      </w:r>
      <w:r w:rsidRPr="00BB039F">
        <w:rPr>
          <w:rFonts w:ascii="Corbel" w:hAnsi="Corbel"/>
          <w:i/>
          <w:sz w:val="22"/>
          <w:szCs w:val="22"/>
        </w:rPr>
        <w:t>OpenSecundaryTransactionsAllo</w:t>
      </w:r>
      <w:r w:rsidR="0057063A" w:rsidRPr="00BB039F">
        <w:rPr>
          <w:rFonts w:ascii="Corbel" w:hAnsi="Corbel"/>
          <w:i/>
          <w:sz w:val="22"/>
          <w:szCs w:val="22"/>
        </w:rPr>
        <w:t>wed</w:t>
      </w:r>
      <w:r w:rsidR="0057063A" w:rsidRPr="00BB039F">
        <w:rPr>
          <w:rFonts w:ascii="Corbel" w:hAnsi="Corbel"/>
          <w:sz w:val="22"/>
          <w:szCs w:val="22"/>
        </w:rPr>
        <w:t>.</w:t>
      </w:r>
      <w:r w:rsidR="001B59E4" w:rsidRPr="00BB039F">
        <w:rPr>
          <w:rFonts w:ascii="Corbel" w:hAnsi="Corbel"/>
          <w:sz w:val="22"/>
          <w:szCs w:val="22"/>
        </w:rPr>
        <w:t xml:space="preserve"> </w:t>
      </w:r>
      <w:r w:rsidR="006F1BF1" w:rsidRPr="00BB039F">
        <w:rPr>
          <w:rFonts w:ascii="Corbel" w:hAnsi="Corbel"/>
          <w:sz w:val="22"/>
          <w:szCs w:val="22"/>
        </w:rPr>
        <w:t xml:space="preserve">Bij </w:t>
      </w:r>
      <w:r w:rsidR="001B59E4" w:rsidRPr="00BB039F">
        <w:rPr>
          <w:rFonts w:ascii="Corbel" w:hAnsi="Corbel"/>
          <w:i/>
          <w:sz w:val="22"/>
          <w:szCs w:val="22"/>
        </w:rPr>
        <w:t>BerichtInTransactie</w:t>
      </w:r>
      <w:r w:rsidR="006F1BF1" w:rsidRPr="00BB039F">
        <w:rPr>
          <w:rFonts w:ascii="Corbel" w:hAnsi="Corbel"/>
          <w:i/>
          <w:sz w:val="22"/>
          <w:szCs w:val="22"/>
        </w:rPr>
        <w:t>8</w:t>
      </w:r>
      <w:r w:rsidR="006F1BF1" w:rsidRPr="00BB039F">
        <w:rPr>
          <w:rFonts w:ascii="Corbel" w:hAnsi="Corbel"/>
          <w:sz w:val="22"/>
          <w:szCs w:val="22"/>
        </w:rPr>
        <w:t xml:space="preserve"> (Bestelling </w:t>
      </w:r>
      <w:r w:rsidR="001B59E4" w:rsidRPr="00BB039F">
        <w:rPr>
          <w:rFonts w:ascii="Corbel" w:hAnsi="Corbel"/>
          <w:sz w:val="22"/>
          <w:szCs w:val="22"/>
        </w:rPr>
        <w:t>n</w:t>
      </w:r>
      <w:r w:rsidR="006F1BF1" w:rsidRPr="00BB039F">
        <w:rPr>
          <w:rFonts w:ascii="Corbel" w:hAnsi="Corbel"/>
          <w:sz w:val="22"/>
          <w:szCs w:val="22"/>
        </w:rPr>
        <w:t>iet akkoord) ligt het</w:t>
      </w:r>
      <w:r w:rsidR="001B59E4" w:rsidRPr="00BB039F">
        <w:rPr>
          <w:rFonts w:ascii="Corbel" w:hAnsi="Corbel"/>
          <w:sz w:val="22"/>
          <w:szCs w:val="22"/>
        </w:rPr>
        <w:t xml:space="preserve"> </w:t>
      </w:r>
      <w:r w:rsidR="006F1BF1" w:rsidRPr="00BB039F">
        <w:rPr>
          <w:rFonts w:ascii="Corbel" w:hAnsi="Corbel"/>
          <w:sz w:val="22"/>
          <w:szCs w:val="22"/>
        </w:rPr>
        <w:t>iets ingewikkelder. Ervan uitgaande dat de bestelling bij meer dan één kok is uitgezet zou je kunnen redeneren dat wanneer de eerste kok die reageert niet akkoord gaat</w:t>
      </w:r>
      <w:r w:rsidR="001B59E4" w:rsidRPr="00BB039F">
        <w:rPr>
          <w:rFonts w:ascii="Corbel" w:hAnsi="Corbel"/>
          <w:sz w:val="22"/>
          <w:szCs w:val="22"/>
        </w:rPr>
        <w:t>,</w:t>
      </w:r>
      <w:r w:rsidR="006F1BF1" w:rsidRPr="00BB039F">
        <w:rPr>
          <w:rFonts w:ascii="Corbel" w:hAnsi="Corbel"/>
          <w:sz w:val="22"/>
          <w:szCs w:val="22"/>
        </w:rPr>
        <w:t xml:space="preserve"> de ober kan afwachten of één van de ande</w:t>
      </w:r>
      <w:r w:rsidR="001B59E4" w:rsidRPr="00BB039F">
        <w:rPr>
          <w:rFonts w:ascii="Corbel" w:hAnsi="Corbel"/>
          <w:sz w:val="22"/>
          <w:szCs w:val="22"/>
        </w:rPr>
        <w:t>re koks wel akkoord gaat. O</w:t>
      </w:r>
      <w:r w:rsidR="006F1BF1" w:rsidRPr="00BB039F">
        <w:rPr>
          <w:rFonts w:ascii="Corbel" w:hAnsi="Corbel"/>
          <w:sz w:val="22"/>
          <w:szCs w:val="22"/>
        </w:rPr>
        <w:t>ok in da</w:t>
      </w:r>
      <w:r w:rsidR="001B59E4" w:rsidRPr="00BB039F">
        <w:rPr>
          <w:rFonts w:ascii="Corbel" w:hAnsi="Corbel"/>
          <w:sz w:val="22"/>
          <w:szCs w:val="22"/>
        </w:rPr>
        <w:t xml:space="preserve">t geval geldt </w:t>
      </w:r>
      <w:r w:rsidR="001B59E4" w:rsidRPr="00BB039F">
        <w:rPr>
          <w:rFonts w:ascii="Corbel" w:hAnsi="Corbel"/>
          <w:i/>
          <w:sz w:val="22"/>
          <w:szCs w:val="22"/>
        </w:rPr>
        <w:t>O</w:t>
      </w:r>
      <w:r w:rsidR="006F1BF1" w:rsidRPr="00BB039F">
        <w:rPr>
          <w:rFonts w:ascii="Corbel" w:hAnsi="Corbel"/>
          <w:i/>
          <w:sz w:val="22"/>
          <w:szCs w:val="22"/>
        </w:rPr>
        <w:t>penSecundaryTransactionsAllowed</w:t>
      </w:r>
      <w:r w:rsidR="001B59E4" w:rsidRPr="00BB039F">
        <w:rPr>
          <w:rFonts w:ascii="Corbel" w:hAnsi="Corbel"/>
          <w:i/>
          <w:sz w:val="22"/>
          <w:szCs w:val="22"/>
        </w:rPr>
        <w:t xml:space="preserve"> </w:t>
      </w:r>
      <w:r w:rsidR="006F1BF1" w:rsidRPr="00BB039F">
        <w:rPr>
          <w:rFonts w:ascii="Corbel" w:hAnsi="Corbel"/>
          <w:i/>
          <w:sz w:val="22"/>
          <w:szCs w:val="22"/>
        </w:rPr>
        <w:t>=</w:t>
      </w:r>
      <w:r w:rsidR="001B59E4" w:rsidRPr="00BB039F">
        <w:rPr>
          <w:rFonts w:ascii="Corbel" w:hAnsi="Corbel"/>
          <w:i/>
          <w:sz w:val="22"/>
          <w:szCs w:val="22"/>
        </w:rPr>
        <w:t xml:space="preserve"> </w:t>
      </w:r>
      <w:r w:rsidR="006F1BF1" w:rsidRPr="00BB039F">
        <w:rPr>
          <w:rFonts w:ascii="Corbel" w:hAnsi="Corbel"/>
          <w:i/>
          <w:sz w:val="22"/>
          <w:szCs w:val="22"/>
        </w:rPr>
        <w:t>true</w:t>
      </w:r>
      <w:r w:rsidR="006F1BF1" w:rsidRPr="00BB039F">
        <w:rPr>
          <w:rFonts w:ascii="Corbel" w:hAnsi="Corbel"/>
          <w:sz w:val="22"/>
          <w:szCs w:val="22"/>
        </w:rPr>
        <w:t>.</w:t>
      </w:r>
    </w:p>
    <w:p w14:paraId="72B95796" w14:textId="77777777" w:rsidR="00344517" w:rsidRPr="00BB039F" w:rsidRDefault="00344517" w:rsidP="00D90007">
      <w:pPr>
        <w:rPr>
          <w:rFonts w:ascii="Corbel" w:hAnsi="Corbel"/>
          <w:sz w:val="22"/>
          <w:szCs w:val="22"/>
        </w:rPr>
      </w:pPr>
    </w:p>
    <w:p w14:paraId="72B95797" w14:textId="77777777" w:rsidR="00D90007" w:rsidRPr="00BB039F" w:rsidRDefault="00D90007" w:rsidP="00D90007">
      <w:pPr>
        <w:rPr>
          <w:rFonts w:ascii="Corbel" w:hAnsi="Corbel"/>
          <w:sz w:val="22"/>
          <w:szCs w:val="22"/>
        </w:rPr>
      </w:pPr>
      <w:r w:rsidRPr="00BB039F">
        <w:rPr>
          <w:rFonts w:ascii="Corbel" w:hAnsi="Corbel"/>
          <w:sz w:val="22"/>
          <w:szCs w:val="22"/>
        </w:rPr>
        <w:t xml:space="preserve">Let ook op dat bij de eerste </w:t>
      </w:r>
      <w:r w:rsidRPr="00BB039F">
        <w:rPr>
          <w:rFonts w:ascii="Corbel" w:hAnsi="Corbel"/>
          <w:i/>
          <w:sz w:val="22"/>
          <w:szCs w:val="22"/>
        </w:rPr>
        <w:t>MessageInTransactionType</w:t>
      </w:r>
      <w:r w:rsidRPr="00BB039F">
        <w:rPr>
          <w:rFonts w:ascii="Corbel" w:hAnsi="Corbel"/>
          <w:sz w:val="22"/>
          <w:szCs w:val="22"/>
        </w:rPr>
        <w:t xml:space="preserve"> T2 en T3 de voorgaande (previous) MITT uit T1 komt.  Het veld previous geeft aan welke MITT vooraf dien</w:t>
      </w:r>
      <w:r w:rsidR="00F31753" w:rsidRPr="00BB039F">
        <w:rPr>
          <w:rFonts w:ascii="Corbel" w:hAnsi="Corbel"/>
          <w:sz w:val="22"/>
          <w:szCs w:val="22"/>
        </w:rPr>
        <w:t>t</w:t>
      </w:r>
      <w:r w:rsidRPr="00BB039F">
        <w:rPr>
          <w:rFonts w:ascii="Corbel" w:hAnsi="Corbel"/>
          <w:sz w:val="22"/>
          <w:szCs w:val="22"/>
        </w:rPr>
        <w:t xml:space="preserve"> te gaan aan een andere MITT. Dit veld is niet gekoppeld aan een specifieke transactie.</w:t>
      </w:r>
    </w:p>
    <w:p w14:paraId="72B95798" w14:textId="77777777" w:rsidR="00D90007" w:rsidRPr="00BB039F" w:rsidRDefault="00D90007" w:rsidP="00D90007">
      <w:pPr>
        <w:rPr>
          <w:rFonts w:ascii="Corbel" w:hAnsi="Corbel"/>
          <w:sz w:val="22"/>
          <w:szCs w:val="22"/>
        </w:rPr>
      </w:pPr>
      <w:r w:rsidRPr="00BB039F">
        <w:rPr>
          <w:rFonts w:ascii="Corbel" w:hAnsi="Corbel"/>
          <w:sz w:val="22"/>
          <w:szCs w:val="22"/>
        </w:rPr>
        <w:t xml:space="preserve">Let in het schema </w:t>
      </w:r>
      <w:r w:rsidR="00344517" w:rsidRPr="00BB039F">
        <w:rPr>
          <w:rFonts w:ascii="Corbel" w:hAnsi="Corbel"/>
          <w:sz w:val="22"/>
          <w:szCs w:val="22"/>
        </w:rPr>
        <w:t xml:space="preserve">verder </w:t>
      </w:r>
      <w:r w:rsidRPr="00BB039F">
        <w:rPr>
          <w:rFonts w:ascii="Corbel" w:hAnsi="Corbel"/>
          <w:sz w:val="22"/>
          <w:szCs w:val="22"/>
        </w:rPr>
        <w:t xml:space="preserve">op de </w:t>
      </w:r>
      <w:r w:rsidR="00EF1D1C" w:rsidRPr="00BB039F">
        <w:rPr>
          <w:rFonts w:ascii="Corbel" w:hAnsi="Corbel"/>
          <w:sz w:val="22"/>
          <w:szCs w:val="22"/>
        </w:rPr>
        <w:t xml:space="preserve">situatie die zich voordoet bij </w:t>
      </w:r>
      <w:r w:rsidR="00EF1D1C" w:rsidRPr="00BB039F">
        <w:rPr>
          <w:rFonts w:ascii="Corbel" w:hAnsi="Corbel"/>
          <w:i/>
          <w:sz w:val="22"/>
          <w:szCs w:val="22"/>
        </w:rPr>
        <w:t>BerichtInTransactie6</w:t>
      </w:r>
      <w:r w:rsidRPr="00BB039F">
        <w:rPr>
          <w:rFonts w:ascii="Corbel" w:hAnsi="Corbel"/>
          <w:sz w:val="22"/>
          <w:szCs w:val="22"/>
        </w:rPr>
        <w:t xml:space="preserve">. Op basis van de richtlijn </w:t>
      </w:r>
      <w:r w:rsidR="0081051D" w:rsidRPr="00BB039F">
        <w:rPr>
          <w:rFonts w:ascii="Corbel" w:hAnsi="Corbel"/>
          <w:sz w:val="22"/>
          <w:szCs w:val="22"/>
        </w:rPr>
        <w:t xml:space="preserve">Transactiekoppeling </w:t>
      </w:r>
      <w:r w:rsidR="009A44A2" w:rsidRPr="00BB039F">
        <w:rPr>
          <w:rFonts w:ascii="Corbel" w:hAnsi="Corbel"/>
          <w:sz w:val="22"/>
          <w:szCs w:val="22"/>
        </w:rPr>
        <w:t xml:space="preserve">die in versie 1.2 van de systematiek is doorgevoerd </w:t>
      </w:r>
      <w:r w:rsidR="0081051D" w:rsidRPr="00BB039F">
        <w:rPr>
          <w:rFonts w:ascii="Corbel" w:hAnsi="Corbel"/>
          <w:sz w:val="22"/>
          <w:szCs w:val="22"/>
        </w:rPr>
        <w:t xml:space="preserve">(zie </w:t>
      </w:r>
      <w:r w:rsidR="009A44A2" w:rsidRPr="00BB039F">
        <w:rPr>
          <w:rFonts w:ascii="Corbel" w:hAnsi="Corbel"/>
          <w:sz w:val="22"/>
          <w:szCs w:val="22"/>
        </w:rPr>
        <w:t xml:space="preserve">ook de toelichting in </w:t>
      </w:r>
      <w:r w:rsidR="00D40558" w:rsidRPr="00BB039F">
        <w:rPr>
          <w:rFonts w:ascii="Corbel" w:hAnsi="Corbel"/>
          <w:sz w:val="22"/>
          <w:szCs w:val="22"/>
        </w:rPr>
        <w:t xml:space="preserve">paragraaf 1.2.1 van </w:t>
      </w:r>
      <w:r w:rsidRPr="00BB039F">
        <w:rPr>
          <w:rFonts w:ascii="Corbel" w:hAnsi="Corbel"/>
          <w:sz w:val="22"/>
          <w:szCs w:val="22"/>
        </w:rPr>
        <w:t>bijlage</w:t>
      </w:r>
      <w:r w:rsidR="0004681A" w:rsidRPr="00BB039F">
        <w:rPr>
          <w:rFonts w:ascii="Corbel" w:hAnsi="Corbel"/>
          <w:sz w:val="22"/>
          <w:szCs w:val="22"/>
        </w:rPr>
        <w:t xml:space="preserve"> </w:t>
      </w:r>
      <w:r w:rsidR="002708C4" w:rsidRPr="00BB039F">
        <w:rPr>
          <w:rFonts w:ascii="Corbel" w:hAnsi="Corbel"/>
          <w:sz w:val="22"/>
          <w:szCs w:val="22"/>
        </w:rPr>
        <w:t>5</w:t>
      </w:r>
      <w:r w:rsidR="0081051D" w:rsidRPr="00BB039F">
        <w:rPr>
          <w:rFonts w:ascii="Corbel" w:hAnsi="Corbel"/>
          <w:sz w:val="22"/>
          <w:szCs w:val="22"/>
        </w:rPr>
        <w:t xml:space="preserve"> bij de Leidraad)</w:t>
      </w:r>
      <w:r w:rsidR="009A44A2" w:rsidRPr="00BB039F">
        <w:rPr>
          <w:rFonts w:ascii="Corbel" w:hAnsi="Corbel"/>
          <w:sz w:val="22"/>
          <w:szCs w:val="22"/>
        </w:rPr>
        <w:t>,</w:t>
      </w:r>
      <w:r w:rsidRPr="00BB039F">
        <w:rPr>
          <w:rFonts w:ascii="Corbel" w:hAnsi="Corbel"/>
          <w:sz w:val="22"/>
          <w:szCs w:val="22"/>
        </w:rPr>
        <w:t xml:space="preserve"> kan </w:t>
      </w:r>
      <w:r w:rsidRPr="00BB039F">
        <w:rPr>
          <w:rFonts w:ascii="Corbel" w:hAnsi="Corbel"/>
          <w:i/>
          <w:sz w:val="22"/>
          <w:szCs w:val="22"/>
        </w:rPr>
        <w:t>BerichtInTransactie6</w:t>
      </w:r>
      <w:r w:rsidRPr="00BB039F">
        <w:rPr>
          <w:rFonts w:ascii="Corbel" w:hAnsi="Corbel"/>
          <w:sz w:val="22"/>
          <w:szCs w:val="22"/>
        </w:rPr>
        <w:t xml:space="preserve"> worden verzonden ondanks dat </w:t>
      </w:r>
      <w:r w:rsidRPr="00BB039F">
        <w:rPr>
          <w:rFonts w:ascii="Corbel" w:hAnsi="Corbel"/>
          <w:i/>
          <w:sz w:val="22"/>
          <w:szCs w:val="22"/>
        </w:rPr>
        <w:t>BerichtInTransactie1</w:t>
      </w:r>
      <w:r w:rsidR="00C25D57" w:rsidRPr="00BB039F">
        <w:rPr>
          <w:rFonts w:ascii="Corbel" w:hAnsi="Corbel"/>
          <w:i/>
          <w:sz w:val="22"/>
          <w:szCs w:val="22"/>
        </w:rPr>
        <w:t>0</w:t>
      </w:r>
      <w:r w:rsidRPr="00BB039F">
        <w:rPr>
          <w:rFonts w:ascii="Corbel" w:hAnsi="Corbel"/>
          <w:sz w:val="22"/>
          <w:szCs w:val="22"/>
        </w:rPr>
        <w:t xml:space="preserve"> ook is verzonden. De </w:t>
      </w:r>
      <w:r w:rsidRPr="00BB039F">
        <w:rPr>
          <w:rFonts w:ascii="Corbel" w:hAnsi="Corbel"/>
          <w:i/>
          <w:sz w:val="22"/>
          <w:szCs w:val="22"/>
        </w:rPr>
        <w:t>Ober</w:t>
      </w:r>
      <w:r w:rsidRPr="00BB039F">
        <w:rPr>
          <w:rFonts w:ascii="Corbel" w:hAnsi="Corbel"/>
          <w:sz w:val="22"/>
          <w:szCs w:val="22"/>
        </w:rPr>
        <w:t xml:space="preserve"> kan transactie T1 dus voortzetten zonder transactie T2 af te ronden.</w:t>
      </w:r>
    </w:p>
    <w:p w14:paraId="72B95799" w14:textId="77777777" w:rsidR="002006FD" w:rsidRPr="00BB039F" w:rsidRDefault="00676484" w:rsidP="00D90007">
      <w:pPr>
        <w:rPr>
          <w:rFonts w:ascii="Corbel" w:hAnsi="Corbel"/>
          <w:sz w:val="22"/>
          <w:szCs w:val="22"/>
        </w:rPr>
      </w:pPr>
      <w:r w:rsidRPr="00BB039F">
        <w:rPr>
          <w:rFonts w:ascii="Corbel" w:hAnsi="Corbel"/>
          <w:noProof/>
        </w:rPr>
        <w:drawing>
          <wp:inline distT="0" distB="0" distL="0" distR="0" wp14:anchorId="72B965C3" wp14:editId="72B965C4">
            <wp:extent cx="5947410" cy="221678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410" cy="2216785"/>
                    </a:xfrm>
                    <a:prstGeom prst="rect">
                      <a:avLst/>
                    </a:prstGeom>
                    <a:noFill/>
                    <a:ln>
                      <a:noFill/>
                    </a:ln>
                  </pic:spPr>
                </pic:pic>
              </a:graphicData>
            </a:graphic>
          </wp:inline>
        </w:drawing>
      </w:r>
    </w:p>
    <w:p w14:paraId="72B9579A" w14:textId="77777777" w:rsidR="002006FD" w:rsidRPr="00BB039F" w:rsidRDefault="002006FD" w:rsidP="00D90007">
      <w:pPr>
        <w:rPr>
          <w:rFonts w:ascii="Corbel" w:hAnsi="Corbel"/>
          <w:sz w:val="22"/>
          <w:szCs w:val="22"/>
        </w:rPr>
      </w:pPr>
    </w:p>
    <w:p w14:paraId="72B9579B" w14:textId="77777777" w:rsidR="002006FD" w:rsidRPr="00BB039F" w:rsidRDefault="00676484" w:rsidP="002006FD">
      <w:pPr>
        <w:keepNext/>
        <w:rPr>
          <w:rFonts w:ascii="Corbel" w:hAnsi="Corbel"/>
        </w:rPr>
      </w:pPr>
      <w:r w:rsidRPr="00BB039F">
        <w:rPr>
          <w:rFonts w:ascii="Corbel" w:hAnsi="Corbel"/>
          <w:noProof/>
        </w:rPr>
        <w:lastRenderedPageBreak/>
        <w:drawing>
          <wp:inline distT="0" distB="0" distL="0" distR="0" wp14:anchorId="72B965C5" wp14:editId="72B965C6">
            <wp:extent cx="5413375" cy="361378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3375" cy="3613785"/>
                    </a:xfrm>
                    <a:prstGeom prst="rect">
                      <a:avLst/>
                    </a:prstGeom>
                    <a:noFill/>
                    <a:ln>
                      <a:noFill/>
                    </a:ln>
                  </pic:spPr>
                </pic:pic>
              </a:graphicData>
            </a:graphic>
          </wp:inline>
        </w:drawing>
      </w:r>
    </w:p>
    <w:p w14:paraId="72B9579C" w14:textId="69D35F57" w:rsidR="002006FD" w:rsidRPr="00BB039F" w:rsidRDefault="002006FD" w:rsidP="002006FD">
      <w:pPr>
        <w:pStyle w:val="Bijschrift"/>
        <w:rPr>
          <w:rFonts w:ascii="Corbel" w:hAnsi="Corbel"/>
        </w:rPr>
      </w:pPr>
      <w:r w:rsidRPr="00BB039F">
        <w:rPr>
          <w:rFonts w:ascii="Corbel" w:hAnsi="Corbel"/>
        </w:rPr>
        <w:t xml:space="preserve">Figuur </w:t>
      </w:r>
      <w:r w:rsidRPr="00BB039F">
        <w:rPr>
          <w:rFonts w:ascii="Corbel" w:hAnsi="Corbel"/>
        </w:rPr>
        <w:fldChar w:fldCharType="begin"/>
      </w:r>
      <w:r w:rsidRPr="00BB039F">
        <w:rPr>
          <w:rFonts w:ascii="Corbel" w:hAnsi="Corbel"/>
        </w:rPr>
        <w:instrText xml:space="preserve"> SEQ Figuur \* ARABIC </w:instrText>
      </w:r>
      <w:r w:rsidRPr="00BB039F">
        <w:rPr>
          <w:rFonts w:ascii="Corbel" w:hAnsi="Corbel"/>
        </w:rPr>
        <w:fldChar w:fldCharType="separate"/>
      </w:r>
      <w:r w:rsidR="00E96AE4">
        <w:rPr>
          <w:rFonts w:ascii="Corbel" w:hAnsi="Corbel"/>
          <w:noProof/>
        </w:rPr>
        <w:t>2</w:t>
      </w:r>
      <w:r w:rsidRPr="00BB039F">
        <w:rPr>
          <w:rFonts w:ascii="Corbel" w:hAnsi="Corbel"/>
        </w:rPr>
        <w:fldChar w:fldCharType="end"/>
      </w:r>
      <w:r w:rsidRPr="00BB039F">
        <w:rPr>
          <w:rFonts w:ascii="Corbel" w:hAnsi="Corbel"/>
        </w:rPr>
        <w:tab/>
        <w:t>Transactie T1 – Opname bestelling</w:t>
      </w:r>
    </w:p>
    <w:p w14:paraId="72B9579D" w14:textId="77777777" w:rsidR="002006FD" w:rsidRPr="00BB039F" w:rsidRDefault="002006FD" w:rsidP="002006FD">
      <w:pPr>
        <w:rPr>
          <w:rFonts w:ascii="Corbel" w:hAnsi="Corbel"/>
        </w:rPr>
      </w:pPr>
    </w:p>
    <w:p w14:paraId="72B9579E" w14:textId="77777777" w:rsidR="002006FD" w:rsidRPr="00BB039F" w:rsidRDefault="00676484" w:rsidP="002006FD">
      <w:pPr>
        <w:keepNext/>
        <w:rPr>
          <w:rFonts w:ascii="Corbel" w:hAnsi="Corbel"/>
        </w:rPr>
      </w:pPr>
      <w:r w:rsidRPr="00BB039F">
        <w:rPr>
          <w:rFonts w:ascii="Corbel" w:hAnsi="Corbel"/>
          <w:noProof/>
        </w:rPr>
        <w:drawing>
          <wp:inline distT="0" distB="0" distL="0" distR="0" wp14:anchorId="72B965C7" wp14:editId="72B965C8">
            <wp:extent cx="5413375" cy="21723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3375" cy="2172335"/>
                    </a:xfrm>
                    <a:prstGeom prst="rect">
                      <a:avLst/>
                    </a:prstGeom>
                    <a:noFill/>
                    <a:ln>
                      <a:noFill/>
                    </a:ln>
                  </pic:spPr>
                </pic:pic>
              </a:graphicData>
            </a:graphic>
          </wp:inline>
        </w:drawing>
      </w:r>
    </w:p>
    <w:p w14:paraId="72B9579F" w14:textId="2121316F" w:rsidR="002006FD" w:rsidRPr="00BB039F" w:rsidRDefault="002006FD" w:rsidP="002006FD">
      <w:pPr>
        <w:pStyle w:val="Bijschrift"/>
        <w:rPr>
          <w:rFonts w:ascii="Corbel" w:hAnsi="Corbel"/>
        </w:rPr>
      </w:pPr>
      <w:r w:rsidRPr="00BB039F">
        <w:rPr>
          <w:rFonts w:ascii="Corbel" w:hAnsi="Corbel"/>
        </w:rPr>
        <w:t xml:space="preserve">Figuur </w:t>
      </w:r>
      <w:r w:rsidRPr="00BB039F">
        <w:rPr>
          <w:rFonts w:ascii="Corbel" w:hAnsi="Corbel"/>
        </w:rPr>
        <w:fldChar w:fldCharType="begin"/>
      </w:r>
      <w:r w:rsidRPr="00BB039F">
        <w:rPr>
          <w:rFonts w:ascii="Corbel" w:hAnsi="Corbel"/>
        </w:rPr>
        <w:instrText xml:space="preserve"> SEQ Figuur \* ARABIC </w:instrText>
      </w:r>
      <w:r w:rsidRPr="00BB039F">
        <w:rPr>
          <w:rFonts w:ascii="Corbel" w:hAnsi="Corbel"/>
        </w:rPr>
        <w:fldChar w:fldCharType="separate"/>
      </w:r>
      <w:r w:rsidR="00E96AE4">
        <w:rPr>
          <w:rFonts w:ascii="Corbel" w:hAnsi="Corbel"/>
          <w:noProof/>
        </w:rPr>
        <w:t>3</w:t>
      </w:r>
      <w:r w:rsidRPr="00BB039F">
        <w:rPr>
          <w:rFonts w:ascii="Corbel" w:hAnsi="Corbel"/>
        </w:rPr>
        <w:fldChar w:fldCharType="end"/>
      </w:r>
      <w:r w:rsidRPr="00BB039F">
        <w:rPr>
          <w:rFonts w:ascii="Corbel" w:hAnsi="Corbel"/>
        </w:rPr>
        <w:tab/>
        <w:t>Transactie T2 – Vraag (ober aan kok)</w:t>
      </w:r>
    </w:p>
    <w:p w14:paraId="72B957A0" w14:textId="77777777" w:rsidR="00F6222E" w:rsidRPr="00BB039F" w:rsidRDefault="00F6222E" w:rsidP="00F6222E">
      <w:pPr>
        <w:rPr>
          <w:rFonts w:ascii="Corbel" w:hAnsi="Corbel"/>
        </w:rPr>
      </w:pPr>
    </w:p>
    <w:p w14:paraId="72B957A1" w14:textId="77777777" w:rsidR="00F6222E" w:rsidRPr="00BB039F" w:rsidRDefault="00676484" w:rsidP="00F6222E">
      <w:pPr>
        <w:keepNext/>
        <w:rPr>
          <w:rFonts w:ascii="Corbel" w:hAnsi="Corbel"/>
        </w:rPr>
      </w:pPr>
      <w:r w:rsidRPr="00BB039F">
        <w:rPr>
          <w:rFonts w:ascii="Corbel" w:hAnsi="Corbel"/>
          <w:noProof/>
        </w:rPr>
        <w:lastRenderedPageBreak/>
        <w:drawing>
          <wp:inline distT="0" distB="0" distL="0" distR="0" wp14:anchorId="72B965C9" wp14:editId="72B965CA">
            <wp:extent cx="5413375" cy="217233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3375" cy="2172335"/>
                    </a:xfrm>
                    <a:prstGeom prst="rect">
                      <a:avLst/>
                    </a:prstGeom>
                    <a:noFill/>
                    <a:ln>
                      <a:noFill/>
                    </a:ln>
                  </pic:spPr>
                </pic:pic>
              </a:graphicData>
            </a:graphic>
          </wp:inline>
        </w:drawing>
      </w:r>
    </w:p>
    <w:p w14:paraId="72B957A2" w14:textId="73F70649" w:rsidR="00F6222E" w:rsidRPr="00BB039F" w:rsidRDefault="00F6222E" w:rsidP="00F6222E">
      <w:pPr>
        <w:pStyle w:val="Bijschrift"/>
        <w:rPr>
          <w:rFonts w:ascii="Corbel" w:hAnsi="Corbel"/>
        </w:rPr>
      </w:pPr>
      <w:r w:rsidRPr="00BB039F">
        <w:rPr>
          <w:rFonts w:ascii="Corbel" w:hAnsi="Corbel"/>
        </w:rPr>
        <w:t xml:space="preserve">Figuur </w:t>
      </w:r>
      <w:r w:rsidRPr="00BB039F">
        <w:rPr>
          <w:rFonts w:ascii="Corbel" w:hAnsi="Corbel"/>
        </w:rPr>
        <w:fldChar w:fldCharType="begin"/>
      </w:r>
      <w:r w:rsidRPr="00BB039F">
        <w:rPr>
          <w:rFonts w:ascii="Corbel" w:hAnsi="Corbel"/>
        </w:rPr>
        <w:instrText xml:space="preserve"> SEQ Figuur \* ARABIC </w:instrText>
      </w:r>
      <w:r w:rsidRPr="00BB039F">
        <w:rPr>
          <w:rFonts w:ascii="Corbel" w:hAnsi="Corbel"/>
        </w:rPr>
        <w:fldChar w:fldCharType="separate"/>
      </w:r>
      <w:r w:rsidR="00E96AE4">
        <w:rPr>
          <w:rFonts w:ascii="Corbel" w:hAnsi="Corbel"/>
          <w:noProof/>
        </w:rPr>
        <w:t>4</w:t>
      </w:r>
      <w:r w:rsidRPr="00BB039F">
        <w:rPr>
          <w:rFonts w:ascii="Corbel" w:hAnsi="Corbel"/>
        </w:rPr>
        <w:fldChar w:fldCharType="end"/>
      </w:r>
      <w:r w:rsidRPr="00BB039F">
        <w:rPr>
          <w:rFonts w:ascii="Corbel" w:hAnsi="Corbel"/>
        </w:rPr>
        <w:tab/>
        <w:t>Transactie  T3 – Opdracht (ober aan kok)</w:t>
      </w:r>
    </w:p>
    <w:p w14:paraId="72B957A3" w14:textId="77777777" w:rsidR="00F60355" w:rsidRPr="00BB039F" w:rsidRDefault="00F60355" w:rsidP="00F60355">
      <w:pPr>
        <w:rPr>
          <w:rFonts w:ascii="Corbel" w:hAnsi="Corbel"/>
        </w:rPr>
      </w:pPr>
    </w:p>
    <w:p w14:paraId="72B957A4" w14:textId="77777777" w:rsidR="00F60355" w:rsidRPr="00BB039F" w:rsidRDefault="00676484" w:rsidP="00F60355">
      <w:pPr>
        <w:keepNext/>
        <w:rPr>
          <w:rFonts w:ascii="Corbel" w:hAnsi="Corbel"/>
        </w:rPr>
      </w:pPr>
      <w:r w:rsidRPr="00BB039F">
        <w:rPr>
          <w:rFonts w:ascii="Corbel" w:hAnsi="Corbel"/>
          <w:noProof/>
        </w:rPr>
        <w:drawing>
          <wp:inline distT="0" distB="0" distL="0" distR="0" wp14:anchorId="72B965CB" wp14:editId="72B965CC">
            <wp:extent cx="5413375" cy="21723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3375" cy="2172335"/>
                    </a:xfrm>
                    <a:prstGeom prst="rect">
                      <a:avLst/>
                    </a:prstGeom>
                    <a:noFill/>
                    <a:ln>
                      <a:noFill/>
                    </a:ln>
                  </pic:spPr>
                </pic:pic>
              </a:graphicData>
            </a:graphic>
          </wp:inline>
        </w:drawing>
      </w:r>
    </w:p>
    <w:p w14:paraId="72B957A5" w14:textId="130F9B46" w:rsidR="00F60355" w:rsidRPr="00BB039F" w:rsidRDefault="00F60355" w:rsidP="00F60355">
      <w:pPr>
        <w:pStyle w:val="Bijschrift"/>
        <w:rPr>
          <w:rFonts w:ascii="Corbel" w:hAnsi="Corbel"/>
        </w:rPr>
        <w:sectPr w:rsidR="00F60355" w:rsidRPr="00BB039F" w:rsidSect="00D90007">
          <w:headerReference w:type="even" r:id="rId17"/>
          <w:headerReference w:type="default" r:id="rId18"/>
          <w:footerReference w:type="default" r:id="rId19"/>
          <w:type w:val="continuous"/>
          <w:pgSz w:w="11880" w:h="16800"/>
          <w:pgMar w:top="1702" w:right="1107" w:bottom="1418" w:left="1701" w:header="708" w:footer="708" w:gutter="0"/>
          <w:cols w:space="708"/>
          <w:docGrid w:linePitch="272"/>
        </w:sectPr>
      </w:pPr>
      <w:r w:rsidRPr="00BB039F">
        <w:rPr>
          <w:rFonts w:ascii="Corbel" w:hAnsi="Corbel"/>
        </w:rPr>
        <w:t xml:space="preserve">Figuur </w:t>
      </w:r>
      <w:r w:rsidRPr="00BB039F">
        <w:rPr>
          <w:rFonts w:ascii="Corbel" w:hAnsi="Corbel"/>
        </w:rPr>
        <w:fldChar w:fldCharType="begin"/>
      </w:r>
      <w:r w:rsidRPr="00BB039F">
        <w:rPr>
          <w:rFonts w:ascii="Corbel" w:hAnsi="Corbel"/>
        </w:rPr>
        <w:instrText xml:space="preserve"> SEQ Figuur \* ARABIC </w:instrText>
      </w:r>
      <w:r w:rsidRPr="00BB039F">
        <w:rPr>
          <w:rFonts w:ascii="Corbel" w:hAnsi="Corbel"/>
        </w:rPr>
        <w:fldChar w:fldCharType="separate"/>
      </w:r>
      <w:r w:rsidR="00E96AE4">
        <w:rPr>
          <w:rFonts w:ascii="Corbel" w:hAnsi="Corbel"/>
          <w:noProof/>
        </w:rPr>
        <w:t>5</w:t>
      </w:r>
      <w:r w:rsidRPr="00BB039F">
        <w:rPr>
          <w:rFonts w:ascii="Corbel" w:hAnsi="Corbel"/>
        </w:rPr>
        <w:fldChar w:fldCharType="end"/>
      </w:r>
      <w:r w:rsidRPr="00BB039F">
        <w:rPr>
          <w:rFonts w:ascii="Corbel" w:hAnsi="Corbel"/>
        </w:rPr>
        <w:tab/>
        <w:t>Transactie  T4 – Vraag (kok aan keukenhulp)</w:t>
      </w:r>
    </w:p>
    <w:p w14:paraId="72B957A6" w14:textId="3748E87F" w:rsidR="00D90007" w:rsidRPr="00BB039F" w:rsidRDefault="00AA7CA8" w:rsidP="00AA7CA8">
      <w:pPr>
        <w:pStyle w:val="Bijschrift"/>
        <w:rPr>
          <w:rFonts w:ascii="Corbel" w:hAnsi="Corbel"/>
        </w:rPr>
        <w:sectPr w:rsidR="00D90007" w:rsidRPr="00BB039F" w:rsidSect="00D90007">
          <w:pgSz w:w="16800" w:h="11880" w:orient="landscape"/>
          <w:pgMar w:top="1418" w:right="835" w:bottom="1418" w:left="1418" w:header="708" w:footer="708" w:gutter="0"/>
          <w:cols w:space="708"/>
          <w:docGrid w:linePitch="272"/>
        </w:sectPr>
      </w:pPr>
      <w:r w:rsidRPr="00BB039F">
        <w:rPr>
          <w:rFonts w:ascii="Corbel" w:hAnsi="Corbel"/>
        </w:rPr>
        <w:lastRenderedPageBreak/>
        <w:t xml:space="preserve">Figuur </w:t>
      </w:r>
      <w:r w:rsidRPr="00BB039F">
        <w:rPr>
          <w:rFonts w:ascii="Corbel" w:hAnsi="Corbel"/>
        </w:rPr>
        <w:fldChar w:fldCharType="begin"/>
      </w:r>
      <w:r w:rsidRPr="00BB039F">
        <w:rPr>
          <w:rFonts w:ascii="Corbel" w:hAnsi="Corbel"/>
        </w:rPr>
        <w:instrText xml:space="preserve"> SEQ Figuur \* ARABIC </w:instrText>
      </w:r>
      <w:r w:rsidRPr="00BB039F">
        <w:rPr>
          <w:rFonts w:ascii="Corbel" w:hAnsi="Corbel"/>
        </w:rPr>
        <w:fldChar w:fldCharType="separate"/>
      </w:r>
      <w:r w:rsidR="00E96AE4">
        <w:rPr>
          <w:rFonts w:ascii="Corbel" w:hAnsi="Corbel"/>
          <w:noProof/>
        </w:rPr>
        <w:t>6</w:t>
      </w:r>
      <w:r w:rsidRPr="00BB039F">
        <w:rPr>
          <w:rFonts w:ascii="Corbel" w:hAnsi="Corbel"/>
        </w:rPr>
        <w:fldChar w:fldCharType="end"/>
      </w:r>
      <w:r w:rsidR="00676484" w:rsidRPr="00BB039F">
        <w:rPr>
          <w:rFonts w:ascii="Corbel" w:hAnsi="Corbel"/>
          <w:noProof/>
        </w:rPr>
        <w:drawing>
          <wp:anchor distT="0" distB="0" distL="114300" distR="114300" simplePos="0" relativeHeight="251658240" behindDoc="0" locked="0" layoutInCell="1" allowOverlap="1" wp14:anchorId="72B965CD" wp14:editId="72B965CE">
            <wp:simplePos x="0" y="0"/>
            <wp:positionH relativeFrom="column">
              <wp:posOffset>0</wp:posOffset>
            </wp:positionH>
            <wp:positionV relativeFrom="paragraph">
              <wp:posOffset>0</wp:posOffset>
            </wp:positionV>
            <wp:extent cx="8024495" cy="5615305"/>
            <wp:effectExtent l="0" t="0" r="0" b="4445"/>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24495" cy="5615305"/>
                    </a:xfrm>
                    <a:prstGeom prst="rect">
                      <a:avLst/>
                    </a:prstGeom>
                    <a:noFill/>
                    <a:ln>
                      <a:noFill/>
                    </a:ln>
                  </pic:spPr>
                </pic:pic>
              </a:graphicData>
            </a:graphic>
            <wp14:sizeRelH relativeFrom="page">
              <wp14:pctWidth>0</wp14:pctWidth>
            </wp14:sizeRelH>
            <wp14:sizeRelV relativeFrom="page">
              <wp14:pctHeight>0</wp14:pctHeight>
            </wp14:sizeRelV>
          </wp:anchor>
        </w:drawing>
      </w:r>
      <w:r w:rsidR="002B3583" w:rsidRPr="00BB039F">
        <w:rPr>
          <w:rFonts w:ascii="Corbel" w:hAnsi="Corbel"/>
        </w:rPr>
        <w:tab/>
        <w:t>BPMN diagram van het Testraamwerk</w:t>
      </w:r>
    </w:p>
    <w:p w14:paraId="72B957A7" w14:textId="77777777" w:rsidR="002627C4" w:rsidRPr="00BB039F" w:rsidRDefault="002627C4"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00FF"/>
          <w:sz w:val="17"/>
          <w:szCs w:val="17"/>
          <w:highlight w:val="white"/>
        </w:rPr>
      </w:pPr>
    </w:p>
    <w:p w14:paraId="72B957A8" w14:textId="77777777" w:rsidR="002627C4" w:rsidRPr="00BB039F" w:rsidRDefault="002627C4"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00FF"/>
          <w:sz w:val="17"/>
          <w:szCs w:val="17"/>
          <w:highlight w:val="white"/>
        </w:rPr>
      </w:pPr>
    </w:p>
    <w:p w14:paraId="72B957A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bookmarkStart w:id="498" w:name="_Toc200774352"/>
      <w:bookmarkStart w:id="499" w:name="_Toc200775262"/>
      <w:bookmarkStart w:id="500" w:name="_Toc200775395"/>
      <w:r w:rsidRPr="00FA659F">
        <w:rPr>
          <w:rFonts w:ascii="Courier New" w:eastAsia="Times New Roman" w:hAnsi="Courier New" w:cs="Courier New"/>
          <w:color w:val="008080"/>
          <w:kern w:val="0"/>
          <w:sz w:val="18"/>
          <w:szCs w:val="18"/>
          <w:lang w:val="en-US"/>
        </w:rPr>
        <w:t>&lt;MessageInTransactionType id="BerichtInTransactie1"&gt;</w:t>
      </w:r>
    </w:p>
    <w:p w14:paraId="72B957A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7A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&lt;dateLaMu&gt;2009-01-28T00:00:00&lt;/dateLaMu&gt;</w:t>
      </w:r>
    </w:p>
    <w:p w14:paraId="72B957A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7A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7A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7A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7B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7B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7B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&lt;firstMessage&gt;true&lt;/firstMessage&gt;</w:t>
      </w:r>
    </w:p>
    <w:p w14:paraId="72B957B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&lt;message&gt;</w:t>
      </w:r>
    </w:p>
    <w:p w14:paraId="72B957B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0902DE"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 xml:space="preserve"> &lt;MessageTypeRef idref="msgWiltuDeKaartZien"/&gt;</w:t>
      </w:r>
    </w:p>
    <w:p w14:paraId="72B957B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&lt;/message&gt;</w:t>
      </w:r>
    </w:p>
    <w:p w14:paraId="72B957B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&lt;transaction&gt;</w:t>
      </w:r>
    </w:p>
    <w:p w14:paraId="72B957B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idref="t1_OpnameBestelling"/&gt;</w:t>
      </w:r>
    </w:p>
    <w:p w14:paraId="72B957B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7B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7B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idref="start"/&gt;</w:t>
      </w:r>
    </w:p>
    <w:p w14:paraId="72B957B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7B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7B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7B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7B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7C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7C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id="BerichtInTransactie10"&gt;</w:t>
      </w:r>
    </w:p>
    <w:p w14:paraId="72B957C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7C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&lt;dateLaMu&gt;2009-01-31T00:00:00&lt;/dateLaMu&gt;</w:t>
      </w:r>
    </w:p>
    <w:p w14:paraId="72B957C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7C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7C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7C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7C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7C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7C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&lt;firstMessage&gt;true&lt;/firstMessage&gt;</w:t>
      </w:r>
    </w:p>
    <w:p w14:paraId="72B957C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7C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idref="msgVraag"/&gt;</w:t>
      </w:r>
    </w:p>
    <w:p w14:paraId="72B957C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7C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7C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idref="BerichtInTransactie5"/&gt;</w:t>
      </w:r>
    </w:p>
    <w:p w14:paraId="72B957D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7D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7D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idref="t2_VraagOberAanKok"/&gt;</w:t>
      </w:r>
    </w:p>
    <w:p w14:paraId="72B957D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7D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7D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idref="start"/&gt;</w:t>
      </w:r>
    </w:p>
    <w:p w14:paraId="72B957D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7D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7D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7D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7D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7D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7D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id="BerichtInTransactie11"&gt;</w:t>
      </w:r>
    </w:p>
    <w:p w14:paraId="72B957D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7D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&lt;dateLaMu&gt;2009-01-31T00:00:00&lt;/dateLaMu&gt;</w:t>
      </w:r>
    </w:p>
    <w:p w14:paraId="72B957D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7E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&lt;received&gt;true&lt;/received&gt;</w:t>
      </w:r>
    </w:p>
    <w:p w14:paraId="72B957E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7E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7E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&lt;initiatorToExecutor&gt;false&lt;/initiatorToExecutor&gt;</w:t>
      </w:r>
    </w:p>
    <w:p w14:paraId="72B957E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&lt;openSecondaryTransactionsAllowed&gt;true&lt;/openSecondaryTransactionsAllowed&gt;</w:t>
      </w:r>
    </w:p>
    <w:p w14:paraId="72B957E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7E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idref="msgAntwoord"/&gt;</w:t>
      </w:r>
    </w:p>
    <w:p w14:paraId="72B957E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7E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7E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idref="BerichtInTransactie10"/&gt;</w:t>
      </w:r>
    </w:p>
    <w:p w14:paraId="72B957E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idref="BerichtInTransactie16"/&gt;</w:t>
      </w:r>
    </w:p>
    <w:p w14:paraId="72B957E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7E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7E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&lt;TransactionTypeRef idref="t2_VraagOberAanKok"/&gt;</w:t>
      </w:r>
    </w:p>
    <w:p w14:paraId="72B957E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&lt;/transaction&gt;</w:t>
      </w:r>
    </w:p>
    <w:p w14:paraId="72B957E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&lt;transactionPhase&gt;</w:t>
      </w:r>
    </w:p>
    <w:p w14:paraId="72B957F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idref="aanvaardEinde"/&gt;</w:t>
      </w:r>
    </w:p>
    <w:p w14:paraId="72B957F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7F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7F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7F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7F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7F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7F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id="BerichtInTransactie12"&gt;</w:t>
      </w:r>
    </w:p>
    <w:p w14:paraId="72B957F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7F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&lt;dateLaMu&gt;2009-01-31T00:00:00&lt;/dateLaMu&gt;</w:t>
      </w:r>
    </w:p>
    <w:p w14:paraId="72B957F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7F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7F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7F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7F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7F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80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&lt;firstMessage&gt;true&lt;/firstMessage&gt;</w:t>
      </w:r>
    </w:p>
    <w:p w14:paraId="72B9580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0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idref="msgPlaatsingBestelling"/&gt;</w:t>
      </w:r>
    </w:p>
    <w:p w14:paraId="72B9580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0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0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idref="BerichtInTransactie7"/&gt;</w:t>
      </w:r>
    </w:p>
    <w:p w14:paraId="72B9580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0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&lt;transaction&gt;</w:t>
      </w:r>
    </w:p>
    <w:p w14:paraId="72B9580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0902DE"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&lt;TransactionTypeRef idref="t3_OpdrachtKok"/&gt;</w:t>
      </w:r>
    </w:p>
    <w:p w14:paraId="72B9580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&lt;/transaction&gt;</w:t>
      </w:r>
    </w:p>
    <w:p w14:paraId="72B9580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0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idref="start"/&gt;</w:t>
      </w:r>
    </w:p>
    <w:p w14:paraId="72B9580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0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0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80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1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&lt;conditions&gt;</w:t>
      </w:r>
    </w:p>
    <w:p w14:paraId="72B9581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902DE"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&lt;MessageInTransactionTypeConditionRef idref="MC_MaarEenBestellingToegestaan"/&gt;</w:t>
      </w:r>
    </w:p>
    <w:p w14:paraId="72B9581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&lt;/conditions&gt;</w:t>
      </w:r>
    </w:p>
    <w:p w14:paraId="72B9581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81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81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id="BerichtInTransactie13"&gt;</w:t>
      </w:r>
    </w:p>
    <w:p w14:paraId="72B9581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81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&lt;dateLaMu&gt;2009-01-31T00:00:00&lt;/dateLaMu&gt;</w:t>
      </w:r>
    </w:p>
    <w:p w14:paraId="72B9581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&lt;userLaMu&gt;PWI&lt;/userLaMu&gt;</w:t>
      </w:r>
    </w:p>
    <w:p w14:paraId="72B9581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&lt;received&gt;true&lt;/received&gt;</w:t>
      </w:r>
    </w:p>
    <w:p w14:paraId="72B9581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81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81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&lt;initiatorToExecutor&gt;false&lt;/initiatorToExecutor&gt;</w:t>
      </w:r>
    </w:p>
    <w:p w14:paraId="72B9581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&lt;openSecondaryTransactionsAllowed&gt;true&lt;/openSecondaryTransactionsAllowed&gt;</w:t>
      </w:r>
    </w:p>
    <w:p w14:paraId="72B9581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1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idref="msgBestellingAkkoord"/&gt;</w:t>
      </w:r>
    </w:p>
    <w:p w14:paraId="72B9582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2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2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idref="BerichtInTransactie12"/&gt;</w:t>
      </w:r>
    </w:p>
    <w:p w14:paraId="72B9582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idref="BerichtInTransactie16"/&gt;</w:t>
      </w:r>
    </w:p>
    <w:p w14:paraId="72B9582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2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2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&lt;TransactionTypeRef idref="t3_OpdrachtKok"/&gt;</w:t>
      </w:r>
    </w:p>
    <w:p w14:paraId="72B9582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&lt;/transaction&gt;</w:t>
      </w:r>
    </w:p>
    <w:p w14:paraId="72B9582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&lt;transactionPhase&gt;</w:t>
      </w:r>
    </w:p>
    <w:p w14:paraId="72B9582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idref="aanvaardEinde"/&gt;</w:t>
      </w:r>
    </w:p>
    <w:p w14:paraId="72B9582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2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&lt;group&gt;</w:t>
      </w:r>
    </w:p>
    <w:p w14:paraId="72B9582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82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2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82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83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id="BerichtInTransactie14"&gt;</w:t>
      </w:r>
    </w:p>
    <w:p w14:paraId="72B9583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83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&lt;dateLaMu&gt;2009-01-31T00:00:00&lt;/dateLaMu&gt;</w:t>
      </w:r>
    </w:p>
    <w:p w14:paraId="72B9583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83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83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83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83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&lt;initiatorToExecutor&gt;false&lt;/initiatorToExecutor&gt;</w:t>
      </w:r>
    </w:p>
    <w:p w14:paraId="72B9583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&lt;openSecondaryTransactionsAllowed&gt;true&lt;/openSecondaryTransactionsAllowed&gt;</w:t>
      </w:r>
    </w:p>
    <w:p w14:paraId="72B9583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3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idref="msgBestellingNietAkkoord"/&gt;</w:t>
      </w:r>
    </w:p>
    <w:p w14:paraId="72B9583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3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3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idref="BerichtInTransactie12"/&gt;</w:t>
      </w:r>
    </w:p>
    <w:p w14:paraId="72B9583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idref="BerichtInTransactie16"/&gt;</w:t>
      </w:r>
    </w:p>
    <w:p w14:paraId="72B9583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4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4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&lt;TransactionTypeRef idref="t3_OpdrachtKok"/&gt;</w:t>
      </w:r>
    </w:p>
    <w:p w14:paraId="72B9584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&lt;/transaction&gt;</w:t>
      </w:r>
    </w:p>
    <w:p w14:paraId="72B9584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&lt;transactionPhase&gt;</w:t>
      </w:r>
    </w:p>
    <w:p w14:paraId="72B9584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idref="aanvaardEinde"/&gt;</w:t>
      </w:r>
    </w:p>
    <w:p w14:paraId="72B9584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4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4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84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4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84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84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id="BerichtInTransactie15"&gt;</w:t>
      </w:r>
    </w:p>
    <w:p w14:paraId="72B9584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84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&lt;dateLaMu&gt;2009-02-02T00:00:00&lt;/dateLaMu&gt;</w:t>
      </w:r>
    </w:p>
    <w:p w14:paraId="72B9584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84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85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85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85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85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&lt;openSecondaryTransactionsAllowed&gt;true&lt;/openSecondaryTransactionsAllowed&gt;</w:t>
      </w:r>
    </w:p>
    <w:p w14:paraId="72B9585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&lt;firstMessage&gt;true&lt;/firstMessage&gt;</w:t>
      </w:r>
    </w:p>
    <w:p w14:paraId="72B9585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5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idref="msgVraag"/&gt;</w:t>
      </w:r>
    </w:p>
    <w:p w14:paraId="72B9585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5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5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idref="BerichtInTransactie10"/&gt;</w:t>
      </w:r>
    </w:p>
    <w:p w14:paraId="72B9585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idref="BerichtInTransactie12"/&gt;</w:t>
      </w:r>
    </w:p>
    <w:p w14:paraId="72B9585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idref="BerichtInTransactie16"/&gt;</w:t>
      </w:r>
    </w:p>
    <w:p w14:paraId="72B9585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5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5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idref="t4_VraagKokAanKeukenhulp"/&gt;</w:t>
      </w:r>
    </w:p>
    <w:p w14:paraId="72B9585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6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6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idref="start"/&gt;</w:t>
      </w:r>
    </w:p>
    <w:p w14:paraId="72B9586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6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6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86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6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&lt;conditions&gt;</w:t>
      </w:r>
    </w:p>
    <w:p w14:paraId="72B9586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&lt;MessageInTransactionTypeConditionRef idref="MC_GeenVraagAanHulpAlsOberAntwoordHeeft"/&gt;</w:t>
      </w:r>
    </w:p>
    <w:p w14:paraId="72B9586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fr-FR"/>
        </w:rPr>
        <w:t>&lt;/conditions&gt;</w:t>
      </w:r>
    </w:p>
    <w:p w14:paraId="72B9586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&lt;/MessageInTransactionType&gt;</w:t>
      </w:r>
    </w:p>
    <w:p w14:paraId="72B9586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p>
    <w:p w14:paraId="72B9586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&lt;MessageInTransactionType id="BerichtInTransactie16"&gt;</w:t>
      </w:r>
    </w:p>
    <w:p w14:paraId="72B9586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en-US"/>
        </w:rPr>
        <w:t>&lt;requiredNotify&gt;0&lt;/requiredNotify&gt;</w:t>
      </w:r>
    </w:p>
    <w:p w14:paraId="72B9586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lastRenderedPageBreak/>
        <w:t xml:space="preserve">    </w:t>
      </w:r>
      <w:r w:rsidRPr="00FA659F">
        <w:rPr>
          <w:rFonts w:ascii="Courier New" w:eastAsia="Times New Roman" w:hAnsi="Courier New" w:cs="Courier New"/>
          <w:color w:val="008080"/>
          <w:kern w:val="0"/>
          <w:sz w:val="18"/>
          <w:szCs w:val="18"/>
        </w:rPr>
        <w:t>&lt;dateLaMu&gt;2009-02-02T00:00:00&lt;/dateLaMu&gt;</w:t>
      </w:r>
    </w:p>
    <w:p w14:paraId="72B9586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86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&lt;received&gt;true&lt;/received&gt;</w:t>
      </w:r>
    </w:p>
    <w:p w14:paraId="72B9587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87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87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&lt;initiatorToExecutor&gt;false&lt;/initiatorToExecutor&gt;</w:t>
      </w:r>
    </w:p>
    <w:p w14:paraId="72B9587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87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&lt;message&gt;</w:t>
      </w:r>
    </w:p>
    <w:p w14:paraId="72B9587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673FB3"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&lt;MessageTypeRef idref="msgAntwoord"/&gt;</w:t>
      </w:r>
    </w:p>
    <w:p w14:paraId="72B9587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&lt;/message&gt;</w:t>
      </w:r>
    </w:p>
    <w:p w14:paraId="72B9587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&lt;previous&gt;</w:t>
      </w:r>
    </w:p>
    <w:p w14:paraId="72B9587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idref="BerichtInTransactie15"/&gt;</w:t>
      </w:r>
    </w:p>
    <w:p w14:paraId="72B9587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7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7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idref="t4_VraagKokAanKeukenhulp"/&gt;</w:t>
      </w:r>
    </w:p>
    <w:p w14:paraId="72B9587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7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7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idref="aanvaardEinde"/&gt;</w:t>
      </w:r>
    </w:p>
    <w:p w14:paraId="72B9587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8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8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673FB3"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88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8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88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88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id="BerichtInTransactie17"&gt;</w:t>
      </w:r>
    </w:p>
    <w:p w14:paraId="72B9588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88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&lt;received&gt;false&lt;/received&gt;</w:t>
      </w:r>
    </w:p>
    <w:p w14:paraId="72B9588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&lt;send&gt;false&lt;/send&gt;</w:t>
      </w:r>
    </w:p>
    <w:p w14:paraId="72B9588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88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88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&lt;message&gt;</w:t>
      </w:r>
    </w:p>
    <w:p w14:paraId="72B9588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02673C"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&lt;MessageTypeRef idref="msgAntwoordIsOvergenomen"/&gt;</w:t>
      </w:r>
    </w:p>
    <w:p w14:paraId="72B9588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&lt;/message&gt;</w:t>
      </w:r>
    </w:p>
    <w:p w14:paraId="72B9588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&lt;previous&gt;</w:t>
      </w:r>
    </w:p>
    <w:p w14:paraId="72B9588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idref="BerichtInTransactie16"/&gt;</w:t>
      </w:r>
    </w:p>
    <w:p w14:paraId="72B9589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9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9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idref="t4_VraagKokAanKeukenhulp"/&gt;</w:t>
      </w:r>
    </w:p>
    <w:p w14:paraId="72B9589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9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9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&lt;GroupTypeRef idref="StandardGroupType"/&gt;</w:t>
      </w:r>
    </w:p>
    <w:p w14:paraId="72B9589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fr-FR"/>
        </w:rPr>
        <w:t>&lt;/group&gt;</w:t>
      </w:r>
    </w:p>
    <w:p w14:paraId="72B9589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&lt;conditions&gt;</w:t>
      </w:r>
    </w:p>
    <w:p w14:paraId="72B9589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w:t>
      </w:r>
      <w:r w:rsidR="0002673C"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fr-FR"/>
        </w:rPr>
        <w:t>&lt;MessageInTransactionTypeConditionRef idref="MC_AntwoordIsVerstuurd"/&gt;</w:t>
      </w:r>
    </w:p>
    <w:p w14:paraId="72B9589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&lt;/conditions&gt;</w:t>
      </w:r>
    </w:p>
    <w:p w14:paraId="72B9589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&lt;/MessageInTransactionType&gt;</w:t>
      </w:r>
    </w:p>
    <w:p w14:paraId="72B9589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p>
    <w:p w14:paraId="72B9589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id="BerichtInTransactie18"&gt;</w:t>
      </w:r>
    </w:p>
    <w:p w14:paraId="72B9589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89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&lt;received&gt;false&lt;/received&gt;</w:t>
      </w:r>
    </w:p>
    <w:p w14:paraId="72B9589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&lt;send&gt;false&lt;/send&gt;</w:t>
      </w:r>
    </w:p>
    <w:p w14:paraId="72B958A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8A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8A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&lt;message&gt;</w:t>
      </w:r>
    </w:p>
    <w:p w14:paraId="72B958A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02673C"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&lt;MessageTypeRef idref="msgAntwoordWordtNietGebruikt"/&gt;</w:t>
      </w:r>
    </w:p>
    <w:p w14:paraId="72B958A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&lt;/message&gt;</w:t>
      </w:r>
    </w:p>
    <w:p w14:paraId="72B958A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&lt;previous&gt;</w:t>
      </w:r>
    </w:p>
    <w:p w14:paraId="72B958A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idref="BerichtInTransactie16"/&gt;</w:t>
      </w:r>
    </w:p>
    <w:p w14:paraId="72B958A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A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&lt;transaction&gt;</w:t>
      </w:r>
    </w:p>
    <w:p w14:paraId="72B958A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02673C"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&lt;TransactionTypeRef idref="t4_VraagKokAanKeukenhulp"/&gt;</w:t>
      </w:r>
    </w:p>
    <w:p w14:paraId="72B958A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&lt;/transaction&gt;</w:t>
      </w:r>
    </w:p>
    <w:p w14:paraId="72B958A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A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8A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A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&lt;conditions&gt;</w:t>
      </w:r>
    </w:p>
    <w:p w14:paraId="72B958A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&lt;MessageInTransactionTypeConditionRef idref="MC_AntwoordNietGebruikt"/&gt;</w:t>
      </w:r>
    </w:p>
    <w:p w14:paraId="72B958B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&lt;/conditions&gt;</w:t>
      </w:r>
    </w:p>
    <w:p w14:paraId="72B958B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8B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8B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id="BerichtInTransactie19"&gt;</w:t>
      </w:r>
    </w:p>
    <w:p w14:paraId="72B958B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8B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&lt;received&gt;false&lt;/received&gt;</w:t>
      </w:r>
    </w:p>
    <w:p w14:paraId="72B958B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&lt;send&gt;false&lt;/send&gt;</w:t>
      </w:r>
    </w:p>
    <w:p w14:paraId="72B958B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8B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8B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B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idref="msgBestellingIsAfgekeurdOpBasisVanAntwoord"/&gt;</w:t>
      </w:r>
    </w:p>
    <w:p w14:paraId="72B958B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B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B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idref="BerichtInTransactie16"/&gt;</w:t>
      </w:r>
    </w:p>
    <w:p w14:paraId="72B958B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B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C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&lt;TransactionTypeRef idref="t4_VraagKokAanKeukenhulp"/&gt;</w:t>
      </w:r>
    </w:p>
    <w:p w14:paraId="72B958C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&lt;/transaction&gt;</w:t>
      </w:r>
    </w:p>
    <w:p w14:paraId="72B958C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&lt;group&gt;</w:t>
      </w:r>
    </w:p>
    <w:p w14:paraId="72B958C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8C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C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&lt;conditions&gt;</w:t>
      </w:r>
    </w:p>
    <w:p w14:paraId="72B958C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&lt;MessageInTransactionTypeConditionRef idref="MC_AfkeuringIsVerstuurd"/&gt;</w:t>
      </w:r>
    </w:p>
    <w:p w14:paraId="72B958C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&lt;/conditions&gt;</w:t>
      </w:r>
    </w:p>
    <w:p w14:paraId="72B958C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8C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8C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id="BerichtInTransactie2"&gt;</w:t>
      </w:r>
    </w:p>
    <w:p w14:paraId="72B958C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8C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&lt;dateLaMu&gt;2009-01-29T00:00:00&lt;/dateLaMu&gt;</w:t>
      </w:r>
    </w:p>
    <w:p w14:paraId="72B958C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8C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&lt;received&gt;true&lt;/received&gt;</w:t>
      </w:r>
    </w:p>
    <w:p w14:paraId="72B958C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8D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8D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&lt;initiatorToExecutor&gt;false&lt;/initiatorToExecutor&gt;</w:t>
      </w:r>
    </w:p>
    <w:p w14:paraId="72B958D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8D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D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idref="msgNee"/&gt;</w:t>
      </w:r>
    </w:p>
    <w:p w14:paraId="72B958D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D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D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idref="BerichtInTransactie1"/&gt;</w:t>
      </w:r>
    </w:p>
    <w:p w14:paraId="72B958D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D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D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idref="t1_OpnameBestelling"/&gt;</w:t>
      </w:r>
    </w:p>
    <w:p w14:paraId="72B958D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D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D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idref="aanvaardEinde"/&gt;</w:t>
      </w:r>
    </w:p>
    <w:p w14:paraId="72B958D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8D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E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8E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E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8E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8E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id="BerichtInTransactie20"&gt;</w:t>
      </w:r>
    </w:p>
    <w:p w14:paraId="72B958E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8E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&lt;received&gt;false&lt;/received&gt;</w:t>
      </w:r>
    </w:p>
    <w:p w14:paraId="72B958E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&lt;send&gt;false&lt;/send&gt;</w:t>
      </w:r>
    </w:p>
    <w:p w14:paraId="72B958E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8E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8E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E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idref="msgBestellingIsGoedgekeurdOpBasisVanAntwoord"/&gt;</w:t>
      </w:r>
    </w:p>
    <w:p w14:paraId="72B958E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8E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E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idref="BerichtInTransactie16"/&gt;</w:t>
      </w:r>
    </w:p>
    <w:p w14:paraId="72B958E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8F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8F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&lt;TransactionTypeRef idref="t4_VraagKokAanKeukenhulp"/&gt;</w:t>
      </w:r>
    </w:p>
    <w:p w14:paraId="72B958F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&lt;/transaction&gt;</w:t>
      </w:r>
    </w:p>
    <w:p w14:paraId="72B958F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lastRenderedPageBreak/>
        <w:t xml:space="preserve">    </w:t>
      </w:r>
      <w:r w:rsidRPr="00FA659F">
        <w:rPr>
          <w:rFonts w:ascii="Courier New" w:eastAsia="Times New Roman" w:hAnsi="Courier New" w:cs="Courier New"/>
          <w:color w:val="008080"/>
          <w:kern w:val="0"/>
          <w:sz w:val="18"/>
          <w:szCs w:val="18"/>
          <w:lang w:val="en-US"/>
        </w:rPr>
        <w:t>&lt;group&gt;</w:t>
      </w:r>
    </w:p>
    <w:p w14:paraId="72B958F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8F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8F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&lt;conditions&gt;</w:t>
      </w:r>
    </w:p>
    <w:p w14:paraId="72B958F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02673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&lt;MessageInTransactionTypeConditionRef idref="MC_GoedkeuringIsVerstuurd"/&gt;</w:t>
      </w:r>
    </w:p>
    <w:p w14:paraId="72B958F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&lt;/conditions&gt;</w:t>
      </w:r>
    </w:p>
    <w:p w14:paraId="72B958F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8F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8F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id="BerichtInTransactie3"&gt;</w:t>
      </w:r>
    </w:p>
    <w:p w14:paraId="72B958F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8F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&lt;dateLaMu&gt;2009-01-29T00:00:00&lt;/dateLaMu&gt;</w:t>
      </w:r>
    </w:p>
    <w:p w14:paraId="72B958F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8F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&lt;received&gt;true&lt;/received&gt;</w:t>
      </w:r>
    </w:p>
    <w:p w14:paraId="72B9590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90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90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&lt;initiatorToExecutor&gt;false&lt;/initiatorToExecutor&gt;</w:t>
      </w:r>
    </w:p>
    <w:p w14:paraId="72B9590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90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&lt;firstMessage&gt;false&lt;/firstMessage&gt;</w:t>
      </w:r>
    </w:p>
    <w:p w14:paraId="72B9590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0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idref="msgJa"/&gt;</w:t>
      </w:r>
    </w:p>
    <w:p w14:paraId="72B9590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0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0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idref="BerichtInTransactie1"/&gt;</w:t>
      </w:r>
    </w:p>
    <w:p w14:paraId="72B9590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0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0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idref="t1_OpnameBestelling"/&gt;</w:t>
      </w:r>
    </w:p>
    <w:p w14:paraId="72B9590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0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0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idref="verzocht"/&gt;</w:t>
      </w:r>
    </w:p>
    <w:p w14:paraId="72B9591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1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1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91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1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91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91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id="BerichtInTransactie4"&gt;</w:t>
      </w:r>
    </w:p>
    <w:p w14:paraId="72B9591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91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&lt;dateLaMu&gt;2009-01-29T00:00:00&lt;/dateLaMu&gt;</w:t>
      </w:r>
    </w:p>
    <w:p w14:paraId="72B9591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91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91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91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91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91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91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2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idref="msgAanbiedingMenuKaart"/&gt;</w:t>
      </w:r>
    </w:p>
    <w:p w14:paraId="72B9592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2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2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idref="BerichtInTransactie3"/&gt;</w:t>
      </w:r>
    </w:p>
    <w:p w14:paraId="72B9592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2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2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idref="t1_OpnameBestelling"/&gt;</w:t>
      </w:r>
    </w:p>
    <w:p w14:paraId="72B9592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2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2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idref="beloofdExecutie"/&gt;</w:t>
      </w:r>
    </w:p>
    <w:p w14:paraId="72B9592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2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2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92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2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92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93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id="BerichtInTransactie5"&gt;</w:t>
      </w:r>
    </w:p>
    <w:p w14:paraId="72B9593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93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&lt;dateLaMu&gt;2009-01-29T00:00:00&lt;/dateLaMu&gt;</w:t>
      </w:r>
    </w:p>
    <w:p w14:paraId="72B9593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93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93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93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&lt;state&gt;active&lt;/state&gt;</w:t>
      </w:r>
    </w:p>
    <w:p w14:paraId="72B9593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&lt;initiatorToExecutor&gt;false&lt;/initiatorToExecutor&gt;</w:t>
      </w:r>
    </w:p>
    <w:p w14:paraId="72B9593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93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3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idref="msgVraag"/&gt;</w:t>
      </w:r>
    </w:p>
    <w:p w14:paraId="72B9593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3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3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idref="BerichtInTransactie4"/&gt;</w:t>
      </w:r>
    </w:p>
    <w:p w14:paraId="72B9593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idref="BerichtInTransactie6"/&gt;</w:t>
      </w:r>
    </w:p>
    <w:p w14:paraId="72B9593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idref="BerichtInTransactie8"/&gt;</w:t>
      </w:r>
    </w:p>
    <w:p w14:paraId="72B9594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4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4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idref="t1_OpnameBestelling"/&gt;</w:t>
      </w:r>
    </w:p>
    <w:p w14:paraId="72B9594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4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4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idref="wijzigingHold"/&gt;</w:t>
      </w:r>
    </w:p>
    <w:p w14:paraId="72B9594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4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4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94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4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94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94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id="BerichtInTransactie6"&gt;</w:t>
      </w:r>
    </w:p>
    <w:p w14:paraId="72B9594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94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&lt;dateLaMu&gt;2011-10-26T00:00:00&lt;/dateLaMu&gt;</w:t>
      </w:r>
    </w:p>
    <w:p w14:paraId="72B9594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95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95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95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95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95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&lt;openSecondaryTransactionsAllowed&gt;true&lt;/openSecondaryTransactionsAllowed&gt;</w:t>
      </w:r>
    </w:p>
    <w:p w14:paraId="72B9595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5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idref="msgAntwoord"/&gt;</w:t>
      </w:r>
    </w:p>
    <w:p w14:paraId="72B9595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5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5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idref="BerichtInTransactie5"/&gt;</w:t>
      </w:r>
    </w:p>
    <w:p w14:paraId="72B9595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idref="BerichtInTransactie11"/&gt;</w:t>
      </w:r>
    </w:p>
    <w:p w14:paraId="72B9595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5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5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idref="t1_OpnameBestelling"/&gt;</w:t>
      </w:r>
    </w:p>
    <w:p w14:paraId="72B9595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5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6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idref="beloofdExecutie"/&gt;</w:t>
      </w:r>
    </w:p>
    <w:p w14:paraId="72B9596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6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6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96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6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&lt;appendixTypes&gt;</w:t>
      </w:r>
    </w:p>
    <w:p w14:paraId="72B9596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&lt;AppendixTypeRef idref="AppVideo"/&gt;</w:t>
      </w:r>
    </w:p>
    <w:p w14:paraId="72B9596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&lt;/appendixTypes&gt;</w:t>
      </w:r>
    </w:p>
    <w:p w14:paraId="72B9596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96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96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id="BerichtInTransactie7"&gt;</w:t>
      </w:r>
    </w:p>
    <w:p w14:paraId="72B9596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96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&lt;dateLaMu&gt;2009-01-31T00:00:00&lt;/dateLaMu&gt;</w:t>
      </w:r>
    </w:p>
    <w:p w14:paraId="72B9596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96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&lt;received&gt;true&lt;/received&gt;</w:t>
      </w:r>
    </w:p>
    <w:p w14:paraId="72B9596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97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97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&lt;initiatorToExecutor&gt;false&lt;/initiatorToExecutor&gt;</w:t>
      </w:r>
    </w:p>
    <w:p w14:paraId="72B9597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97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7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idref="msgPlaatsingBestelling"/&gt;</w:t>
      </w:r>
    </w:p>
    <w:p w14:paraId="72B9597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7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7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idref="BerichtInTransactie4"/&gt;</w:t>
      </w:r>
    </w:p>
    <w:p w14:paraId="72B9597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idref="BerichtInTransactie6"/&gt;</w:t>
      </w:r>
    </w:p>
    <w:p w14:paraId="72B9597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idref="BerichtInTransactie8"/&gt;</w:t>
      </w:r>
    </w:p>
    <w:p w14:paraId="72B9597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7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7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idref="t1_OpnameBestelling"/&gt;</w:t>
      </w:r>
    </w:p>
    <w:p w14:paraId="72B9597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7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7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idref="meldingGereed"/&gt;</w:t>
      </w:r>
    </w:p>
    <w:p w14:paraId="72B9598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8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8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4D41A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98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8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98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98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id="BerichtInTransactie8"&gt;</w:t>
      </w:r>
    </w:p>
    <w:p w14:paraId="72B9598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98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&lt;dateLaMu&gt;2009-01-31T00:00:00&lt;/dateLaMu&gt;</w:t>
      </w:r>
    </w:p>
    <w:p w14:paraId="72B9598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98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98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98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98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98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98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9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idref="msgBestellingNietAkkoord"/&gt;</w:t>
      </w:r>
    </w:p>
    <w:p w14:paraId="72B9599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9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9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idref="BerichtInTransactie14"/&gt;</w:t>
      </w:r>
    </w:p>
    <w:p w14:paraId="72B9599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9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9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idref="t1_OpnameBestelling"/&gt;</w:t>
      </w:r>
    </w:p>
    <w:p w14:paraId="72B9599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9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9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idref="beloofdExecutie"/&gt;</w:t>
      </w:r>
    </w:p>
    <w:p w14:paraId="72B9599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9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9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99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9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&lt;/MessageInTransactionType&gt;</w:t>
      </w:r>
    </w:p>
    <w:p w14:paraId="72B9599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9A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 id="BerichtInTransactie9"&gt;</w:t>
      </w:r>
    </w:p>
    <w:p w14:paraId="72B959A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&lt;requiredNotify&gt;0&lt;/requiredNotify&gt;</w:t>
      </w:r>
    </w:p>
    <w:p w14:paraId="72B959A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&lt;dateLaMu&gt;2009-01-31T00:00:00&lt;/dateLaMu&gt;</w:t>
      </w:r>
    </w:p>
    <w:p w14:paraId="72B959A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9A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&lt;received&gt;true&lt;/received&gt;</w:t>
      </w:r>
    </w:p>
    <w:p w14:paraId="72B959A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&lt;send&gt;true&lt;/send&gt;</w:t>
      </w:r>
    </w:p>
    <w:p w14:paraId="72B959A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9A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&lt;initiatorToExecutor&gt;true&lt;/initiatorToExecutor&gt;</w:t>
      </w:r>
    </w:p>
    <w:p w14:paraId="72B959A8"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&lt;openSecondaryTransactionsAllowed&gt;false&lt;/openSecondaryTransactionsAllowed&gt;</w:t>
      </w:r>
    </w:p>
    <w:p w14:paraId="72B959A9"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AA"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&lt;MessageTypeRef idref="msgBestellingAkkoord"/&gt;</w:t>
      </w:r>
    </w:p>
    <w:p w14:paraId="72B959AB"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&lt;/message&gt;</w:t>
      </w:r>
    </w:p>
    <w:p w14:paraId="72B959AC"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AD"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&lt;MessageInTransactionTypeRef idref="BerichtInTransactie13"/&gt;</w:t>
      </w:r>
    </w:p>
    <w:p w14:paraId="72B959AE"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&lt;/previous&gt;</w:t>
      </w:r>
    </w:p>
    <w:p w14:paraId="72B959AF"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B0"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&lt;TransactionTypeRef idref="t1_OpnameBestelling"/&gt;</w:t>
      </w:r>
    </w:p>
    <w:p w14:paraId="72B959B1"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&lt;/transaction&gt;</w:t>
      </w:r>
    </w:p>
    <w:p w14:paraId="72B959B2"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B3"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&lt;TransactionPhaseTypeRef idref="aanvaardEinde"/&gt;</w:t>
      </w:r>
    </w:p>
    <w:p w14:paraId="72B959B4"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&lt;/transactionPhase&gt;</w:t>
      </w:r>
    </w:p>
    <w:p w14:paraId="72B959B5"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B6"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103C6C"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&lt;GroupTypeRef idref="StandardGroupType"/&gt;</w:t>
      </w:r>
    </w:p>
    <w:p w14:paraId="72B959B7" w14:textId="77777777" w:rsidR="00E772A8"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&lt;/group&gt;</w:t>
      </w:r>
    </w:p>
    <w:p w14:paraId="72B959B8" w14:textId="77777777" w:rsidR="003825EF" w:rsidRPr="00FA659F" w:rsidRDefault="00E772A8" w:rsidP="00E772A8">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FA659F">
        <w:rPr>
          <w:rFonts w:ascii="Courier New" w:eastAsia="Times New Roman" w:hAnsi="Courier New" w:cs="Courier New"/>
          <w:color w:val="008080"/>
          <w:kern w:val="0"/>
          <w:sz w:val="18"/>
          <w:szCs w:val="18"/>
          <w:lang w:val="en-US"/>
        </w:rPr>
        <w:t xml:space="preserve">  &lt;/MessageInTransactionType&gt;</w:t>
      </w:r>
    </w:p>
    <w:p w14:paraId="72B959B9" w14:textId="77777777" w:rsidR="00B1039C" w:rsidRPr="00BB039F" w:rsidRDefault="00B1039C" w:rsidP="00B1039C">
      <w:pPr>
        <w:pStyle w:val="Gobarsubparagraaftitel"/>
        <w:ind w:left="0" w:firstLine="0"/>
        <w:rPr>
          <w:rFonts w:ascii="Corbel" w:hAnsi="Corbel"/>
        </w:rPr>
      </w:pPr>
      <w:bookmarkStart w:id="501" w:name="_Toc408989364"/>
      <w:bookmarkStart w:id="502" w:name="_Toc4568142"/>
      <w:r w:rsidRPr="00BB039F">
        <w:rPr>
          <w:rFonts w:ascii="Corbel" w:hAnsi="Corbel"/>
        </w:rPr>
        <w:lastRenderedPageBreak/>
        <w:t>MessageInTransactionTypeCondition</w:t>
      </w:r>
      <w:bookmarkEnd w:id="501"/>
      <w:bookmarkEnd w:id="502"/>
    </w:p>
    <w:p w14:paraId="72B959BA" w14:textId="77777777" w:rsidR="00B1039C" w:rsidRPr="00BB039F" w:rsidRDefault="00B1039C" w:rsidP="00B1039C">
      <w:pPr>
        <w:rPr>
          <w:rFonts w:ascii="Corbel" w:hAnsi="Corbel"/>
        </w:rPr>
      </w:pPr>
      <w:r w:rsidRPr="00BB039F">
        <w:rPr>
          <w:rFonts w:ascii="Corbel" w:hAnsi="Corbel"/>
        </w:rPr>
        <w:t>Aan de volgorde waarin berichten worden verstuurd kunnen nadere condities worden gesteld.</w:t>
      </w:r>
    </w:p>
    <w:p w14:paraId="72B959BB" w14:textId="77777777" w:rsidR="00B1039C" w:rsidRPr="00BB039F" w:rsidRDefault="00B1039C" w:rsidP="00B1039C">
      <w:pPr>
        <w:rPr>
          <w:rFonts w:ascii="Corbel" w:hAnsi="Corbel"/>
        </w:rPr>
      </w:pPr>
    </w:p>
    <w:p w14:paraId="72B959BC"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&lt;MessageInTransactionTypeCondition id="MC_AfkeuringIsVerstuurd"&gt;</w:t>
      </w:r>
    </w:p>
    <w:p w14:paraId="72B959BD"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&lt;sendAfter&gt;</w:t>
      </w:r>
    </w:p>
    <w:p w14:paraId="72B959BE"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idref="BerichtInTransactie14"/&gt;</w:t>
      </w:r>
    </w:p>
    <w:p w14:paraId="72B959BF"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&lt;/sendAfter&gt;</w:t>
      </w:r>
    </w:p>
    <w:p w14:paraId="72B959C0"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&lt;helpInfo&gt;Melden dat een afkeuring van de bestelling is verstuurd op basis van het antwoord mag alleen nadat die afkeuring verstuurd is.&lt;/helpInfo&gt;</w:t>
      </w:r>
    </w:p>
    <w:p w14:paraId="72B959C1"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&lt;/MessageInTransactionTypeCondition&gt;</w:t>
      </w:r>
    </w:p>
    <w:p w14:paraId="72B959C2"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p>
    <w:p w14:paraId="72B959C3"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&lt;MessageInTransactionTypeCondition id="MC_AntwoordIsVerstuurd"&gt;</w:t>
      </w:r>
    </w:p>
    <w:p w14:paraId="72B959C4"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rPr>
        <w:t>&lt;sendAfter&gt;</w:t>
      </w:r>
    </w:p>
    <w:p w14:paraId="72B959C5"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idref="BerichtInTransactie11"/&gt;</w:t>
      </w:r>
    </w:p>
    <w:p w14:paraId="72B959C6"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&lt;/sendAfter&gt;</w:t>
      </w:r>
    </w:p>
    <w:p w14:paraId="72B959C7"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&lt;helpInfo&gt;Antwoord is overgenomen mag alleen aangeboden worden nadat de kok een antwoord terug aan de ober gegeven heeft.&lt;/helpInfo&gt;</w:t>
      </w:r>
    </w:p>
    <w:p w14:paraId="72B959C8"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&lt;/MessageInTransactionTypeCondition&gt;</w:t>
      </w:r>
    </w:p>
    <w:p w14:paraId="72B959C9"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9CA"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&lt;MessageInTransactionTypeCondition id="MC_AntwoordNietGebruikt"&gt;</w:t>
      </w:r>
    </w:p>
    <w:p w14:paraId="72B959CB"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&lt;sendBefore&gt;</w:t>
      </w:r>
    </w:p>
    <w:p w14:paraId="72B959CC"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idref="BerichtInTransactie14"/&gt;</w:t>
      </w:r>
    </w:p>
    <w:p w14:paraId="72B959CD"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idref="BerichtInTransactie13"/&gt;</w:t>
      </w:r>
    </w:p>
    <w:p w14:paraId="72B959CE"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idref="BerichtInTransactie11"/&gt;</w:t>
      </w:r>
    </w:p>
    <w:p w14:paraId="72B959CF"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&lt;/sendBefore&gt;</w:t>
      </w:r>
    </w:p>
    <w:p w14:paraId="72B959D0"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&lt;helpInfo&gt;Melden dat het antwoord niet gebruikt is, mag alleen maar gekozen worden zolang er nog geen antwoord terug naar de ober gestuurd is.&lt;/helpInfo&gt;</w:t>
      </w:r>
    </w:p>
    <w:p w14:paraId="72B959D1"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&lt;/MessageInTransactionTypeCondition&gt;</w:t>
      </w:r>
    </w:p>
    <w:p w14:paraId="72B959D2"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p>
    <w:p w14:paraId="72B959D3"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&lt;MessageInTransactionTypeCondition id="MC_GeenVraagAanHulpAlsOberAntwoordHeeft"&gt;</w:t>
      </w:r>
    </w:p>
    <w:p w14:paraId="72B959D4"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&lt;sendBefore&gt;</w:t>
      </w:r>
    </w:p>
    <w:p w14:paraId="72B959D5"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idref="BerichtInTransactie11"/&gt;</w:t>
      </w:r>
    </w:p>
    <w:p w14:paraId="72B959D6"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idref="BerichtInTransactie13"/&gt;</w:t>
      </w:r>
    </w:p>
    <w:p w14:paraId="72B959D7"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idref="BerichtInTransactie14"/&gt;</w:t>
      </w:r>
    </w:p>
    <w:p w14:paraId="72B959D8"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&lt;/sendBefore&gt;</w:t>
      </w:r>
    </w:p>
    <w:p w14:paraId="72B959D9"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&lt;helpInfo&gt;Testcase: Als de kok het antwoord op de bestelling of de vraag gegeven heeft, mag er geen vraag meer naar de keukenhulp.&lt;/helpInfo&gt;</w:t>
      </w:r>
    </w:p>
    <w:p w14:paraId="72B959DA"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&lt;/MessageInTransactionTypeCondition&gt;</w:t>
      </w:r>
    </w:p>
    <w:p w14:paraId="72B959DB"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p>
    <w:p w14:paraId="72B959DC"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&lt;MessageInTransactionTypeCondition id="MC_GoedkeuringIsVerstuurd"&gt;</w:t>
      </w:r>
    </w:p>
    <w:p w14:paraId="72B959DD"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rPr>
        <w:t>&lt;sendAfter&gt;</w:t>
      </w:r>
    </w:p>
    <w:p w14:paraId="72B959DE"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idref="BerichtInTransactie13"/&gt;</w:t>
      </w:r>
    </w:p>
    <w:p w14:paraId="72B959DF"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&lt;/sendAfter&gt;</w:t>
      </w:r>
    </w:p>
    <w:p w14:paraId="72B959E0"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&lt;helpInfo&gt;Melden dat een goedkeuring van de bestelling is verstuurd op basis van het antwoord mag alleen nadat die goedkeuring verstuurd is.&lt;/helpInfo&gt;</w:t>
      </w:r>
    </w:p>
    <w:p w14:paraId="72B959E1"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&lt;/MessageInTransactionTypeCondition&gt;</w:t>
      </w:r>
    </w:p>
    <w:p w14:paraId="72B959E2"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9E3"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&lt;MessageInTransactionTypeCondition id="MC_MaarEenBestellingToegestaan"&gt;</w:t>
      </w:r>
    </w:p>
    <w:p w14:paraId="72B959E4"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&lt;sendBefore&gt;</w:t>
      </w:r>
    </w:p>
    <w:p w14:paraId="72B959E5"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&lt;MessageInTransactionTypeRef idref="BerichtInTransactie12"/&gt;</w:t>
      </w:r>
    </w:p>
    <w:p w14:paraId="72B959E6"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&lt;/sendBefore&gt;</w:t>
      </w:r>
    </w:p>
    <w:p w14:paraId="72B959E7"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&lt;helpInfo&gt;Testcase: als de klant een bestelling aan de ober geeft, mag er mmaar 1 bestelling naar de keuken gaan om dubbele bestellingen te voorkomen.&lt;/helpInfo&gt;</w:t>
      </w:r>
    </w:p>
    <w:p w14:paraId="72B959E8" w14:textId="77777777" w:rsidR="00B1039C" w:rsidRPr="00FA659F" w:rsidRDefault="00B1039C" w:rsidP="00B1039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hAnsi="Courier New" w:cs="Courier New"/>
          <w:sz w:val="18"/>
          <w:szCs w:val="18"/>
        </w:rPr>
      </w:pPr>
      <w:r w:rsidRPr="00FA659F">
        <w:rPr>
          <w:rFonts w:ascii="Courier New" w:eastAsia="Times New Roman" w:hAnsi="Courier New" w:cs="Courier New"/>
          <w:color w:val="008080"/>
          <w:kern w:val="0"/>
          <w:sz w:val="18"/>
          <w:szCs w:val="18"/>
          <w:lang w:val="en-US"/>
        </w:rPr>
        <w:t>&lt;/MessageInTransactionTypeCondition&gt;</w:t>
      </w:r>
    </w:p>
    <w:p w14:paraId="72B959E9" w14:textId="77777777" w:rsidR="00D90007" w:rsidRPr="00BB039F" w:rsidRDefault="003825EF" w:rsidP="003825EF">
      <w:pPr>
        <w:pStyle w:val="Gobarsubparagraaftitel"/>
        <w:ind w:left="0" w:firstLine="0"/>
        <w:rPr>
          <w:rFonts w:ascii="Corbel" w:hAnsi="Corbel"/>
        </w:rPr>
      </w:pPr>
      <w:r w:rsidRPr="00BB039F">
        <w:rPr>
          <w:rFonts w:ascii="Corbel" w:hAnsi="Corbel"/>
          <w:lang w:val="nl-NL"/>
        </w:rPr>
        <w:t xml:space="preserve"> </w:t>
      </w:r>
      <w:bookmarkStart w:id="503" w:name="_Toc212971160"/>
      <w:bookmarkStart w:id="504" w:name="_Toc408989365"/>
      <w:bookmarkStart w:id="505" w:name="_Toc4568143"/>
      <w:r w:rsidR="00D90007" w:rsidRPr="00BB039F">
        <w:rPr>
          <w:rFonts w:ascii="Corbel" w:hAnsi="Corbel"/>
        </w:rPr>
        <w:t>ComplexElementType</w:t>
      </w:r>
      <w:bookmarkEnd w:id="498"/>
      <w:bookmarkEnd w:id="499"/>
      <w:bookmarkEnd w:id="500"/>
      <w:bookmarkEnd w:id="503"/>
      <w:bookmarkEnd w:id="504"/>
      <w:bookmarkEnd w:id="505"/>
    </w:p>
    <w:p w14:paraId="72B959EA" w14:textId="77777777" w:rsidR="00D90007" w:rsidRPr="00BB039F" w:rsidRDefault="00D90007" w:rsidP="00D90007">
      <w:pPr>
        <w:rPr>
          <w:rFonts w:ascii="Corbel" w:hAnsi="Corbel"/>
          <w:sz w:val="22"/>
          <w:szCs w:val="22"/>
        </w:rPr>
      </w:pPr>
      <w:r w:rsidRPr="00BB039F">
        <w:rPr>
          <w:rFonts w:ascii="Corbel" w:hAnsi="Corbel"/>
          <w:sz w:val="22"/>
          <w:szCs w:val="22"/>
        </w:rPr>
        <w:t>In de verschillende berichten willen we een specifieke XML vorm op berichtniveau afdwingen. Bin</w:t>
      </w:r>
      <w:r w:rsidR="003825EF" w:rsidRPr="00BB039F">
        <w:rPr>
          <w:rFonts w:ascii="Corbel" w:hAnsi="Corbel"/>
          <w:sz w:val="22"/>
          <w:szCs w:val="22"/>
        </w:rPr>
        <w:softHyphen/>
      </w:r>
      <w:r w:rsidRPr="00BB039F">
        <w:rPr>
          <w:rFonts w:ascii="Corbel" w:hAnsi="Corbel"/>
          <w:sz w:val="22"/>
          <w:szCs w:val="22"/>
        </w:rPr>
        <w:t xml:space="preserve">nen dit bericht hebben we naar een </w:t>
      </w:r>
      <w:r w:rsidRPr="00BB039F">
        <w:rPr>
          <w:rFonts w:ascii="Corbel" w:hAnsi="Corbel"/>
          <w:i/>
          <w:sz w:val="22"/>
          <w:szCs w:val="22"/>
        </w:rPr>
        <w:t>ComplexElementType</w:t>
      </w:r>
      <w:r w:rsidRPr="00BB039F">
        <w:rPr>
          <w:rFonts w:ascii="Corbel" w:hAnsi="Corbel"/>
          <w:sz w:val="22"/>
          <w:szCs w:val="22"/>
        </w:rPr>
        <w:t xml:space="preserve"> verwezen</w:t>
      </w:r>
      <w:r w:rsidR="009826ED" w:rsidRPr="00BB039F">
        <w:rPr>
          <w:rFonts w:ascii="Corbel" w:hAnsi="Corbel"/>
          <w:sz w:val="22"/>
          <w:szCs w:val="22"/>
        </w:rPr>
        <w:t>.</w:t>
      </w:r>
      <w:r w:rsidRPr="00BB039F">
        <w:rPr>
          <w:rFonts w:ascii="Corbel" w:hAnsi="Corbel"/>
          <w:sz w:val="22"/>
          <w:szCs w:val="22"/>
        </w:rPr>
        <w:t xml:space="preserve"> </w:t>
      </w:r>
      <w:r w:rsidRPr="00BB039F">
        <w:rPr>
          <w:rFonts w:ascii="Corbel" w:hAnsi="Corbel"/>
          <w:i/>
          <w:sz w:val="22"/>
          <w:szCs w:val="22"/>
        </w:rPr>
        <w:t>ComplexElementType</w:t>
      </w:r>
      <w:r w:rsidRPr="00BB039F">
        <w:rPr>
          <w:rFonts w:ascii="Corbel" w:hAnsi="Corbel"/>
          <w:sz w:val="22"/>
          <w:szCs w:val="22"/>
        </w:rPr>
        <w:t xml:space="preserve">’s zijn een groepering van een willekeurig aantal </w:t>
      </w:r>
      <w:r w:rsidRPr="00BB039F">
        <w:rPr>
          <w:rFonts w:ascii="Corbel" w:hAnsi="Corbel"/>
          <w:i/>
          <w:sz w:val="22"/>
          <w:szCs w:val="22"/>
        </w:rPr>
        <w:t>SimpleElementType</w:t>
      </w:r>
      <w:r w:rsidRPr="00BB039F">
        <w:rPr>
          <w:rFonts w:ascii="Corbel" w:hAnsi="Corbel"/>
          <w:sz w:val="22"/>
          <w:szCs w:val="22"/>
        </w:rPr>
        <w:t xml:space="preserve">’s. </w:t>
      </w:r>
      <w:r w:rsidR="009826ED" w:rsidRPr="00BB039F">
        <w:rPr>
          <w:rFonts w:ascii="Corbel" w:hAnsi="Corbel"/>
          <w:sz w:val="22"/>
          <w:szCs w:val="22"/>
        </w:rPr>
        <w:t xml:space="preserve">Een </w:t>
      </w:r>
      <w:r w:rsidRPr="00BB039F">
        <w:rPr>
          <w:rFonts w:ascii="Corbel" w:hAnsi="Corbel"/>
          <w:i/>
          <w:sz w:val="22"/>
          <w:szCs w:val="22"/>
        </w:rPr>
        <w:t>ComplexElementType</w:t>
      </w:r>
      <w:r w:rsidRPr="00BB039F">
        <w:rPr>
          <w:rFonts w:ascii="Corbel" w:hAnsi="Corbel"/>
          <w:sz w:val="22"/>
          <w:szCs w:val="22"/>
        </w:rPr>
        <w:t xml:space="preserve"> is een ver</w:t>
      </w:r>
      <w:r w:rsidR="003825EF" w:rsidRPr="00BB039F">
        <w:rPr>
          <w:rFonts w:ascii="Corbel" w:hAnsi="Corbel"/>
          <w:sz w:val="22"/>
          <w:szCs w:val="22"/>
        </w:rPr>
        <w:t>z</w:t>
      </w:r>
      <w:r w:rsidRPr="00BB039F">
        <w:rPr>
          <w:rFonts w:ascii="Corbel" w:hAnsi="Corbel"/>
          <w:sz w:val="22"/>
          <w:szCs w:val="22"/>
        </w:rPr>
        <w:t>a</w:t>
      </w:r>
      <w:r w:rsidR="003825EF" w:rsidRPr="00BB039F">
        <w:rPr>
          <w:rFonts w:ascii="Corbel" w:hAnsi="Corbel"/>
          <w:sz w:val="22"/>
          <w:szCs w:val="22"/>
        </w:rPr>
        <w:softHyphen/>
      </w:r>
      <w:r w:rsidRPr="00BB039F">
        <w:rPr>
          <w:rFonts w:ascii="Corbel" w:hAnsi="Corbel"/>
          <w:sz w:val="22"/>
          <w:szCs w:val="22"/>
        </w:rPr>
        <w:t>meling van elementen (</w:t>
      </w:r>
      <w:r w:rsidRPr="00BB039F">
        <w:rPr>
          <w:rFonts w:ascii="Corbel" w:hAnsi="Corbel"/>
          <w:i/>
          <w:sz w:val="22"/>
          <w:szCs w:val="22"/>
        </w:rPr>
        <w:t>SimpleElementType</w:t>
      </w:r>
      <w:r w:rsidRPr="00BB039F">
        <w:rPr>
          <w:rFonts w:ascii="Corbel" w:hAnsi="Corbel"/>
          <w:sz w:val="22"/>
          <w:szCs w:val="22"/>
        </w:rPr>
        <w:t>’s)</w:t>
      </w:r>
      <w:r w:rsidR="009826ED" w:rsidRPr="00BB039F">
        <w:rPr>
          <w:rFonts w:ascii="Corbel" w:hAnsi="Corbel"/>
          <w:sz w:val="22"/>
          <w:szCs w:val="22"/>
        </w:rPr>
        <w:t>. E</w:t>
      </w:r>
      <w:r w:rsidRPr="00BB039F">
        <w:rPr>
          <w:rFonts w:ascii="Corbel" w:hAnsi="Corbel"/>
          <w:sz w:val="22"/>
          <w:szCs w:val="22"/>
        </w:rPr>
        <w:t>lk gerefereerd element komt precies één keer voor</w:t>
      </w:r>
      <w:r w:rsidR="009826ED" w:rsidRPr="00BB039F">
        <w:rPr>
          <w:rFonts w:ascii="Corbel" w:hAnsi="Corbel"/>
          <w:sz w:val="22"/>
          <w:szCs w:val="22"/>
        </w:rPr>
        <w:t>.</w:t>
      </w:r>
      <w:r w:rsidRPr="00BB039F">
        <w:rPr>
          <w:rFonts w:ascii="Corbel" w:hAnsi="Corbel"/>
          <w:sz w:val="22"/>
          <w:szCs w:val="22"/>
        </w:rPr>
        <w:t xml:space="preserve"> </w:t>
      </w:r>
      <w:r w:rsidR="009826ED" w:rsidRPr="00BB039F">
        <w:rPr>
          <w:rFonts w:ascii="Corbel" w:hAnsi="Corbel"/>
          <w:sz w:val="22"/>
          <w:szCs w:val="22"/>
        </w:rPr>
        <w:t>A</w:t>
      </w:r>
      <w:r w:rsidRPr="00BB039F">
        <w:rPr>
          <w:rFonts w:ascii="Corbel" w:hAnsi="Corbel"/>
          <w:sz w:val="22"/>
          <w:szCs w:val="22"/>
        </w:rPr>
        <w:t>ls we altijd drie dezelfde elementen ingevuld willen hebben kunnen we dit afdwingen door de refe</w:t>
      </w:r>
      <w:r w:rsidR="003825EF" w:rsidRPr="00BB039F">
        <w:rPr>
          <w:rFonts w:ascii="Corbel" w:hAnsi="Corbel"/>
          <w:sz w:val="22"/>
          <w:szCs w:val="22"/>
        </w:rPr>
        <w:softHyphen/>
      </w:r>
      <w:r w:rsidRPr="00BB039F">
        <w:rPr>
          <w:rFonts w:ascii="Corbel" w:hAnsi="Corbel"/>
          <w:sz w:val="22"/>
          <w:szCs w:val="22"/>
        </w:rPr>
        <w:lastRenderedPageBreak/>
        <w:t xml:space="preserve">rentie naar dit </w:t>
      </w:r>
      <w:r w:rsidRPr="00BB039F">
        <w:rPr>
          <w:rFonts w:ascii="Corbel" w:hAnsi="Corbel"/>
          <w:i/>
          <w:sz w:val="22"/>
          <w:szCs w:val="22"/>
        </w:rPr>
        <w:t>SimpleElementType</w:t>
      </w:r>
      <w:r w:rsidRPr="00BB039F">
        <w:rPr>
          <w:rFonts w:ascii="Corbel" w:hAnsi="Corbel"/>
          <w:sz w:val="22"/>
          <w:szCs w:val="22"/>
        </w:rPr>
        <w:t xml:space="preserve"> drie keer op te nemen. In ons voorbeeld hebben we van elk </w:t>
      </w:r>
      <w:r w:rsidRPr="00BB039F">
        <w:rPr>
          <w:rFonts w:ascii="Corbel" w:hAnsi="Corbel"/>
          <w:i/>
          <w:sz w:val="22"/>
          <w:szCs w:val="22"/>
        </w:rPr>
        <w:t>Simple</w:t>
      </w:r>
      <w:r w:rsidR="003825EF" w:rsidRPr="00BB039F">
        <w:rPr>
          <w:rFonts w:ascii="Corbel" w:hAnsi="Corbel"/>
          <w:i/>
          <w:sz w:val="22"/>
          <w:szCs w:val="22"/>
        </w:rPr>
        <w:softHyphen/>
      </w:r>
      <w:r w:rsidRPr="00BB039F">
        <w:rPr>
          <w:rFonts w:ascii="Corbel" w:hAnsi="Corbel"/>
          <w:i/>
          <w:sz w:val="22"/>
          <w:szCs w:val="22"/>
        </w:rPr>
        <w:t>ElementType</w:t>
      </w:r>
      <w:r w:rsidRPr="00BB039F">
        <w:rPr>
          <w:rFonts w:ascii="Corbel" w:hAnsi="Corbel"/>
          <w:sz w:val="22"/>
          <w:szCs w:val="22"/>
        </w:rPr>
        <w:t xml:space="preserve"> referentie slechts één (maar ook minimaal 1) opgenomen.</w:t>
      </w:r>
    </w:p>
    <w:p w14:paraId="72B959EB" w14:textId="77777777" w:rsidR="00D90007" w:rsidRPr="00BB039F" w:rsidRDefault="00D90007" w:rsidP="00D90007">
      <w:pPr>
        <w:rPr>
          <w:rFonts w:ascii="Corbel" w:hAnsi="Corbel"/>
        </w:rPr>
      </w:pPr>
    </w:p>
    <w:p w14:paraId="72B959E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&lt;ComplexElementType id="CeAntwoord"&gt;</w:t>
      </w:r>
    </w:p>
    <w:p w14:paraId="72B959E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&lt;description&gt;Antwoord&lt;/description&gt;</w:t>
      </w:r>
    </w:p>
    <w:p w14:paraId="72B959E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&lt;startDate&gt;2009-01-01T00:00:00&lt;/startDate&gt;</w:t>
      </w:r>
    </w:p>
    <w:p w14:paraId="72B959E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&lt;endDate&gt;2010-01-01T00:00:00&lt;/endDate&gt;</w:t>
      </w:r>
    </w:p>
    <w:p w14:paraId="72B959F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&lt;state&gt;active&lt;/state&gt;</w:t>
      </w:r>
    </w:p>
    <w:p w14:paraId="72B959F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&lt;dateLaMu&gt;2009-01-31T00:00:00&lt;/dateLaMu&gt;</w:t>
      </w:r>
    </w:p>
    <w:p w14:paraId="72B959F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9F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&lt;simpleElements&gt;</w:t>
      </w:r>
    </w:p>
    <w:p w14:paraId="72B959F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&lt;SimpleElementTypeRef idref="Antwoord"/&gt;</w:t>
      </w:r>
    </w:p>
    <w:p w14:paraId="72B959F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&lt;/simpleElements&gt;</w:t>
      </w:r>
    </w:p>
    <w:p w14:paraId="72B959F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&lt;/ComplexElementType&gt;</w:t>
      </w:r>
    </w:p>
    <w:p w14:paraId="72B959F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9F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&lt;ComplexElementType id="CeBaseTypeTest"&gt;</w:t>
      </w:r>
    </w:p>
    <w:p w14:paraId="72B959F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&lt;description&gt;Veldsoorten test&lt;/description&gt;</w:t>
      </w:r>
    </w:p>
    <w:p w14:paraId="72B959F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&lt;startDate&gt;2013-10-25T00:00:00&lt;/startDate&gt;</w:t>
      </w:r>
    </w:p>
    <w:p w14:paraId="72B959F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&lt;endDate&gt;2013-10-25T00:00:00&lt;/endDate&gt;</w:t>
      </w:r>
    </w:p>
    <w:p w14:paraId="72B959F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9F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&lt;dateLaMu&gt;2013-10-25T00:00:00&lt;/dateLaMu&gt;</w:t>
      </w:r>
    </w:p>
    <w:p w14:paraId="72B959F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&lt;userLaMu&gt;Arne&lt;/userLaMu&gt;</w:t>
      </w:r>
    </w:p>
    <w:p w14:paraId="72B959F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&lt;simpleElements&gt;</w:t>
      </w:r>
    </w:p>
    <w:p w14:paraId="72B95A0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2A7F4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&lt;SimpleElementTypeRef idref="SeBoolean"/&gt;</w:t>
      </w:r>
    </w:p>
    <w:p w14:paraId="72B95A0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2A7F4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&lt;SimpleElementTypeRef idref="SeDate"/&gt;</w:t>
      </w:r>
    </w:p>
    <w:p w14:paraId="72B95A0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2A7F4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 xml:space="preserve"> &lt;SimpleElementTypeRef idref="SeDatetime"/&gt;</w:t>
      </w:r>
    </w:p>
    <w:p w14:paraId="72B95A0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2A7F4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&lt;SimpleElementTypeRef idref="SeTime"/&gt;</w:t>
      </w:r>
    </w:p>
    <w:p w14:paraId="72B95A0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2A7F4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&lt;SimpleElementTypeRef idref="SeDecimal"/&gt;</w:t>
      </w:r>
    </w:p>
    <w:p w14:paraId="72B95A0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002A7F41"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&lt;SimpleElementTypeRef idref="SeInteger"/&gt;</w:t>
      </w:r>
    </w:p>
    <w:p w14:paraId="72B95A0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2A7F41"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idref="SeKeuzelijst"/&gt;</w:t>
      </w:r>
    </w:p>
    <w:p w14:paraId="72B95A0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002A7F41"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&lt;SimpleElementTypeRef idref="SeString"/&gt;</w:t>
      </w:r>
    </w:p>
    <w:p w14:paraId="72B95A0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&lt;/simpleElements&gt;</w:t>
      </w:r>
    </w:p>
    <w:p w14:paraId="72B95A0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&lt;/ComplexElementType&gt;</w:t>
      </w:r>
    </w:p>
    <w:p w14:paraId="72B95A0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A0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&lt;ComplexElementType id="CeBestelling"&gt;</w:t>
      </w:r>
    </w:p>
    <w:p w14:paraId="72B95A0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&lt;description&gt;Bestelling&lt;/description&gt;</w:t>
      </w:r>
    </w:p>
    <w:p w14:paraId="72B95A0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&lt;startDate&gt;2009-01-01T00:00:00&lt;/startDate&gt;</w:t>
      </w:r>
    </w:p>
    <w:p w14:paraId="72B95A0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&lt;endDate&gt;2010-01-01T00:00:00&lt;/endDate&gt;</w:t>
      </w:r>
    </w:p>
    <w:p w14:paraId="72B95A0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A1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&lt;dateLaMu&gt;2014-06-20T15:17:11&lt;/dateLaMu&gt;</w:t>
      </w:r>
    </w:p>
    <w:p w14:paraId="72B95A1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A1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&lt;helpInfo&gt;de gerechten en drankjes worden in aparte tabellen ingevoerd, met per regel de mogelijkheid een opmerking toe te voegen. Er is ook een totaalopmerking in te voeren, als er iets bijzonders over bijvoorbeeld de manier van opdienen ingevoerd moet worden.&lt;/helpInfo&gt;</w:t>
      </w:r>
    </w:p>
    <w:p w14:paraId="72B95A1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&lt;complexElements&gt;</w:t>
      </w:r>
    </w:p>
    <w:p w14:paraId="72B95A1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2A7F41"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&lt;ComplexElementTypeRef idref="CeInhoudBestelling"/&gt;</w:t>
      </w:r>
    </w:p>
    <w:p w14:paraId="72B95A1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2A7F41"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&lt;ComplexElementTypeRef idref="CeInhoudDrankbestelling"/&gt;</w:t>
      </w:r>
    </w:p>
    <w:p w14:paraId="72B95A16" w14:textId="77777777" w:rsidR="006D02B2" w:rsidRPr="00662740"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506" w:author="Willems, P.H. (Peter)" w:date="2019-06-04T08:53:00Z">
            <w:rPr>
              <w:rFonts w:ascii="Courier New" w:eastAsia="Times New Roman" w:hAnsi="Courier New" w:cs="Courier New"/>
              <w:color w:val="008080"/>
              <w:kern w:val="0"/>
              <w:sz w:val="18"/>
              <w:szCs w:val="18"/>
            </w:rPr>
          </w:rPrChange>
        </w:rPr>
      </w:pPr>
      <w:r w:rsidRPr="00FA659F">
        <w:rPr>
          <w:rFonts w:ascii="Courier New" w:eastAsia="Times New Roman" w:hAnsi="Courier New" w:cs="Courier New"/>
          <w:color w:val="008080"/>
          <w:kern w:val="0"/>
          <w:sz w:val="18"/>
          <w:szCs w:val="18"/>
        </w:rPr>
        <w:t xml:space="preserve">    </w:t>
      </w:r>
      <w:r w:rsidRPr="00662740">
        <w:rPr>
          <w:rFonts w:ascii="Courier New" w:eastAsia="Times New Roman" w:hAnsi="Courier New" w:cs="Courier New"/>
          <w:color w:val="008080"/>
          <w:kern w:val="0"/>
          <w:sz w:val="18"/>
          <w:szCs w:val="18"/>
          <w:lang w:val="en-US"/>
          <w:rPrChange w:id="507" w:author="Willems, P.H. (Peter)" w:date="2019-06-04T08:53:00Z">
            <w:rPr>
              <w:rFonts w:ascii="Courier New" w:eastAsia="Times New Roman" w:hAnsi="Courier New" w:cs="Courier New"/>
              <w:color w:val="008080"/>
              <w:kern w:val="0"/>
              <w:sz w:val="18"/>
              <w:szCs w:val="18"/>
            </w:rPr>
          </w:rPrChange>
        </w:rPr>
        <w:t>&lt;/complexElements&gt;</w:t>
      </w:r>
    </w:p>
    <w:p w14:paraId="72B95A17" w14:textId="77777777" w:rsidR="006D02B2" w:rsidRPr="00662740"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508"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509" w:author="Willems, P.H. (Peter)" w:date="2019-06-04T08:53:00Z">
            <w:rPr>
              <w:rFonts w:ascii="Courier New" w:eastAsia="Times New Roman" w:hAnsi="Courier New" w:cs="Courier New"/>
              <w:color w:val="008080"/>
              <w:kern w:val="0"/>
              <w:sz w:val="18"/>
              <w:szCs w:val="18"/>
            </w:rPr>
          </w:rPrChange>
        </w:rPr>
        <w:t xml:space="preserve">    &lt;simpleElements&gt;</w:t>
      </w:r>
    </w:p>
    <w:p w14:paraId="72B95A18" w14:textId="77777777" w:rsidR="006D02B2" w:rsidRPr="00662740"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510"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511" w:author="Willems, P.H. (Peter)" w:date="2019-06-04T08:53:00Z">
            <w:rPr>
              <w:rFonts w:ascii="Courier New" w:eastAsia="Times New Roman" w:hAnsi="Courier New" w:cs="Courier New"/>
              <w:color w:val="008080"/>
              <w:kern w:val="0"/>
              <w:sz w:val="18"/>
              <w:szCs w:val="18"/>
            </w:rPr>
          </w:rPrChange>
        </w:rPr>
        <w:t xml:space="preserve">      </w:t>
      </w:r>
      <w:r w:rsidR="002A7F41" w:rsidRPr="00662740">
        <w:rPr>
          <w:rFonts w:ascii="Courier New" w:eastAsia="Times New Roman" w:hAnsi="Courier New" w:cs="Courier New"/>
          <w:color w:val="008080"/>
          <w:kern w:val="0"/>
          <w:sz w:val="18"/>
          <w:szCs w:val="18"/>
          <w:lang w:val="en-US"/>
          <w:rPrChange w:id="512" w:author="Willems, P.H. (Peter)" w:date="2019-06-04T08:53:00Z">
            <w:rPr>
              <w:rFonts w:ascii="Courier New" w:eastAsia="Times New Roman" w:hAnsi="Courier New" w:cs="Courier New"/>
              <w:color w:val="008080"/>
              <w:kern w:val="0"/>
              <w:sz w:val="18"/>
              <w:szCs w:val="18"/>
            </w:rPr>
          </w:rPrChange>
        </w:rPr>
        <w:t xml:space="preserve">  </w:t>
      </w:r>
      <w:r w:rsidRPr="00662740">
        <w:rPr>
          <w:rFonts w:ascii="Courier New" w:eastAsia="Times New Roman" w:hAnsi="Courier New" w:cs="Courier New"/>
          <w:color w:val="008080"/>
          <w:kern w:val="0"/>
          <w:sz w:val="18"/>
          <w:szCs w:val="18"/>
          <w:lang w:val="en-US"/>
          <w:rPrChange w:id="513" w:author="Willems, P.H. (Peter)" w:date="2019-06-04T08:53:00Z">
            <w:rPr>
              <w:rFonts w:ascii="Courier New" w:eastAsia="Times New Roman" w:hAnsi="Courier New" w:cs="Courier New"/>
              <w:color w:val="008080"/>
              <w:kern w:val="0"/>
              <w:sz w:val="18"/>
              <w:szCs w:val="18"/>
            </w:rPr>
          </w:rPrChange>
        </w:rPr>
        <w:t>&lt;SimpleElementTypeRef idref="Opmerking"/&gt;</w:t>
      </w:r>
    </w:p>
    <w:p w14:paraId="72B95A19" w14:textId="77777777" w:rsidR="006D02B2" w:rsidRPr="00662740"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514"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515" w:author="Willems, P.H. (Peter)" w:date="2019-06-04T08:53:00Z">
            <w:rPr>
              <w:rFonts w:ascii="Courier New" w:eastAsia="Times New Roman" w:hAnsi="Courier New" w:cs="Courier New"/>
              <w:color w:val="008080"/>
              <w:kern w:val="0"/>
              <w:sz w:val="18"/>
              <w:szCs w:val="18"/>
            </w:rPr>
          </w:rPrChange>
        </w:rPr>
        <w:t xml:space="preserve">    &lt;/simpleElements&gt;</w:t>
      </w:r>
    </w:p>
    <w:p w14:paraId="72B95A1A" w14:textId="77777777" w:rsidR="006D02B2" w:rsidRPr="00662740"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516" w:author="Willems, P.H. (Peter)" w:date="2019-06-04T08:53:00Z">
            <w:rPr>
              <w:rFonts w:ascii="Courier New" w:eastAsia="Times New Roman" w:hAnsi="Courier New" w:cs="Courier New"/>
              <w:color w:val="008080"/>
              <w:kern w:val="0"/>
              <w:sz w:val="18"/>
              <w:szCs w:val="18"/>
            </w:rPr>
          </w:rPrChange>
        </w:rPr>
      </w:pPr>
      <w:r w:rsidRPr="00662740">
        <w:rPr>
          <w:rFonts w:ascii="Courier New" w:eastAsia="Times New Roman" w:hAnsi="Courier New" w:cs="Courier New"/>
          <w:color w:val="008080"/>
          <w:kern w:val="0"/>
          <w:sz w:val="18"/>
          <w:szCs w:val="18"/>
          <w:lang w:val="en-US"/>
          <w:rPrChange w:id="517" w:author="Willems, P.H. (Peter)" w:date="2019-06-04T08:53:00Z">
            <w:rPr>
              <w:rFonts w:ascii="Courier New" w:eastAsia="Times New Roman" w:hAnsi="Courier New" w:cs="Courier New"/>
              <w:color w:val="008080"/>
              <w:kern w:val="0"/>
              <w:sz w:val="18"/>
              <w:szCs w:val="18"/>
            </w:rPr>
          </w:rPrChange>
        </w:rPr>
        <w:t>&lt;/ComplexElementType&gt;</w:t>
      </w:r>
    </w:p>
    <w:p w14:paraId="72B95A1B" w14:textId="29E97014" w:rsidR="006D02B2" w:rsidRPr="00662740"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18" w:author="Willems, P.H. (Peter)" w:date="2019-03-26T12:31:00Z"/>
          <w:rFonts w:ascii="Courier New" w:eastAsia="Times New Roman" w:hAnsi="Courier New" w:cs="Courier New"/>
          <w:color w:val="008080"/>
          <w:kern w:val="0"/>
          <w:sz w:val="18"/>
          <w:szCs w:val="18"/>
          <w:lang w:val="en-US"/>
          <w:rPrChange w:id="519" w:author="Willems, P.H. (Peter)" w:date="2019-06-04T08:53:00Z">
            <w:rPr>
              <w:ins w:id="520" w:author="Willems, P.H. (Peter)" w:date="2019-03-26T12:31:00Z"/>
              <w:rFonts w:ascii="Courier New" w:eastAsia="Times New Roman" w:hAnsi="Courier New" w:cs="Courier New"/>
              <w:color w:val="008080"/>
              <w:kern w:val="0"/>
              <w:sz w:val="18"/>
              <w:szCs w:val="18"/>
            </w:rPr>
          </w:rPrChange>
        </w:rPr>
      </w:pPr>
    </w:p>
    <w:p w14:paraId="7B7D86C7" w14:textId="7950F63E" w:rsidR="00036C61" w:rsidRPr="00662740" w:rsidRDefault="00036C61"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21" w:author="Willems, P.H. (Peter)" w:date="2019-03-26T12:31:00Z"/>
          <w:rFonts w:ascii="Courier New" w:eastAsia="Times New Roman" w:hAnsi="Courier New" w:cs="Courier New"/>
          <w:color w:val="008080"/>
          <w:kern w:val="0"/>
          <w:sz w:val="18"/>
          <w:szCs w:val="18"/>
          <w:lang w:val="en-US"/>
          <w:rPrChange w:id="522" w:author="Willems, P.H. (Peter)" w:date="2019-06-04T08:53:00Z">
            <w:rPr>
              <w:ins w:id="523" w:author="Willems, P.H. (Peter)" w:date="2019-03-26T12:31:00Z"/>
              <w:rFonts w:ascii="Courier New" w:eastAsia="Times New Roman" w:hAnsi="Courier New" w:cs="Courier New"/>
              <w:color w:val="008080"/>
              <w:kern w:val="0"/>
              <w:sz w:val="18"/>
              <w:szCs w:val="18"/>
            </w:rPr>
          </w:rPrChange>
        </w:rPr>
      </w:pPr>
      <w:ins w:id="524" w:author="Willems, P.H. (Peter)" w:date="2019-03-26T12:31:00Z">
        <w:r w:rsidRPr="00662740">
          <w:rPr>
            <w:rFonts w:ascii="Courier New" w:eastAsia="Times New Roman" w:hAnsi="Courier New" w:cs="Courier New"/>
            <w:color w:val="008080"/>
            <w:kern w:val="0"/>
            <w:sz w:val="18"/>
            <w:szCs w:val="18"/>
            <w:lang w:val="en-US"/>
            <w:rPrChange w:id="525" w:author="Willems, P.H. (Peter)" w:date="2019-06-04T08:53:00Z">
              <w:rPr>
                <w:rFonts w:ascii="Courier New" w:eastAsia="Times New Roman" w:hAnsi="Courier New" w:cs="Courier New"/>
                <w:color w:val="008080"/>
                <w:kern w:val="0"/>
                <w:sz w:val="18"/>
                <w:szCs w:val="18"/>
              </w:rPr>
            </w:rPrChange>
          </w:rPr>
          <w:t>&lt;ComplexElementType id="CeDagMenu"&gt;</w:t>
        </w:r>
      </w:ins>
    </w:p>
    <w:p w14:paraId="32039A1E" w14:textId="785B6F57" w:rsidR="00036C61" w:rsidRPr="001F47BD"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26" w:author="Willems, P.H. (Peter)" w:date="2019-03-26T12:31:00Z"/>
          <w:rFonts w:ascii="Courier New" w:eastAsia="Times New Roman" w:hAnsi="Courier New" w:cs="Courier New"/>
          <w:color w:val="008080"/>
          <w:kern w:val="0"/>
          <w:sz w:val="18"/>
          <w:szCs w:val="18"/>
          <w:lang w:val="en-US"/>
          <w:rPrChange w:id="527" w:author="Willems, P.H. (Peter)" w:date="2019-03-26T12:34:00Z">
            <w:rPr>
              <w:ins w:id="528" w:author="Willems, P.H. (Peter)" w:date="2019-03-26T12:31:00Z"/>
              <w:rFonts w:ascii="Courier New" w:eastAsia="Times New Roman" w:hAnsi="Courier New" w:cs="Courier New"/>
              <w:color w:val="008080"/>
              <w:kern w:val="0"/>
              <w:sz w:val="18"/>
              <w:szCs w:val="18"/>
            </w:rPr>
          </w:rPrChange>
        </w:rPr>
      </w:pPr>
      <w:ins w:id="529" w:author="Willems, P.H. (Peter)" w:date="2019-03-26T12:34:00Z">
        <w:r w:rsidRPr="001F47BD">
          <w:rPr>
            <w:rFonts w:ascii="Courier New" w:eastAsia="Times New Roman" w:hAnsi="Courier New" w:cs="Courier New"/>
            <w:color w:val="008080"/>
            <w:kern w:val="0"/>
            <w:sz w:val="18"/>
            <w:szCs w:val="18"/>
            <w:lang w:val="en-US"/>
            <w:rPrChange w:id="530" w:author="Willems, P.H. (Peter)" w:date="2019-03-26T12:34:00Z">
              <w:rPr>
                <w:rFonts w:ascii="Courier New" w:eastAsia="Times New Roman" w:hAnsi="Courier New" w:cs="Courier New"/>
                <w:color w:val="008080"/>
                <w:kern w:val="0"/>
                <w:sz w:val="18"/>
                <w:szCs w:val="18"/>
              </w:rPr>
            </w:rPrChange>
          </w:rPr>
          <w:t xml:space="preserve">    </w:t>
        </w:r>
      </w:ins>
      <w:ins w:id="531" w:author="Willems, P.H. (Peter)" w:date="2019-03-26T12:31:00Z">
        <w:r w:rsidR="00A12683" w:rsidRPr="001F47BD">
          <w:rPr>
            <w:rFonts w:ascii="Courier New" w:eastAsia="Times New Roman" w:hAnsi="Courier New" w:cs="Courier New"/>
            <w:color w:val="008080"/>
            <w:kern w:val="0"/>
            <w:sz w:val="18"/>
            <w:szCs w:val="18"/>
            <w:lang w:val="en-US"/>
            <w:rPrChange w:id="532" w:author="Willems, P.H. (Peter)" w:date="2019-03-26T12:34:00Z">
              <w:rPr>
                <w:rFonts w:ascii="Courier New" w:eastAsia="Times New Roman" w:hAnsi="Courier New" w:cs="Courier New"/>
                <w:color w:val="008080"/>
                <w:kern w:val="0"/>
                <w:sz w:val="18"/>
                <w:szCs w:val="18"/>
              </w:rPr>
            </w:rPrChange>
          </w:rPr>
          <w:t>&lt;description&gt;Dagmenu&lt;/description&gt;</w:t>
        </w:r>
      </w:ins>
    </w:p>
    <w:p w14:paraId="78516288" w14:textId="66CB5277" w:rsidR="00A12683" w:rsidRPr="001F47BD"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33" w:author="Willems, P.H. (Peter)" w:date="2019-03-26T12:32:00Z"/>
          <w:rFonts w:ascii="Courier New" w:eastAsia="Times New Roman" w:hAnsi="Courier New" w:cs="Courier New"/>
          <w:color w:val="008080"/>
          <w:kern w:val="0"/>
          <w:sz w:val="18"/>
          <w:szCs w:val="18"/>
          <w:lang w:val="en-US"/>
          <w:rPrChange w:id="534" w:author="Willems, P.H. (Peter)" w:date="2019-03-26T12:34:00Z">
            <w:rPr>
              <w:ins w:id="535" w:author="Willems, P.H. (Peter)" w:date="2019-03-26T12:32:00Z"/>
              <w:rFonts w:ascii="Courier New" w:eastAsia="Times New Roman" w:hAnsi="Courier New" w:cs="Courier New"/>
              <w:color w:val="008080"/>
              <w:kern w:val="0"/>
              <w:sz w:val="18"/>
              <w:szCs w:val="18"/>
            </w:rPr>
          </w:rPrChange>
        </w:rPr>
      </w:pPr>
      <w:ins w:id="536" w:author="Willems, P.H. (Peter)" w:date="2019-03-26T12:34:00Z">
        <w:r w:rsidRPr="001F47BD">
          <w:rPr>
            <w:rFonts w:ascii="Courier New" w:eastAsia="Times New Roman" w:hAnsi="Courier New" w:cs="Courier New"/>
            <w:color w:val="008080"/>
            <w:kern w:val="0"/>
            <w:sz w:val="18"/>
            <w:szCs w:val="18"/>
            <w:lang w:val="en-US"/>
            <w:rPrChange w:id="537" w:author="Willems, P.H. (Peter)" w:date="2019-03-26T12:34:00Z">
              <w:rPr>
                <w:rFonts w:ascii="Courier New" w:eastAsia="Times New Roman" w:hAnsi="Courier New" w:cs="Courier New"/>
                <w:color w:val="008080"/>
                <w:kern w:val="0"/>
                <w:sz w:val="18"/>
                <w:szCs w:val="18"/>
              </w:rPr>
            </w:rPrChange>
          </w:rPr>
          <w:t xml:space="preserve">    </w:t>
        </w:r>
      </w:ins>
      <w:ins w:id="538" w:author="Willems, P.H. (Peter)" w:date="2019-03-26T12:32:00Z">
        <w:r w:rsidR="00A12683" w:rsidRPr="001F47BD">
          <w:rPr>
            <w:rFonts w:ascii="Courier New" w:eastAsia="Times New Roman" w:hAnsi="Courier New" w:cs="Courier New"/>
            <w:color w:val="008080"/>
            <w:kern w:val="0"/>
            <w:sz w:val="18"/>
            <w:szCs w:val="18"/>
            <w:lang w:val="en-US"/>
            <w:rPrChange w:id="539" w:author="Willems, P.H. (Peter)" w:date="2019-03-26T12:34:00Z">
              <w:rPr>
                <w:rFonts w:ascii="Courier New" w:eastAsia="Times New Roman" w:hAnsi="Courier New" w:cs="Courier New"/>
                <w:color w:val="008080"/>
                <w:kern w:val="0"/>
                <w:sz w:val="18"/>
                <w:szCs w:val="18"/>
              </w:rPr>
            </w:rPrChange>
          </w:rPr>
          <w:t>&lt;startDate&gt;2009-01-01T00:00:00&lt;/startDate&gt;</w:t>
        </w:r>
      </w:ins>
    </w:p>
    <w:p w14:paraId="0A97E84E" w14:textId="212794CC" w:rsidR="00A12683" w:rsidRPr="001F47BD"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40" w:author="Willems, P.H. (Peter)" w:date="2019-03-26T12:32:00Z"/>
          <w:rFonts w:ascii="Courier New" w:eastAsia="Times New Roman" w:hAnsi="Courier New" w:cs="Courier New"/>
          <w:color w:val="008080"/>
          <w:kern w:val="0"/>
          <w:sz w:val="18"/>
          <w:szCs w:val="18"/>
          <w:lang w:val="en-US"/>
          <w:rPrChange w:id="541" w:author="Willems, P.H. (Peter)" w:date="2019-03-26T12:34:00Z">
            <w:rPr>
              <w:ins w:id="542" w:author="Willems, P.H. (Peter)" w:date="2019-03-26T12:32:00Z"/>
              <w:rFonts w:ascii="Courier New" w:eastAsia="Times New Roman" w:hAnsi="Courier New" w:cs="Courier New"/>
              <w:color w:val="008080"/>
              <w:kern w:val="0"/>
              <w:sz w:val="18"/>
              <w:szCs w:val="18"/>
            </w:rPr>
          </w:rPrChange>
        </w:rPr>
      </w:pPr>
      <w:ins w:id="543" w:author="Willems, P.H. (Peter)" w:date="2019-03-26T12:34:00Z">
        <w:r w:rsidRPr="001F47BD">
          <w:rPr>
            <w:rFonts w:ascii="Courier New" w:eastAsia="Times New Roman" w:hAnsi="Courier New" w:cs="Courier New"/>
            <w:color w:val="008080"/>
            <w:kern w:val="0"/>
            <w:sz w:val="18"/>
            <w:szCs w:val="18"/>
            <w:lang w:val="en-US"/>
            <w:rPrChange w:id="544" w:author="Willems, P.H. (Peter)" w:date="2019-03-26T12:34:00Z">
              <w:rPr>
                <w:rFonts w:ascii="Courier New" w:eastAsia="Times New Roman" w:hAnsi="Courier New" w:cs="Courier New"/>
                <w:color w:val="008080"/>
                <w:kern w:val="0"/>
                <w:sz w:val="18"/>
                <w:szCs w:val="18"/>
              </w:rPr>
            </w:rPrChange>
          </w:rPr>
          <w:t xml:space="preserve">    </w:t>
        </w:r>
      </w:ins>
      <w:ins w:id="545" w:author="Willems, P.H. (Peter)" w:date="2019-03-26T12:32:00Z">
        <w:r w:rsidR="00A2227A" w:rsidRPr="001F47BD">
          <w:rPr>
            <w:rFonts w:ascii="Courier New" w:eastAsia="Times New Roman" w:hAnsi="Courier New" w:cs="Courier New"/>
            <w:color w:val="008080"/>
            <w:kern w:val="0"/>
            <w:sz w:val="18"/>
            <w:szCs w:val="18"/>
            <w:lang w:val="en-US"/>
            <w:rPrChange w:id="546" w:author="Willems, P.H. (Peter)" w:date="2019-03-26T12:34:00Z">
              <w:rPr>
                <w:rFonts w:ascii="Courier New" w:eastAsia="Times New Roman" w:hAnsi="Courier New" w:cs="Courier New"/>
                <w:color w:val="008080"/>
                <w:kern w:val="0"/>
                <w:sz w:val="18"/>
                <w:szCs w:val="18"/>
              </w:rPr>
            </w:rPrChange>
          </w:rPr>
          <w:t>&lt;endDate&gt;2010-01-01T00:00:00&lt;/endDate&gt;</w:t>
        </w:r>
      </w:ins>
    </w:p>
    <w:p w14:paraId="3D716FDE" w14:textId="0684095D" w:rsidR="00A2227A" w:rsidRPr="001F47BD"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47" w:author="Willems, P.H. (Peter)" w:date="2019-03-26T12:32:00Z"/>
          <w:rFonts w:ascii="Courier New" w:eastAsia="Times New Roman" w:hAnsi="Courier New" w:cs="Courier New"/>
          <w:color w:val="008080"/>
          <w:kern w:val="0"/>
          <w:sz w:val="18"/>
          <w:szCs w:val="18"/>
          <w:lang w:val="en-US"/>
          <w:rPrChange w:id="548" w:author="Willems, P.H. (Peter)" w:date="2019-03-26T12:34:00Z">
            <w:rPr>
              <w:ins w:id="549" w:author="Willems, P.H. (Peter)" w:date="2019-03-26T12:32:00Z"/>
              <w:rFonts w:ascii="Courier New" w:eastAsia="Times New Roman" w:hAnsi="Courier New" w:cs="Courier New"/>
              <w:color w:val="008080"/>
              <w:kern w:val="0"/>
              <w:sz w:val="18"/>
              <w:szCs w:val="18"/>
            </w:rPr>
          </w:rPrChange>
        </w:rPr>
      </w:pPr>
      <w:ins w:id="550" w:author="Willems, P.H. (Peter)" w:date="2019-03-26T12:34:00Z">
        <w:r w:rsidRPr="001F47BD">
          <w:rPr>
            <w:rFonts w:ascii="Courier New" w:eastAsia="Times New Roman" w:hAnsi="Courier New" w:cs="Courier New"/>
            <w:color w:val="008080"/>
            <w:kern w:val="0"/>
            <w:sz w:val="18"/>
            <w:szCs w:val="18"/>
            <w:lang w:val="en-US"/>
            <w:rPrChange w:id="551" w:author="Willems, P.H. (Peter)" w:date="2019-03-26T12:34:00Z">
              <w:rPr>
                <w:rFonts w:ascii="Courier New" w:eastAsia="Times New Roman" w:hAnsi="Courier New" w:cs="Courier New"/>
                <w:color w:val="008080"/>
                <w:kern w:val="0"/>
                <w:sz w:val="18"/>
                <w:szCs w:val="18"/>
              </w:rPr>
            </w:rPrChange>
          </w:rPr>
          <w:t xml:space="preserve">    </w:t>
        </w:r>
      </w:ins>
      <w:ins w:id="552" w:author="Willems, P.H. (Peter)" w:date="2019-03-26T12:32:00Z">
        <w:r w:rsidR="00A2227A" w:rsidRPr="001F47BD">
          <w:rPr>
            <w:rFonts w:ascii="Courier New" w:eastAsia="Times New Roman" w:hAnsi="Courier New" w:cs="Courier New"/>
            <w:color w:val="008080"/>
            <w:kern w:val="0"/>
            <w:sz w:val="18"/>
            <w:szCs w:val="18"/>
            <w:lang w:val="en-US"/>
            <w:rPrChange w:id="553" w:author="Willems, P.H. (Peter)" w:date="2019-03-26T12:34:00Z">
              <w:rPr>
                <w:rFonts w:ascii="Courier New" w:eastAsia="Times New Roman" w:hAnsi="Courier New" w:cs="Courier New"/>
                <w:color w:val="008080"/>
                <w:kern w:val="0"/>
                <w:sz w:val="18"/>
                <w:szCs w:val="18"/>
              </w:rPr>
            </w:rPrChange>
          </w:rPr>
          <w:t>&lt;state&gt;active&lt;/state&gt;</w:t>
        </w:r>
      </w:ins>
    </w:p>
    <w:p w14:paraId="3C5857E0" w14:textId="1267F18E" w:rsidR="00A2227A" w:rsidRPr="00662740"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54" w:author="Willems, P.H. (Peter)" w:date="2019-03-26T12:33:00Z"/>
          <w:rFonts w:ascii="Courier New" w:eastAsia="Times New Roman" w:hAnsi="Courier New" w:cs="Courier New"/>
          <w:color w:val="008080"/>
          <w:kern w:val="0"/>
          <w:sz w:val="18"/>
          <w:szCs w:val="18"/>
          <w:lang w:val="en-US"/>
          <w:rPrChange w:id="555" w:author="Willems, P.H. (Peter)" w:date="2019-06-04T08:53:00Z">
            <w:rPr>
              <w:ins w:id="556" w:author="Willems, P.H. (Peter)" w:date="2019-03-26T12:33:00Z"/>
              <w:rFonts w:ascii="Courier New" w:eastAsia="Times New Roman" w:hAnsi="Courier New" w:cs="Courier New"/>
              <w:color w:val="008080"/>
              <w:kern w:val="0"/>
              <w:sz w:val="18"/>
              <w:szCs w:val="18"/>
            </w:rPr>
          </w:rPrChange>
        </w:rPr>
      </w:pPr>
      <w:ins w:id="557" w:author="Willems, P.H. (Peter)" w:date="2019-03-26T12:34:00Z">
        <w:r w:rsidRPr="00662740">
          <w:rPr>
            <w:rFonts w:ascii="Courier New" w:eastAsia="Times New Roman" w:hAnsi="Courier New" w:cs="Courier New"/>
            <w:color w:val="008080"/>
            <w:kern w:val="0"/>
            <w:sz w:val="18"/>
            <w:szCs w:val="18"/>
            <w:lang w:val="en-US"/>
            <w:rPrChange w:id="558" w:author="Willems, P.H. (Peter)" w:date="2019-06-04T08:53:00Z">
              <w:rPr>
                <w:rFonts w:ascii="Courier New" w:eastAsia="Times New Roman" w:hAnsi="Courier New" w:cs="Courier New"/>
                <w:color w:val="008080"/>
                <w:kern w:val="0"/>
                <w:sz w:val="18"/>
                <w:szCs w:val="18"/>
              </w:rPr>
            </w:rPrChange>
          </w:rPr>
          <w:t xml:space="preserve">    </w:t>
        </w:r>
      </w:ins>
      <w:ins w:id="559" w:author="Willems, P.H. (Peter)" w:date="2019-03-26T12:33:00Z">
        <w:r w:rsidR="00B24EB7" w:rsidRPr="00662740">
          <w:rPr>
            <w:rFonts w:ascii="Courier New" w:eastAsia="Times New Roman" w:hAnsi="Courier New" w:cs="Courier New"/>
            <w:color w:val="008080"/>
            <w:kern w:val="0"/>
            <w:sz w:val="18"/>
            <w:szCs w:val="18"/>
            <w:lang w:val="en-US"/>
            <w:rPrChange w:id="560" w:author="Willems, P.H. (Peter)" w:date="2019-06-04T08:53:00Z">
              <w:rPr>
                <w:rFonts w:ascii="Courier New" w:eastAsia="Times New Roman" w:hAnsi="Courier New" w:cs="Courier New"/>
                <w:color w:val="008080"/>
                <w:kern w:val="0"/>
                <w:sz w:val="18"/>
                <w:szCs w:val="18"/>
              </w:rPr>
            </w:rPrChange>
          </w:rPr>
          <w:t>&lt;dateLaMu&gt;2016-06-07T10:00:01&lt;/dateLaMu&gt;</w:t>
        </w:r>
      </w:ins>
    </w:p>
    <w:p w14:paraId="66189025" w14:textId="38AA93FA" w:rsidR="00B24EB7" w:rsidRPr="00662740"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61" w:author="Willems, P.H. (Peter)" w:date="2019-03-26T12:33:00Z"/>
          <w:rFonts w:ascii="Courier New" w:eastAsia="Times New Roman" w:hAnsi="Courier New" w:cs="Courier New"/>
          <w:color w:val="008080"/>
          <w:kern w:val="0"/>
          <w:sz w:val="18"/>
          <w:szCs w:val="18"/>
          <w:lang w:val="en-US"/>
          <w:rPrChange w:id="562" w:author="Willems, P.H. (Peter)" w:date="2019-06-04T08:53:00Z">
            <w:rPr>
              <w:ins w:id="563" w:author="Willems, P.H. (Peter)" w:date="2019-03-26T12:33:00Z"/>
              <w:rFonts w:ascii="Courier New" w:eastAsia="Times New Roman" w:hAnsi="Courier New" w:cs="Courier New"/>
              <w:color w:val="008080"/>
              <w:kern w:val="0"/>
              <w:sz w:val="18"/>
              <w:szCs w:val="18"/>
            </w:rPr>
          </w:rPrChange>
        </w:rPr>
      </w:pPr>
      <w:ins w:id="564" w:author="Willems, P.H. (Peter)" w:date="2019-03-26T12:34:00Z">
        <w:r w:rsidRPr="00662740">
          <w:rPr>
            <w:rFonts w:ascii="Courier New" w:eastAsia="Times New Roman" w:hAnsi="Courier New" w:cs="Courier New"/>
            <w:color w:val="008080"/>
            <w:kern w:val="0"/>
            <w:sz w:val="18"/>
            <w:szCs w:val="18"/>
            <w:lang w:val="en-US"/>
            <w:rPrChange w:id="565" w:author="Willems, P.H. (Peter)" w:date="2019-06-04T08:53:00Z">
              <w:rPr>
                <w:rFonts w:ascii="Courier New" w:eastAsia="Times New Roman" w:hAnsi="Courier New" w:cs="Courier New"/>
                <w:color w:val="008080"/>
                <w:kern w:val="0"/>
                <w:sz w:val="18"/>
                <w:szCs w:val="18"/>
              </w:rPr>
            </w:rPrChange>
          </w:rPr>
          <w:t xml:space="preserve">    </w:t>
        </w:r>
      </w:ins>
      <w:ins w:id="566" w:author="Willems, P.H. (Peter)" w:date="2019-03-26T12:33:00Z">
        <w:r w:rsidR="00B24EB7" w:rsidRPr="00662740">
          <w:rPr>
            <w:rFonts w:ascii="Courier New" w:eastAsia="Times New Roman" w:hAnsi="Courier New" w:cs="Courier New"/>
            <w:color w:val="008080"/>
            <w:kern w:val="0"/>
            <w:sz w:val="18"/>
            <w:szCs w:val="18"/>
            <w:lang w:val="en-US"/>
            <w:rPrChange w:id="567" w:author="Willems, P.H. (Peter)" w:date="2019-06-04T08:53:00Z">
              <w:rPr>
                <w:rFonts w:ascii="Courier New" w:eastAsia="Times New Roman" w:hAnsi="Courier New" w:cs="Courier New"/>
                <w:color w:val="008080"/>
                <w:kern w:val="0"/>
                <w:sz w:val="18"/>
                <w:szCs w:val="18"/>
              </w:rPr>
            </w:rPrChange>
          </w:rPr>
          <w:t>&lt;userLaMu&gt;Arne&lt;/userLaMu&gt;</w:t>
        </w:r>
      </w:ins>
    </w:p>
    <w:p w14:paraId="2F7738F6" w14:textId="02FBAAED" w:rsidR="00B24EB7" w:rsidRPr="00662740"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68" w:author="Willems, P.H. (Peter)" w:date="2019-03-26T12:33:00Z"/>
          <w:rFonts w:ascii="Courier New" w:eastAsia="Times New Roman" w:hAnsi="Courier New" w:cs="Courier New"/>
          <w:color w:val="008080"/>
          <w:kern w:val="0"/>
          <w:sz w:val="18"/>
          <w:szCs w:val="18"/>
          <w:lang w:val="en-US"/>
          <w:rPrChange w:id="569" w:author="Willems, P.H. (Peter)" w:date="2019-06-04T08:53:00Z">
            <w:rPr>
              <w:ins w:id="570" w:author="Willems, P.H. (Peter)" w:date="2019-03-26T12:33:00Z"/>
              <w:rFonts w:ascii="Courier New" w:eastAsia="Times New Roman" w:hAnsi="Courier New" w:cs="Courier New"/>
              <w:color w:val="008080"/>
              <w:kern w:val="0"/>
              <w:sz w:val="18"/>
              <w:szCs w:val="18"/>
            </w:rPr>
          </w:rPrChange>
        </w:rPr>
      </w:pPr>
      <w:ins w:id="571" w:author="Willems, P.H. (Peter)" w:date="2019-03-26T12:34:00Z">
        <w:r w:rsidRPr="00662740">
          <w:rPr>
            <w:rFonts w:ascii="Courier New" w:eastAsia="Times New Roman" w:hAnsi="Courier New" w:cs="Courier New"/>
            <w:color w:val="008080"/>
            <w:kern w:val="0"/>
            <w:sz w:val="18"/>
            <w:szCs w:val="18"/>
            <w:lang w:val="en-US"/>
            <w:rPrChange w:id="572" w:author="Willems, P.H. (Peter)" w:date="2019-06-04T08:53:00Z">
              <w:rPr>
                <w:rFonts w:ascii="Courier New" w:eastAsia="Times New Roman" w:hAnsi="Courier New" w:cs="Courier New"/>
                <w:color w:val="008080"/>
                <w:kern w:val="0"/>
                <w:sz w:val="18"/>
                <w:szCs w:val="18"/>
              </w:rPr>
            </w:rPrChange>
          </w:rPr>
          <w:t xml:space="preserve">    </w:t>
        </w:r>
      </w:ins>
      <w:ins w:id="573" w:author="Willems, P.H. (Peter)" w:date="2019-03-26T12:33:00Z">
        <w:r w:rsidR="00B24EB7" w:rsidRPr="00662740">
          <w:rPr>
            <w:rFonts w:ascii="Courier New" w:eastAsia="Times New Roman" w:hAnsi="Courier New" w:cs="Courier New"/>
            <w:color w:val="008080"/>
            <w:kern w:val="0"/>
            <w:sz w:val="18"/>
            <w:szCs w:val="18"/>
            <w:lang w:val="en-US"/>
            <w:rPrChange w:id="574" w:author="Willems, P.H. (Peter)" w:date="2019-06-04T08:53:00Z">
              <w:rPr>
                <w:rFonts w:ascii="Courier New" w:eastAsia="Times New Roman" w:hAnsi="Courier New" w:cs="Courier New"/>
                <w:color w:val="008080"/>
                <w:kern w:val="0"/>
                <w:sz w:val="18"/>
                <w:szCs w:val="18"/>
              </w:rPr>
            </w:rPrChange>
          </w:rPr>
          <w:t>&lt;complexElements&gt;</w:t>
        </w:r>
      </w:ins>
    </w:p>
    <w:p w14:paraId="609E5FD6" w14:textId="14FD5644" w:rsidR="00B24EB7" w:rsidRPr="00662740"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75" w:author="Willems, P.H. (Peter)" w:date="2019-03-26T12:33:00Z"/>
          <w:rFonts w:ascii="Courier New" w:eastAsia="Times New Roman" w:hAnsi="Courier New" w:cs="Courier New"/>
          <w:color w:val="008080"/>
          <w:kern w:val="0"/>
          <w:sz w:val="18"/>
          <w:szCs w:val="18"/>
          <w:lang w:val="en-US"/>
          <w:rPrChange w:id="576" w:author="Willems, P.H. (Peter)" w:date="2019-06-04T08:53:00Z">
            <w:rPr>
              <w:ins w:id="577" w:author="Willems, P.H. (Peter)" w:date="2019-03-26T12:33:00Z"/>
              <w:rFonts w:ascii="Courier New" w:eastAsia="Times New Roman" w:hAnsi="Courier New" w:cs="Courier New"/>
              <w:color w:val="008080"/>
              <w:kern w:val="0"/>
              <w:sz w:val="18"/>
              <w:szCs w:val="18"/>
            </w:rPr>
          </w:rPrChange>
        </w:rPr>
      </w:pPr>
      <w:ins w:id="578" w:author="Willems, P.H. (Peter)" w:date="2019-03-26T12:35:00Z">
        <w:r w:rsidRPr="00662740">
          <w:rPr>
            <w:rFonts w:ascii="Courier New" w:eastAsia="Times New Roman" w:hAnsi="Courier New" w:cs="Courier New"/>
            <w:color w:val="008080"/>
            <w:kern w:val="0"/>
            <w:sz w:val="18"/>
            <w:szCs w:val="18"/>
            <w:lang w:val="en-US"/>
            <w:rPrChange w:id="579" w:author="Willems, P.H. (Peter)" w:date="2019-06-04T08:53:00Z">
              <w:rPr>
                <w:rFonts w:ascii="Courier New" w:eastAsia="Times New Roman" w:hAnsi="Courier New" w:cs="Courier New"/>
                <w:color w:val="008080"/>
                <w:kern w:val="0"/>
                <w:sz w:val="18"/>
                <w:szCs w:val="18"/>
              </w:rPr>
            </w:rPrChange>
          </w:rPr>
          <w:t xml:space="preserve">        </w:t>
        </w:r>
      </w:ins>
      <w:ins w:id="580" w:author="Willems, P.H. (Peter)" w:date="2019-03-26T12:33:00Z">
        <w:r w:rsidR="0086542A" w:rsidRPr="00662740">
          <w:rPr>
            <w:rFonts w:ascii="Courier New" w:eastAsia="Times New Roman" w:hAnsi="Courier New" w:cs="Courier New"/>
            <w:color w:val="008080"/>
            <w:kern w:val="0"/>
            <w:sz w:val="18"/>
            <w:szCs w:val="18"/>
            <w:lang w:val="en-US"/>
            <w:rPrChange w:id="581" w:author="Willems, P.H. (Peter)" w:date="2019-06-04T08:53:00Z">
              <w:rPr>
                <w:rFonts w:ascii="Courier New" w:eastAsia="Times New Roman" w:hAnsi="Courier New" w:cs="Courier New"/>
                <w:color w:val="008080"/>
                <w:kern w:val="0"/>
                <w:sz w:val="18"/>
                <w:szCs w:val="18"/>
              </w:rPr>
            </w:rPrChange>
          </w:rPr>
          <w:t>&lt;ComplexElementTypeRef idref="CeInhoudMenuKaart"/&gt;</w:t>
        </w:r>
      </w:ins>
    </w:p>
    <w:p w14:paraId="368F8067" w14:textId="0BD8F60E" w:rsidR="0086542A" w:rsidRPr="00662740"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82" w:author="Willems, P.H. (Peter)" w:date="2019-03-26T12:33:00Z"/>
          <w:rFonts w:ascii="Courier New" w:eastAsia="Times New Roman" w:hAnsi="Courier New" w:cs="Courier New"/>
          <w:color w:val="008080"/>
          <w:kern w:val="0"/>
          <w:sz w:val="18"/>
          <w:szCs w:val="18"/>
          <w:lang w:val="en-US"/>
          <w:rPrChange w:id="583" w:author="Willems, P.H. (Peter)" w:date="2019-06-04T08:53:00Z">
            <w:rPr>
              <w:ins w:id="584" w:author="Willems, P.H. (Peter)" w:date="2019-03-26T12:33:00Z"/>
              <w:rFonts w:ascii="Courier New" w:eastAsia="Times New Roman" w:hAnsi="Courier New" w:cs="Courier New"/>
              <w:color w:val="008080"/>
              <w:kern w:val="0"/>
              <w:sz w:val="18"/>
              <w:szCs w:val="18"/>
            </w:rPr>
          </w:rPrChange>
        </w:rPr>
      </w:pPr>
      <w:ins w:id="585" w:author="Willems, P.H. (Peter)" w:date="2019-03-26T12:34:00Z">
        <w:r w:rsidRPr="00662740">
          <w:rPr>
            <w:rFonts w:ascii="Courier New" w:eastAsia="Times New Roman" w:hAnsi="Courier New" w:cs="Courier New"/>
            <w:color w:val="008080"/>
            <w:kern w:val="0"/>
            <w:sz w:val="18"/>
            <w:szCs w:val="18"/>
            <w:lang w:val="en-US"/>
            <w:rPrChange w:id="586" w:author="Willems, P.H. (Peter)" w:date="2019-06-04T08:53:00Z">
              <w:rPr>
                <w:rFonts w:ascii="Courier New" w:eastAsia="Times New Roman" w:hAnsi="Courier New" w:cs="Courier New"/>
                <w:color w:val="008080"/>
                <w:kern w:val="0"/>
                <w:sz w:val="18"/>
                <w:szCs w:val="18"/>
              </w:rPr>
            </w:rPrChange>
          </w:rPr>
          <w:t xml:space="preserve">    </w:t>
        </w:r>
      </w:ins>
      <w:ins w:id="587" w:author="Willems, P.H. (Peter)" w:date="2019-03-26T12:33:00Z">
        <w:r w:rsidR="0086542A" w:rsidRPr="00662740">
          <w:rPr>
            <w:rFonts w:ascii="Courier New" w:eastAsia="Times New Roman" w:hAnsi="Courier New" w:cs="Courier New"/>
            <w:color w:val="008080"/>
            <w:kern w:val="0"/>
            <w:sz w:val="18"/>
            <w:szCs w:val="18"/>
            <w:lang w:val="en-US"/>
            <w:rPrChange w:id="588" w:author="Willems, P.H. (Peter)" w:date="2019-06-04T08:53:00Z">
              <w:rPr>
                <w:rFonts w:ascii="Courier New" w:eastAsia="Times New Roman" w:hAnsi="Courier New" w:cs="Courier New"/>
                <w:color w:val="008080"/>
                <w:kern w:val="0"/>
                <w:sz w:val="18"/>
                <w:szCs w:val="18"/>
              </w:rPr>
            </w:rPrChange>
          </w:rPr>
          <w:t>&lt;/complexElements&gt;</w:t>
        </w:r>
      </w:ins>
    </w:p>
    <w:p w14:paraId="12F01317" w14:textId="7031274A" w:rsidR="0086542A" w:rsidRPr="00662740" w:rsidRDefault="001F47B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89" w:author="Willems, P.H. (Peter)" w:date="2019-03-26T12:35:00Z"/>
          <w:rFonts w:ascii="Courier New" w:eastAsia="Times New Roman" w:hAnsi="Courier New" w:cs="Courier New"/>
          <w:color w:val="008080"/>
          <w:kern w:val="0"/>
          <w:sz w:val="18"/>
          <w:szCs w:val="18"/>
          <w:lang w:val="en-US"/>
          <w:rPrChange w:id="590" w:author="Willems, P.H. (Peter)" w:date="2019-06-04T08:53:00Z">
            <w:rPr>
              <w:ins w:id="591" w:author="Willems, P.H. (Peter)" w:date="2019-03-26T12:35:00Z"/>
              <w:rFonts w:ascii="Courier New" w:eastAsia="Times New Roman" w:hAnsi="Courier New" w:cs="Courier New"/>
              <w:color w:val="008080"/>
              <w:kern w:val="0"/>
              <w:sz w:val="18"/>
              <w:szCs w:val="18"/>
            </w:rPr>
          </w:rPrChange>
        </w:rPr>
      </w:pPr>
      <w:ins w:id="592" w:author="Willems, P.H. (Peter)" w:date="2019-03-26T12:34:00Z">
        <w:r w:rsidRPr="00662740">
          <w:rPr>
            <w:rFonts w:ascii="Courier New" w:eastAsia="Times New Roman" w:hAnsi="Courier New" w:cs="Courier New"/>
            <w:color w:val="008080"/>
            <w:kern w:val="0"/>
            <w:sz w:val="18"/>
            <w:szCs w:val="18"/>
            <w:lang w:val="en-US"/>
            <w:rPrChange w:id="593" w:author="Willems, P.H. (Peter)" w:date="2019-06-04T08:53:00Z">
              <w:rPr>
                <w:rFonts w:ascii="Courier New" w:eastAsia="Times New Roman" w:hAnsi="Courier New" w:cs="Courier New"/>
                <w:color w:val="008080"/>
                <w:kern w:val="0"/>
                <w:sz w:val="18"/>
                <w:szCs w:val="18"/>
              </w:rPr>
            </w:rPrChange>
          </w:rPr>
          <w:t>&lt;/ComplexElementType&gt;</w:t>
        </w:r>
      </w:ins>
    </w:p>
    <w:p w14:paraId="28BD3BA5" w14:textId="4EDE98A8" w:rsidR="00D22A53" w:rsidRPr="00662740" w:rsidRDefault="00D22A53"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94" w:author="Willems, P.H. (Peter)" w:date="2019-03-26T12:36:00Z"/>
          <w:rFonts w:ascii="Courier New" w:eastAsia="Times New Roman" w:hAnsi="Courier New" w:cs="Courier New"/>
          <w:color w:val="008080"/>
          <w:kern w:val="0"/>
          <w:sz w:val="18"/>
          <w:szCs w:val="18"/>
          <w:lang w:val="en-US"/>
          <w:rPrChange w:id="595" w:author="Willems, P.H. (Peter)" w:date="2019-06-04T08:53:00Z">
            <w:rPr>
              <w:ins w:id="596" w:author="Willems, P.H. (Peter)" w:date="2019-03-26T12:36:00Z"/>
              <w:rFonts w:ascii="Courier New" w:eastAsia="Times New Roman" w:hAnsi="Courier New" w:cs="Courier New"/>
              <w:color w:val="008080"/>
              <w:kern w:val="0"/>
              <w:sz w:val="18"/>
              <w:szCs w:val="18"/>
            </w:rPr>
          </w:rPrChange>
        </w:rPr>
      </w:pPr>
      <w:ins w:id="597" w:author="Willems, P.H. (Peter)" w:date="2019-03-26T12:36:00Z">
        <w:r w:rsidRPr="00662740">
          <w:rPr>
            <w:rFonts w:ascii="Courier New" w:eastAsia="Times New Roman" w:hAnsi="Courier New" w:cs="Courier New"/>
            <w:color w:val="008080"/>
            <w:kern w:val="0"/>
            <w:sz w:val="18"/>
            <w:szCs w:val="18"/>
            <w:lang w:val="en-US"/>
            <w:rPrChange w:id="598" w:author="Willems, P.H. (Peter)" w:date="2019-06-04T08:53:00Z">
              <w:rPr>
                <w:rFonts w:ascii="Courier New" w:eastAsia="Times New Roman" w:hAnsi="Courier New" w:cs="Courier New"/>
                <w:color w:val="008080"/>
                <w:kern w:val="0"/>
                <w:sz w:val="18"/>
                <w:szCs w:val="18"/>
              </w:rPr>
            </w:rPrChange>
          </w:rPr>
          <w:lastRenderedPageBreak/>
          <w:t>&lt;ComplexElementType id="CeDrankenKaart"&gt;</w:t>
        </w:r>
      </w:ins>
    </w:p>
    <w:p w14:paraId="2F94B7F1" w14:textId="77777777" w:rsidR="00054BA5" w:rsidRPr="00662740" w:rsidRDefault="00054BA5" w:rsidP="00054BA5">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599" w:author="Willems, P.H. (Peter)" w:date="2019-03-26T12:37:00Z"/>
          <w:rFonts w:ascii="Courier New" w:eastAsia="Times New Roman" w:hAnsi="Courier New" w:cs="Courier New"/>
          <w:color w:val="008080"/>
          <w:kern w:val="0"/>
          <w:sz w:val="18"/>
          <w:szCs w:val="18"/>
          <w:lang w:val="en-US"/>
          <w:rPrChange w:id="600" w:author="Willems, P.H. (Peter)" w:date="2019-06-04T08:53:00Z">
            <w:rPr>
              <w:ins w:id="601" w:author="Willems, P.H. (Peter)" w:date="2019-03-26T12:37:00Z"/>
              <w:rFonts w:ascii="Courier New" w:eastAsia="Times New Roman" w:hAnsi="Courier New" w:cs="Courier New"/>
              <w:color w:val="008080"/>
              <w:kern w:val="0"/>
              <w:sz w:val="18"/>
              <w:szCs w:val="18"/>
            </w:rPr>
          </w:rPrChange>
        </w:rPr>
      </w:pPr>
      <w:ins w:id="602" w:author="Willems, P.H. (Peter)" w:date="2019-03-26T12:37:00Z">
        <w:r w:rsidRPr="00662740">
          <w:rPr>
            <w:rFonts w:ascii="Courier New" w:eastAsia="Times New Roman" w:hAnsi="Courier New" w:cs="Courier New"/>
            <w:color w:val="008080"/>
            <w:kern w:val="0"/>
            <w:sz w:val="18"/>
            <w:szCs w:val="18"/>
            <w:lang w:val="en-US"/>
            <w:rPrChange w:id="603" w:author="Willems, P.H. (Peter)" w:date="2019-06-04T08:53:00Z">
              <w:rPr>
                <w:rFonts w:ascii="Courier New" w:eastAsia="Times New Roman" w:hAnsi="Courier New" w:cs="Courier New"/>
                <w:color w:val="008080"/>
                <w:kern w:val="0"/>
                <w:sz w:val="18"/>
                <w:szCs w:val="18"/>
              </w:rPr>
            </w:rPrChange>
          </w:rPr>
          <w:t xml:space="preserve">    &lt;description&gt;Drankenkaart&lt;/description&gt;</w:t>
        </w:r>
      </w:ins>
    </w:p>
    <w:p w14:paraId="3F348423" w14:textId="77777777" w:rsidR="000E3B12" w:rsidRPr="00215B94" w:rsidRDefault="000E3B12" w:rsidP="000E3B1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04" w:author="Willems, P.H. (Peter)" w:date="2019-03-26T12:37:00Z"/>
          <w:rFonts w:ascii="Courier New" w:eastAsia="Times New Roman" w:hAnsi="Courier New" w:cs="Courier New"/>
          <w:color w:val="008080"/>
          <w:kern w:val="0"/>
          <w:sz w:val="18"/>
          <w:szCs w:val="18"/>
          <w:lang w:val="en-US"/>
        </w:rPr>
      </w:pPr>
      <w:ins w:id="605" w:author="Willems, P.H. (Peter)" w:date="2019-03-26T12:37:00Z">
        <w:r w:rsidRPr="00215B94">
          <w:rPr>
            <w:rFonts w:ascii="Courier New" w:eastAsia="Times New Roman" w:hAnsi="Courier New" w:cs="Courier New"/>
            <w:color w:val="008080"/>
            <w:kern w:val="0"/>
            <w:sz w:val="18"/>
            <w:szCs w:val="18"/>
            <w:lang w:val="en-US"/>
          </w:rPr>
          <w:t xml:space="preserve">    &lt;startDate&gt;2009-01-01T00:00:00&lt;/startDate&gt;</w:t>
        </w:r>
      </w:ins>
    </w:p>
    <w:p w14:paraId="5CBE02AA" w14:textId="77777777" w:rsidR="000E3B12" w:rsidRPr="00215B94" w:rsidRDefault="000E3B12" w:rsidP="000E3B1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06" w:author="Willems, P.H. (Peter)" w:date="2019-03-26T12:37:00Z"/>
          <w:rFonts w:ascii="Courier New" w:eastAsia="Times New Roman" w:hAnsi="Courier New" w:cs="Courier New"/>
          <w:color w:val="008080"/>
          <w:kern w:val="0"/>
          <w:sz w:val="18"/>
          <w:szCs w:val="18"/>
          <w:lang w:val="en-US"/>
        </w:rPr>
      </w:pPr>
      <w:ins w:id="607" w:author="Willems, P.H. (Peter)" w:date="2019-03-26T12:37:00Z">
        <w:r w:rsidRPr="00215B94">
          <w:rPr>
            <w:rFonts w:ascii="Courier New" w:eastAsia="Times New Roman" w:hAnsi="Courier New" w:cs="Courier New"/>
            <w:color w:val="008080"/>
            <w:kern w:val="0"/>
            <w:sz w:val="18"/>
            <w:szCs w:val="18"/>
            <w:lang w:val="en-US"/>
          </w:rPr>
          <w:t xml:space="preserve">    &lt;endDate&gt;2010-01-01T00:00:00&lt;/endDate&gt;</w:t>
        </w:r>
      </w:ins>
    </w:p>
    <w:p w14:paraId="0079141F" w14:textId="77777777" w:rsidR="000E3B12" w:rsidRPr="00215B94" w:rsidRDefault="000E3B12" w:rsidP="000E3B1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08" w:author="Willems, P.H. (Peter)" w:date="2019-03-26T12:37:00Z"/>
          <w:rFonts w:ascii="Courier New" w:eastAsia="Times New Roman" w:hAnsi="Courier New" w:cs="Courier New"/>
          <w:color w:val="008080"/>
          <w:kern w:val="0"/>
          <w:sz w:val="18"/>
          <w:szCs w:val="18"/>
          <w:lang w:val="en-US"/>
        </w:rPr>
      </w:pPr>
      <w:ins w:id="609" w:author="Willems, P.H. (Peter)" w:date="2019-03-26T12:37:00Z">
        <w:r w:rsidRPr="00215B94">
          <w:rPr>
            <w:rFonts w:ascii="Courier New" w:eastAsia="Times New Roman" w:hAnsi="Courier New" w:cs="Courier New"/>
            <w:color w:val="008080"/>
            <w:kern w:val="0"/>
            <w:sz w:val="18"/>
            <w:szCs w:val="18"/>
            <w:lang w:val="en-US"/>
          </w:rPr>
          <w:t xml:space="preserve">    &lt;state&gt;active&lt;/state&gt;</w:t>
        </w:r>
      </w:ins>
    </w:p>
    <w:p w14:paraId="40058D01" w14:textId="0969EC49" w:rsidR="000E3B12" w:rsidRPr="00220081" w:rsidRDefault="000E3B12" w:rsidP="000E3B1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10" w:author="Willems, P.H. (Peter)" w:date="2019-03-26T12:37:00Z"/>
          <w:rFonts w:ascii="Courier New" w:eastAsia="Times New Roman" w:hAnsi="Courier New" w:cs="Courier New"/>
          <w:color w:val="008080"/>
          <w:kern w:val="0"/>
          <w:sz w:val="18"/>
          <w:szCs w:val="18"/>
          <w:lang w:val="en-US"/>
          <w:rPrChange w:id="611" w:author="Willems, P.H. (Peter)" w:date="2019-03-26T12:38:00Z">
            <w:rPr>
              <w:ins w:id="612" w:author="Willems, P.H. (Peter)" w:date="2019-03-26T12:37:00Z"/>
              <w:rFonts w:ascii="Courier New" w:eastAsia="Times New Roman" w:hAnsi="Courier New" w:cs="Courier New"/>
              <w:color w:val="008080"/>
              <w:kern w:val="0"/>
              <w:sz w:val="18"/>
              <w:szCs w:val="18"/>
            </w:rPr>
          </w:rPrChange>
        </w:rPr>
      </w:pPr>
      <w:ins w:id="613" w:author="Willems, P.H. (Peter)" w:date="2019-03-26T12:37:00Z">
        <w:r w:rsidRPr="000E3B12">
          <w:rPr>
            <w:rFonts w:ascii="Courier New" w:eastAsia="Times New Roman" w:hAnsi="Courier New" w:cs="Courier New"/>
            <w:color w:val="008080"/>
            <w:kern w:val="0"/>
            <w:sz w:val="18"/>
            <w:szCs w:val="18"/>
            <w:lang w:val="en-US"/>
            <w:rPrChange w:id="614" w:author="Willems, P.H. (Peter)" w:date="2019-03-26T12:37:00Z">
              <w:rPr>
                <w:rFonts w:ascii="Courier New" w:eastAsia="Times New Roman" w:hAnsi="Courier New" w:cs="Courier New"/>
                <w:color w:val="008080"/>
                <w:kern w:val="0"/>
                <w:sz w:val="18"/>
                <w:szCs w:val="18"/>
              </w:rPr>
            </w:rPrChange>
          </w:rPr>
          <w:t xml:space="preserve">    </w:t>
        </w:r>
        <w:r w:rsidRPr="00220081">
          <w:rPr>
            <w:rFonts w:ascii="Courier New" w:eastAsia="Times New Roman" w:hAnsi="Courier New" w:cs="Courier New"/>
            <w:color w:val="008080"/>
            <w:kern w:val="0"/>
            <w:sz w:val="18"/>
            <w:szCs w:val="18"/>
            <w:lang w:val="en-US"/>
            <w:rPrChange w:id="615" w:author="Willems, P.H. (Peter)" w:date="2019-03-26T12:38:00Z">
              <w:rPr>
                <w:rFonts w:ascii="Courier New" w:eastAsia="Times New Roman" w:hAnsi="Courier New" w:cs="Courier New"/>
                <w:color w:val="008080"/>
                <w:kern w:val="0"/>
                <w:sz w:val="18"/>
                <w:szCs w:val="18"/>
              </w:rPr>
            </w:rPrChange>
          </w:rPr>
          <w:t>&lt;dateLaMu&gt;2016-06-07T10:00:</w:t>
        </w:r>
      </w:ins>
      <w:ins w:id="616" w:author="Willems, P.H. (Peter)" w:date="2019-03-26T12:38:00Z">
        <w:r w:rsidR="00220081" w:rsidRPr="00220081">
          <w:rPr>
            <w:rFonts w:ascii="Courier New" w:eastAsia="Times New Roman" w:hAnsi="Courier New" w:cs="Courier New"/>
            <w:color w:val="008080"/>
            <w:kern w:val="0"/>
            <w:sz w:val="18"/>
            <w:szCs w:val="18"/>
            <w:lang w:val="en-US"/>
            <w:rPrChange w:id="617" w:author="Willems, P.H. (Peter)" w:date="2019-03-26T12:38:00Z">
              <w:rPr>
                <w:rFonts w:ascii="Courier New" w:eastAsia="Times New Roman" w:hAnsi="Courier New" w:cs="Courier New"/>
                <w:color w:val="008080"/>
                <w:kern w:val="0"/>
                <w:sz w:val="18"/>
                <w:szCs w:val="18"/>
              </w:rPr>
            </w:rPrChange>
          </w:rPr>
          <w:t>2</w:t>
        </w:r>
      </w:ins>
      <w:ins w:id="618" w:author="Willems, P.H. (Peter)" w:date="2019-03-26T12:37:00Z">
        <w:r w:rsidRPr="00220081">
          <w:rPr>
            <w:rFonts w:ascii="Courier New" w:eastAsia="Times New Roman" w:hAnsi="Courier New" w:cs="Courier New"/>
            <w:color w:val="008080"/>
            <w:kern w:val="0"/>
            <w:sz w:val="18"/>
            <w:szCs w:val="18"/>
            <w:lang w:val="en-US"/>
            <w:rPrChange w:id="619" w:author="Willems, P.H. (Peter)" w:date="2019-03-26T12:38:00Z">
              <w:rPr>
                <w:rFonts w:ascii="Courier New" w:eastAsia="Times New Roman" w:hAnsi="Courier New" w:cs="Courier New"/>
                <w:color w:val="008080"/>
                <w:kern w:val="0"/>
                <w:sz w:val="18"/>
                <w:szCs w:val="18"/>
              </w:rPr>
            </w:rPrChange>
          </w:rPr>
          <w:t>1&lt;/dateLaMu&gt;</w:t>
        </w:r>
      </w:ins>
    </w:p>
    <w:p w14:paraId="0000F145" w14:textId="079BB1F5" w:rsidR="000E3B12" w:rsidRPr="00220081" w:rsidRDefault="000E3B1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20" w:author="Willems, P.H. (Peter)" w:date="2019-03-26T12:37:00Z"/>
          <w:rFonts w:ascii="Courier New" w:eastAsia="Times New Roman" w:hAnsi="Courier New" w:cs="Courier New"/>
          <w:color w:val="008080"/>
          <w:kern w:val="0"/>
          <w:sz w:val="18"/>
          <w:szCs w:val="18"/>
          <w:lang w:val="en-US"/>
          <w:rPrChange w:id="621" w:author="Willems, P.H. (Peter)" w:date="2019-03-26T12:38:00Z">
            <w:rPr>
              <w:ins w:id="622" w:author="Willems, P.H. (Peter)" w:date="2019-03-26T12:37:00Z"/>
              <w:rFonts w:ascii="Courier New" w:eastAsia="Times New Roman" w:hAnsi="Courier New" w:cs="Courier New"/>
              <w:color w:val="008080"/>
              <w:kern w:val="0"/>
              <w:sz w:val="18"/>
              <w:szCs w:val="18"/>
            </w:rPr>
          </w:rPrChange>
        </w:rPr>
      </w:pPr>
      <w:ins w:id="623" w:author="Willems, P.H. (Peter)" w:date="2019-03-26T12:37:00Z">
        <w:r w:rsidRPr="00220081">
          <w:rPr>
            <w:rFonts w:ascii="Courier New" w:eastAsia="Times New Roman" w:hAnsi="Courier New" w:cs="Courier New"/>
            <w:color w:val="008080"/>
            <w:kern w:val="0"/>
            <w:sz w:val="18"/>
            <w:szCs w:val="18"/>
            <w:lang w:val="en-US"/>
            <w:rPrChange w:id="624" w:author="Willems, P.H. (Peter)" w:date="2019-03-26T12:38:00Z">
              <w:rPr>
                <w:rFonts w:ascii="Courier New" w:eastAsia="Times New Roman" w:hAnsi="Courier New" w:cs="Courier New"/>
                <w:color w:val="008080"/>
                <w:kern w:val="0"/>
                <w:sz w:val="18"/>
                <w:szCs w:val="18"/>
              </w:rPr>
            </w:rPrChange>
          </w:rPr>
          <w:t xml:space="preserve">    &lt;userLaMu&gt;Arne&lt;/userLaMu&gt;</w:t>
        </w:r>
      </w:ins>
    </w:p>
    <w:p w14:paraId="26FC848A" w14:textId="77777777" w:rsidR="00220081" w:rsidRPr="00220081" w:rsidRDefault="00220081" w:rsidP="0022008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25" w:author="Willems, P.H. (Peter)" w:date="2019-03-26T12:38:00Z"/>
          <w:rFonts w:ascii="Courier New" w:eastAsia="Times New Roman" w:hAnsi="Courier New" w:cs="Courier New"/>
          <w:color w:val="008080"/>
          <w:kern w:val="0"/>
          <w:sz w:val="18"/>
          <w:szCs w:val="18"/>
          <w:lang w:val="en-US"/>
          <w:rPrChange w:id="626" w:author="Willems, P.H. (Peter)" w:date="2019-03-26T12:38:00Z">
            <w:rPr>
              <w:ins w:id="627" w:author="Willems, P.H. (Peter)" w:date="2019-03-26T12:38:00Z"/>
              <w:rFonts w:ascii="Courier New" w:eastAsia="Times New Roman" w:hAnsi="Courier New" w:cs="Courier New"/>
              <w:color w:val="008080"/>
              <w:kern w:val="0"/>
              <w:sz w:val="18"/>
              <w:szCs w:val="18"/>
            </w:rPr>
          </w:rPrChange>
        </w:rPr>
      </w:pPr>
      <w:ins w:id="628" w:author="Willems, P.H. (Peter)" w:date="2019-03-26T12:38:00Z">
        <w:r w:rsidRPr="00220081">
          <w:rPr>
            <w:rFonts w:ascii="Courier New" w:eastAsia="Times New Roman" w:hAnsi="Courier New" w:cs="Courier New"/>
            <w:color w:val="008080"/>
            <w:kern w:val="0"/>
            <w:sz w:val="18"/>
            <w:szCs w:val="18"/>
            <w:lang w:val="en-US"/>
            <w:rPrChange w:id="629" w:author="Willems, P.H. (Peter)" w:date="2019-03-26T12:38:00Z">
              <w:rPr>
                <w:rFonts w:ascii="Courier New" w:eastAsia="Times New Roman" w:hAnsi="Courier New" w:cs="Courier New"/>
                <w:color w:val="008080"/>
                <w:kern w:val="0"/>
                <w:sz w:val="18"/>
                <w:szCs w:val="18"/>
              </w:rPr>
            </w:rPrChange>
          </w:rPr>
          <w:t xml:space="preserve">    &lt;complexElements&gt;</w:t>
        </w:r>
      </w:ins>
    </w:p>
    <w:p w14:paraId="40756831" w14:textId="77777777" w:rsidR="00220081" w:rsidRPr="00220081" w:rsidRDefault="00220081" w:rsidP="0022008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30" w:author="Willems, P.H. (Peter)" w:date="2019-03-26T12:38:00Z"/>
          <w:rFonts w:ascii="Courier New" w:eastAsia="Times New Roman" w:hAnsi="Courier New" w:cs="Courier New"/>
          <w:color w:val="008080"/>
          <w:kern w:val="0"/>
          <w:sz w:val="18"/>
          <w:szCs w:val="18"/>
          <w:lang w:val="en-US"/>
          <w:rPrChange w:id="631" w:author="Willems, P.H. (Peter)" w:date="2019-03-26T12:38:00Z">
            <w:rPr>
              <w:ins w:id="632" w:author="Willems, P.H. (Peter)" w:date="2019-03-26T12:38:00Z"/>
              <w:rFonts w:ascii="Courier New" w:eastAsia="Times New Roman" w:hAnsi="Courier New" w:cs="Courier New"/>
              <w:color w:val="008080"/>
              <w:kern w:val="0"/>
              <w:sz w:val="18"/>
              <w:szCs w:val="18"/>
            </w:rPr>
          </w:rPrChange>
        </w:rPr>
      </w:pPr>
      <w:ins w:id="633" w:author="Willems, P.H. (Peter)" w:date="2019-03-26T12:38:00Z">
        <w:r w:rsidRPr="00220081">
          <w:rPr>
            <w:rFonts w:ascii="Courier New" w:eastAsia="Times New Roman" w:hAnsi="Courier New" w:cs="Courier New"/>
            <w:color w:val="008080"/>
            <w:kern w:val="0"/>
            <w:sz w:val="18"/>
            <w:szCs w:val="18"/>
            <w:lang w:val="en-US"/>
            <w:rPrChange w:id="634" w:author="Willems, P.H. (Peter)" w:date="2019-03-26T12:38:00Z">
              <w:rPr>
                <w:rFonts w:ascii="Courier New" w:eastAsia="Times New Roman" w:hAnsi="Courier New" w:cs="Courier New"/>
                <w:color w:val="008080"/>
                <w:kern w:val="0"/>
                <w:sz w:val="18"/>
                <w:szCs w:val="18"/>
              </w:rPr>
            </w:rPrChange>
          </w:rPr>
          <w:t xml:space="preserve">        &lt;ComplexElementTypeRef idref="CeInhoudMenuKaart"/&gt;</w:t>
        </w:r>
      </w:ins>
    </w:p>
    <w:p w14:paraId="54DB7A02" w14:textId="77777777" w:rsidR="00220081" w:rsidRDefault="00220081" w:rsidP="0022008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35" w:author="Willems, P.H. (Peter)" w:date="2019-03-26T12:38:00Z"/>
          <w:rFonts w:ascii="Courier New" w:eastAsia="Times New Roman" w:hAnsi="Courier New" w:cs="Courier New"/>
          <w:color w:val="008080"/>
          <w:kern w:val="0"/>
          <w:sz w:val="18"/>
          <w:szCs w:val="18"/>
          <w:lang w:val="en-US"/>
        </w:rPr>
      </w:pPr>
      <w:ins w:id="636" w:author="Willems, P.H. (Peter)" w:date="2019-03-26T12:38:00Z">
        <w:r w:rsidRPr="00220081">
          <w:rPr>
            <w:rFonts w:ascii="Courier New" w:eastAsia="Times New Roman" w:hAnsi="Courier New" w:cs="Courier New"/>
            <w:color w:val="008080"/>
            <w:kern w:val="0"/>
            <w:sz w:val="18"/>
            <w:szCs w:val="18"/>
            <w:lang w:val="en-US"/>
            <w:rPrChange w:id="637" w:author="Willems, P.H. (Peter)" w:date="2019-03-26T12:38:00Z">
              <w:rPr>
                <w:rFonts w:ascii="Courier New" w:eastAsia="Times New Roman" w:hAnsi="Courier New" w:cs="Courier New"/>
                <w:color w:val="008080"/>
                <w:kern w:val="0"/>
                <w:sz w:val="18"/>
                <w:szCs w:val="18"/>
              </w:rPr>
            </w:rPrChange>
          </w:rPr>
          <w:t xml:space="preserve">    &lt;/complexElements&gt;</w:t>
        </w:r>
      </w:ins>
    </w:p>
    <w:p w14:paraId="79FAA6BD" w14:textId="51C3853E" w:rsidR="004E3451" w:rsidRPr="00220081" w:rsidRDefault="004E3451" w:rsidP="0022008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38" w:author="Willems, P.H. (Peter)" w:date="2019-03-26T12:35:00Z"/>
          <w:rFonts w:ascii="Courier New" w:eastAsia="Times New Roman" w:hAnsi="Courier New" w:cs="Courier New"/>
          <w:color w:val="008080"/>
          <w:kern w:val="0"/>
          <w:sz w:val="18"/>
          <w:szCs w:val="18"/>
          <w:lang w:val="en-US"/>
          <w:rPrChange w:id="639" w:author="Willems, P.H. (Peter)" w:date="2019-03-26T12:38:00Z">
            <w:rPr>
              <w:ins w:id="640" w:author="Willems, P.H. (Peter)" w:date="2019-03-26T12:35:00Z"/>
              <w:rFonts w:ascii="Courier New" w:eastAsia="Times New Roman" w:hAnsi="Courier New" w:cs="Courier New"/>
              <w:color w:val="008080"/>
              <w:kern w:val="0"/>
              <w:sz w:val="18"/>
              <w:szCs w:val="18"/>
            </w:rPr>
          </w:rPrChange>
        </w:rPr>
      </w:pPr>
      <w:ins w:id="641" w:author="Willems, P.H. (Peter)" w:date="2019-03-26T12:36:00Z">
        <w:r w:rsidRPr="00220081">
          <w:rPr>
            <w:rFonts w:ascii="Courier New" w:eastAsia="Times New Roman" w:hAnsi="Courier New" w:cs="Courier New"/>
            <w:color w:val="008080"/>
            <w:kern w:val="0"/>
            <w:sz w:val="18"/>
            <w:szCs w:val="18"/>
            <w:lang w:val="en-US"/>
            <w:rPrChange w:id="642" w:author="Willems, P.H. (Peter)" w:date="2019-03-26T12:38:00Z">
              <w:rPr>
                <w:rFonts w:ascii="Courier New" w:eastAsia="Times New Roman" w:hAnsi="Courier New" w:cs="Courier New"/>
                <w:color w:val="008080"/>
                <w:kern w:val="0"/>
                <w:sz w:val="18"/>
                <w:szCs w:val="18"/>
              </w:rPr>
            </w:rPrChange>
          </w:rPr>
          <w:t>&lt;/ComplexElementType&gt;</w:t>
        </w:r>
      </w:ins>
    </w:p>
    <w:p w14:paraId="3CFCFB6C" w14:textId="77777777" w:rsidR="00D22A53" w:rsidRPr="00220081" w:rsidRDefault="00D22A53"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643" w:author="Willems, P.H. (Peter)" w:date="2019-03-26T12:38:00Z">
            <w:rPr>
              <w:rFonts w:ascii="Courier New" w:eastAsia="Times New Roman" w:hAnsi="Courier New" w:cs="Courier New"/>
              <w:color w:val="008080"/>
              <w:kern w:val="0"/>
              <w:sz w:val="18"/>
              <w:szCs w:val="18"/>
            </w:rPr>
          </w:rPrChange>
        </w:rPr>
      </w:pPr>
    </w:p>
    <w:p w14:paraId="72B95A1C" w14:textId="77777777" w:rsidR="006D02B2" w:rsidRPr="00220081"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Change w:id="644" w:author="Willems, P.H. (Peter)" w:date="2019-03-26T12:38:00Z">
            <w:rPr>
              <w:rFonts w:ascii="Courier New" w:eastAsia="Times New Roman" w:hAnsi="Courier New" w:cs="Courier New"/>
              <w:color w:val="008080"/>
              <w:kern w:val="0"/>
              <w:sz w:val="18"/>
              <w:szCs w:val="18"/>
            </w:rPr>
          </w:rPrChange>
        </w:rPr>
      </w:pPr>
      <w:r w:rsidRPr="00220081">
        <w:rPr>
          <w:rFonts w:ascii="Courier New" w:eastAsia="Times New Roman" w:hAnsi="Courier New" w:cs="Courier New"/>
          <w:color w:val="008080"/>
          <w:kern w:val="0"/>
          <w:sz w:val="18"/>
          <w:szCs w:val="18"/>
          <w:lang w:val="en-US"/>
          <w:rPrChange w:id="645" w:author="Willems, P.H. (Peter)" w:date="2019-03-26T12:38:00Z">
            <w:rPr>
              <w:rFonts w:ascii="Courier New" w:eastAsia="Times New Roman" w:hAnsi="Courier New" w:cs="Courier New"/>
              <w:color w:val="008080"/>
              <w:kern w:val="0"/>
              <w:sz w:val="18"/>
              <w:szCs w:val="18"/>
            </w:rPr>
          </w:rPrChange>
        </w:rPr>
        <w:t>&lt;ComplexElementType id="CeInhoudBestelling"&gt;</w:t>
      </w:r>
    </w:p>
    <w:p w14:paraId="72B95A1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220081">
        <w:rPr>
          <w:rFonts w:ascii="Courier New" w:eastAsia="Times New Roman" w:hAnsi="Courier New" w:cs="Courier New"/>
          <w:color w:val="008080"/>
          <w:kern w:val="0"/>
          <w:sz w:val="18"/>
          <w:szCs w:val="18"/>
          <w:lang w:val="en-US"/>
          <w:rPrChange w:id="646" w:author="Willems, P.H. (Peter)" w:date="2019-03-26T12:38:00Z">
            <w:rPr>
              <w:rFonts w:ascii="Courier New" w:eastAsia="Times New Roman" w:hAnsi="Courier New" w:cs="Courier New"/>
              <w:color w:val="008080"/>
              <w:kern w:val="0"/>
              <w:sz w:val="18"/>
              <w:szCs w:val="18"/>
            </w:rPr>
          </w:rPrChange>
        </w:rPr>
        <w:t xml:space="preserve">    </w:t>
      </w:r>
      <w:r w:rsidRPr="00FA659F">
        <w:rPr>
          <w:rFonts w:ascii="Courier New" w:eastAsia="Times New Roman" w:hAnsi="Courier New" w:cs="Courier New"/>
          <w:color w:val="008080"/>
          <w:kern w:val="0"/>
          <w:sz w:val="18"/>
          <w:szCs w:val="18"/>
        </w:rPr>
        <w:t>&lt;description&gt;Inhoud van de bestelling&lt;/description&gt;</w:t>
      </w:r>
    </w:p>
    <w:p w14:paraId="72B95A1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A1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A2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2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&lt;dateLaMu&gt;2009-01-31T00:00:00&lt;/dateLaMu&gt;</w:t>
      </w:r>
    </w:p>
    <w:p w14:paraId="72B95A2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2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&lt;simpleElements&gt;</w:t>
      </w:r>
    </w:p>
    <w:p w14:paraId="72B95A2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2A7F41"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idref="NaamGerecht"/&gt;</w:t>
      </w:r>
    </w:p>
    <w:p w14:paraId="72B95A2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2A7F41"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idref="Opmerking"/&gt;</w:t>
      </w:r>
    </w:p>
    <w:p w14:paraId="72B95A26" w14:textId="02CD0059" w:rsidR="006D02B2"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47" w:author="Willems, P.H. (Peter)" w:date="2019-03-26T12:40:00Z"/>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&lt;/simpleElements&gt;</w:t>
      </w:r>
    </w:p>
    <w:p w14:paraId="0D930996" w14:textId="7980DDEB" w:rsidR="002C65E0" w:rsidRPr="00FA659F" w:rsidRDefault="002C65E0"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ins w:id="648" w:author="Willems, P.H. (Peter)" w:date="2019-03-26T12:40:00Z">
        <w:r w:rsidRPr="00FA659F">
          <w:rPr>
            <w:rFonts w:ascii="Courier New" w:eastAsia="Times New Roman" w:hAnsi="Courier New" w:cs="Courier New"/>
            <w:color w:val="008080"/>
            <w:kern w:val="0"/>
            <w:sz w:val="18"/>
            <w:szCs w:val="18"/>
          </w:rPr>
          <w:t xml:space="preserve">    </w:t>
        </w:r>
        <w:r w:rsidRPr="002C65E0">
          <w:rPr>
            <w:rFonts w:ascii="Courier New" w:eastAsia="Times New Roman" w:hAnsi="Courier New" w:cs="Courier New"/>
            <w:color w:val="008080"/>
            <w:kern w:val="0"/>
            <w:sz w:val="18"/>
            <w:szCs w:val="18"/>
          </w:rPr>
          <w:t>&lt;minOccurs&gt;1&lt;/minOccurs&gt;</w:t>
        </w:r>
      </w:ins>
    </w:p>
    <w:p w14:paraId="72B95A2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&lt;/ComplexElementType&gt;</w:t>
      </w:r>
    </w:p>
    <w:p w14:paraId="72B95A2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p>
    <w:p w14:paraId="72B95A2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&lt;ComplexElementType id="CeInhoudDrankbestelling"&gt;</w:t>
      </w:r>
    </w:p>
    <w:p w14:paraId="72B95A2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&lt;description&gt;Inhoud drankbestelling&lt;/description&gt;</w:t>
      </w:r>
    </w:p>
    <w:p w14:paraId="72B95A2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&lt;startDate&gt;2014-06-20T00:00:00&lt;/startDate&gt;</w:t>
      </w:r>
    </w:p>
    <w:p w14:paraId="72B95A2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&lt;endDate&gt;2014-06-20T00:00:00&lt;/endDate&gt;</w:t>
      </w:r>
    </w:p>
    <w:p w14:paraId="72B95A2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&lt;state&gt;active&lt;/state&gt;</w:t>
      </w:r>
    </w:p>
    <w:p w14:paraId="72B95A2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&lt;dateLaMu&gt;2014-06-20T15:11:28&lt;/dateLaMu&gt;</w:t>
      </w:r>
    </w:p>
    <w:p w14:paraId="72B95A2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A3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3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3403CF"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idref="SeSoortDrank"/&gt;</w:t>
      </w:r>
    </w:p>
    <w:p w14:paraId="72B95A3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3403CF"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idref="SeHoeveelheid"/&gt;</w:t>
      </w:r>
    </w:p>
    <w:p w14:paraId="72B95A3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3403CF"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idref="Opmerking"/&gt;</w:t>
      </w:r>
    </w:p>
    <w:p w14:paraId="72B95A34" w14:textId="729C6678" w:rsidR="006D02B2"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49" w:author="Willems, P.H. (Peter)" w:date="2019-03-26T12:40:00Z"/>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5140AB1" w14:textId="5643EEDA" w:rsidR="008977FD" w:rsidRDefault="008977FD"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50" w:author="Willems, P.H. (Peter)" w:date="2019-03-26T12:41:00Z"/>
          <w:rFonts w:ascii="Courier New" w:eastAsia="Times New Roman" w:hAnsi="Courier New" w:cs="Courier New"/>
          <w:color w:val="008080"/>
          <w:kern w:val="0"/>
          <w:sz w:val="18"/>
          <w:szCs w:val="18"/>
          <w:lang w:val="de-DE"/>
        </w:rPr>
      </w:pPr>
      <w:ins w:id="651" w:author="Willems, P.H. (Peter)" w:date="2019-03-26T12:41:00Z">
        <w:r w:rsidRPr="00FA659F">
          <w:rPr>
            <w:rFonts w:ascii="Courier New" w:eastAsia="Times New Roman" w:hAnsi="Courier New" w:cs="Courier New"/>
            <w:color w:val="008080"/>
            <w:kern w:val="0"/>
            <w:sz w:val="18"/>
            <w:szCs w:val="18"/>
            <w:lang w:val="de-DE"/>
          </w:rPr>
          <w:t xml:space="preserve">    </w:t>
        </w:r>
        <w:r w:rsidRPr="008977FD">
          <w:rPr>
            <w:rFonts w:ascii="Courier New" w:eastAsia="Times New Roman" w:hAnsi="Courier New" w:cs="Courier New"/>
            <w:color w:val="008080"/>
            <w:kern w:val="0"/>
            <w:sz w:val="18"/>
            <w:szCs w:val="18"/>
            <w:lang w:val="de-DE"/>
          </w:rPr>
          <w:t>&lt;minOccurs&gt;1&lt;/minOccurs&gt;</w:t>
        </w:r>
      </w:ins>
    </w:p>
    <w:p w14:paraId="072F072D" w14:textId="32081F86" w:rsidR="00A162E2" w:rsidRPr="00FA659F" w:rsidRDefault="00A162E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ins w:id="652" w:author="Willems, P.H. (Peter)" w:date="2019-03-26T12:41:00Z">
        <w:r w:rsidRPr="00FA659F">
          <w:rPr>
            <w:rFonts w:ascii="Courier New" w:eastAsia="Times New Roman" w:hAnsi="Courier New" w:cs="Courier New"/>
            <w:color w:val="008080"/>
            <w:kern w:val="0"/>
            <w:sz w:val="18"/>
            <w:szCs w:val="18"/>
            <w:lang w:val="de-DE"/>
          </w:rPr>
          <w:t xml:space="preserve">    </w:t>
        </w:r>
        <w:r w:rsidRPr="00A162E2">
          <w:rPr>
            <w:rFonts w:ascii="Courier New" w:eastAsia="Times New Roman" w:hAnsi="Courier New" w:cs="Courier New"/>
            <w:color w:val="008080"/>
            <w:kern w:val="0"/>
            <w:sz w:val="18"/>
            <w:szCs w:val="18"/>
            <w:lang w:val="de-DE"/>
          </w:rPr>
          <w:t>&lt;maxOccurs&gt;1&lt;/maxOccurs&gt;</w:t>
        </w:r>
      </w:ins>
    </w:p>
    <w:p w14:paraId="72B95A3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&lt;/ComplexElementType&gt;</w:t>
      </w:r>
    </w:p>
    <w:p w14:paraId="72B95A3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A3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 id="CeInhoudMenuKaart"&gt;</w:t>
      </w:r>
    </w:p>
    <w:p w14:paraId="72B95A3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&lt;description&gt;Inhoud van de menukaart&lt;/description&gt;</w:t>
      </w:r>
    </w:p>
    <w:p w14:paraId="72B95A3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&lt;startDate&gt;2009-01-01T00:00:00&lt;/startDate&gt;</w:t>
      </w:r>
    </w:p>
    <w:p w14:paraId="72B95A3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A3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3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&lt;dateLaMu&gt;2009-01-31T00:00:00&lt;/dateLaMu&gt;</w:t>
      </w:r>
    </w:p>
    <w:p w14:paraId="72B95A3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3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3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3403CF"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idref="NaamMenukaartItem"/&gt;</w:t>
      </w:r>
    </w:p>
    <w:p w14:paraId="72B95A4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3403CF"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idref="Omschrijving"/&gt;</w:t>
      </w:r>
    </w:p>
    <w:p w14:paraId="72B95A4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003403CF"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&lt;SimpleElementTypeRef idref="Prijs"/&gt;</w:t>
      </w:r>
    </w:p>
    <w:p w14:paraId="72B95A42" w14:textId="2A4758D2" w:rsidR="006D02B2"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ins w:id="653" w:author="Willems, P.H. (Peter)" w:date="2019-03-26T12:41:00Z"/>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0E274BEE" w14:textId="3D865D85" w:rsidR="007552FE" w:rsidRPr="00FA659F" w:rsidRDefault="007552FE"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ins w:id="654" w:author="Willems, P.H. (Peter)" w:date="2019-03-26T12:42:00Z">
        <w:r w:rsidRPr="00FA659F">
          <w:rPr>
            <w:rFonts w:ascii="Courier New" w:eastAsia="Times New Roman" w:hAnsi="Courier New" w:cs="Courier New"/>
            <w:color w:val="008080"/>
            <w:kern w:val="0"/>
            <w:sz w:val="18"/>
            <w:szCs w:val="18"/>
            <w:lang w:val="de-DE"/>
          </w:rPr>
          <w:t xml:space="preserve">    </w:t>
        </w:r>
      </w:ins>
      <w:ins w:id="655" w:author="Willems, P.H. (Peter)" w:date="2019-03-26T12:41:00Z">
        <w:r w:rsidRPr="007552FE">
          <w:rPr>
            <w:rFonts w:ascii="Courier New" w:eastAsia="Times New Roman" w:hAnsi="Courier New" w:cs="Courier New"/>
            <w:color w:val="008080"/>
            <w:kern w:val="0"/>
            <w:sz w:val="18"/>
            <w:szCs w:val="18"/>
            <w:lang w:val="de-DE"/>
          </w:rPr>
          <w:t>&lt;maxOccurs&gt;3&lt;/maxOccurs&gt;</w:t>
        </w:r>
      </w:ins>
    </w:p>
    <w:p w14:paraId="72B95A4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&lt;/ComplexElementType&gt;</w:t>
      </w:r>
    </w:p>
    <w:p w14:paraId="72B95A4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A4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 id="CeJaNee"&gt;</w:t>
      </w:r>
    </w:p>
    <w:p w14:paraId="72B95A4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&lt;description&gt;Antwoord&lt;/description&gt;</w:t>
      </w:r>
    </w:p>
    <w:p w14:paraId="72B95A4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A4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A4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4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&lt;dateLaMu&gt;2009-01-29T00:00:00&lt;/dateLaMu&gt;</w:t>
      </w:r>
    </w:p>
    <w:p w14:paraId="72B95A4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4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&lt;simpleElements&gt;</w:t>
      </w:r>
    </w:p>
    <w:p w14:paraId="72B95A4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3403CF"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idref="Wachttijd"/&gt;</w:t>
      </w:r>
    </w:p>
    <w:p w14:paraId="72B95A4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3403CF"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idref="JaNee"/&gt;</w:t>
      </w:r>
    </w:p>
    <w:p w14:paraId="72B95A4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lastRenderedPageBreak/>
        <w:t xml:space="preserve">      </w:t>
      </w:r>
      <w:r w:rsidR="003403CF"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idref="Opmerking"/&gt;</w:t>
      </w:r>
    </w:p>
    <w:p w14:paraId="72B95A5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&lt;/simpleElements&gt;</w:t>
      </w:r>
    </w:p>
    <w:p w14:paraId="72B95A5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&lt;/ComplexElementType&gt;</w:t>
      </w:r>
    </w:p>
    <w:p w14:paraId="72B95A5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A5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&lt;ComplexElementType id="CeMenuKaart"&gt;</w:t>
      </w:r>
    </w:p>
    <w:p w14:paraId="72B95A5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&lt;description&gt;Menukaart&lt;/description&gt;</w:t>
      </w:r>
    </w:p>
    <w:p w14:paraId="72B95A5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&lt;startDate&gt;2009-01-01T00:00:00&lt;/startDate&gt;</w:t>
      </w:r>
    </w:p>
    <w:p w14:paraId="72B95A5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&lt;endDate&gt;2010-01-01T00:00:00&lt;/endDate&gt;</w:t>
      </w:r>
    </w:p>
    <w:p w14:paraId="72B95A5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A5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&lt;dateLaMu&gt;2009-01-31T00:00:00&lt;/dateLaMu&gt;</w:t>
      </w:r>
    </w:p>
    <w:p w14:paraId="72B95A5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5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A5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3403CF"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&lt;ComplexElementTypeRef idref="CeInhoudMenuKaart"/&gt;</w:t>
      </w:r>
    </w:p>
    <w:p w14:paraId="72B95A5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&lt;/complexElements&gt;</w:t>
      </w:r>
    </w:p>
    <w:p w14:paraId="72B95A5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&lt;/ComplexElementType&gt;</w:t>
      </w:r>
    </w:p>
    <w:p w14:paraId="72B95A5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A5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 id="CeMenuKaartType"&gt;</w:t>
      </w:r>
    </w:p>
    <w:p w14:paraId="72B95A6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&lt;description&gt;MenukaartType&lt;/description&gt;</w:t>
      </w:r>
    </w:p>
    <w:p w14:paraId="72B95A6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A6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A6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6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&lt;dateLaMu&gt;2009-01-31T00:00:00&lt;/dateLaMu&gt;</w:t>
      </w:r>
    </w:p>
    <w:p w14:paraId="72B95A6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6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6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3403CF"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idref="MenuKaartType"/&gt;</w:t>
      </w:r>
    </w:p>
    <w:p w14:paraId="72B95A6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6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&lt;/ComplexElementType&gt;</w:t>
      </w:r>
    </w:p>
    <w:p w14:paraId="72B95A6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A6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 id="CeOrganisatie"&gt;</w:t>
      </w:r>
    </w:p>
    <w:p w14:paraId="72B95A6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&lt;description&gt;Organisatie specs&lt;/description&gt;</w:t>
      </w:r>
    </w:p>
    <w:p w14:paraId="72B95A6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A6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A6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7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&lt;dateLaMu&gt;2011-10-26T00:00:00&lt;/dateLaMu&gt;</w:t>
      </w:r>
    </w:p>
    <w:p w14:paraId="72B95A7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7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7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3403CF"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idref="SOAPServerURL"/&gt;</w:t>
      </w:r>
    </w:p>
    <w:p w14:paraId="72B95A7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7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&lt;/ComplexElementType&gt;</w:t>
      </w:r>
    </w:p>
    <w:p w14:paraId="72B95A7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A7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 id="CeRapport"&gt;</w:t>
      </w:r>
    </w:p>
    <w:p w14:paraId="72B95A7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&lt;description&gt;Rapport&lt;/description&gt;</w:t>
      </w:r>
    </w:p>
    <w:p w14:paraId="72B95A7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A7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&lt;endDate&gt;2010-01-01T00:00:00&lt;/endDate&gt;</w:t>
      </w:r>
    </w:p>
    <w:p w14:paraId="72B95A7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A7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&lt;dateLaMu&gt;2009-02-03T00:00:00&lt;/dateLaMu&gt;</w:t>
      </w:r>
    </w:p>
    <w:p w14:paraId="72B95A7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7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7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3403CF"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idref="Auteur"/&gt;</w:t>
      </w:r>
    </w:p>
    <w:p w14:paraId="72B95A8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3403CF"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idref="Versie"/&gt;</w:t>
      </w:r>
    </w:p>
    <w:p w14:paraId="72B95A8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8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&lt;/ComplexElementType&gt;</w:t>
      </w:r>
    </w:p>
    <w:p w14:paraId="72B95A8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A8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 id="CeReactieTermijn"&gt;</w:t>
      </w:r>
    </w:p>
    <w:p w14:paraId="72B95A8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&lt;description&gt;Reactietermijn&lt;/description&gt;</w:t>
      </w:r>
    </w:p>
    <w:p w14:paraId="72B95A8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A8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A8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8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&lt;dateLaMu&gt;2009-01-28T00:00:00&lt;/dateLaMu&gt;</w:t>
      </w:r>
    </w:p>
    <w:p w14:paraId="72B95A8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8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&lt;simpleElements&gt;</w:t>
      </w:r>
    </w:p>
    <w:p w14:paraId="72B95A8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955DF9"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idref="Wachttijd"/&gt;</w:t>
      </w:r>
    </w:p>
    <w:p w14:paraId="72B95A8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&lt;/simpleElements&gt;</w:t>
      </w:r>
    </w:p>
    <w:p w14:paraId="72B95A8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&lt;/ComplexElementType&gt;</w:t>
      </w:r>
    </w:p>
    <w:p w14:paraId="72B95A8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A9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&lt;ComplexElementType id="CeSOAP"&gt;</w:t>
      </w:r>
    </w:p>
    <w:p w14:paraId="72B95A9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&lt;description&gt;SOAP specificaties&lt;/description&gt;</w:t>
      </w:r>
    </w:p>
    <w:p w14:paraId="72B95A9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&lt;startDate&gt;2009-01-01T00:00:00&lt;/startDate&gt;</w:t>
      </w:r>
    </w:p>
    <w:p w14:paraId="72B95A9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&lt;endDate&gt;2010-01-01T00:00:00&lt;/endDate&gt;</w:t>
      </w:r>
    </w:p>
    <w:p w14:paraId="72B95A9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9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&lt;dateLaMu&gt;2011-10-26T00:00:00&lt;/dateLaMu&gt;</w:t>
      </w:r>
    </w:p>
    <w:p w14:paraId="72B95A9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9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9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955DF9"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idref="SOAPProtocol"/&gt;</w:t>
      </w:r>
    </w:p>
    <w:p w14:paraId="72B95A9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955DF9"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idref="SOAPServerURL"/&gt;</w:t>
      </w:r>
    </w:p>
    <w:p w14:paraId="72B95A9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955DF9"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idref="SOAPCentralServerURL"/&gt;</w:t>
      </w:r>
    </w:p>
    <w:p w14:paraId="72B95A9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9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&lt;/ComplexElementType&gt;</w:t>
      </w:r>
    </w:p>
    <w:p w14:paraId="72B95A9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A9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 id="CeTekening"&gt;</w:t>
      </w:r>
    </w:p>
    <w:p w14:paraId="72B95A9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&lt;description&gt;Tekening&lt;/description&gt;</w:t>
      </w:r>
    </w:p>
    <w:p w14:paraId="72B95AA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AA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AA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A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&lt;dateLaMu&gt;2009-02-03T00:00:00&lt;/dateLaMu&gt;</w:t>
      </w:r>
    </w:p>
    <w:p w14:paraId="72B95AA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A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A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955DF9"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idref="AantalLagen"/&gt;</w:t>
      </w:r>
    </w:p>
    <w:p w14:paraId="72B95AA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A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&lt;/ComplexElementType&gt;</w:t>
      </w:r>
    </w:p>
    <w:p w14:paraId="72B95AA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AA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 id="CeVideo"&gt;</w:t>
      </w:r>
    </w:p>
    <w:p w14:paraId="72B95AA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&lt;description&gt;Video&lt;/description&gt;</w:t>
      </w:r>
    </w:p>
    <w:p w14:paraId="72B95AA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AA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AA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A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&lt;dateLaMu&gt;2009-02-03T00:00:00&lt;/dateLaMu&gt;</w:t>
      </w:r>
    </w:p>
    <w:p w14:paraId="72B95AB0"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B1"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B2"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955DF9"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&lt;SimpleElementTypeRef idref="VideoFormaat"/&gt;</w:t>
      </w:r>
    </w:p>
    <w:p w14:paraId="72B95AB3"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&lt;/simpleElements&gt;</w:t>
      </w:r>
    </w:p>
    <w:p w14:paraId="72B95AB4"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&lt;/ComplexElementType&gt;</w:t>
      </w:r>
    </w:p>
    <w:p w14:paraId="72B95AB5"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AB6"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&lt;ComplexElementType id="CeVraag"&gt;</w:t>
      </w:r>
    </w:p>
    <w:p w14:paraId="72B95AB7"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&lt;description&gt;Vraag&lt;/description&gt;</w:t>
      </w:r>
    </w:p>
    <w:p w14:paraId="72B95AB8"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&lt;startDate&gt;2009-01-01T00:00:00&lt;/startDate&gt;</w:t>
      </w:r>
    </w:p>
    <w:p w14:paraId="72B95AB9"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&lt;endDate&gt;2010-01-01T00:00:00&lt;/endDate&gt;</w:t>
      </w:r>
    </w:p>
    <w:p w14:paraId="72B95ABA"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ABB"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&lt;dateLaMu&gt;2009-01-31T00:00:00&lt;/dateLaMu&gt;</w:t>
      </w:r>
    </w:p>
    <w:p w14:paraId="72B95ABC"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BD"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&lt;simpleElements&gt;</w:t>
      </w:r>
    </w:p>
    <w:p w14:paraId="72B95ABE"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955DF9"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&lt;SimpleElementTypeRef idref="Vraag"/&gt;</w:t>
      </w:r>
    </w:p>
    <w:p w14:paraId="72B95ABF" w14:textId="77777777" w:rsidR="006D02B2"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&lt;/simpleElements&gt;</w:t>
      </w:r>
    </w:p>
    <w:p w14:paraId="72B95AC0" w14:textId="77777777" w:rsidR="009826ED" w:rsidRPr="00FA659F" w:rsidRDefault="006D02B2" w:rsidP="006D02B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hAnsi="Courier New" w:cs="Courier New"/>
          <w:sz w:val="18"/>
          <w:szCs w:val="18"/>
        </w:rPr>
      </w:pPr>
      <w:r w:rsidRPr="00FA659F">
        <w:rPr>
          <w:rFonts w:ascii="Courier New" w:eastAsia="Times New Roman" w:hAnsi="Courier New" w:cs="Courier New"/>
          <w:color w:val="008080"/>
          <w:kern w:val="0"/>
          <w:sz w:val="18"/>
          <w:szCs w:val="18"/>
        </w:rPr>
        <w:t>&lt;/ComplexElementType&gt;</w:t>
      </w:r>
    </w:p>
    <w:p w14:paraId="72B95AC1" w14:textId="77777777" w:rsidR="00272A4F" w:rsidRPr="00BB039F" w:rsidRDefault="00272A4F"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sz w:val="22"/>
          <w:szCs w:val="22"/>
        </w:rPr>
      </w:pPr>
    </w:p>
    <w:p w14:paraId="72B95AC2"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sz w:val="22"/>
          <w:szCs w:val="22"/>
        </w:rPr>
      </w:pPr>
      <w:r w:rsidRPr="00BB039F">
        <w:rPr>
          <w:rFonts w:ascii="Corbel" w:hAnsi="Corbel"/>
          <w:sz w:val="22"/>
          <w:szCs w:val="22"/>
        </w:rPr>
        <w:t xml:space="preserve">Zoals is te zien, bijvoorbeeld bij </w:t>
      </w:r>
      <w:r w:rsidR="00CE6F34" w:rsidRPr="00BB039F">
        <w:rPr>
          <w:rFonts w:ascii="Corbel" w:hAnsi="Corbel"/>
          <w:i/>
          <w:sz w:val="22"/>
          <w:szCs w:val="22"/>
        </w:rPr>
        <w:t>C</w:t>
      </w:r>
      <w:r w:rsidRPr="00BB039F">
        <w:rPr>
          <w:rFonts w:ascii="Corbel" w:hAnsi="Corbel"/>
          <w:i/>
          <w:sz w:val="22"/>
          <w:szCs w:val="22"/>
        </w:rPr>
        <w:t>eMenuKaart</w:t>
      </w:r>
      <w:r w:rsidRPr="00BB039F">
        <w:rPr>
          <w:rFonts w:ascii="Corbel" w:hAnsi="Corbel"/>
          <w:sz w:val="22"/>
          <w:szCs w:val="22"/>
        </w:rPr>
        <w:t>, is het mogelijk een complex element in een ander complex element</w:t>
      </w:r>
      <w:r w:rsidRPr="00BB039F">
        <w:rPr>
          <w:rFonts w:ascii="Corbel" w:hAnsi="Corbel"/>
        </w:rPr>
        <w:t xml:space="preserve"> </w:t>
      </w:r>
      <w:r w:rsidRPr="00BB039F">
        <w:rPr>
          <w:rFonts w:ascii="Corbel" w:hAnsi="Corbel"/>
          <w:sz w:val="22"/>
          <w:szCs w:val="22"/>
        </w:rPr>
        <w:t>op te nemen. Dit dient geïnterpre</w:t>
      </w:r>
      <w:r w:rsidR="007F3AFB" w:rsidRPr="00BB039F">
        <w:rPr>
          <w:rFonts w:ascii="Corbel" w:hAnsi="Corbel"/>
          <w:sz w:val="22"/>
          <w:szCs w:val="22"/>
        </w:rPr>
        <w:t>te</w:t>
      </w:r>
      <w:r w:rsidRPr="00BB039F">
        <w:rPr>
          <w:rFonts w:ascii="Corbel" w:hAnsi="Corbel"/>
          <w:sz w:val="22"/>
          <w:szCs w:val="22"/>
        </w:rPr>
        <w:t>erd te worden als een tabel waarbij de simpele elementen uit het gekoppelde complexe element de kolommen vormen en de waarden in de rijen wor</w:t>
      </w:r>
      <w:r w:rsidR="00CE6F34" w:rsidRPr="00BB039F">
        <w:rPr>
          <w:rFonts w:ascii="Corbel" w:hAnsi="Corbel"/>
          <w:sz w:val="22"/>
          <w:szCs w:val="22"/>
        </w:rPr>
        <w:softHyphen/>
      </w:r>
      <w:r w:rsidRPr="00BB039F">
        <w:rPr>
          <w:rFonts w:ascii="Corbel" w:hAnsi="Corbel"/>
          <w:sz w:val="22"/>
          <w:szCs w:val="22"/>
        </w:rPr>
        <w:t xml:space="preserve">den opgenomen. </w:t>
      </w:r>
    </w:p>
    <w:p w14:paraId="72B95AC3" w14:textId="77777777" w:rsidR="00D90007" w:rsidRPr="00BB039F" w:rsidRDefault="00D90007" w:rsidP="00D90007">
      <w:pPr>
        <w:pStyle w:val="Gobarsubparagraaftitel"/>
        <w:ind w:left="0" w:firstLine="0"/>
        <w:rPr>
          <w:rFonts w:ascii="Corbel" w:hAnsi="Corbel"/>
        </w:rPr>
      </w:pPr>
      <w:r w:rsidRPr="00BB039F">
        <w:rPr>
          <w:rFonts w:ascii="Corbel" w:hAnsi="Corbel" w:cs="Times New Roman"/>
          <w:b w:val="0"/>
          <w:color w:val="auto"/>
          <w:sz w:val="22"/>
          <w:szCs w:val="22"/>
          <w:lang w:val="nl-NL"/>
        </w:rPr>
        <w:br w:type="page"/>
      </w:r>
      <w:bookmarkStart w:id="656" w:name="_Toc200774353"/>
      <w:bookmarkStart w:id="657" w:name="_Toc200775263"/>
      <w:bookmarkStart w:id="658" w:name="_Toc200775396"/>
      <w:bookmarkStart w:id="659" w:name="_Toc212971161"/>
      <w:bookmarkStart w:id="660" w:name="_Toc408989366"/>
      <w:bookmarkStart w:id="661" w:name="_Toc4568144"/>
      <w:r w:rsidRPr="00BB039F">
        <w:rPr>
          <w:rFonts w:ascii="Corbel" w:hAnsi="Corbel"/>
        </w:rPr>
        <w:lastRenderedPageBreak/>
        <w:t>SimpleElementType</w:t>
      </w:r>
      <w:bookmarkEnd w:id="656"/>
      <w:bookmarkEnd w:id="657"/>
      <w:bookmarkEnd w:id="658"/>
      <w:bookmarkEnd w:id="659"/>
      <w:bookmarkEnd w:id="660"/>
      <w:bookmarkEnd w:id="661"/>
    </w:p>
    <w:p w14:paraId="72B95AC4" w14:textId="77777777" w:rsidR="00D90007" w:rsidRPr="00BB039F" w:rsidRDefault="00D90007" w:rsidP="00D90007">
      <w:pPr>
        <w:rPr>
          <w:rFonts w:ascii="Corbel" w:hAnsi="Corbel"/>
          <w:sz w:val="22"/>
          <w:szCs w:val="22"/>
        </w:rPr>
      </w:pPr>
      <w:r w:rsidRPr="00BB039F">
        <w:rPr>
          <w:rFonts w:ascii="Corbel" w:hAnsi="Corbel"/>
          <w:i/>
          <w:sz w:val="22"/>
          <w:szCs w:val="22"/>
        </w:rPr>
        <w:t>SimpleElementType</w:t>
      </w:r>
      <w:r w:rsidRPr="00BB039F">
        <w:rPr>
          <w:rFonts w:ascii="Corbel" w:hAnsi="Corbel"/>
          <w:sz w:val="22"/>
          <w:szCs w:val="22"/>
        </w:rPr>
        <w:t xml:space="preserve"> is een element met gedefinieerde, naam, omschrijving en veldopmaak (bijv</w:t>
      </w:r>
      <w:r w:rsidR="009A44A2" w:rsidRPr="00BB039F">
        <w:rPr>
          <w:rFonts w:ascii="Corbel" w:hAnsi="Corbel"/>
          <w:sz w:val="22"/>
          <w:szCs w:val="22"/>
        </w:rPr>
        <w:t>oor</w:t>
      </w:r>
      <w:r w:rsidR="00573138" w:rsidRPr="00BB039F">
        <w:rPr>
          <w:rFonts w:ascii="Corbel" w:hAnsi="Corbel"/>
          <w:sz w:val="22"/>
          <w:szCs w:val="22"/>
        </w:rPr>
        <w:softHyphen/>
      </w:r>
      <w:r w:rsidR="009A44A2" w:rsidRPr="00BB039F">
        <w:rPr>
          <w:rFonts w:ascii="Corbel" w:hAnsi="Corbel"/>
          <w:sz w:val="22"/>
          <w:szCs w:val="22"/>
        </w:rPr>
        <w:t>beeld</w:t>
      </w:r>
      <w:r w:rsidRPr="00BB039F">
        <w:rPr>
          <w:rFonts w:ascii="Corbel" w:hAnsi="Corbel"/>
          <w:sz w:val="22"/>
          <w:szCs w:val="22"/>
        </w:rPr>
        <w:t xml:space="preserve"> string van max</w:t>
      </w:r>
      <w:r w:rsidR="009A44A2" w:rsidRPr="00BB039F">
        <w:rPr>
          <w:rFonts w:ascii="Corbel" w:hAnsi="Corbel"/>
          <w:sz w:val="22"/>
          <w:szCs w:val="22"/>
        </w:rPr>
        <w:t>imaal</w:t>
      </w:r>
      <w:r w:rsidRPr="00BB039F">
        <w:rPr>
          <w:rFonts w:ascii="Corbel" w:hAnsi="Corbel"/>
          <w:sz w:val="22"/>
          <w:szCs w:val="22"/>
        </w:rPr>
        <w:t xml:space="preserve"> 9 karakters of een integer). Het kan echter ook een referentie naar een </w:t>
      </w:r>
      <w:r w:rsidRPr="00BB039F">
        <w:rPr>
          <w:rFonts w:ascii="Corbel" w:hAnsi="Corbel"/>
          <w:i/>
          <w:sz w:val="22"/>
          <w:szCs w:val="22"/>
        </w:rPr>
        <w:t>ComplexElementType</w:t>
      </w:r>
      <w:r w:rsidRPr="00BB039F">
        <w:rPr>
          <w:rFonts w:ascii="Corbel" w:hAnsi="Corbel"/>
          <w:sz w:val="22"/>
          <w:szCs w:val="22"/>
        </w:rPr>
        <w:t xml:space="preserve"> bevatten, dit houdt in dat op berichtniveau 0 tot onbeperkt aantal van deze </w:t>
      </w:r>
      <w:r w:rsidRPr="00BB039F">
        <w:rPr>
          <w:rFonts w:ascii="Corbel" w:hAnsi="Corbel"/>
          <w:i/>
          <w:sz w:val="22"/>
          <w:szCs w:val="22"/>
        </w:rPr>
        <w:t>ComplexElementType</w:t>
      </w:r>
      <w:r w:rsidRPr="00BB039F">
        <w:rPr>
          <w:rFonts w:ascii="Corbel" w:hAnsi="Corbel"/>
          <w:sz w:val="22"/>
          <w:szCs w:val="22"/>
        </w:rPr>
        <w:t xml:space="preserve"> elementen aanwezig zijn.</w:t>
      </w:r>
    </w:p>
    <w:p w14:paraId="72B95AC5" w14:textId="77777777" w:rsidR="00D90007" w:rsidRPr="00BB039F" w:rsidRDefault="00D90007" w:rsidP="00D90007">
      <w:pPr>
        <w:rPr>
          <w:rFonts w:ascii="Corbel" w:hAnsi="Corbel"/>
        </w:rPr>
      </w:pPr>
    </w:p>
    <w:p w14:paraId="72B95AC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 id="AantalLagen"&gt;</w:t>
      </w:r>
    </w:p>
    <w:p w14:paraId="72B95AC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&lt;description&gt;Aantal lagen in de tekening&lt;/description&gt;</w:t>
      </w:r>
    </w:p>
    <w:p w14:paraId="72B95AC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&lt;interfaceType&gt;&lt;/interfaceType&gt;</w:t>
      </w:r>
    </w:p>
    <w:p w14:paraId="72B95AC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AC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&lt;dateLaMu&gt;2009-02-03T00:00:00&lt;/dateLaMu&gt;</w:t>
      </w:r>
    </w:p>
    <w:p w14:paraId="72B95AC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C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AC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idref="INTEGER"/&gt;</w:t>
      </w:r>
    </w:p>
    <w:p w14:paraId="72B95AC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AC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AD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AD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id="Antwoord"&gt;</w:t>
      </w:r>
    </w:p>
    <w:p w14:paraId="72B95AD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&lt;description&gt;Antwoord&lt;/description&gt;</w:t>
      </w:r>
    </w:p>
    <w:p w14:paraId="72B95AD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&lt;interfaceType&gt;&lt;/interfaceType&gt;</w:t>
      </w:r>
    </w:p>
    <w:p w14:paraId="72B95AD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AD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&lt;dateLaMu&gt;2009-01-29T00:00:00&lt;/dateLaMu&gt;</w:t>
      </w:r>
    </w:p>
    <w:p w14:paraId="72B95AD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AD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&lt;userDefinedType&gt;</w:t>
      </w:r>
    </w:p>
    <w:p w14:paraId="72B95AD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AD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AD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AD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AD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 id="Auteur"&gt;</w:t>
      </w:r>
    </w:p>
    <w:p w14:paraId="72B95AD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&lt;description&gt;Auteur&lt;/description&gt;</w:t>
      </w:r>
    </w:p>
    <w:p w14:paraId="72B95AD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en-US"/>
        </w:rPr>
        <w:t>&lt;interfaceType&gt;&lt;/interfaceType&gt;</w:t>
      </w:r>
    </w:p>
    <w:p w14:paraId="72B95AD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AE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&lt;dateLaMu&gt;2009-02-03T00:00:00&lt;/dateLaMu&gt;</w:t>
      </w:r>
    </w:p>
    <w:p w14:paraId="72B95AE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E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AE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AE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AE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AE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AE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id="JaNee"&gt;</w:t>
      </w:r>
    </w:p>
    <w:p w14:paraId="72B95AE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&lt;description&gt;Ja of Nee&lt;/description&gt;</w:t>
      </w:r>
    </w:p>
    <w:p w14:paraId="72B95AE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&lt;interfaceType&gt;&lt;/interfaceType&gt;</w:t>
      </w:r>
    </w:p>
    <w:p w14:paraId="72B95AE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AE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&lt;dateLaMu&gt;2009-01-29T00:00:00&lt;/dateLaMu&gt;</w:t>
      </w:r>
    </w:p>
    <w:p w14:paraId="72B95AE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E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AE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idref="BOOLEAN"/&gt;</w:t>
      </w:r>
    </w:p>
    <w:p w14:paraId="72B95AE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AF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&lt;/SimpleElementType&gt;</w:t>
      </w:r>
    </w:p>
    <w:p w14:paraId="72B95AF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p>
    <w:p w14:paraId="72B95AF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 id="MenuKaartType"&gt;</w:t>
      </w:r>
    </w:p>
    <w:p w14:paraId="72B95AF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&lt;description&gt;Menukaarttype&lt;/description&gt;</w:t>
      </w:r>
    </w:p>
    <w:p w14:paraId="72B95AF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en-US"/>
        </w:rPr>
        <w:t>&lt;interfaceType&gt;&lt;/interfaceType&gt;</w:t>
      </w:r>
    </w:p>
    <w:p w14:paraId="72B95AF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AF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&lt;dateLaMu&gt;2009-02-02T00:00:00&lt;/dateLaMu&gt;</w:t>
      </w:r>
    </w:p>
    <w:p w14:paraId="72B95AF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AF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AF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AF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&lt;/userDefinedType&gt;</w:t>
      </w:r>
    </w:p>
    <w:p w14:paraId="72B95AF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&lt;/SimpleElementType&gt;</w:t>
      </w:r>
    </w:p>
    <w:p w14:paraId="72B95AF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p>
    <w:p w14:paraId="72B95AF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 id="NaamGerecht"&gt;</w:t>
      </w:r>
    </w:p>
    <w:p w14:paraId="72B95AF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&lt;description&gt;Naam van het gerecht&lt;/description&gt;</w:t>
      </w:r>
    </w:p>
    <w:p w14:paraId="72B95AF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lastRenderedPageBreak/>
        <w:t xml:space="preserve">    </w:t>
      </w:r>
      <w:r w:rsidRPr="00FA659F">
        <w:rPr>
          <w:rFonts w:ascii="Courier New" w:eastAsia="Times New Roman" w:hAnsi="Courier New" w:cs="Courier New"/>
          <w:color w:val="008080"/>
          <w:kern w:val="0"/>
          <w:sz w:val="18"/>
          <w:szCs w:val="18"/>
          <w:lang w:val="en-US"/>
        </w:rPr>
        <w:t>&lt;interfaceType&gt;&lt;/interfaceType&gt;</w:t>
      </w:r>
    </w:p>
    <w:p w14:paraId="72B95B0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0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&lt;dateLaMu&gt;2009-01-29T00:00:00&lt;/dateLaMu&gt;</w:t>
      </w:r>
    </w:p>
    <w:p w14:paraId="72B95B0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B0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0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0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0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&lt;/SimpleElementType&gt;</w:t>
      </w:r>
    </w:p>
    <w:p w14:paraId="72B95B0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p>
    <w:p w14:paraId="72B95B0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 id="NaamMenukaartItem"&gt;</w:t>
      </w:r>
    </w:p>
    <w:p w14:paraId="72B95B0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&lt;description&gt;Naam van menukaartitem&lt;/description&gt;</w:t>
      </w:r>
    </w:p>
    <w:p w14:paraId="72B95B0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&lt;interfaceType&gt;&lt;/interfaceType&gt;</w:t>
      </w:r>
    </w:p>
    <w:p w14:paraId="72B95B0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0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&lt;dateLaMu&gt;2009-01-29T00:00:00&lt;/dateLaMu&gt;</w:t>
      </w:r>
    </w:p>
    <w:p w14:paraId="72B95B0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B0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&lt;userDefinedType&gt;</w:t>
      </w:r>
    </w:p>
    <w:p w14:paraId="72B95B0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1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1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&lt;/SimpleElementType&gt;</w:t>
      </w:r>
    </w:p>
    <w:p w14:paraId="72B95B1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p>
    <w:p w14:paraId="72B95B1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 id="Omschrijving"&gt;</w:t>
      </w:r>
    </w:p>
    <w:p w14:paraId="72B95B1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&lt;description&gt;Omschrijving&lt;/description&gt;</w:t>
      </w:r>
    </w:p>
    <w:p w14:paraId="72B95B1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&lt;interfaceType&gt;&lt;/interfaceType&gt;</w:t>
      </w:r>
    </w:p>
    <w:p w14:paraId="72B95B1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1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&lt;dateLaMu&gt;2009-01-29T00:00:00&lt;/dateLaMu&gt;</w:t>
      </w:r>
    </w:p>
    <w:p w14:paraId="72B95B1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B1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1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1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1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B1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B1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id="Opmerking"&gt;</w:t>
      </w:r>
    </w:p>
    <w:p w14:paraId="72B95B1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&lt;description&gt;Opmerking&lt;/description&gt;</w:t>
      </w:r>
    </w:p>
    <w:p w14:paraId="72B95B2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&lt;interfaceType&gt;&lt;/interfaceType&gt;</w:t>
      </w:r>
    </w:p>
    <w:p w14:paraId="72B95B2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2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&lt;dateLaMu&gt;2009-01-31T00:00:00&lt;/dateLaMu&gt;</w:t>
      </w:r>
    </w:p>
    <w:p w14:paraId="72B95B2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B2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2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2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2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&lt;/SimpleElementType&gt;</w:t>
      </w:r>
    </w:p>
    <w:p w14:paraId="72B95B2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p>
    <w:p w14:paraId="72B95B2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 id="Prijs"&gt;</w:t>
      </w:r>
    </w:p>
    <w:p w14:paraId="72B95B2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&lt;description&gt;Prijs&lt;/description&gt;</w:t>
      </w:r>
    </w:p>
    <w:p w14:paraId="72B95B2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en-US"/>
        </w:rPr>
        <w:t>&lt;interfaceType&gt;&lt;/interfaceType&gt;</w:t>
      </w:r>
    </w:p>
    <w:p w14:paraId="72B95B2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2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&lt;dateLaMu&gt;2009-01-29T00:00:00&lt;/dateLaMu&gt;</w:t>
      </w:r>
    </w:p>
    <w:p w14:paraId="72B95B2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B2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3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3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3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B3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B3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id="SeBoolean"&gt;</w:t>
      </w:r>
    </w:p>
    <w:p w14:paraId="72B95B3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&lt;description&gt;Boolean&lt;/description&gt;</w:t>
      </w:r>
    </w:p>
    <w:p w14:paraId="72B95B3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&lt;interfaceType&gt;&lt;/interfaceType&gt;</w:t>
      </w:r>
    </w:p>
    <w:p w14:paraId="72B95B3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3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&lt;dateLaMu&gt;2013-10-25T00:00:00&lt;/dateLaMu&gt;</w:t>
      </w:r>
    </w:p>
    <w:p w14:paraId="72B95B3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B3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3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idref="BOOLEAN"/&gt;</w:t>
      </w:r>
    </w:p>
    <w:p w14:paraId="72B95B3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3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&lt;/SimpleElementType&gt;</w:t>
      </w:r>
    </w:p>
    <w:p w14:paraId="72B95B3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p>
    <w:p w14:paraId="72B95B3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 id="SeDate"&gt;</w:t>
      </w:r>
    </w:p>
    <w:p w14:paraId="72B95B4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&lt;description&gt;Date / Datum&lt;/description&gt;</w:t>
      </w:r>
    </w:p>
    <w:p w14:paraId="72B95B4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en-US"/>
        </w:rPr>
        <w:t>&lt;interfaceType&gt;&lt;/interfaceType&gt;</w:t>
      </w:r>
    </w:p>
    <w:p w14:paraId="72B95B4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&lt;state&gt;active&lt;/state&gt;</w:t>
      </w:r>
    </w:p>
    <w:p w14:paraId="72B95B4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&lt;dateLaMu&gt;2013-10-25T00:00:00&lt;/dateLaMu&gt;</w:t>
      </w:r>
    </w:p>
    <w:p w14:paraId="72B95B4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B4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4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idref="DATE"/&gt;</w:t>
      </w:r>
    </w:p>
    <w:p w14:paraId="72B95B4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4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&lt;/SimpleElementType&gt;</w:t>
      </w:r>
    </w:p>
    <w:p w14:paraId="72B95B4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p>
    <w:p w14:paraId="72B95B4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 id="SeDatetime"&gt;</w:t>
      </w:r>
    </w:p>
    <w:p w14:paraId="72B95B4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&lt;description&gt;Datetime / Datum en tijd&lt;/description&gt;</w:t>
      </w:r>
    </w:p>
    <w:p w14:paraId="72B95B4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en-US"/>
        </w:rPr>
        <w:t>&lt;interfaceType&gt;&lt;/interfaceType&gt;</w:t>
      </w:r>
    </w:p>
    <w:p w14:paraId="72B95B4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4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&lt;dateLaMu&gt;2013-10-25T00:00:00&lt;/dateLaMu&gt;</w:t>
      </w:r>
    </w:p>
    <w:p w14:paraId="72B95B4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B5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&lt;helpInfo&gt;&lt;/helpInfo&gt;</w:t>
      </w:r>
    </w:p>
    <w:p w14:paraId="72B95B5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&lt;userDefinedType&gt;</w:t>
      </w:r>
    </w:p>
    <w:p w14:paraId="72B95B5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CA1CE8"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&lt;UserDefinedTypeRef idref="DATETIME"/&gt;</w:t>
      </w:r>
    </w:p>
    <w:p w14:paraId="72B95B5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&lt;/userDefinedType&gt;</w:t>
      </w:r>
    </w:p>
    <w:p w14:paraId="72B95B5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&lt;/SimpleElementType&gt;</w:t>
      </w:r>
    </w:p>
    <w:p w14:paraId="72B95B5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p>
    <w:p w14:paraId="72B95B5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&lt;SimpleElementType id="SeDecimal"&gt;</w:t>
      </w:r>
    </w:p>
    <w:p w14:paraId="72B95B5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&lt;description&gt;Decimal / Decimaal&lt;/description&gt;</w:t>
      </w:r>
    </w:p>
    <w:p w14:paraId="72B95B5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&lt;interfaceType&gt;&lt;/interfaceType&gt;</w:t>
      </w:r>
    </w:p>
    <w:p w14:paraId="72B95B5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B5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&lt;dateLaMu&gt;2013-10-25T00:00:00&lt;/dateLaMu&gt;</w:t>
      </w:r>
    </w:p>
    <w:p w14:paraId="72B95B5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B5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&lt;helpInfo&gt;&lt;/helpInfo&gt;</w:t>
      </w:r>
    </w:p>
    <w:p w14:paraId="72B95B5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&lt;userDefinedType&gt;</w:t>
      </w:r>
    </w:p>
    <w:p w14:paraId="72B95B5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CA1CE8"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&lt;UserDefinedTypeRef idref="DECIMAL"/&gt;</w:t>
      </w:r>
    </w:p>
    <w:p w14:paraId="72B95B5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6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&lt;/SimpleElementType&gt;</w:t>
      </w:r>
    </w:p>
    <w:p w14:paraId="72B95B6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p>
    <w:p w14:paraId="72B95B6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 id="SeHoeveelheid"&gt;</w:t>
      </w:r>
    </w:p>
    <w:p w14:paraId="72B95B6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&lt;description&gt;Hoeveelheid&lt;/description&gt;</w:t>
      </w:r>
    </w:p>
    <w:p w14:paraId="72B95B6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&lt;interfaceType&gt;&lt;/interfaceType&gt;</w:t>
      </w:r>
    </w:p>
    <w:p w14:paraId="72B95B6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6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&lt;dateLaMu&gt;2014-06-20T15:13:39&lt;/dateLaMu&gt;</w:t>
      </w:r>
    </w:p>
    <w:p w14:paraId="72B95B6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B6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rPr>
        <w:t>&lt;helpInfo&gt;De hoeveelheid drankjes die besteld zijn&lt;/helpInfo&gt;</w:t>
      </w:r>
    </w:p>
    <w:p w14:paraId="72B95B6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&lt;userDefinedType&gt;</w:t>
      </w:r>
    </w:p>
    <w:p w14:paraId="72B95B6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w:t>
      </w:r>
      <w:r w:rsidR="00CA1CE8"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rPr>
        <w:t>&lt;UserDefinedTypeRef idref="INTEGER"/&gt;</w:t>
      </w:r>
    </w:p>
    <w:p w14:paraId="72B95B6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&lt;/userDefinedType&gt;</w:t>
      </w:r>
    </w:p>
    <w:p w14:paraId="72B95B6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&lt;/SimpleElementType&gt;</w:t>
      </w:r>
    </w:p>
    <w:p w14:paraId="72B95B6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p>
    <w:p w14:paraId="72B95B6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 id="SeInteger"&gt;</w:t>
      </w:r>
    </w:p>
    <w:p w14:paraId="72B95B6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&lt;description&gt;Integer / Geheel getal&lt;/description&gt;</w:t>
      </w:r>
    </w:p>
    <w:p w14:paraId="72B95B7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&lt;interfaceType&gt;&lt;/interfaceType&gt;</w:t>
      </w:r>
    </w:p>
    <w:p w14:paraId="72B95B7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&lt;state&gt;active&lt;/state&gt;</w:t>
      </w:r>
    </w:p>
    <w:p w14:paraId="72B95B7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de-DE"/>
        </w:rPr>
        <w:t>&lt;dateLaMu&gt;2013-10-25T00:00:00&lt;/dateLaMu&gt;</w:t>
      </w:r>
    </w:p>
    <w:p w14:paraId="72B95B7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B7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7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idref="INTEGER"/&gt;</w:t>
      </w:r>
    </w:p>
    <w:p w14:paraId="72B95B7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7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&lt;/SimpleElementType&gt;</w:t>
      </w:r>
    </w:p>
    <w:p w14:paraId="72B95B7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p>
    <w:p w14:paraId="72B95B7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 id="SeKeuzelijst"&gt;</w:t>
      </w:r>
    </w:p>
    <w:p w14:paraId="72B95B7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&lt;description&gt;Keuzelijst&lt;/description&gt;</w:t>
      </w:r>
    </w:p>
    <w:p w14:paraId="72B95B7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&lt;interfaceType&gt;&lt;/interfaceType&gt;</w:t>
      </w:r>
    </w:p>
    <w:p w14:paraId="72B95B7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7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&lt;dateLaMu&gt;2013-10-25T00:00:00&lt;/dateLaMu&gt;</w:t>
      </w:r>
    </w:p>
    <w:p w14:paraId="72B95B7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B7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&lt;helpInfo&gt;&lt;/helpInfo&gt;</w:t>
      </w:r>
    </w:p>
    <w:p w14:paraId="72B95B8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&lt;userDefinedType&gt;</w:t>
      </w:r>
    </w:p>
    <w:p w14:paraId="72B95B8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CA1CE8"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&lt;UserDefinedTypeRef idref="Keuzelijst"/&gt;</w:t>
      </w:r>
    </w:p>
    <w:p w14:paraId="72B95B8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&lt;/userDefinedType&gt;</w:t>
      </w:r>
    </w:p>
    <w:p w14:paraId="72B95B8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&lt;/SimpleElementType&gt;</w:t>
      </w:r>
    </w:p>
    <w:p w14:paraId="72B95B8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p>
    <w:p w14:paraId="72B95B8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lastRenderedPageBreak/>
        <w:t>&lt;SimpleElementType id="SeSoortDrank"&gt;</w:t>
      </w:r>
    </w:p>
    <w:p w14:paraId="72B95B8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&lt;description&gt;Soort drankje&lt;/description&gt;</w:t>
      </w:r>
    </w:p>
    <w:p w14:paraId="72B95B8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&lt;interfaceType&gt;&lt;/interfaceType&gt;</w:t>
      </w:r>
    </w:p>
    <w:p w14:paraId="72B95B8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B8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&lt;dateLaMu&gt;2014-06-20T15:12:24&lt;/dateLaMu&gt;</w:t>
      </w:r>
    </w:p>
    <w:p w14:paraId="72B95B8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B8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8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8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8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B8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B9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id="SeString"&gt;</w:t>
      </w:r>
    </w:p>
    <w:p w14:paraId="72B95B9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&lt;description&gt;String / Vrije tekst&lt;/description&gt;</w:t>
      </w:r>
    </w:p>
    <w:p w14:paraId="72B95B9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&lt;interfaceType&gt;&lt;/interfaceType&gt;</w:t>
      </w:r>
    </w:p>
    <w:p w14:paraId="72B95B9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9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&lt;dateLaMu&gt;2013-10-25T00:00:00&lt;/dateLaMu&gt;</w:t>
      </w:r>
    </w:p>
    <w:p w14:paraId="72B95B9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&lt;userLaMu&gt;Arne&lt;/userLaMu&gt;</w:t>
      </w:r>
    </w:p>
    <w:p w14:paraId="72B95B9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&lt;helpInfo&gt;&lt;/helpInfo&gt;</w:t>
      </w:r>
    </w:p>
    <w:p w14:paraId="72B95B9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9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9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9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B9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B9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id="SeTime"&gt;</w:t>
      </w:r>
    </w:p>
    <w:p w14:paraId="72B95B9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&lt;description&gt;Time / Tijd&lt;/description&gt;</w:t>
      </w:r>
    </w:p>
    <w:p w14:paraId="72B95B9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&lt;interfaceType&gt;&lt;/interfaceType&gt;</w:t>
      </w:r>
    </w:p>
    <w:p w14:paraId="72B95B9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A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&lt;dateLaMu&gt;2013-10-25T00:00:00&lt;/dateLaMu&gt;</w:t>
      </w:r>
    </w:p>
    <w:p w14:paraId="72B95BA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BA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&lt;helpInfo&gt;&lt;/helpInfo&gt;</w:t>
      </w:r>
    </w:p>
    <w:p w14:paraId="72B95BA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A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idref="TIME"/&gt;</w:t>
      </w:r>
    </w:p>
    <w:p w14:paraId="72B95BA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A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BA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BA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id="SOAPCentralServerURL"&gt;</w:t>
      </w:r>
    </w:p>
    <w:p w14:paraId="72B95BA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&lt;description&gt;SOAP Central Server URL&lt;/description&gt;</w:t>
      </w:r>
    </w:p>
    <w:p w14:paraId="72B95BA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&lt;interfaceType&gt;&lt;/interfaceType&gt;</w:t>
      </w:r>
    </w:p>
    <w:p w14:paraId="72B95BA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A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&lt;dateLaMu&gt;2009-03-16T00:00:00&lt;/dateLaMu&gt;</w:t>
      </w:r>
    </w:p>
    <w:p w14:paraId="72B95BA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BA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&lt;userDefinedType&gt;</w:t>
      </w:r>
    </w:p>
    <w:p w14:paraId="72B95BA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8778F6"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B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B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BB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BB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id="SOAPProtocol"&gt;</w:t>
      </w:r>
    </w:p>
    <w:p w14:paraId="72B95BB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&lt;description&gt;SOAP Protocol&lt;/description&gt;</w:t>
      </w:r>
    </w:p>
    <w:p w14:paraId="72B95BB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&lt;interfaceType&gt;&lt;/interfaceType&gt;</w:t>
      </w:r>
    </w:p>
    <w:p w14:paraId="72B95BB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B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&lt;dateLaMu&gt;2009-03-16T00:00:00&lt;/dateLaMu&gt;</w:t>
      </w:r>
    </w:p>
    <w:p w14:paraId="72B95BB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BB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&lt;userDefinedType&gt;</w:t>
      </w:r>
    </w:p>
    <w:p w14:paraId="72B95BB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8778F6"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B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B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BB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BB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id="SOAPServerURL"&gt;</w:t>
      </w:r>
    </w:p>
    <w:p w14:paraId="72B95BB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&lt;description&gt;SOAP Server URL&lt;/description&gt;</w:t>
      </w:r>
    </w:p>
    <w:p w14:paraId="72B95BC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&lt;interfaceType&gt;&lt;/interfaceType&gt;</w:t>
      </w:r>
    </w:p>
    <w:p w14:paraId="72B95BC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C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&lt;dateLaMu&gt;2009-03-16T00:00:00&lt;/dateLaMu&gt;</w:t>
      </w:r>
    </w:p>
    <w:p w14:paraId="72B95BC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BC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C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8778F6"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C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C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&lt;/SimpleElementType&gt;</w:t>
      </w:r>
    </w:p>
    <w:p w14:paraId="72B95BC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p>
    <w:p w14:paraId="72B95BC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&lt;SimpleElementType id="Versie"&gt;</w:t>
      </w:r>
    </w:p>
    <w:p w14:paraId="72B95BC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&lt;description&gt;Versienummer&lt;/description&gt;</w:t>
      </w:r>
    </w:p>
    <w:p w14:paraId="72B95BC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en-US"/>
        </w:rPr>
        <w:t>&lt;interfaceType&gt;&lt;/interfaceType&gt;</w:t>
      </w:r>
    </w:p>
    <w:p w14:paraId="72B95BC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C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&lt;dateLaMu&gt;2009-02-03T00:00:00&lt;/dateLaMu&gt;</w:t>
      </w:r>
    </w:p>
    <w:p w14:paraId="72B95BC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BC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&lt;userDefinedType&gt;</w:t>
      </w:r>
    </w:p>
    <w:p w14:paraId="72B95BD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w:t>
      </w:r>
      <w:r w:rsidR="008778F6"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de-DE"/>
        </w:rPr>
        <w:t>&lt;UserDefinedTypeRef idref="INTEGER"/&gt;</w:t>
      </w:r>
    </w:p>
    <w:p w14:paraId="72B95BD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&lt;/userDefinedType&gt;</w:t>
      </w:r>
    </w:p>
    <w:p w14:paraId="72B95BD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&lt;/SimpleElementType&gt;</w:t>
      </w:r>
    </w:p>
    <w:p w14:paraId="72B95BD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p>
    <w:p w14:paraId="72B95BD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&lt;SimpleElementType id="VideoFormaat"&gt;</w:t>
      </w:r>
    </w:p>
    <w:p w14:paraId="72B95BD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&lt;description&gt;Videoformaat&lt;/description&gt;</w:t>
      </w:r>
    </w:p>
    <w:p w14:paraId="72B95BD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&lt;interfaceType&gt;&lt;/interfaceType&gt;</w:t>
      </w:r>
    </w:p>
    <w:p w14:paraId="72B95BD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&lt;state&gt;active&lt;/state&gt;</w:t>
      </w:r>
    </w:p>
    <w:p w14:paraId="72B95BD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&lt;dateLaMu&gt;2009-02-03T00:00:00&lt;/dateLaMu&gt;</w:t>
      </w:r>
    </w:p>
    <w:p w14:paraId="72B95BD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&lt;userLaMu&gt;PWI&lt;/userLaMu&gt;</w:t>
      </w:r>
    </w:p>
    <w:p w14:paraId="72B95BD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D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8778F6"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D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D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&lt;/SimpleElementType&gt;</w:t>
      </w:r>
    </w:p>
    <w:p w14:paraId="72B95BD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p>
    <w:p w14:paraId="72B95BD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&lt;SimpleElementType id="Vraag"&gt;</w:t>
      </w:r>
    </w:p>
    <w:p w14:paraId="72B95BE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&lt;description&gt;Vraag&lt;/description&gt;</w:t>
      </w:r>
    </w:p>
    <w:p w14:paraId="72B95BE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&lt;interfaceType&gt;&lt;/interfaceType&gt;</w:t>
      </w:r>
    </w:p>
    <w:p w14:paraId="72B95BE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E3"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&lt;dateLaMu&gt;2009-01-29T00:00:00&lt;/dateLaMu&gt;</w:t>
      </w:r>
    </w:p>
    <w:p w14:paraId="72B95BE4"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&lt;userLaMu&gt;PWI&lt;/userLaMu&gt;</w:t>
      </w:r>
    </w:p>
    <w:p w14:paraId="72B95BE5"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&lt;userDefinedType&gt;</w:t>
      </w:r>
    </w:p>
    <w:p w14:paraId="72B95BE6"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idref="STRING"/&gt;</w:t>
      </w:r>
    </w:p>
    <w:p w14:paraId="72B95BE7"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E8"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&lt;/SimpleElementType&gt;</w:t>
      </w:r>
    </w:p>
    <w:p w14:paraId="72B95BE9"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p>
    <w:p w14:paraId="72B95BEA"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&lt;SimpleElementType id="Wachttijd"&gt;</w:t>
      </w:r>
    </w:p>
    <w:p w14:paraId="72B95BEB"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&lt;description&gt;Wachttijd (in seconden)&lt;/description&gt;</w:t>
      </w:r>
    </w:p>
    <w:p w14:paraId="72B95BEC"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&lt;interfaceType&gt;&lt;/interfaceType&gt;</w:t>
      </w:r>
    </w:p>
    <w:p w14:paraId="72B95BED"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BEE"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&lt;dateLaMu&gt;2009-02-02T00:00:00&lt;/dateLaMu&gt;</w:t>
      </w:r>
    </w:p>
    <w:p w14:paraId="72B95BEF"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BF0"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&lt;userDefinedType&gt;</w:t>
      </w:r>
    </w:p>
    <w:p w14:paraId="72B95BF1"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w:t>
      </w:r>
      <w:r w:rsidR="00CA1CE8"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en-US"/>
        </w:rPr>
        <w:t>&lt;UserDefinedTypeRef idref="INTEGER"/&gt;</w:t>
      </w:r>
    </w:p>
    <w:p w14:paraId="72B95BF2" w14:textId="77777777" w:rsidR="00F20686" w:rsidRPr="00FA659F" w:rsidRDefault="00F20686" w:rsidP="00F20686">
      <w:pPr>
        <w:pBdr>
          <w:top w:val="single" w:sz="4" w:space="1" w:color="auto"/>
          <w:left w:val="single" w:sz="4" w:space="1" w:color="auto"/>
          <w:bottom w:val="single" w:sz="4" w:space="1" w:color="auto"/>
          <w:right w:val="single" w:sz="4" w:space="1" w:color="auto"/>
        </w:pBdr>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&lt;/userDefinedType&gt;</w:t>
      </w:r>
    </w:p>
    <w:p w14:paraId="72B95BF3" w14:textId="77777777" w:rsidR="00D90007" w:rsidRPr="00FA659F" w:rsidRDefault="00F20686" w:rsidP="00F20686">
      <w:pPr>
        <w:pBdr>
          <w:top w:val="single" w:sz="4" w:space="1" w:color="auto"/>
          <w:left w:val="single" w:sz="4" w:space="1" w:color="auto"/>
          <w:bottom w:val="single" w:sz="4" w:space="1" w:color="auto"/>
          <w:right w:val="single" w:sz="4" w:space="1" w:color="auto"/>
        </w:pBdr>
        <w:rPr>
          <w:rFonts w:ascii="Courier New" w:hAnsi="Courier New" w:cs="Courier New"/>
          <w:sz w:val="18"/>
          <w:szCs w:val="18"/>
        </w:rPr>
      </w:pPr>
      <w:r w:rsidRPr="00FA659F">
        <w:rPr>
          <w:rFonts w:ascii="Courier New" w:eastAsia="Times New Roman" w:hAnsi="Courier New" w:cs="Courier New"/>
          <w:color w:val="008080"/>
          <w:kern w:val="0"/>
          <w:sz w:val="18"/>
          <w:szCs w:val="18"/>
        </w:rPr>
        <w:t>&lt;/SimpleElementType&gt;</w:t>
      </w:r>
    </w:p>
    <w:p w14:paraId="72B95BF4" w14:textId="77777777" w:rsidR="00D90007" w:rsidRPr="00BB039F" w:rsidRDefault="00D90007" w:rsidP="00D90007">
      <w:pPr>
        <w:pStyle w:val="Gobarsubparagraaftitel"/>
        <w:ind w:left="0" w:firstLine="0"/>
        <w:rPr>
          <w:rFonts w:ascii="Corbel" w:hAnsi="Corbel"/>
        </w:rPr>
      </w:pPr>
      <w:bookmarkStart w:id="662" w:name="_Toc200774348"/>
      <w:bookmarkStart w:id="663" w:name="_Toc200775258"/>
      <w:bookmarkStart w:id="664" w:name="_Toc200775391"/>
      <w:bookmarkStart w:id="665" w:name="_Toc212971162"/>
      <w:bookmarkStart w:id="666" w:name="_Toc408989367"/>
      <w:bookmarkStart w:id="667" w:name="_Toc4568145"/>
      <w:r w:rsidRPr="00BB039F">
        <w:rPr>
          <w:rFonts w:ascii="Corbel" w:hAnsi="Corbel"/>
        </w:rPr>
        <w:t>ElementCondition</w:t>
      </w:r>
      <w:bookmarkEnd w:id="662"/>
      <w:bookmarkEnd w:id="663"/>
      <w:bookmarkEnd w:id="664"/>
      <w:bookmarkEnd w:id="665"/>
      <w:bookmarkEnd w:id="666"/>
      <w:bookmarkEnd w:id="667"/>
    </w:p>
    <w:p w14:paraId="72B95BF5" w14:textId="77777777" w:rsidR="00D90007" w:rsidRPr="00BB039F" w:rsidRDefault="00D90007" w:rsidP="00D90007">
      <w:pPr>
        <w:rPr>
          <w:rFonts w:ascii="Corbel" w:hAnsi="Corbel"/>
          <w:sz w:val="22"/>
          <w:szCs w:val="22"/>
        </w:rPr>
      </w:pPr>
      <w:r w:rsidRPr="00BB039F">
        <w:rPr>
          <w:rFonts w:ascii="Corbel" w:hAnsi="Corbel"/>
          <w:sz w:val="22"/>
          <w:szCs w:val="22"/>
        </w:rPr>
        <w:t xml:space="preserve">Met de </w:t>
      </w:r>
      <w:r w:rsidRPr="00BB039F">
        <w:rPr>
          <w:rFonts w:ascii="Corbel" w:hAnsi="Corbel"/>
          <w:i/>
          <w:sz w:val="22"/>
          <w:szCs w:val="22"/>
        </w:rPr>
        <w:t>ElementCondition</w:t>
      </w:r>
      <w:r w:rsidRPr="00BB039F">
        <w:rPr>
          <w:rFonts w:ascii="Corbel" w:hAnsi="Corbel"/>
          <w:sz w:val="22"/>
          <w:szCs w:val="22"/>
        </w:rPr>
        <w:t xml:space="preserve"> is het mogelijk uitzondering</w:t>
      </w:r>
      <w:r w:rsidR="00BA4AD5" w:rsidRPr="00BB039F">
        <w:rPr>
          <w:rFonts w:ascii="Corbel" w:hAnsi="Corbel"/>
          <w:sz w:val="22"/>
          <w:szCs w:val="22"/>
        </w:rPr>
        <w:t>en</w:t>
      </w:r>
      <w:r w:rsidRPr="00BB039F">
        <w:rPr>
          <w:rFonts w:ascii="Corbel" w:hAnsi="Corbel"/>
          <w:sz w:val="22"/>
          <w:szCs w:val="22"/>
        </w:rPr>
        <w:t xml:space="preserve"> aan te geven op de standaard overname van simpele elementen (zoals vastgelegd in de richtlijn voor hergebruik en blokkeren gegevenselementen) in opeenvolgende berichten. Als in het voorbeeld wordt aangegeven dat een bestelling niet mogelijk is, is het niet gewenst dat de waarden in het volgende bericht fixed zijn. Hiervoor maken we een </w:t>
      </w:r>
      <w:r w:rsidRPr="00BB039F">
        <w:rPr>
          <w:rFonts w:ascii="Corbel" w:hAnsi="Corbel"/>
          <w:i/>
          <w:sz w:val="22"/>
          <w:szCs w:val="22"/>
        </w:rPr>
        <w:t>Elemen</w:t>
      </w:r>
      <w:r w:rsidR="00992067" w:rsidRPr="00BB039F">
        <w:rPr>
          <w:rFonts w:ascii="Corbel" w:hAnsi="Corbel"/>
          <w:i/>
          <w:sz w:val="22"/>
          <w:szCs w:val="22"/>
        </w:rPr>
        <w:t>t</w:t>
      </w:r>
      <w:r w:rsidR="00992067" w:rsidRPr="00BB039F">
        <w:rPr>
          <w:rFonts w:ascii="Corbel" w:hAnsi="Corbel"/>
          <w:i/>
          <w:sz w:val="22"/>
          <w:szCs w:val="22"/>
        </w:rPr>
        <w:softHyphen/>
      </w:r>
      <w:r w:rsidRPr="00BB039F">
        <w:rPr>
          <w:rFonts w:ascii="Corbel" w:hAnsi="Corbel"/>
          <w:i/>
          <w:sz w:val="22"/>
          <w:szCs w:val="22"/>
        </w:rPr>
        <w:t>Condition</w:t>
      </w:r>
      <w:r w:rsidRPr="00BB039F">
        <w:rPr>
          <w:rFonts w:ascii="Corbel" w:hAnsi="Corbel"/>
          <w:sz w:val="22"/>
          <w:szCs w:val="22"/>
        </w:rPr>
        <w:t xml:space="preserve"> aan waar</w:t>
      </w:r>
      <w:r w:rsidR="00BA4AD5" w:rsidRPr="00BB039F">
        <w:rPr>
          <w:rFonts w:ascii="Corbel" w:hAnsi="Corbel"/>
          <w:sz w:val="22"/>
          <w:szCs w:val="22"/>
        </w:rPr>
        <w:t>bij</w:t>
      </w:r>
      <w:r w:rsidRPr="00BB039F">
        <w:rPr>
          <w:rFonts w:ascii="Corbel" w:hAnsi="Corbel"/>
          <w:sz w:val="22"/>
          <w:szCs w:val="22"/>
        </w:rPr>
        <w:t xml:space="preserve"> we stellen dat bij een bepaalde </w:t>
      </w:r>
      <w:r w:rsidRPr="00BB039F">
        <w:rPr>
          <w:rFonts w:ascii="Corbel" w:hAnsi="Corbel"/>
          <w:i/>
          <w:sz w:val="22"/>
          <w:szCs w:val="22"/>
        </w:rPr>
        <w:t>MessageInTransactionType</w:t>
      </w:r>
      <w:r w:rsidRPr="00BB039F">
        <w:rPr>
          <w:rFonts w:ascii="Corbel" w:hAnsi="Corbel"/>
          <w:sz w:val="22"/>
          <w:szCs w:val="22"/>
        </w:rPr>
        <w:t xml:space="preserve"> de waarde van </w:t>
      </w:r>
      <w:r w:rsidR="00992067" w:rsidRPr="00BB039F">
        <w:rPr>
          <w:rFonts w:ascii="Corbel" w:hAnsi="Corbel"/>
          <w:sz w:val="22"/>
          <w:szCs w:val="22"/>
        </w:rPr>
        <w:t xml:space="preserve">de SimpleElements de condition </w:t>
      </w:r>
      <w:r w:rsidR="00992067" w:rsidRPr="00BB039F">
        <w:rPr>
          <w:rFonts w:ascii="Corbel" w:hAnsi="Corbel"/>
          <w:i/>
          <w:sz w:val="22"/>
          <w:szCs w:val="22"/>
        </w:rPr>
        <w:t>FREE</w:t>
      </w:r>
      <w:r w:rsidRPr="00BB039F">
        <w:rPr>
          <w:rFonts w:ascii="Corbel" w:hAnsi="Corbel"/>
          <w:sz w:val="22"/>
          <w:szCs w:val="22"/>
        </w:rPr>
        <w:t xml:space="preserve"> (editable) hebben. In ons voorbeeld doen we dit bij </w:t>
      </w:r>
      <w:r w:rsidRPr="00BB039F">
        <w:rPr>
          <w:rFonts w:ascii="Corbel" w:hAnsi="Corbel"/>
          <w:i/>
          <w:sz w:val="22"/>
          <w:szCs w:val="22"/>
        </w:rPr>
        <w:t>BerichtIn</w:t>
      </w:r>
      <w:r w:rsidR="00992067" w:rsidRPr="00BB039F">
        <w:rPr>
          <w:rFonts w:ascii="Corbel" w:hAnsi="Corbel"/>
          <w:i/>
          <w:sz w:val="22"/>
          <w:szCs w:val="22"/>
        </w:rPr>
        <w:softHyphen/>
      </w:r>
      <w:r w:rsidRPr="00BB039F">
        <w:rPr>
          <w:rFonts w:ascii="Corbel" w:hAnsi="Corbel"/>
          <w:i/>
          <w:sz w:val="22"/>
          <w:szCs w:val="22"/>
        </w:rPr>
        <w:t>Transactie9</w:t>
      </w:r>
      <w:r w:rsidRPr="00BB039F">
        <w:rPr>
          <w:rFonts w:ascii="Corbel" w:hAnsi="Corbel"/>
          <w:sz w:val="22"/>
          <w:szCs w:val="22"/>
        </w:rPr>
        <w:t>. In deze MITT wordt namelijk voor de eerste keer een bestelling geplaatst (nog geen waarde beschikbaar)</w:t>
      </w:r>
      <w:r w:rsidR="00736FFA" w:rsidRPr="00BB039F">
        <w:rPr>
          <w:rFonts w:ascii="Corbel" w:hAnsi="Corbel"/>
          <w:sz w:val="22"/>
          <w:szCs w:val="22"/>
        </w:rPr>
        <w:t>,</w:t>
      </w:r>
      <w:r w:rsidRPr="00BB039F">
        <w:rPr>
          <w:rFonts w:ascii="Corbel" w:hAnsi="Corbel"/>
          <w:sz w:val="22"/>
          <w:szCs w:val="22"/>
        </w:rPr>
        <w:t xml:space="preserve"> of nadat kenbaar is gemaakt dat een bestelling niet mogelijk is (waarden wel beschikbaar vanuit het voorgaande bericht maar moeten wel editable zijn).</w:t>
      </w:r>
    </w:p>
    <w:p w14:paraId="72B95BF6" w14:textId="77777777" w:rsidR="00D90007" w:rsidRPr="00BB039F" w:rsidRDefault="00D90007" w:rsidP="00D90007">
      <w:pPr>
        <w:rPr>
          <w:rFonts w:ascii="Corbel" w:hAnsi="Corbel"/>
        </w:rPr>
      </w:pPr>
    </w:p>
    <w:p w14:paraId="72B95BF7"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bookmarkStart w:id="668" w:name="_Toc212971163"/>
      <w:r w:rsidRPr="00FA659F">
        <w:rPr>
          <w:rFonts w:ascii="Courier New" w:eastAsia="Times New Roman" w:hAnsi="Courier New" w:cs="Courier New"/>
          <w:color w:val="008080"/>
          <w:kern w:val="0"/>
          <w:sz w:val="18"/>
          <w:szCs w:val="18"/>
        </w:rPr>
        <w:t>&lt;ElementCondition id="ElementCondition1"&gt;</w:t>
      </w:r>
    </w:p>
    <w:p w14:paraId="72B95BF8"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&lt;description&gt;De bestelling moet gewijzigd kunnen worden na een negatieve reactie van de kok.&lt;/description&gt;</w:t>
      </w:r>
    </w:p>
    <w:p w14:paraId="72B95BF9"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&lt;condition&gt;FREE&lt;/condition&gt;</w:t>
      </w:r>
    </w:p>
    <w:p w14:paraId="72B95BFA"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&lt;messageInTransaction&gt;</w:t>
      </w:r>
    </w:p>
    <w:p w14:paraId="72B95BFB"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&lt;MessageInTransactionTypeRef idref="BerichtInTransactie7"/&gt;</w:t>
      </w:r>
    </w:p>
    <w:p w14:paraId="72B95BFC"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fr-FR"/>
        </w:rPr>
        <w:t>&lt;/messageInTransaction&gt;</w:t>
      </w:r>
    </w:p>
    <w:p w14:paraId="72B95BFD"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&lt;/ElementCondition&gt;</w:t>
      </w:r>
    </w:p>
    <w:p w14:paraId="72B95BFE"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BFF"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&lt;ElementCondition id="ElementCondition2"&gt;</w:t>
      </w:r>
    </w:p>
    <w:p w14:paraId="72B95C00"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&lt;description&gt;Na een antwoord volgt mogelijk een nieuwe vraag.&lt;/description&gt;</w:t>
      </w:r>
    </w:p>
    <w:p w14:paraId="72B95C01"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&lt;condition&gt;EMPTY&lt;/condition&gt;</w:t>
      </w:r>
    </w:p>
    <w:p w14:paraId="72B95C02"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&lt;simpleElement&gt;</w:t>
      </w:r>
    </w:p>
    <w:p w14:paraId="72B95C03"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&lt;SimpleElementTypeRef idref="Vraag"/&gt;</w:t>
      </w:r>
    </w:p>
    <w:p w14:paraId="72B95C04"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&lt;/simpleElement&gt;</w:t>
      </w:r>
    </w:p>
    <w:p w14:paraId="72B95C05"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&lt;messageInTransaction&gt;</w:t>
      </w:r>
    </w:p>
    <w:p w14:paraId="72B95C06"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&lt;MessageInTransactionTypeRef idref="BerichtInTransactie5"/&gt;</w:t>
      </w:r>
    </w:p>
    <w:p w14:paraId="72B95C07"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fr-FR"/>
        </w:rPr>
        <w:t>&lt;/messageInTransaction&gt;</w:t>
      </w:r>
    </w:p>
    <w:p w14:paraId="72B95C08"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&lt;/ElementCondition&gt;</w:t>
      </w:r>
    </w:p>
    <w:p w14:paraId="72B95C09"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p>
    <w:p w14:paraId="72B95C0A"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&lt;ElementCondition id="ElementCondition3"&gt;</w:t>
      </w:r>
    </w:p>
    <w:p w14:paraId="72B95C0B"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&lt;description&gt;Wachttijd mag nooit worden overschreven.&lt;/description&gt;</w:t>
      </w:r>
    </w:p>
    <w:p w14:paraId="72B95C0C"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&lt;condition&gt;FIXED&lt;/condition&gt;</w:t>
      </w:r>
    </w:p>
    <w:p w14:paraId="72B95C0D"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&lt;simpleElement&gt;</w:t>
      </w:r>
    </w:p>
    <w:p w14:paraId="72B95C0E"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w:t>
      </w:r>
      <w:r w:rsidR="00EA5B7F"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fr-FR"/>
        </w:rPr>
        <w:t>&lt;SimpleElementTypeRef idref="Wachttijd"/&gt;</w:t>
      </w:r>
    </w:p>
    <w:p w14:paraId="72B95C0F" w14:textId="77777777" w:rsidR="008D06EB" w:rsidRPr="00FA659F"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&lt;/simpleElement&gt;</w:t>
      </w:r>
    </w:p>
    <w:p w14:paraId="72B95C10" w14:textId="64E142AE" w:rsidR="00992067" w:rsidRDefault="008D06EB"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69" w:author="Willems, P.H. (Peter)" w:date="2019-03-26T12:47:00Z"/>
          <w:rFonts w:ascii="Courier New" w:eastAsia="Times New Roman" w:hAnsi="Courier New" w:cs="Courier New"/>
          <w:color w:val="3F7F7F"/>
          <w:kern w:val="0"/>
          <w:sz w:val="18"/>
          <w:szCs w:val="18"/>
          <w:lang w:val="fr-FR"/>
        </w:rPr>
      </w:pPr>
      <w:r w:rsidRPr="00FA659F">
        <w:rPr>
          <w:rFonts w:ascii="Courier New" w:eastAsia="Times New Roman" w:hAnsi="Courier New" w:cs="Courier New"/>
          <w:color w:val="008080"/>
          <w:kern w:val="0"/>
          <w:sz w:val="18"/>
          <w:szCs w:val="18"/>
          <w:lang w:val="fr-FR"/>
        </w:rPr>
        <w:t>&lt;/ElementCondition&gt;</w:t>
      </w:r>
      <w:r w:rsidR="00992067" w:rsidRPr="00FA659F">
        <w:rPr>
          <w:rFonts w:ascii="Courier New" w:eastAsia="Times New Roman" w:hAnsi="Courier New" w:cs="Courier New"/>
          <w:color w:val="3F7F7F"/>
          <w:kern w:val="0"/>
          <w:sz w:val="18"/>
          <w:szCs w:val="18"/>
          <w:lang w:val="fr-FR"/>
        </w:rPr>
        <w:t xml:space="preserve"> </w:t>
      </w:r>
    </w:p>
    <w:p w14:paraId="30C7F6B6" w14:textId="66C6FEEF" w:rsidR="009E647D" w:rsidRDefault="009E647D" w:rsidP="008D06EB">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70" w:author="Willems, P.H. (Peter)" w:date="2019-03-26T12:47:00Z"/>
          <w:rFonts w:ascii="Courier New" w:eastAsia="Times New Roman" w:hAnsi="Courier New" w:cs="Courier New"/>
          <w:color w:val="3F7F7F"/>
          <w:kern w:val="0"/>
          <w:sz w:val="18"/>
          <w:szCs w:val="18"/>
          <w:lang w:val="fr-FR"/>
        </w:rPr>
      </w:pPr>
    </w:p>
    <w:p w14:paraId="32969461" w14:textId="58F70D0B" w:rsidR="00FB2BE7" w:rsidRPr="00FA659F" w:rsidRDefault="00FB2BE7"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71" w:author="Willems, P.H. (Peter)" w:date="2019-03-26T12:47:00Z"/>
          <w:rFonts w:ascii="Courier New" w:eastAsia="Times New Roman" w:hAnsi="Courier New" w:cs="Courier New"/>
          <w:color w:val="008080"/>
          <w:kern w:val="0"/>
          <w:sz w:val="18"/>
          <w:szCs w:val="18"/>
          <w:lang w:val="fr-FR"/>
        </w:rPr>
      </w:pPr>
      <w:ins w:id="672" w:author="Willems, P.H. (Peter)" w:date="2019-03-26T12:47:00Z">
        <w:r w:rsidRPr="00FA659F">
          <w:rPr>
            <w:rFonts w:ascii="Courier New" w:eastAsia="Times New Roman" w:hAnsi="Courier New" w:cs="Courier New"/>
            <w:color w:val="008080"/>
            <w:kern w:val="0"/>
            <w:sz w:val="18"/>
            <w:szCs w:val="18"/>
            <w:lang w:val="fr-FR"/>
          </w:rPr>
          <w:t>&lt;ElementCondition id="</w:t>
        </w:r>
        <w:r w:rsidRPr="00FB2BE7">
          <w:rPr>
            <w:rFonts w:ascii="Courier New" w:eastAsia="Times New Roman" w:hAnsi="Courier New" w:cs="Courier New"/>
            <w:color w:val="008080"/>
            <w:kern w:val="0"/>
            <w:sz w:val="18"/>
            <w:szCs w:val="18"/>
            <w:lang w:val="fr-FR"/>
          </w:rPr>
          <w:t>ElementCondition1vanScenario10</w:t>
        </w:r>
        <w:r w:rsidRPr="00FA659F">
          <w:rPr>
            <w:rFonts w:ascii="Courier New" w:eastAsia="Times New Roman" w:hAnsi="Courier New" w:cs="Courier New"/>
            <w:color w:val="008080"/>
            <w:kern w:val="0"/>
            <w:sz w:val="18"/>
            <w:szCs w:val="18"/>
            <w:lang w:val="fr-FR"/>
          </w:rPr>
          <w:t>"&gt;</w:t>
        </w:r>
      </w:ins>
    </w:p>
    <w:p w14:paraId="55C7153E" w14:textId="62ADE52F" w:rsidR="00FB2BE7" w:rsidRPr="00FA659F" w:rsidRDefault="00FB2BE7"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73" w:author="Willems, P.H. (Peter)" w:date="2019-03-26T12:47:00Z"/>
          <w:rFonts w:ascii="Courier New" w:eastAsia="Times New Roman" w:hAnsi="Courier New" w:cs="Courier New"/>
          <w:color w:val="008080"/>
          <w:kern w:val="0"/>
          <w:sz w:val="18"/>
          <w:szCs w:val="18"/>
          <w:lang w:val="fr-FR"/>
        </w:rPr>
      </w:pPr>
      <w:ins w:id="674" w:author="Willems, P.H. (Peter)" w:date="2019-03-26T12:47:00Z">
        <w:r w:rsidRPr="00FA659F">
          <w:rPr>
            <w:rFonts w:ascii="Courier New" w:eastAsia="Times New Roman" w:hAnsi="Courier New" w:cs="Courier New"/>
            <w:color w:val="008080"/>
            <w:kern w:val="0"/>
            <w:sz w:val="18"/>
            <w:szCs w:val="18"/>
            <w:lang w:val="fr-FR"/>
          </w:rPr>
          <w:t xml:space="preserve">    &lt;description&gt;</w:t>
        </w:r>
      </w:ins>
      <w:ins w:id="675" w:author="Willems, P.H. (Peter)" w:date="2019-03-26T12:48:00Z">
        <w:r w:rsidRPr="00FB2BE7">
          <w:rPr>
            <w:rFonts w:ascii="Courier New" w:eastAsia="Times New Roman" w:hAnsi="Courier New" w:cs="Courier New"/>
            <w:color w:val="008080"/>
            <w:kern w:val="0"/>
            <w:sz w:val="18"/>
            <w:szCs w:val="18"/>
            <w:lang w:val="fr-FR"/>
          </w:rPr>
          <w:t>Free op Prijs SE in Child CE Inhoud van de menukaart</w:t>
        </w:r>
      </w:ins>
      <w:ins w:id="676" w:author="Willems, P.H. (Peter)" w:date="2019-03-26T12:47:00Z">
        <w:r w:rsidRPr="00FA659F">
          <w:rPr>
            <w:rFonts w:ascii="Courier New" w:eastAsia="Times New Roman" w:hAnsi="Courier New" w:cs="Courier New"/>
            <w:color w:val="008080"/>
            <w:kern w:val="0"/>
            <w:sz w:val="18"/>
            <w:szCs w:val="18"/>
            <w:lang w:val="fr-FR"/>
          </w:rPr>
          <w:t>&lt;/description&gt;</w:t>
        </w:r>
      </w:ins>
    </w:p>
    <w:p w14:paraId="5186DAB7" w14:textId="1D2A515C" w:rsidR="00FB2BE7" w:rsidRDefault="00FB2BE7"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77" w:author="Willems, P.H. (Peter)" w:date="2019-03-26T12:48:00Z"/>
          <w:rFonts w:ascii="Courier New" w:eastAsia="Times New Roman" w:hAnsi="Courier New" w:cs="Courier New"/>
          <w:color w:val="008080"/>
          <w:kern w:val="0"/>
          <w:sz w:val="18"/>
          <w:szCs w:val="18"/>
          <w:lang w:val="fr-FR"/>
        </w:rPr>
      </w:pPr>
      <w:ins w:id="678" w:author="Willems, P.H. (Peter)" w:date="2019-03-26T12:47:00Z">
        <w:r w:rsidRPr="00FA659F">
          <w:rPr>
            <w:rFonts w:ascii="Courier New" w:eastAsia="Times New Roman" w:hAnsi="Courier New" w:cs="Courier New"/>
            <w:color w:val="008080"/>
            <w:kern w:val="0"/>
            <w:sz w:val="18"/>
            <w:szCs w:val="18"/>
            <w:lang w:val="fr-FR"/>
          </w:rPr>
          <w:t xml:space="preserve">    &lt;condition&gt;</w:t>
        </w:r>
      </w:ins>
      <w:ins w:id="679" w:author="Willems, P.H. (Peter)" w:date="2019-03-26T12:48:00Z">
        <w:r>
          <w:rPr>
            <w:rFonts w:ascii="Courier New" w:eastAsia="Times New Roman" w:hAnsi="Courier New" w:cs="Courier New"/>
            <w:color w:val="008080"/>
            <w:kern w:val="0"/>
            <w:sz w:val="18"/>
            <w:szCs w:val="18"/>
            <w:lang w:val="fr-FR"/>
          </w:rPr>
          <w:t>FREE</w:t>
        </w:r>
      </w:ins>
      <w:ins w:id="680" w:author="Willems, P.H. (Peter)" w:date="2019-03-26T12:47:00Z">
        <w:r w:rsidRPr="00FA659F">
          <w:rPr>
            <w:rFonts w:ascii="Courier New" w:eastAsia="Times New Roman" w:hAnsi="Courier New" w:cs="Courier New"/>
            <w:color w:val="008080"/>
            <w:kern w:val="0"/>
            <w:sz w:val="18"/>
            <w:szCs w:val="18"/>
            <w:lang w:val="fr-FR"/>
          </w:rPr>
          <w:t>&lt;/condition&gt;</w:t>
        </w:r>
      </w:ins>
    </w:p>
    <w:p w14:paraId="7B7FFB5A" w14:textId="0FEDD2A3" w:rsidR="000B476B" w:rsidRDefault="000B476B"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81" w:author="Willems, P.H. (Peter)" w:date="2019-03-26T12:48:00Z"/>
          <w:rFonts w:ascii="Courier New" w:eastAsia="Times New Roman" w:hAnsi="Courier New" w:cs="Courier New"/>
          <w:color w:val="008080"/>
          <w:kern w:val="0"/>
          <w:sz w:val="18"/>
          <w:szCs w:val="18"/>
          <w:lang w:val="fr-FR"/>
        </w:rPr>
      </w:pPr>
      <w:ins w:id="682" w:author="Willems, P.H. (Peter)" w:date="2019-03-26T12:48:00Z">
        <w:r w:rsidRPr="00FA659F">
          <w:rPr>
            <w:rFonts w:ascii="Courier New" w:eastAsia="Times New Roman" w:hAnsi="Courier New" w:cs="Courier New"/>
            <w:color w:val="008080"/>
            <w:kern w:val="0"/>
            <w:sz w:val="18"/>
            <w:szCs w:val="18"/>
            <w:lang w:val="fr-FR"/>
          </w:rPr>
          <w:t xml:space="preserve">    </w:t>
        </w:r>
        <w:r w:rsidRPr="000B476B">
          <w:rPr>
            <w:rFonts w:ascii="Courier New" w:eastAsia="Times New Roman" w:hAnsi="Courier New" w:cs="Courier New"/>
            <w:color w:val="008080"/>
            <w:kern w:val="0"/>
            <w:sz w:val="18"/>
            <w:szCs w:val="18"/>
            <w:lang w:val="fr-FR"/>
          </w:rPr>
          <w:t>&lt;helpInfo/&gt;</w:t>
        </w:r>
      </w:ins>
    </w:p>
    <w:p w14:paraId="31B66B11" w14:textId="6BE56541" w:rsidR="000B476B" w:rsidRDefault="000B476B"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83" w:author="Willems, P.H. (Peter)" w:date="2019-03-26T12:49:00Z"/>
          <w:rFonts w:ascii="Courier New" w:eastAsia="Times New Roman" w:hAnsi="Courier New" w:cs="Courier New"/>
          <w:color w:val="008080"/>
          <w:kern w:val="0"/>
          <w:sz w:val="18"/>
          <w:szCs w:val="18"/>
          <w:lang w:val="fr-FR"/>
        </w:rPr>
      </w:pPr>
      <w:ins w:id="684" w:author="Willems, P.H. (Peter)" w:date="2019-03-26T12:49:00Z">
        <w:r w:rsidRPr="00FA659F">
          <w:rPr>
            <w:rFonts w:ascii="Courier New" w:eastAsia="Times New Roman" w:hAnsi="Courier New" w:cs="Courier New"/>
            <w:color w:val="008080"/>
            <w:kern w:val="0"/>
            <w:sz w:val="18"/>
            <w:szCs w:val="18"/>
            <w:lang w:val="fr-FR"/>
          </w:rPr>
          <w:t xml:space="preserve">    </w:t>
        </w:r>
        <w:r w:rsidRPr="000B476B">
          <w:rPr>
            <w:rFonts w:ascii="Courier New" w:eastAsia="Times New Roman" w:hAnsi="Courier New" w:cs="Courier New"/>
            <w:color w:val="008080"/>
            <w:kern w:val="0"/>
            <w:sz w:val="18"/>
            <w:szCs w:val="18"/>
            <w:lang w:val="fr-FR"/>
          </w:rPr>
          <w:t>&lt;complexElements&gt;</w:t>
        </w:r>
      </w:ins>
    </w:p>
    <w:p w14:paraId="5A6A5CD5" w14:textId="2243AB03" w:rsidR="00560B2D" w:rsidRDefault="00560B2D"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85" w:author="Willems, P.H. (Peter)" w:date="2019-03-26T12:49:00Z"/>
          <w:rFonts w:ascii="Courier New" w:eastAsia="Times New Roman" w:hAnsi="Courier New" w:cs="Courier New"/>
          <w:color w:val="008080"/>
          <w:kern w:val="0"/>
          <w:sz w:val="18"/>
          <w:szCs w:val="18"/>
          <w:lang w:val="fr-FR"/>
        </w:rPr>
      </w:pPr>
      <w:ins w:id="686" w:author="Willems, P.H. (Peter)" w:date="2019-03-26T12:49:00Z">
        <w:r w:rsidRPr="00FA659F">
          <w:rPr>
            <w:rFonts w:ascii="Courier New" w:eastAsia="Times New Roman" w:hAnsi="Courier New" w:cs="Courier New"/>
            <w:color w:val="008080"/>
            <w:kern w:val="0"/>
            <w:sz w:val="18"/>
            <w:szCs w:val="18"/>
            <w:lang w:val="fr-FR"/>
          </w:rPr>
          <w:t xml:space="preserve">        </w:t>
        </w:r>
        <w:r w:rsidRPr="00560B2D">
          <w:rPr>
            <w:rFonts w:ascii="Courier New" w:eastAsia="Times New Roman" w:hAnsi="Courier New" w:cs="Courier New"/>
            <w:color w:val="008080"/>
            <w:kern w:val="0"/>
            <w:sz w:val="18"/>
            <w:szCs w:val="18"/>
            <w:lang w:val="fr-FR"/>
          </w:rPr>
          <w:t>&lt;ComplexElementTypeRef idref="CeInhoudMenuKaart"/&gt;</w:t>
        </w:r>
      </w:ins>
    </w:p>
    <w:p w14:paraId="19045454" w14:textId="47710E74" w:rsidR="00560B2D" w:rsidRPr="00FA659F" w:rsidRDefault="00560B2D"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87" w:author="Willems, P.H. (Peter)" w:date="2019-03-26T12:47:00Z"/>
          <w:rFonts w:ascii="Courier New" w:eastAsia="Times New Roman" w:hAnsi="Courier New" w:cs="Courier New"/>
          <w:color w:val="008080"/>
          <w:kern w:val="0"/>
          <w:sz w:val="18"/>
          <w:szCs w:val="18"/>
          <w:lang w:val="fr-FR"/>
        </w:rPr>
      </w:pPr>
      <w:ins w:id="688" w:author="Willems, P.H. (Peter)" w:date="2019-03-26T12:49:00Z">
        <w:r w:rsidRPr="00FA659F">
          <w:rPr>
            <w:rFonts w:ascii="Courier New" w:eastAsia="Times New Roman" w:hAnsi="Courier New" w:cs="Courier New"/>
            <w:color w:val="008080"/>
            <w:kern w:val="0"/>
            <w:sz w:val="18"/>
            <w:szCs w:val="18"/>
            <w:lang w:val="fr-FR"/>
          </w:rPr>
          <w:t xml:space="preserve">    </w:t>
        </w:r>
        <w:r w:rsidRPr="00560B2D">
          <w:rPr>
            <w:rFonts w:ascii="Courier New" w:eastAsia="Times New Roman" w:hAnsi="Courier New" w:cs="Courier New"/>
            <w:color w:val="008080"/>
            <w:kern w:val="0"/>
            <w:sz w:val="18"/>
            <w:szCs w:val="18"/>
            <w:lang w:val="fr-FR"/>
          </w:rPr>
          <w:t>&lt;/complexElements&gt;</w:t>
        </w:r>
      </w:ins>
    </w:p>
    <w:p w14:paraId="3D818D99" w14:textId="77777777" w:rsidR="00FB2BE7" w:rsidRPr="00FA659F" w:rsidRDefault="00FB2BE7"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89" w:author="Willems, P.H. (Peter)" w:date="2019-03-26T12:47:00Z"/>
          <w:rFonts w:ascii="Courier New" w:eastAsia="Times New Roman" w:hAnsi="Courier New" w:cs="Courier New"/>
          <w:color w:val="008080"/>
          <w:kern w:val="0"/>
          <w:sz w:val="18"/>
          <w:szCs w:val="18"/>
          <w:lang w:val="fr-FR"/>
        </w:rPr>
      </w:pPr>
      <w:ins w:id="690" w:author="Willems, P.H. (Peter)" w:date="2019-03-26T12:47:00Z">
        <w:r w:rsidRPr="00FA659F">
          <w:rPr>
            <w:rFonts w:ascii="Courier New" w:eastAsia="Times New Roman" w:hAnsi="Courier New" w:cs="Courier New"/>
            <w:color w:val="008080"/>
            <w:kern w:val="0"/>
            <w:sz w:val="18"/>
            <w:szCs w:val="18"/>
            <w:lang w:val="fr-FR"/>
          </w:rPr>
          <w:t xml:space="preserve">    &lt;simpleElement&gt;</w:t>
        </w:r>
      </w:ins>
    </w:p>
    <w:p w14:paraId="2E220EBC" w14:textId="2FFDA07B" w:rsidR="00FB2BE7" w:rsidRPr="00FA659F" w:rsidRDefault="00FB2BE7"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91" w:author="Willems, P.H. (Peter)" w:date="2019-03-26T12:47:00Z"/>
          <w:rFonts w:ascii="Courier New" w:eastAsia="Times New Roman" w:hAnsi="Courier New" w:cs="Courier New"/>
          <w:color w:val="008080"/>
          <w:kern w:val="0"/>
          <w:sz w:val="18"/>
          <w:szCs w:val="18"/>
          <w:lang w:val="fr-FR"/>
        </w:rPr>
      </w:pPr>
      <w:ins w:id="692" w:author="Willems, P.H. (Peter)" w:date="2019-03-26T12:47:00Z">
        <w:r w:rsidRPr="00FA659F">
          <w:rPr>
            <w:rFonts w:ascii="Courier New" w:eastAsia="Times New Roman" w:hAnsi="Courier New" w:cs="Courier New"/>
            <w:color w:val="008080"/>
            <w:kern w:val="0"/>
            <w:sz w:val="18"/>
            <w:szCs w:val="18"/>
            <w:lang w:val="fr-FR"/>
          </w:rPr>
          <w:t xml:space="preserve">        &lt;SimpleElementTypeRef idref="</w:t>
        </w:r>
      </w:ins>
      <w:ins w:id="693" w:author="Willems, P.H. (Peter)" w:date="2019-03-26T12:50:00Z">
        <w:r w:rsidR="005D4536">
          <w:rPr>
            <w:rFonts w:ascii="Courier New" w:eastAsia="Times New Roman" w:hAnsi="Courier New" w:cs="Courier New"/>
            <w:color w:val="008080"/>
            <w:kern w:val="0"/>
            <w:sz w:val="18"/>
            <w:szCs w:val="18"/>
            <w:lang w:val="fr-FR"/>
          </w:rPr>
          <w:t>Prijs</w:t>
        </w:r>
      </w:ins>
      <w:ins w:id="694" w:author="Willems, P.H. (Peter)" w:date="2019-03-26T12:47:00Z">
        <w:r w:rsidRPr="00FA659F">
          <w:rPr>
            <w:rFonts w:ascii="Courier New" w:eastAsia="Times New Roman" w:hAnsi="Courier New" w:cs="Courier New"/>
            <w:color w:val="008080"/>
            <w:kern w:val="0"/>
            <w:sz w:val="18"/>
            <w:szCs w:val="18"/>
            <w:lang w:val="fr-FR"/>
          </w:rPr>
          <w:t>"/&gt;</w:t>
        </w:r>
      </w:ins>
    </w:p>
    <w:p w14:paraId="6B9C0834" w14:textId="77777777" w:rsidR="00FB2BE7" w:rsidRPr="00FA659F" w:rsidRDefault="00FB2BE7"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95" w:author="Willems, P.H. (Peter)" w:date="2019-03-26T12:47:00Z"/>
          <w:rFonts w:ascii="Courier New" w:eastAsia="Times New Roman" w:hAnsi="Courier New" w:cs="Courier New"/>
          <w:color w:val="008080"/>
          <w:kern w:val="0"/>
          <w:sz w:val="18"/>
          <w:szCs w:val="18"/>
          <w:lang w:val="fr-FR"/>
        </w:rPr>
      </w:pPr>
      <w:ins w:id="696" w:author="Willems, P.H. (Peter)" w:date="2019-03-26T12:47:00Z">
        <w:r w:rsidRPr="00FA659F">
          <w:rPr>
            <w:rFonts w:ascii="Courier New" w:eastAsia="Times New Roman" w:hAnsi="Courier New" w:cs="Courier New"/>
            <w:color w:val="008080"/>
            <w:kern w:val="0"/>
            <w:sz w:val="18"/>
            <w:szCs w:val="18"/>
            <w:lang w:val="fr-FR"/>
          </w:rPr>
          <w:t xml:space="preserve">    &lt;/simpleElement&gt;</w:t>
        </w:r>
      </w:ins>
    </w:p>
    <w:p w14:paraId="7B2F1633" w14:textId="108082D1" w:rsidR="00FB2BE7" w:rsidRDefault="00FB2BE7"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97" w:author="Willems, P.H. (Peter)" w:date="2019-03-26T12:51:00Z"/>
          <w:rFonts w:ascii="Courier New" w:eastAsia="Times New Roman" w:hAnsi="Courier New" w:cs="Courier New"/>
          <w:color w:val="008080"/>
          <w:kern w:val="0"/>
          <w:sz w:val="18"/>
          <w:szCs w:val="18"/>
          <w:lang w:val="fr-FR"/>
        </w:rPr>
      </w:pPr>
      <w:ins w:id="698" w:author="Willems, P.H. (Peter)" w:date="2019-03-26T12:47:00Z">
        <w:r w:rsidRPr="00FA659F">
          <w:rPr>
            <w:rFonts w:ascii="Courier New" w:eastAsia="Times New Roman" w:hAnsi="Courier New" w:cs="Courier New"/>
            <w:color w:val="008080"/>
            <w:kern w:val="0"/>
            <w:sz w:val="18"/>
            <w:szCs w:val="18"/>
            <w:lang w:val="fr-FR"/>
          </w:rPr>
          <w:t>&lt;/ElementCondition&gt;</w:t>
        </w:r>
      </w:ins>
    </w:p>
    <w:p w14:paraId="2D2745D9" w14:textId="4A49DC85" w:rsidR="0018475A" w:rsidRDefault="0018475A" w:rsidP="00FB2BE7">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699" w:author="Willems, P.H. (Peter)" w:date="2019-03-26T12:51:00Z"/>
          <w:rFonts w:ascii="Courier New" w:eastAsia="Times New Roman" w:hAnsi="Courier New" w:cs="Courier New"/>
          <w:color w:val="3F7F7F"/>
          <w:kern w:val="0"/>
          <w:sz w:val="18"/>
          <w:szCs w:val="18"/>
          <w:lang w:val="fr-FR"/>
        </w:rPr>
      </w:pPr>
    </w:p>
    <w:p w14:paraId="12715018" w14:textId="1CE7F9F8"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00" w:author="Willems, P.H. (Peter)" w:date="2019-03-26T12:51:00Z"/>
          <w:rFonts w:ascii="Courier New" w:eastAsia="Times New Roman" w:hAnsi="Courier New" w:cs="Courier New"/>
          <w:color w:val="3F7F7F"/>
          <w:kern w:val="0"/>
          <w:sz w:val="18"/>
          <w:szCs w:val="18"/>
          <w:lang w:val="fr-FR"/>
        </w:rPr>
      </w:pPr>
      <w:ins w:id="701" w:author="Willems, P.H. (Peter)" w:date="2019-03-26T12:51:00Z">
        <w:r w:rsidRPr="0018475A">
          <w:rPr>
            <w:rFonts w:ascii="Courier New" w:eastAsia="Times New Roman" w:hAnsi="Courier New" w:cs="Courier New"/>
            <w:color w:val="3F7F7F"/>
            <w:kern w:val="0"/>
            <w:sz w:val="18"/>
            <w:szCs w:val="18"/>
            <w:lang w:val="fr-FR"/>
          </w:rPr>
          <w:t>&lt;ElementCondition id="ElementCondition2vanScenario10"&gt;</w:t>
        </w:r>
      </w:ins>
    </w:p>
    <w:p w14:paraId="201A541B" w14:textId="31DDEC9A"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02" w:author="Willems, P.H. (Peter)" w:date="2019-03-26T12:51:00Z"/>
          <w:rFonts w:ascii="Courier New" w:eastAsia="Times New Roman" w:hAnsi="Courier New" w:cs="Courier New"/>
          <w:color w:val="3F7F7F"/>
          <w:kern w:val="0"/>
          <w:sz w:val="18"/>
          <w:szCs w:val="18"/>
          <w:lang w:val="fr-FR"/>
        </w:rPr>
      </w:pPr>
      <w:ins w:id="703" w:author="Willems, P.H. (Peter)" w:date="2019-03-26T12:51:00Z">
        <w:r w:rsidRPr="00FA659F">
          <w:rPr>
            <w:rFonts w:ascii="Courier New" w:eastAsia="Times New Roman" w:hAnsi="Courier New" w:cs="Courier New"/>
            <w:color w:val="008080"/>
            <w:kern w:val="0"/>
            <w:sz w:val="18"/>
            <w:szCs w:val="18"/>
            <w:lang w:val="fr-FR"/>
          </w:rPr>
          <w:t xml:space="preserve">    </w:t>
        </w:r>
        <w:r w:rsidRPr="0018475A">
          <w:rPr>
            <w:rFonts w:ascii="Courier New" w:eastAsia="Times New Roman" w:hAnsi="Courier New" w:cs="Courier New"/>
            <w:color w:val="3F7F7F"/>
            <w:kern w:val="0"/>
            <w:sz w:val="18"/>
            <w:szCs w:val="18"/>
            <w:lang w:val="fr-FR"/>
          </w:rPr>
          <w:t>&lt;description&gt;Free op Omschrijving SE in Parent CE Menukaart&lt;/description&gt;</w:t>
        </w:r>
      </w:ins>
    </w:p>
    <w:p w14:paraId="2D1949CE" w14:textId="365AA27F"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04" w:author="Willems, P.H. (Peter)" w:date="2019-03-26T12:51:00Z"/>
          <w:rFonts w:ascii="Courier New" w:eastAsia="Times New Roman" w:hAnsi="Courier New" w:cs="Courier New"/>
          <w:color w:val="3F7F7F"/>
          <w:kern w:val="0"/>
          <w:sz w:val="18"/>
          <w:szCs w:val="18"/>
          <w:lang w:val="fr-FR"/>
        </w:rPr>
      </w:pPr>
      <w:ins w:id="705" w:author="Willems, P.H. (Peter)" w:date="2019-03-26T12:51:00Z">
        <w:r w:rsidRPr="00FA659F">
          <w:rPr>
            <w:rFonts w:ascii="Courier New" w:eastAsia="Times New Roman" w:hAnsi="Courier New" w:cs="Courier New"/>
            <w:color w:val="008080"/>
            <w:kern w:val="0"/>
            <w:sz w:val="18"/>
            <w:szCs w:val="18"/>
            <w:lang w:val="fr-FR"/>
          </w:rPr>
          <w:t xml:space="preserve">    </w:t>
        </w:r>
        <w:r w:rsidRPr="0018475A">
          <w:rPr>
            <w:rFonts w:ascii="Courier New" w:eastAsia="Times New Roman" w:hAnsi="Courier New" w:cs="Courier New"/>
            <w:color w:val="3F7F7F"/>
            <w:kern w:val="0"/>
            <w:sz w:val="18"/>
            <w:szCs w:val="18"/>
            <w:lang w:val="fr-FR"/>
          </w:rPr>
          <w:t>&lt;condition&gt;FREE&lt;/condition&gt;</w:t>
        </w:r>
      </w:ins>
    </w:p>
    <w:p w14:paraId="3E312DF1" w14:textId="1403122B"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06" w:author="Willems, P.H. (Peter)" w:date="2019-03-26T12:51:00Z"/>
          <w:rFonts w:ascii="Courier New" w:eastAsia="Times New Roman" w:hAnsi="Courier New" w:cs="Courier New"/>
          <w:color w:val="3F7F7F"/>
          <w:kern w:val="0"/>
          <w:sz w:val="18"/>
          <w:szCs w:val="18"/>
          <w:lang w:val="fr-FR"/>
        </w:rPr>
      </w:pPr>
      <w:ins w:id="707" w:author="Willems, P.H. (Peter)" w:date="2019-03-26T12:51:00Z">
        <w:r w:rsidRPr="00FA659F">
          <w:rPr>
            <w:rFonts w:ascii="Courier New" w:eastAsia="Times New Roman" w:hAnsi="Courier New" w:cs="Courier New"/>
            <w:color w:val="008080"/>
            <w:kern w:val="0"/>
            <w:sz w:val="18"/>
            <w:szCs w:val="18"/>
            <w:lang w:val="fr-FR"/>
          </w:rPr>
          <w:t xml:space="preserve">    </w:t>
        </w:r>
        <w:r w:rsidRPr="0018475A">
          <w:rPr>
            <w:rFonts w:ascii="Courier New" w:eastAsia="Times New Roman" w:hAnsi="Courier New" w:cs="Courier New"/>
            <w:color w:val="3F7F7F"/>
            <w:kern w:val="0"/>
            <w:sz w:val="18"/>
            <w:szCs w:val="18"/>
            <w:lang w:val="fr-FR"/>
          </w:rPr>
          <w:t>&lt;helpInfo/&gt;</w:t>
        </w:r>
      </w:ins>
    </w:p>
    <w:p w14:paraId="7FBC42AD" w14:textId="1DFE4B8D"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08" w:author="Willems, P.H. (Peter)" w:date="2019-03-26T12:51:00Z"/>
          <w:rFonts w:ascii="Courier New" w:eastAsia="Times New Roman" w:hAnsi="Courier New" w:cs="Courier New"/>
          <w:color w:val="3F7F7F"/>
          <w:kern w:val="0"/>
          <w:sz w:val="18"/>
          <w:szCs w:val="18"/>
          <w:lang w:val="fr-FR"/>
        </w:rPr>
      </w:pPr>
      <w:ins w:id="709" w:author="Willems, P.H. (Peter)" w:date="2019-03-26T12:51:00Z">
        <w:r w:rsidRPr="00FA659F">
          <w:rPr>
            <w:rFonts w:ascii="Courier New" w:eastAsia="Times New Roman" w:hAnsi="Courier New" w:cs="Courier New"/>
            <w:color w:val="008080"/>
            <w:kern w:val="0"/>
            <w:sz w:val="18"/>
            <w:szCs w:val="18"/>
            <w:lang w:val="fr-FR"/>
          </w:rPr>
          <w:t xml:space="preserve">    </w:t>
        </w:r>
        <w:r w:rsidRPr="0018475A">
          <w:rPr>
            <w:rFonts w:ascii="Courier New" w:eastAsia="Times New Roman" w:hAnsi="Courier New" w:cs="Courier New"/>
            <w:color w:val="3F7F7F"/>
            <w:kern w:val="0"/>
            <w:sz w:val="18"/>
            <w:szCs w:val="18"/>
            <w:lang w:val="fr-FR"/>
          </w:rPr>
          <w:t>&lt;complexElements&gt;</w:t>
        </w:r>
      </w:ins>
    </w:p>
    <w:p w14:paraId="7456D5AA" w14:textId="11ED42B0"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10" w:author="Willems, P.H. (Peter)" w:date="2019-03-26T12:51:00Z"/>
          <w:rFonts w:ascii="Courier New" w:eastAsia="Times New Roman" w:hAnsi="Courier New" w:cs="Courier New"/>
          <w:color w:val="3F7F7F"/>
          <w:kern w:val="0"/>
          <w:sz w:val="18"/>
          <w:szCs w:val="18"/>
          <w:lang w:val="fr-FR"/>
        </w:rPr>
      </w:pPr>
      <w:ins w:id="711" w:author="Willems, P.H. (Peter)" w:date="2019-03-26T12:51:00Z">
        <w:r w:rsidRPr="00FA659F">
          <w:rPr>
            <w:rFonts w:ascii="Courier New" w:eastAsia="Times New Roman" w:hAnsi="Courier New" w:cs="Courier New"/>
            <w:color w:val="008080"/>
            <w:kern w:val="0"/>
            <w:sz w:val="18"/>
            <w:szCs w:val="18"/>
            <w:lang w:val="fr-FR"/>
          </w:rPr>
          <w:t xml:space="preserve">        </w:t>
        </w:r>
        <w:r w:rsidRPr="0018475A">
          <w:rPr>
            <w:rFonts w:ascii="Courier New" w:eastAsia="Times New Roman" w:hAnsi="Courier New" w:cs="Courier New"/>
            <w:color w:val="3F7F7F"/>
            <w:kern w:val="0"/>
            <w:sz w:val="18"/>
            <w:szCs w:val="18"/>
            <w:lang w:val="fr-FR"/>
          </w:rPr>
          <w:t>&lt;ComplexElementTypeRef idref="CeMenuKaart"/&gt;</w:t>
        </w:r>
      </w:ins>
    </w:p>
    <w:p w14:paraId="424FCD79" w14:textId="2434AF68"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12" w:author="Willems, P.H. (Peter)" w:date="2019-03-26T12:51:00Z"/>
          <w:rFonts w:ascii="Courier New" w:eastAsia="Times New Roman" w:hAnsi="Courier New" w:cs="Courier New"/>
          <w:color w:val="3F7F7F"/>
          <w:kern w:val="0"/>
          <w:sz w:val="18"/>
          <w:szCs w:val="18"/>
          <w:lang w:val="fr-FR"/>
        </w:rPr>
      </w:pPr>
      <w:ins w:id="713" w:author="Willems, P.H. (Peter)" w:date="2019-03-26T12:52:00Z">
        <w:r w:rsidRPr="00FA659F">
          <w:rPr>
            <w:rFonts w:ascii="Courier New" w:eastAsia="Times New Roman" w:hAnsi="Courier New" w:cs="Courier New"/>
            <w:color w:val="008080"/>
            <w:kern w:val="0"/>
            <w:sz w:val="18"/>
            <w:szCs w:val="18"/>
            <w:lang w:val="fr-FR"/>
          </w:rPr>
          <w:t xml:space="preserve">    </w:t>
        </w:r>
      </w:ins>
      <w:ins w:id="714" w:author="Willems, P.H. (Peter)" w:date="2019-03-26T12:51:00Z">
        <w:r w:rsidRPr="0018475A">
          <w:rPr>
            <w:rFonts w:ascii="Courier New" w:eastAsia="Times New Roman" w:hAnsi="Courier New" w:cs="Courier New"/>
            <w:color w:val="3F7F7F"/>
            <w:kern w:val="0"/>
            <w:sz w:val="18"/>
            <w:szCs w:val="18"/>
            <w:lang w:val="fr-FR"/>
          </w:rPr>
          <w:t>&lt;/complexElements&gt;</w:t>
        </w:r>
      </w:ins>
    </w:p>
    <w:p w14:paraId="0A8A7865" w14:textId="54E47206"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15" w:author="Willems, P.H. (Peter)" w:date="2019-03-26T12:51:00Z"/>
          <w:rFonts w:ascii="Courier New" w:eastAsia="Times New Roman" w:hAnsi="Courier New" w:cs="Courier New"/>
          <w:color w:val="3F7F7F"/>
          <w:kern w:val="0"/>
          <w:sz w:val="18"/>
          <w:szCs w:val="18"/>
          <w:lang w:val="fr-FR"/>
        </w:rPr>
      </w:pPr>
      <w:ins w:id="716" w:author="Willems, P.H. (Peter)" w:date="2019-03-26T12:52:00Z">
        <w:r w:rsidRPr="00FA659F">
          <w:rPr>
            <w:rFonts w:ascii="Courier New" w:eastAsia="Times New Roman" w:hAnsi="Courier New" w:cs="Courier New"/>
            <w:color w:val="008080"/>
            <w:kern w:val="0"/>
            <w:sz w:val="18"/>
            <w:szCs w:val="18"/>
            <w:lang w:val="fr-FR"/>
          </w:rPr>
          <w:t xml:space="preserve">    </w:t>
        </w:r>
      </w:ins>
      <w:ins w:id="717" w:author="Willems, P.H. (Peter)" w:date="2019-03-26T12:51:00Z">
        <w:r w:rsidRPr="0018475A">
          <w:rPr>
            <w:rFonts w:ascii="Courier New" w:eastAsia="Times New Roman" w:hAnsi="Courier New" w:cs="Courier New"/>
            <w:color w:val="3F7F7F"/>
            <w:kern w:val="0"/>
            <w:sz w:val="18"/>
            <w:szCs w:val="18"/>
            <w:lang w:val="fr-FR"/>
          </w:rPr>
          <w:t>&lt;simpleElement&gt;</w:t>
        </w:r>
      </w:ins>
    </w:p>
    <w:p w14:paraId="7D398192" w14:textId="43521EE2"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18" w:author="Willems, P.H. (Peter)" w:date="2019-03-26T12:51:00Z"/>
          <w:rFonts w:ascii="Courier New" w:eastAsia="Times New Roman" w:hAnsi="Courier New" w:cs="Courier New"/>
          <w:color w:val="3F7F7F"/>
          <w:kern w:val="0"/>
          <w:sz w:val="18"/>
          <w:szCs w:val="18"/>
          <w:lang w:val="fr-FR"/>
        </w:rPr>
      </w:pPr>
      <w:ins w:id="719" w:author="Willems, P.H. (Peter)" w:date="2019-03-26T12:52:00Z">
        <w:r w:rsidRPr="00FA659F">
          <w:rPr>
            <w:rFonts w:ascii="Courier New" w:eastAsia="Times New Roman" w:hAnsi="Courier New" w:cs="Courier New"/>
            <w:color w:val="008080"/>
            <w:kern w:val="0"/>
            <w:sz w:val="18"/>
            <w:szCs w:val="18"/>
            <w:lang w:val="fr-FR"/>
          </w:rPr>
          <w:t xml:space="preserve">        </w:t>
        </w:r>
      </w:ins>
      <w:ins w:id="720" w:author="Willems, P.H. (Peter)" w:date="2019-03-26T12:51:00Z">
        <w:r w:rsidRPr="0018475A">
          <w:rPr>
            <w:rFonts w:ascii="Courier New" w:eastAsia="Times New Roman" w:hAnsi="Courier New" w:cs="Courier New"/>
            <w:color w:val="3F7F7F"/>
            <w:kern w:val="0"/>
            <w:sz w:val="18"/>
            <w:szCs w:val="18"/>
            <w:lang w:val="fr-FR"/>
          </w:rPr>
          <w:t>&lt;SimpleElementTypeRef idref="Omschrijving"/&gt;</w:t>
        </w:r>
      </w:ins>
    </w:p>
    <w:p w14:paraId="222CB7CD" w14:textId="575ABB9A" w:rsidR="0018475A" w:rsidRP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21" w:author="Willems, P.H. (Peter)" w:date="2019-03-26T12:51:00Z"/>
          <w:rFonts w:ascii="Courier New" w:eastAsia="Times New Roman" w:hAnsi="Courier New" w:cs="Courier New"/>
          <w:color w:val="3F7F7F"/>
          <w:kern w:val="0"/>
          <w:sz w:val="18"/>
          <w:szCs w:val="18"/>
          <w:lang w:val="fr-FR"/>
        </w:rPr>
      </w:pPr>
      <w:ins w:id="722" w:author="Willems, P.H. (Peter)" w:date="2019-03-26T12:52:00Z">
        <w:r w:rsidRPr="00FA659F">
          <w:rPr>
            <w:rFonts w:ascii="Courier New" w:eastAsia="Times New Roman" w:hAnsi="Courier New" w:cs="Courier New"/>
            <w:color w:val="008080"/>
            <w:kern w:val="0"/>
            <w:sz w:val="18"/>
            <w:szCs w:val="18"/>
            <w:lang w:val="fr-FR"/>
          </w:rPr>
          <w:t xml:space="preserve">    </w:t>
        </w:r>
      </w:ins>
      <w:ins w:id="723" w:author="Willems, P.H. (Peter)" w:date="2019-03-26T12:51:00Z">
        <w:r w:rsidRPr="0018475A">
          <w:rPr>
            <w:rFonts w:ascii="Courier New" w:eastAsia="Times New Roman" w:hAnsi="Courier New" w:cs="Courier New"/>
            <w:color w:val="3F7F7F"/>
            <w:kern w:val="0"/>
            <w:sz w:val="18"/>
            <w:szCs w:val="18"/>
            <w:lang w:val="fr-FR"/>
          </w:rPr>
          <w:t>&lt;/simpleElement&gt;</w:t>
        </w:r>
      </w:ins>
    </w:p>
    <w:p w14:paraId="0E9DC551" w14:textId="133CFB63" w:rsidR="0018475A" w:rsidRDefault="0018475A"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24" w:author="Willems, P.H. (Peter)" w:date="2019-03-26T12:52:00Z"/>
          <w:rFonts w:ascii="Courier New" w:eastAsia="Times New Roman" w:hAnsi="Courier New" w:cs="Courier New"/>
          <w:color w:val="3F7F7F"/>
          <w:kern w:val="0"/>
          <w:sz w:val="18"/>
          <w:szCs w:val="18"/>
          <w:lang w:val="fr-FR"/>
        </w:rPr>
      </w:pPr>
      <w:ins w:id="725" w:author="Willems, P.H. (Peter)" w:date="2019-03-26T12:51:00Z">
        <w:r w:rsidRPr="0018475A">
          <w:rPr>
            <w:rFonts w:ascii="Courier New" w:eastAsia="Times New Roman" w:hAnsi="Courier New" w:cs="Courier New"/>
            <w:color w:val="3F7F7F"/>
            <w:kern w:val="0"/>
            <w:sz w:val="18"/>
            <w:szCs w:val="18"/>
            <w:lang w:val="fr-FR"/>
          </w:rPr>
          <w:t>&lt;/ElementCondition&gt;</w:t>
        </w:r>
      </w:ins>
    </w:p>
    <w:p w14:paraId="2584BFC9" w14:textId="1019ABFD" w:rsidR="00446AEF" w:rsidRDefault="00446AEF" w:rsidP="001847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26" w:author="Willems, P.H. (Peter)" w:date="2019-03-26T12:52:00Z"/>
          <w:rFonts w:ascii="Courier New" w:eastAsia="Times New Roman" w:hAnsi="Courier New" w:cs="Courier New"/>
          <w:color w:val="3F7F7F"/>
          <w:kern w:val="0"/>
          <w:sz w:val="18"/>
          <w:szCs w:val="18"/>
          <w:lang w:val="fr-FR"/>
        </w:rPr>
      </w:pPr>
    </w:p>
    <w:p w14:paraId="33E2AE51" w14:textId="53211181" w:rsidR="00446AEF" w:rsidRPr="00446AEF" w:rsidRDefault="00446AEF" w:rsidP="00446AEF">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27" w:author="Willems, P.H. (Peter)" w:date="2019-03-26T12:52:00Z"/>
          <w:rFonts w:ascii="Courier New" w:eastAsia="Times New Roman" w:hAnsi="Courier New" w:cs="Courier New"/>
          <w:color w:val="3F7F7F"/>
          <w:kern w:val="0"/>
          <w:sz w:val="18"/>
          <w:szCs w:val="18"/>
          <w:lang w:val="fr-FR"/>
        </w:rPr>
      </w:pPr>
      <w:ins w:id="728" w:author="Willems, P.H. (Peter)" w:date="2019-03-26T12:52:00Z">
        <w:r w:rsidRPr="00446AEF">
          <w:rPr>
            <w:rFonts w:ascii="Courier New" w:eastAsia="Times New Roman" w:hAnsi="Courier New" w:cs="Courier New"/>
            <w:color w:val="3F7F7F"/>
            <w:kern w:val="0"/>
            <w:sz w:val="18"/>
            <w:szCs w:val="18"/>
            <w:lang w:val="fr-FR"/>
          </w:rPr>
          <w:t>&lt;ElementCondition id="ElementCondition3vanScenario10"&gt;</w:t>
        </w:r>
      </w:ins>
    </w:p>
    <w:p w14:paraId="1A4617EC" w14:textId="18AA3322" w:rsidR="00446AEF" w:rsidRPr="00446AEF" w:rsidRDefault="00446AEF" w:rsidP="00446AEF">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29" w:author="Willems, P.H. (Peter)" w:date="2019-03-26T12:52:00Z"/>
          <w:rFonts w:ascii="Courier New" w:eastAsia="Times New Roman" w:hAnsi="Courier New" w:cs="Courier New"/>
          <w:color w:val="3F7F7F"/>
          <w:kern w:val="0"/>
          <w:sz w:val="18"/>
          <w:szCs w:val="18"/>
          <w:lang w:val="fr-FR"/>
        </w:rPr>
      </w:pPr>
      <w:ins w:id="730" w:author="Willems, P.H. (Peter)" w:date="2019-03-26T12:52:00Z">
        <w:r w:rsidRPr="00FA659F">
          <w:rPr>
            <w:rFonts w:ascii="Courier New" w:eastAsia="Times New Roman" w:hAnsi="Courier New" w:cs="Courier New"/>
            <w:color w:val="008080"/>
            <w:kern w:val="0"/>
            <w:sz w:val="18"/>
            <w:szCs w:val="18"/>
            <w:lang w:val="fr-FR"/>
          </w:rPr>
          <w:t xml:space="preserve">    </w:t>
        </w:r>
        <w:r w:rsidRPr="00446AEF">
          <w:rPr>
            <w:rFonts w:ascii="Courier New" w:eastAsia="Times New Roman" w:hAnsi="Courier New" w:cs="Courier New"/>
            <w:color w:val="3F7F7F"/>
            <w:kern w:val="0"/>
            <w:sz w:val="18"/>
            <w:szCs w:val="18"/>
            <w:lang w:val="fr-FR"/>
          </w:rPr>
          <w:t>&lt;description&gt;Empty op Parent CE Dagmenu&lt;/description&gt;</w:t>
        </w:r>
      </w:ins>
    </w:p>
    <w:p w14:paraId="0E1066F8" w14:textId="28840FE0" w:rsidR="00446AEF" w:rsidRPr="00446AEF" w:rsidRDefault="00446AEF" w:rsidP="00446AEF">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31" w:author="Willems, P.H. (Peter)" w:date="2019-03-26T12:52:00Z"/>
          <w:rFonts w:ascii="Courier New" w:eastAsia="Times New Roman" w:hAnsi="Courier New" w:cs="Courier New"/>
          <w:color w:val="3F7F7F"/>
          <w:kern w:val="0"/>
          <w:sz w:val="18"/>
          <w:szCs w:val="18"/>
          <w:lang w:val="fr-FR"/>
        </w:rPr>
      </w:pPr>
      <w:ins w:id="732" w:author="Willems, P.H. (Peter)" w:date="2019-03-26T12:52:00Z">
        <w:r w:rsidRPr="00FA659F">
          <w:rPr>
            <w:rFonts w:ascii="Courier New" w:eastAsia="Times New Roman" w:hAnsi="Courier New" w:cs="Courier New"/>
            <w:color w:val="008080"/>
            <w:kern w:val="0"/>
            <w:sz w:val="18"/>
            <w:szCs w:val="18"/>
            <w:lang w:val="fr-FR"/>
          </w:rPr>
          <w:t xml:space="preserve">    </w:t>
        </w:r>
        <w:r w:rsidRPr="00446AEF">
          <w:rPr>
            <w:rFonts w:ascii="Courier New" w:eastAsia="Times New Roman" w:hAnsi="Courier New" w:cs="Courier New"/>
            <w:color w:val="3F7F7F"/>
            <w:kern w:val="0"/>
            <w:sz w:val="18"/>
            <w:szCs w:val="18"/>
            <w:lang w:val="fr-FR"/>
          </w:rPr>
          <w:t>&lt;condition&gt;EMPTY&lt;/condition&gt;</w:t>
        </w:r>
      </w:ins>
    </w:p>
    <w:p w14:paraId="264AEE58" w14:textId="5EB93419" w:rsidR="00446AEF" w:rsidRPr="00446AEF" w:rsidRDefault="00446AEF" w:rsidP="00446AEF">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33" w:author="Willems, P.H. (Peter)" w:date="2019-03-26T12:52:00Z"/>
          <w:rFonts w:ascii="Courier New" w:eastAsia="Times New Roman" w:hAnsi="Courier New" w:cs="Courier New"/>
          <w:color w:val="3F7F7F"/>
          <w:kern w:val="0"/>
          <w:sz w:val="18"/>
          <w:szCs w:val="18"/>
          <w:lang w:val="fr-FR"/>
        </w:rPr>
      </w:pPr>
      <w:ins w:id="734" w:author="Willems, P.H. (Peter)" w:date="2019-03-26T12:53:00Z">
        <w:r w:rsidRPr="00FA659F">
          <w:rPr>
            <w:rFonts w:ascii="Courier New" w:eastAsia="Times New Roman" w:hAnsi="Courier New" w:cs="Courier New"/>
            <w:color w:val="008080"/>
            <w:kern w:val="0"/>
            <w:sz w:val="18"/>
            <w:szCs w:val="18"/>
            <w:lang w:val="fr-FR"/>
          </w:rPr>
          <w:t xml:space="preserve">    </w:t>
        </w:r>
      </w:ins>
      <w:ins w:id="735" w:author="Willems, P.H. (Peter)" w:date="2019-03-26T12:52:00Z">
        <w:r w:rsidRPr="00446AEF">
          <w:rPr>
            <w:rFonts w:ascii="Courier New" w:eastAsia="Times New Roman" w:hAnsi="Courier New" w:cs="Courier New"/>
            <w:color w:val="3F7F7F"/>
            <w:kern w:val="0"/>
            <w:sz w:val="18"/>
            <w:szCs w:val="18"/>
            <w:lang w:val="fr-FR"/>
          </w:rPr>
          <w:t>&lt;helpInfo/&gt;</w:t>
        </w:r>
      </w:ins>
    </w:p>
    <w:p w14:paraId="23A66CEE" w14:textId="51A00CD9" w:rsidR="00446AEF" w:rsidRPr="00446AEF" w:rsidRDefault="00446AEF" w:rsidP="00446AEF">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36" w:author="Willems, P.H. (Peter)" w:date="2019-03-26T12:52:00Z"/>
          <w:rFonts w:ascii="Courier New" w:eastAsia="Times New Roman" w:hAnsi="Courier New" w:cs="Courier New"/>
          <w:color w:val="3F7F7F"/>
          <w:kern w:val="0"/>
          <w:sz w:val="18"/>
          <w:szCs w:val="18"/>
          <w:lang w:val="fr-FR"/>
        </w:rPr>
      </w:pPr>
      <w:ins w:id="737" w:author="Willems, P.H. (Peter)" w:date="2019-03-26T12:53:00Z">
        <w:r w:rsidRPr="00FA659F">
          <w:rPr>
            <w:rFonts w:ascii="Courier New" w:eastAsia="Times New Roman" w:hAnsi="Courier New" w:cs="Courier New"/>
            <w:color w:val="008080"/>
            <w:kern w:val="0"/>
            <w:sz w:val="18"/>
            <w:szCs w:val="18"/>
            <w:lang w:val="fr-FR"/>
          </w:rPr>
          <w:t xml:space="preserve">    </w:t>
        </w:r>
      </w:ins>
      <w:ins w:id="738" w:author="Willems, P.H. (Peter)" w:date="2019-03-26T12:52:00Z">
        <w:r w:rsidRPr="00446AEF">
          <w:rPr>
            <w:rFonts w:ascii="Courier New" w:eastAsia="Times New Roman" w:hAnsi="Courier New" w:cs="Courier New"/>
            <w:color w:val="3F7F7F"/>
            <w:kern w:val="0"/>
            <w:sz w:val="18"/>
            <w:szCs w:val="18"/>
            <w:lang w:val="fr-FR"/>
          </w:rPr>
          <w:t>&lt;complexElements&gt;</w:t>
        </w:r>
      </w:ins>
    </w:p>
    <w:p w14:paraId="42AD9A76" w14:textId="3B546704" w:rsidR="00446AEF" w:rsidRPr="00446AEF" w:rsidRDefault="00446AEF" w:rsidP="00446AEF">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39" w:author="Willems, P.H. (Peter)" w:date="2019-03-26T12:52:00Z"/>
          <w:rFonts w:ascii="Courier New" w:eastAsia="Times New Roman" w:hAnsi="Courier New" w:cs="Courier New"/>
          <w:color w:val="3F7F7F"/>
          <w:kern w:val="0"/>
          <w:sz w:val="18"/>
          <w:szCs w:val="18"/>
          <w:lang w:val="fr-FR"/>
        </w:rPr>
      </w:pPr>
      <w:ins w:id="740" w:author="Willems, P.H. (Peter)" w:date="2019-03-26T12:53:00Z">
        <w:r w:rsidRPr="00FA659F">
          <w:rPr>
            <w:rFonts w:ascii="Courier New" w:eastAsia="Times New Roman" w:hAnsi="Courier New" w:cs="Courier New"/>
            <w:color w:val="008080"/>
            <w:kern w:val="0"/>
            <w:sz w:val="18"/>
            <w:szCs w:val="18"/>
            <w:lang w:val="fr-FR"/>
          </w:rPr>
          <w:t xml:space="preserve">        </w:t>
        </w:r>
      </w:ins>
      <w:ins w:id="741" w:author="Willems, P.H. (Peter)" w:date="2019-03-26T12:52:00Z">
        <w:r w:rsidRPr="00446AEF">
          <w:rPr>
            <w:rFonts w:ascii="Courier New" w:eastAsia="Times New Roman" w:hAnsi="Courier New" w:cs="Courier New"/>
            <w:color w:val="3F7F7F"/>
            <w:kern w:val="0"/>
            <w:sz w:val="18"/>
            <w:szCs w:val="18"/>
            <w:lang w:val="fr-FR"/>
          </w:rPr>
          <w:t>&lt;ComplexElementTypeRef idref="CeDagMenu"/&gt;</w:t>
        </w:r>
      </w:ins>
    </w:p>
    <w:p w14:paraId="190B7CF5" w14:textId="6BECEC35" w:rsidR="00446AEF" w:rsidRPr="00446AEF" w:rsidRDefault="00446AEF" w:rsidP="00446AEF">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42" w:author="Willems, P.H. (Peter)" w:date="2019-03-26T12:52:00Z"/>
          <w:rFonts w:ascii="Courier New" w:eastAsia="Times New Roman" w:hAnsi="Courier New" w:cs="Courier New"/>
          <w:color w:val="3F7F7F"/>
          <w:kern w:val="0"/>
          <w:sz w:val="18"/>
          <w:szCs w:val="18"/>
          <w:lang w:val="fr-FR"/>
        </w:rPr>
      </w:pPr>
      <w:ins w:id="743" w:author="Willems, P.H. (Peter)" w:date="2019-03-26T12:53:00Z">
        <w:r w:rsidRPr="00FA659F">
          <w:rPr>
            <w:rFonts w:ascii="Courier New" w:eastAsia="Times New Roman" w:hAnsi="Courier New" w:cs="Courier New"/>
            <w:color w:val="008080"/>
            <w:kern w:val="0"/>
            <w:sz w:val="18"/>
            <w:szCs w:val="18"/>
            <w:lang w:val="fr-FR"/>
          </w:rPr>
          <w:t xml:space="preserve">    </w:t>
        </w:r>
      </w:ins>
      <w:ins w:id="744" w:author="Willems, P.H. (Peter)" w:date="2019-03-26T12:52:00Z">
        <w:r w:rsidRPr="00446AEF">
          <w:rPr>
            <w:rFonts w:ascii="Courier New" w:eastAsia="Times New Roman" w:hAnsi="Courier New" w:cs="Courier New"/>
            <w:color w:val="3F7F7F"/>
            <w:kern w:val="0"/>
            <w:sz w:val="18"/>
            <w:szCs w:val="18"/>
            <w:lang w:val="fr-FR"/>
          </w:rPr>
          <w:t>&lt;/complexElements&gt;</w:t>
        </w:r>
      </w:ins>
    </w:p>
    <w:p w14:paraId="43E7B857" w14:textId="3000E2A4" w:rsidR="00446AEF" w:rsidRDefault="00446AEF" w:rsidP="00446AEF">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45" w:author="Willems, P.H. (Peter)" w:date="2019-03-26T12:53:00Z"/>
          <w:rFonts w:ascii="Courier New" w:eastAsia="Times New Roman" w:hAnsi="Courier New" w:cs="Courier New"/>
          <w:color w:val="3F7F7F"/>
          <w:kern w:val="0"/>
          <w:sz w:val="18"/>
          <w:szCs w:val="18"/>
          <w:lang w:val="fr-FR"/>
        </w:rPr>
      </w:pPr>
      <w:ins w:id="746" w:author="Willems, P.H. (Peter)" w:date="2019-03-26T12:52:00Z">
        <w:r w:rsidRPr="00446AEF">
          <w:rPr>
            <w:rFonts w:ascii="Courier New" w:eastAsia="Times New Roman" w:hAnsi="Courier New" w:cs="Courier New"/>
            <w:color w:val="3F7F7F"/>
            <w:kern w:val="0"/>
            <w:sz w:val="18"/>
            <w:szCs w:val="18"/>
            <w:lang w:val="fr-FR"/>
          </w:rPr>
          <w:t>&lt;/ElementCondition&gt;</w:t>
        </w:r>
      </w:ins>
    </w:p>
    <w:p w14:paraId="2D036D6B" w14:textId="7A93BCD3" w:rsidR="00446AEF" w:rsidRDefault="00446AEF" w:rsidP="00446AEF">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47" w:author="Willems, P.H. (Peter)" w:date="2019-03-26T12:53:00Z"/>
          <w:rFonts w:ascii="Courier New" w:eastAsia="Times New Roman" w:hAnsi="Courier New" w:cs="Courier New"/>
          <w:color w:val="3F7F7F"/>
          <w:kern w:val="0"/>
          <w:sz w:val="18"/>
          <w:szCs w:val="18"/>
          <w:lang w:val="fr-FR"/>
        </w:rPr>
      </w:pPr>
    </w:p>
    <w:p w14:paraId="51BCC661" w14:textId="0F9F3A79"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48" w:author="Willems, P.H. (Peter)" w:date="2019-03-26T12:53:00Z"/>
          <w:rFonts w:ascii="Courier New" w:eastAsia="Times New Roman" w:hAnsi="Courier New" w:cs="Courier New"/>
          <w:color w:val="3F7F7F"/>
          <w:kern w:val="0"/>
          <w:sz w:val="18"/>
          <w:szCs w:val="18"/>
          <w:lang w:val="fr-FR"/>
        </w:rPr>
      </w:pPr>
      <w:ins w:id="749" w:author="Willems, P.H. (Peter)" w:date="2019-03-26T12:53:00Z">
        <w:r w:rsidRPr="005F0864">
          <w:rPr>
            <w:rFonts w:ascii="Courier New" w:eastAsia="Times New Roman" w:hAnsi="Courier New" w:cs="Courier New"/>
            <w:color w:val="3F7F7F"/>
            <w:kern w:val="0"/>
            <w:sz w:val="18"/>
            <w:szCs w:val="18"/>
            <w:lang w:val="fr-FR"/>
          </w:rPr>
          <w:t>&lt;ElementCondition id="ElementCondition4vanScenario10"&gt;</w:t>
        </w:r>
      </w:ins>
    </w:p>
    <w:p w14:paraId="52135785" w14:textId="017BAF05"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50" w:author="Willems, P.H. (Peter)" w:date="2019-03-26T12:53:00Z"/>
          <w:rFonts w:ascii="Courier New" w:eastAsia="Times New Roman" w:hAnsi="Courier New" w:cs="Courier New"/>
          <w:color w:val="3F7F7F"/>
          <w:kern w:val="0"/>
          <w:sz w:val="18"/>
          <w:szCs w:val="18"/>
          <w:lang w:val="fr-FR"/>
        </w:rPr>
      </w:pPr>
      <w:ins w:id="751" w:author="Willems, P.H. (Peter)" w:date="2019-03-26T12:53:00Z">
        <w:r w:rsidRPr="00FA659F">
          <w:rPr>
            <w:rFonts w:ascii="Courier New" w:eastAsia="Times New Roman" w:hAnsi="Courier New" w:cs="Courier New"/>
            <w:color w:val="008080"/>
            <w:kern w:val="0"/>
            <w:sz w:val="18"/>
            <w:szCs w:val="18"/>
            <w:lang w:val="fr-FR"/>
          </w:rPr>
          <w:t xml:space="preserve">    </w:t>
        </w:r>
        <w:r w:rsidRPr="005F0864">
          <w:rPr>
            <w:rFonts w:ascii="Courier New" w:eastAsia="Times New Roman" w:hAnsi="Courier New" w:cs="Courier New"/>
            <w:color w:val="3F7F7F"/>
            <w:kern w:val="0"/>
            <w:sz w:val="18"/>
            <w:szCs w:val="18"/>
            <w:lang w:val="fr-FR"/>
          </w:rPr>
          <w:t>&lt;description&gt;Free op MITT, Parent CE, Child CE, en SE&lt;/description&gt;</w:t>
        </w:r>
      </w:ins>
    </w:p>
    <w:p w14:paraId="4B1172D1" w14:textId="7B0889A5"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52" w:author="Willems, P.H. (Peter)" w:date="2019-03-26T12:53:00Z"/>
          <w:rFonts w:ascii="Courier New" w:eastAsia="Times New Roman" w:hAnsi="Courier New" w:cs="Courier New"/>
          <w:color w:val="3F7F7F"/>
          <w:kern w:val="0"/>
          <w:sz w:val="18"/>
          <w:szCs w:val="18"/>
          <w:lang w:val="fr-FR"/>
        </w:rPr>
      </w:pPr>
      <w:ins w:id="753" w:author="Willems, P.H. (Peter)" w:date="2019-03-26T12:53:00Z">
        <w:r w:rsidRPr="00FA659F">
          <w:rPr>
            <w:rFonts w:ascii="Courier New" w:eastAsia="Times New Roman" w:hAnsi="Courier New" w:cs="Courier New"/>
            <w:color w:val="008080"/>
            <w:kern w:val="0"/>
            <w:sz w:val="18"/>
            <w:szCs w:val="18"/>
            <w:lang w:val="fr-FR"/>
          </w:rPr>
          <w:t xml:space="preserve">    </w:t>
        </w:r>
        <w:r w:rsidRPr="005F0864">
          <w:rPr>
            <w:rFonts w:ascii="Courier New" w:eastAsia="Times New Roman" w:hAnsi="Courier New" w:cs="Courier New"/>
            <w:color w:val="3F7F7F"/>
            <w:kern w:val="0"/>
            <w:sz w:val="18"/>
            <w:szCs w:val="18"/>
            <w:lang w:val="fr-FR"/>
          </w:rPr>
          <w:t>&lt;condition&gt;FREE&lt;/condition&gt;</w:t>
        </w:r>
      </w:ins>
    </w:p>
    <w:p w14:paraId="776E8C2C" w14:textId="30DAC689"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54" w:author="Willems, P.H. (Peter)" w:date="2019-03-26T12:53:00Z"/>
          <w:rFonts w:ascii="Courier New" w:eastAsia="Times New Roman" w:hAnsi="Courier New" w:cs="Courier New"/>
          <w:color w:val="3F7F7F"/>
          <w:kern w:val="0"/>
          <w:sz w:val="18"/>
          <w:szCs w:val="18"/>
          <w:lang w:val="fr-FR"/>
        </w:rPr>
      </w:pPr>
      <w:ins w:id="755" w:author="Willems, P.H. (Peter)" w:date="2019-03-26T12:53:00Z">
        <w:r w:rsidRPr="00FA659F">
          <w:rPr>
            <w:rFonts w:ascii="Courier New" w:eastAsia="Times New Roman" w:hAnsi="Courier New" w:cs="Courier New"/>
            <w:color w:val="008080"/>
            <w:kern w:val="0"/>
            <w:sz w:val="18"/>
            <w:szCs w:val="18"/>
            <w:lang w:val="fr-FR"/>
          </w:rPr>
          <w:t xml:space="preserve">    </w:t>
        </w:r>
        <w:r w:rsidRPr="005F0864">
          <w:rPr>
            <w:rFonts w:ascii="Courier New" w:eastAsia="Times New Roman" w:hAnsi="Courier New" w:cs="Courier New"/>
            <w:color w:val="3F7F7F"/>
            <w:kern w:val="0"/>
            <w:sz w:val="18"/>
            <w:szCs w:val="18"/>
            <w:lang w:val="fr-FR"/>
          </w:rPr>
          <w:t>&lt;helpInfo/&gt;</w:t>
        </w:r>
      </w:ins>
    </w:p>
    <w:p w14:paraId="6704626D" w14:textId="04788707"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56" w:author="Willems, P.H. (Peter)" w:date="2019-03-26T12:53:00Z"/>
          <w:rFonts w:ascii="Courier New" w:eastAsia="Times New Roman" w:hAnsi="Courier New" w:cs="Courier New"/>
          <w:color w:val="3F7F7F"/>
          <w:kern w:val="0"/>
          <w:sz w:val="18"/>
          <w:szCs w:val="18"/>
          <w:lang w:val="fr-FR"/>
        </w:rPr>
      </w:pPr>
      <w:ins w:id="757" w:author="Willems, P.H. (Peter)" w:date="2019-03-26T12:53:00Z">
        <w:r w:rsidRPr="00FA659F">
          <w:rPr>
            <w:rFonts w:ascii="Courier New" w:eastAsia="Times New Roman" w:hAnsi="Courier New" w:cs="Courier New"/>
            <w:color w:val="008080"/>
            <w:kern w:val="0"/>
            <w:sz w:val="18"/>
            <w:szCs w:val="18"/>
            <w:lang w:val="fr-FR"/>
          </w:rPr>
          <w:t xml:space="preserve">    </w:t>
        </w:r>
        <w:r w:rsidRPr="005F0864">
          <w:rPr>
            <w:rFonts w:ascii="Courier New" w:eastAsia="Times New Roman" w:hAnsi="Courier New" w:cs="Courier New"/>
            <w:color w:val="3F7F7F"/>
            <w:kern w:val="0"/>
            <w:sz w:val="18"/>
            <w:szCs w:val="18"/>
            <w:lang w:val="fr-FR"/>
          </w:rPr>
          <w:t>&lt;complexElements&gt;</w:t>
        </w:r>
      </w:ins>
    </w:p>
    <w:p w14:paraId="2E40E5E9" w14:textId="462A9599"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58" w:author="Willems, P.H. (Peter)" w:date="2019-03-26T12:53:00Z"/>
          <w:rFonts w:ascii="Courier New" w:eastAsia="Times New Roman" w:hAnsi="Courier New" w:cs="Courier New"/>
          <w:color w:val="3F7F7F"/>
          <w:kern w:val="0"/>
          <w:sz w:val="18"/>
          <w:szCs w:val="18"/>
          <w:lang w:val="fr-FR"/>
        </w:rPr>
      </w:pPr>
      <w:ins w:id="759" w:author="Willems, P.H. (Peter)" w:date="2019-03-26T12:54:00Z">
        <w:r w:rsidRPr="00FA659F">
          <w:rPr>
            <w:rFonts w:ascii="Courier New" w:eastAsia="Times New Roman" w:hAnsi="Courier New" w:cs="Courier New"/>
            <w:color w:val="008080"/>
            <w:kern w:val="0"/>
            <w:sz w:val="18"/>
            <w:szCs w:val="18"/>
            <w:lang w:val="fr-FR"/>
          </w:rPr>
          <w:t xml:space="preserve">        </w:t>
        </w:r>
      </w:ins>
      <w:ins w:id="760" w:author="Willems, P.H. (Peter)" w:date="2019-03-26T12:53:00Z">
        <w:r w:rsidRPr="005F0864">
          <w:rPr>
            <w:rFonts w:ascii="Courier New" w:eastAsia="Times New Roman" w:hAnsi="Courier New" w:cs="Courier New"/>
            <w:color w:val="3F7F7F"/>
            <w:kern w:val="0"/>
            <w:sz w:val="18"/>
            <w:szCs w:val="18"/>
            <w:lang w:val="fr-FR"/>
          </w:rPr>
          <w:t>&lt;ComplexElementTypeRef idref="CeDagMenu"/&gt;</w:t>
        </w:r>
      </w:ins>
    </w:p>
    <w:p w14:paraId="0AC0EE38" w14:textId="7AF6534E"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61" w:author="Willems, P.H. (Peter)" w:date="2019-03-26T12:53:00Z"/>
          <w:rFonts w:ascii="Courier New" w:eastAsia="Times New Roman" w:hAnsi="Courier New" w:cs="Courier New"/>
          <w:color w:val="3F7F7F"/>
          <w:kern w:val="0"/>
          <w:sz w:val="18"/>
          <w:szCs w:val="18"/>
          <w:lang w:val="fr-FR"/>
        </w:rPr>
      </w:pPr>
      <w:ins w:id="762" w:author="Willems, P.H. (Peter)" w:date="2019-03-26T12:54:00Z">
        <w:r w:rsidRPr="00FA659F">
          <w:rPr>
            <w:rFonts w:ascii="Courier New" w:eastAsia="Times New Roman" w:hAnsi="Courier New" w:cs="Courier New"/>
            <w:color w:val="008080"/>
            <w:kern w:val="0"/>
            <w:sz w:val="18"/>
            <w:szCs w:val="18"/>
            <w:lang w:val="fr-FR"/>
          </w:rPr>
          <w:t xml:space="preserve">        </w:t>
        </w:r>
      </w:ins>
      <w:ins w:id="763" w:author="Willems, P.H. (Peter)" w:date="2019-03-26T12:53:00Z">
        <w:r w:rsidRPr="005F0864">
          <w:rPr>
            <w:rFonts w:ascii="Courier New" w:eastAsia="Times New Roman" w:hAnsi="Courier New" w:cs="Courier New"/>
            <w:color w:val="3F7F7F"/>
            <w:kern w:val="0"/>
            <w:sz w:val="18"/>
            <w:szCs w:val="18"/>
            <w:lang w:val="fr-FR"/>
          </w:rPr>
          <w:t>&lt;ComplexElementTypeRef idref="CeInhoudMenuKaart"/&gt;</w:t>
        </w:r>
      </w:ins>
    </w:p>
    <w:p w14:paraId="267F9444" w14:textId="330F9703"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64" w:author="Willems, P.H. (Peter)" w:date="2019-03-26T12:53:00Z"/>
          <w:rFonts w:ascii="Courier New" w:eastAsia="Times New Roman" w:hAnsi="Courier New" w:cs="Courier New"/>
          <w:color w:val="3F7F7F"/>
          <w:kern w:val="0"/>
          <w:sz w:val="18"/>
          <w:szCs w:val="18"/>
          <w:lang w:val="fr-FR"/>
        </w:rPr>
      </w:pPr>
      <w:ins w:id="765" w:author="Willems, P.H. (Peter)" w:date="2019-03-26T12:54:00Z">
        <w:r w:rsidRPr="00FA659F">
          <w:rPr>
            <w:rFonts w:ascii="Courier New" w:eastAsia="Times New Roman" w:hAnsi="Courier New" w:cs="Courier New"/>
            <w:color w:val="008080"/>
            <w:kern w:val="0"/>
            <w:sz w:val="18"/>
            <w:szCs w:val="18"/>
            <w:lang w:val="fr-FR"/>
          </w:rPr>
          <w:t xml:space="preserve">    </w:t>
        </w:r>
      </w:ins>
      <w:ins w:id="766" w:author="Willems, P.H. (Peter)" w:date="2019-03-26T12:53:00Z">
        <w:r w:rsidRPr="005F0864">
          <w:rPr>
            <w:rFonts w:ascii="Courier New" w:eastAsia="Times New Roman" w:hAnsi="Courier New" w:cs="Courier New"/>
            <w:color w:val="3F7F7F"/>
            <w:kern w:val="0"/>
            <w:sz w:val="18"/>
            <w:szCs w:val="18"/>
            <w:lang w:val="fr-FR"/>
          </w:rPr>
          <w:t>&lt;/complexElements&gt;</w:t>
        </w:r>
      </w:ins>
    </w:p>
    <w:p w14:paraId="0767B7D8" w14:textId="2A05D2A5"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67" w:author="Willems, P.H. (Peter)" w:date="2019-03-26T12:53:00Z"/>
          <w:rFonts w:ascii="Courier New" w:eastAsia="Times New Roman" w:hAnsi="Courier New" w:cs="Courier New"/>
          <w:color w:val="3F7F7F"/>
          <w:kern w:val="0"/>
          <w:sz w:val="18"/>
          <w:szCs w:val="18"/>
          <w:lang w:val="fr-FR"/>
        </w:rPr>
      </w:pPr>
      <w:ins w:id="768" w:author="Willems, P.H. (Peter)" w:date="2019-03-26T12:54:00Z">
        <w:r w:rsidRPr="00FA659F">
          <w:rPr>
            <w:rFonts w:ascii="Courier New" w:eastAsia="Times New Roman" w:hAnsi="Courier New" w:cs="Courier New"/>
            <w:color w:val="008080"/>
            <w:kern w:val="0"/>
            <w:sz w:val="18"/>
            <w:szCs w:val="18"/>
            <w:lang w:val="fr-FR"/>
          </w:rPr>
          <w:t xml:space="preserve">    </w:t>
        </w:r>
      </w:ins>
      <w:ins w:id="769" w:author="Willems, P.H. (Peter)" w:date="2019-03-26T12:53:00Z">
        <w:r w:rsidRPr="005F0864">
          <w:rPr>
            <w:rFonts w:ascii="Courier New" w:eastAsia="Times New Roman" w:hAnsi="Courier New" w:cs="Courier New"/>
            <w:color w:val="3F7F7F"/>
            <w:kern w:val="0"/>
            <w:sz w:val="18"/>
            <w:szCs w:val="18"/>
            <w:lang w:val="fr-FR"/>
          </w:rPr>
          <w:t>&lt;simpleElement&gt;</w:t>
        </w:r>
      </w:ins>
    </w:p>
    <w:p w14:paraId="3104835B" w14:textId="52451684"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70" w:author="Willems, P.H. (Peter)" w:date="2019-03-26T12:53:00Z"/>
          <w:rFonts w:ascii="Courier New" w:eastAsia="Times New Roman" w:hAnsi="Courier New" w:cs="Courier New"/>
          <w:color w:val="3F7F7F"/>
          <w:kern w:val="0"/>
          <w:sz w:val="18"/>
          <w:szCs w:val="18"/>
          <w:lang w:val="fr-FR"/>
        </w:rPr>
      </w:pPr>
      <w:ins w:id="771" w:author="Willems, P.H. (Peter)" w:date="2019-03-26T12:54:00Z">
        <w:r w:rsidRPr="00FA659F">
          <w:rPr>
            <w:rFonts w:ascii="Courier New" w:eastAsia="Times New Roman" w:hAnsi="Courier New" w:cs="Courier New"/>
            <w:color w:val="008080"/>
            <w:kern w:val="0"/>
            <w:sz w:val="18"/>
            <w:szCs w:val="18"/>
            <w:lang w:val="fr-FR"/>
          </w:rPr>
          <w:t xml:space="preserve">        </w:t>
        </w:r>
      </w:ins>
      <w:ins w:id="772" w:author="Willems, P.H. (Peter)" w:date="2019-03-26T12:53:00Z">
        <w:r w:rsidRPr="005F0864">
          <w:rPr>
            <w:rFonts w:ascii="Courier New" w:eastAsia="Times New Roman" w:hAnsi="Courier New" w:cs="Courier New"/>
            <w:color w:val="3F7F7F"/>
            <w:kern w:val="0"/>
            <w:sz w:val="18"/>
            <w:szCs w:val="18"/>
            <w:lang w:val="fr-FR"/>
          </w:rPr>
          <w:t>&lt;SimpleElementTypeRef idref="NaamMenukaartItem"/&gt;</w:t>
        </w:r>
      </w:ins>
    </w:p>
    <w:p w14:paraId="15300224" w14:textId="01A9F114"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73" w:author="Willems, P.H. (Peter)" w:date="2019-03-26T12:53:00Z"/>
          <w:rFonts w:ascii="Courier New" w:eastAsia="Times New Roman" w:hAnsi="Courier New" w:cs="Courier New"/>
          <w:color w:val="3F7F7F"/>
          <w:kern w:val="0"/>
          <w:sz w:val="18"/>
          <w:szCs w:val="18"/>
          <w:lang w:val="fr-FR"/>
        </w:rPr>
      </w:pPr>
      <w:ins w:id="774" w:author="Willems, P.H. (Peter)" w:date="2019-03-26T12:54:00Z">
        <w:r w:rsidRPr="00FA659F">
          <w:rPr>
            <w:rFonts w:ascii="Courier New" w:eastAsia="Times New Roman" w:hAnsi="Courier New" w:cs="Courier New"/>
            <w:color w:val="008080"/>
            <w:kern w:val="0"/>
            <w:sz w:val="18"/>
            <w:szCs w:val="18"/>
            <w:lang w:val="fr-FR"/>
          </w:rPr>
          <w:t xml:space="preserve">    </w:t>
        </w:r>
      </w:ins>
      <w:ins w:id="775" w:author="Willems, P.H. (Peter)" w:date="2019-03-26T12:53:00Z">
        <w:r w:rsidRPr="005F0864">
          <w:rPr>
            <w:rFonts w:ascii="Courier New" w:eastAsia="Times New Roman" w:hAnsi="Courier New" w:cs="Courier New"/>
            <w:color w:val="3F7F7F"/>
            <w:kern w:val="0"/>
            <w:sz w:val="18"/>
            <w:szCs w:val="18"/>
            <w:lang w:val="fr-FR"/>
          </w:rPr>
          <w:t>&lt;/simpleElement&gt;</w:t>
        </w:r>
      </w:ins>
    </w:p>
    <w:p w14:paraId="6DCEEEE0" w14:textId="56E3C1DF"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76" w:author="Willems, P.H. (Peter)" w:date="2019-03-26T12:53:00Z"/>
          <w:rFonts w:ascii="Courier New" w:eastAsia="Times New Roman" w:hAnsi="Courier New" w:cs="Courier New"/>
          <w:color w:val="3F7F7F"/>
          <w:kern w:val="0"/>
          <w:sz w:val="18"/>
          <w:szCs w:val="18"/>
          <w:lang w:val="fr-FR"/>
        </w:rPr>
      </w:pPr>
      <w:ins w:id="777" w:author="Willems, P.H. (Peter)" w:date="2019-03-26T12:54:00Z">
        <w:r w:rsidRPr="00FA659F">
          <w:rPr>
            <w:rFonts w:ascii="Courier New" w:eastAsia="Times New Roman" w:hAnsi="Courier New" w:cs="Courier New"/>
            <w:color w:val="008080"/>
            <w:kern w:val="0"/>
            <w:sz w:val="18"/>
            <w:szCs w:val="18"/>
            <w:lang w:val="fr-FR"/>
          </w:rPr>
          <w:lastRenderedPageBreak/>
          <w:t xml:space="preserve">    </w:t>
        </w:r>
      </w:ins>
      <w:ins w:id="778" w:author="Willems, P.H. (Peter)" w:date="2019-03-26T12:53:00Z">
        <w:r w:rsidRPr="005F0864">
          <w:rPr>
            <w:rFonts w:ascii="Courier New" w:eastAsia="Times New Roman" w:hAnsi="Courier New" w:cs="Courier New"/>
            <w:color w:val="3F7F7F"/>
            <w:kern w:val="0"/>
            <w:sz w:val="18"/>
            <w:szCs w:val="18"/>
            <w:lang w:val="fr-FR"/>
          </w:rPr>
          <w:t>&lt;messageInTransaction&gt;</w:t>
        </w:r>
      </w:ins>
    </w:p>
    <w:p w14:paraId="36AEF260" w14:textId="712F7792"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79" w:author="Willems, P.H. (Peter)" w:date="2019-03-26T12:53:00Z"/>
          <w:rFonts w:ascii="Courier New" w:eastAsia="Times New Roman" w:hAnsi="Courier New" w:cs="Courier New"/>
          <w:color w:val="3F7F7F"/>
          <w:kern w:val="0"/>
          <w:sz w:val="18"/>
          <w:szCs w:val="18"/>
          <w:lang w:val="fr-FR"/>
        </w:rPr>
      </w:pPr>
      <w:ins w:id="780" w:author="Willems, P.H. (Peter)" w:date="2019-03-26T12:54:00Z">
        <w:r w:rsidRPr="00FA659F">
          <w:rPr>
            <w:rFonts w:ascii="Courier New" w:eastAsia="Times New Roman" w:hAnsi="Courier New" w:cs="Courier New"/>
            <w:color w:val="008080"/>
            <w:kern w:val="0"/>
            <w:sz w:val="18"/>
            <w:szCs w:val="18"/>
            <w:lang w:val="fr-FR"/>
          </w:rPr>
          <w:t xml:space="preserve">        </w:t>
        </w:r>
      </w:ins>
      <w:ins w:id="781" w:author="Willems, P.H. (Peter)" w:date="2019-03-26T12:53:00Z">
        <w:r w:rsidRPr="005F0864">
          <w:rPr>
            <w:rFonts w:ascii="Courier New" w:eastAsia="Times New Roman" w:hAnsi="Courier New" w:cs="Courier New"/>
            <w:color w:val="3F7F7F"/>
            <w:kern w:val="0"/>
            <w:sz w:val="18"/>
            <w:szCs w:val="18"/>
            <w:lang w:val="fr-FR"/>
          </w:rPr>
          <w:t>&lt;MessageInTransactionTypeRef idref="BerichtInTransactie5"/&gt;</w:t>
        </w:r>
      </w:ins>
    </w:p>
    <w:p w14:paraId="70950F09" w14:textId="36A8B6C4" w:rsidR="005F0864" w:rsidRPr="005F0864"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82" w:author="Willems, P.H. (Peter)" w:date="2019-03-26T12:53:00Z"/>
          <w:rFonts w:ascii="Courier New" w:eastAsia="Times New Roman" w:hAnsi="Courier New" w:cs="Courier New"/>
          <w:color w:val="3F7F7F"/>
          <w:kern w:val="0"/>
          <w:sz w:val="18"/>
          <w:szCs w:val="18"/>
          <w:lang w:val="fr-FR"/>
        </w:rPr>
      </w:pPr>
      <w:ins w:id="783" w:author="Willems, P.H. (Peter)" w:date="2019-03-26T12:54:00Z">
        <w:r w:rsidRPr="00FA659F">
          <w:rPr>
            <w:rFonts w:ascii="Courier New" w:eastAsia="Times New Roman" w:hAnsi="Courier New" w:cs="Courier New"/>
            <w:color w:val="008080"/>
            <w:kern w:val="0"/>
            <w:sz w:val="18"/>
            <w:szCs w:val="18"/>
            <w:lang w:val="fr-FR"/>
          </w:rPr>
          <w:t xml:space="preserve">    </w:t>
        </w:r>
      </w:ins>
      <w:ins w:id="784" w:author="Willems, P.H. (Peter)" w:date="2019-03-26T12:53:00Z">
        <w:r w:rsidRPr="005F0864">
          <w:rPr>
            <w:rFonts w:ascii="Courier New" w:eastAsia="Times New Roman" w:hAnsi="Courier New" w:cs="Courier New"/>
            <w:color w:val="3F7F7F"/>
            <w:kern w:val="0"/>
            <w:sz w:val="18"/>
            <w:szCs w:val="18"/>
            <w:lang w:val="fr-FR"/>
          </w:rPr>
          <w:t>&lt;/messageInTransaction&gt;</w:t>
        </w:r>
      </w:ins>
    </w:p>
    <w:p w14:paraId="10BFEA2F" w14:textId="48432D84" w:rsidR="00446AEF" w:rsidRDefault="005F0864"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85" w:author="Willems, P.H. (Peter)" w:date="2019-03-26T12:54:00Z"/>
          <w:rFonts w:ascii="Courier New" w:eastAsia="Times New Roman" w:hAnsi="Courier New" w:cs="Courier New"/>
          <w:color w:val="3F7F7F"/>
          <w:kern w:val="0"/>
          <w:sz w:val="18"/>
          <w:szCs w:val="18"/>
          <w:lang w:val="fr-FR"/>
        </w:rPr>
      </w:pPr>
      <w:ins w:id="786" w:author="Willems, P.H. (Peter)" w:date="2019-03-26T12:53:00Z">
        <w:r w:rsidRPr="005F0864">
          <w:rPr>
            <w:rFonts w:ascii="Courier New" w:eastAsia="Times New Roman" w:hAnsi="Courier New" w:cs="Courier New"/>
            <w:color w:val="3F7F7F"/>
            <w:kern w:val="0"/>
            <w:sz w:val="18"/>
            <w:szCs w:val="18"/>
            <w:lang w:val="fr-FR"/>
          </w:rPr>
          <w:t>&lt;/ElementCondition&gt;</w:t>
        </w:r>
      </w:ins>
    </w:p>
    <w:p w14:paraId="543608E1" w14:textId="3D4BE4CD" w:rsidR="000775C5" w:rsidRDefault="000775C5" w:rsidP="005F086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87" w:author="Willems, P.H. (Peter)" w:date="2019-03-26T12:54:00Z"/>
          <w:rFonts w:ascii="Courier New" w:eastAsia="Times New Roman" w:hAnsi="Courier New" w:cs="Courier New"/>
          <w:color w:val="3F7F7F"/>
          <w:kern w:val="0"/>
          <w:sz w:val="18"/>
          <w:szCs w:val="18"/>
          <w:lang w:val="fr-FR"/>
        </w:rPr>
      </w:pPr>
    </w:p>
    <w:p w14:paraId="50B3B22F" w14:textId="1A6E6E46" w:rsidR="000775C5" w:rsidRPr="000775C5" w:rsidRDefault="000775C5" w:rsidP="000775C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88" w:author="Willems, P.H. (Peter)" w:date="2019-03-26T12:54:00Z"/>
          <w:rFonts w:ascii="Courier New" w:eastAsia="Times New Roman" w:hAnsi="Courier New" w:cs="Courier New"/>
          <w:color w:val="3F7F7F"/>
          <w:kern w:val="0"/>
          <w:sz w:val="18"/>
          <w:szCs w:val="18"/>
          <w:lang w:val="fr-FR"/>
        </w:rPr>
      </w:pPr>
      <w:ins w:id="789" w:author="Willems, P.H. (Peter)" w:date="2019-03-26T12:54:00Z">
        <w:r w:rsidRPr="000775C5">
          <w:rPr>
            <w:rFonts w:ascii="Courier New" w:eastAsia="Times New Roman" w:hAnsi="Courier New" w:cs="Courier New"/>
            <w:color w:val="3F7F7F"/>
            <w:kern w:val="0"/>
            <w:sz w:val="18"/>
            <w:szCs w:val="18"/>
            <w:lang w:val="fr-FR"/>
          </w:rPr>
          <w:t>&lt;ElementCondition id="ElementCondition5vanScenario10"&gt;</w:t>
        </w:r>
      </w:ins>
    </w:p>
    <w:p w14:paraId="18C78853" w14:textId="25332041" w:rsidR="000775C5" w:rsidRPr="000775C5" w:rsidRDefault="000775C5" w:rsidP="000775C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90" w:author="Willems, P.H. (Peter)" w:date="2019-03-26T12:54:00Z"/>
          <w:rFonts w:ascii="Courier New" w:eastAsia="Times New Roman" w:hAnsi="Courier New" w:cs="Courier New"/>
          <w:color w:val="3F7F7F"/>
          <w:kern w:val="0"/>
          <w:sz w:val="18"/>
          <w:szCs w:val="18"/>
          <w:lang w:val="fr-FR"/>
        </w:rPr>
      </w:pPr>
      <w:ins w:id="791" w:author="Willems, P.H. (Peter)" w:date="2019-03-26T12:55:00Z">
        <w:r w:rsidRPr="00FA659F">
          <w:rPr>
            <w:rFonts w:ascii="Courier New" w:eastAsia="Times New Roman" w:hAnsi="Courier New" w:cs="Courier New"/>
            <w:color w:val="008080"/>
            <w:kern w:val="0"/>
            <w:sz w:val="18"/>
            <w:szCs w:val="18"/>
            <w:lang w:val="fr-FR"/>
          </w:rPr>
          <w:t xml:space="preserve">    </w:t>
        </w:r>
      </w:ins>
      <w:ins w:id="792" w:author="Willems, P.H. (Peter)" w:date="2019-03-26T12:54:00Z">
        <w:r w:rsidRPr="000775C5">
          <w:rPr>
            <w:rFonts w:ascii="Courier New" w:eastAsia="Times New Roman" w:hAnsi="Courier New" w:cs="Courier New"/>
            <w:color w:val="3F7F7F"/>
            <w:kern w:val="0"/>
            <w:sz w:val="18"/>
            <w:szCs w:val="18"/>
            <w:lang w:val="fr-FR"/>
          </w:rPr>
          <w:t>&lt;description&gt;Free op Parent en Child CE&lt;/description&gt;</w:t>
        </w:r>
      </w:ins>
    </w:p>
    <w:p w14:paraId="39C58410" w14:textId="1D5F32E6" w:rsidR="000775C5" w:rsidRPr="000775C5" w:rsidRDefault="000775C5" w:rsidP="000775C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93" w:author="Willems, P.H. (Peter)" w:date="2019-03-26T12:54:00Z"/>
          <w:rFonts w:ascii="Courier New" w:eastAsia="Times New Roman" w:hAnsi="Courier New" w:cs="Courier New"/>
          <w:color w:val="3F7F7F"/>
          <w:kern w:val="0"/>
          <w:sz w:val="18"/>
          <w:szCs w:val="18"/>
          <w:lang w:val="fr-FR"/>
        </w:rPr>
      </w:pPr>
      <w:ins w:id="794" w:author="Willems, P.H. (Peter)" w:date="2019-03-26T12:55:00Z">
        <w:r w:rsidRPr="00FA659F">
          <w:rPr>
            <w:rFonts w:ascii="Courier New" w:eastAsia="Times New Roman" w:hAnsi="Courier New" w:cs="Courier New"/>
            <w:color w:val="008080"/>
            <w:kern w:val="0"/>
            <w:sz w:val="18"/>
            <w:szCs w:val="18"/>
            <w:lang w:val="fr-FR"/>
          </w:rPr>
          <w:t xml:space="preserve">    </w:t>
        </w:r>
      </w:ins>
      <w:ins w:id="795" w:author="Willems, P.H. (Peter)" w:date="2019-03-26T12:54:00Z">
        <w:r w:rsidRPr="000775C5">
          <w:rPr>
            <w:rFonts w:ascii="Courier New" w:eastAsia="Times New Roman" w:hAnsi="Courier New" w:cs="Courier New"/>
            <w:color w:val="3F7F7F"/>
            <w:kern w:val="0"/>
            <w:sz w:val="18"/>
            <w:szCs w:val="18"/>
            <w:lang w:val="fr-FR"/>
          </w:rPr>
          <w:t>&lt;condition&gt;FREE&lt;/condition&gt;</w:t>
        </w:r>
      </w:ins>
    </w:p>
    <w:p w14:paraId="69681E38" w14:textId="20FE884C" w:rsidR="000775C5" w:rsidRPr="000775C5" w:rsidRDefault="000775C5" w:rsidP="000775C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96" w:author="Willems, P.H. (Peter)" w:date="2019-03-26T12:54:00Z"/>
          <w:rFonts w:ascii="Courier New" w:eastAsia="Times New Roman" w:hAnsi="Courier New" w:cs="Courier New"/>
          <w:color w:val="3F7F7F"/>
          <w:kern w:val="0"/>
          <w:sz w:val="18"/>
          <w:szCs w:val="18"/>
          <w:lang w:val="fr-FR"/>
        </w:rPr>
      </w:pPr>
      <w:ins w:id="797" w:author="Willems, P.H. (Peter)" w:date="2019-03-26T12:55:00Z">
        <w:r w:rsidRPr="00FA659F">
          <w:rPr>
            <w:rFonts w:ascii="Courier New" w:eastAsia="Times New Roman" w:hAnsi="Courier New" w:cs="Courier New"/>
            <w:color w:val="008080"/>
            <w:kern w:val="0"/>
            <w:sz w:val="18"/>
            <w:szCs w:val="18"/>
            <w:lang w:val="fr-FR"/>
          </w:rPr>
          <w:t xml:space="preserve">    </w:t>
        </w:r>
      </w:ins>
      <w:ins w:id="798" w:author="Willems, P.H. (Peter)" w:date="2019-03-26T12:54:00Z">
        <w:r w:rsidRPr="000775C5">
          <w:rPr>
            <w:rFonts w:ascii="Courier New" w:eastAsia="Times New Roman" w:hAnsi="Courier New" w:cs="Courier New"/>
            <w:color w:val="3F7F7F"/>
            <w:kern w:val="0"/>
            <w:sz w:val="18"/>
            <w:szCs w:val="18"/>
            <w:lang w:val="fr-FR"/>
          </w:rPr>
          <w:t>&lt;complexElements&gt;</w:t>
        </w:r>
      </w:ins>
    </w:p>
    <w:p w14:paraId="5A5C4453" w14:textId="73DE4F8B" w:rsidR="000775C5" w:rsidRPr="000775C5" w:rsidRDefault="000775C5" w:rsidP="000775C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799" w:author="Willems, P.H. (Peter)" w:date="2019-03-26T12:54:00Z"/>
          <w:rFonts w:ascii="Courier New" w:eastAsia="Times New Roman" w:hAnsi="Courier New" w:cs="Courier New"/>
          <w:color w:val="3F7F7F"/>
          <w:kern w:val="0"/>
          <w:sz w:val="18"/>
          <w:szCs w:val="18"/>
          <w:lang w:val="fr-FR"/>
        </w:rPr>
      </w:pPr>
      <w:ins w:id="800" w:author="Willems, P.H. (Peter)" w:date="2019-03-26T12:55:00Z">
        <w:r w:rsidRPr="00FA659F">
          <w:rPr>
            <w:rFonts w:ascii="Courier New" w:eastAsia="Times New Roman" w:hAnsi="Courier New" w:cs="Courier New"/>
            <w:color w:val="008080"/>
            <w:kern w:val="0"/>
            <w:sz w:val="18"/>
            <w:szCs w:val="18"/>
            <w:lang w:val="fr-FR"/>
          </w:rPr>
          <w:t xml:space="preserve">        </w:t>
        </w:r>
      </w:ins>
      <w:ins w:id="801" w:author="Willems, P.H. (Peter)" w:date="2019-03-26T12:54:00Z">
        <w:r w:rsidRPr="000775C5">
          <w:rPr>
            <w:rFonts w:ascii="Courier New" w:eastAsia="Times New Roman" w:hAnsi="Courier New" w:cs="Courier New"/>
            <w:color w:val="3F7F7F"/>
            <w:kern w:val="0"/>
            <w:sz w:val="18"/>
            <w:szCs w:val="18"/>
            <w:lang w:val="fr-FR"/>
          </w:rPr>
          <w:t>&lt;ComplexElementTypeRef idref="CeDrankenKaart"/&gt;</w:t>
        </w:r>
      </w:ins>
    </w:p>
    <w:p w14:paraId="20B61944" w14:textId="07D123E1" w:rsidR="000775C5" w:rsidRPr="000775C5" w:rsidRDefault="000775C5" w:rsidP="000775C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02" w:author="Willems, P.H. (Peter)" w:date="2019-03-26T12:54:00Z"/>
          <w:rFonts w:ascii="Courier New" w:eastAsia="Times New Roman" w:hAnsi="Courier New" w:cs="Courier New"/>
          <w:color w:val="3F7F7F"/>
          <w:kern w:val="0"/>
          <w:sz w:val="18"/>
          <w:szCs w:val="18"/>
          <w:lang w:val="fr-FR"/>
        </w:rPr>
      </w:pPr>
      <w:ins w:id="803" w:author="Willems, P.H. (Peter)" w:date="2019-03-26T12:55:00Z">
        <w:r w:rsidRPr="00FA659F">
          <w:rPr>
            <w:rFonts w:ascii="Courier New" w:eastAsia="Times New Roman" w:hAnsi="Courier New" w:cs="Courier New"/>
            <w:color w:val="008080"/>
            <w:kern w:val="0"/>
            <w:sz w:val="18"/>
            <w:szCs w:val="18"/>
            <w:lang w:val="fr-FR"/>
          </w:rPr>
          <w:t xml:space="preserve">        </w:t>
        </w:r>
      </w:ins>
      <w:ins w:id="804" w:author="Willems, P.H. (Peter)" w:date="2019-03-26T12:54:00Z">
        <w:r w:rsidRPr="000775C5">
          <w:rPr>
            <w:rFonts w:ascii="Courier New" w:eastAsia="Times New Roman" w:hAnsi="Courier New" w:cs="Courier New"/>
            <w:color w:val="3F7F7F"/>
            <w:kern w:val="0"/>
            <w:sz w:val="18"/>
            <w:szCs w:val="18"/>
            <w:lang w:val="fr-FR"/>
          </w:rPr>
          <w:t>&lt;ComplexElementTypeRef idref="CeInhoudMenuKaart"/&gt;</w:t>
        </w:r>
      </w:ins>
    </w:p>
    <w:p w14:paraId="04F41BE0" w14:textId="51E2907F" w:rsidR="000775C5" w:rsidRPr="000775C5" w:rsidRDefault="000775C5" w:rsidP="000775C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05" w:author="Willems, P.H. (Peter)" w:date="2019-03-26T12:54:00Z"/>
          <w:rFonts w:ascii="Courier New" w:eastAsia="Times New Roman" w:hAnsi="Courier New" w:cs="Courier New"/>
          <w:color w:val="3F7F7F"/>
          <w:kern w:val="0"/>
          <w:sz w:val="18"/>
          <w:szCs w:val="18"/>
          <w:lang w:val="fr-FR"/>
        </w:rPr>
      </w:pPr>
      <w:ins w:id="806" w:author="Willems, P.H. (Peter)" w:date="2019-03-26T12:55:00Z">
        <w:r w:rsidRPr="00FA659F">
          <w:rPr>
            <w:rFonts w:ascii="Courier New" w:eastAsia="Times New Roman" w:hAnsi="Courier New" w:cs="Courier New"/>
            <w:color w:val="008080"/>
            <w:kern w:val="0"/>
            <w:sz w:val="18"/>
            <w:szCs w:val="18"/>
            <w:lang w:val="fr-FR"/>
          </w:rPr>
          <w:t xml:space="preserve">    </w:t>
        </w:r>
      </w:ins>
      <w:ins w:id="807" w:author="Willems, P.H. (Peter)" w:date="2019-03-26T12:54:00Z">
        <w:r w:rsidRPr="000775C5">
          <w:rPr>
            <w:rFonts w:ascii="Courier New" w:eastAsia="Times New Roman" w:hAnsi="Courier New" w:cs="Courier New"/>
            <w:color w:val="3F7F7F"/>
            <w:kern w:val="0"/>
            <w:sz w:val="18"/>
            <w:szCs w:val="18"/>
            <w:lang w:val="fr-FR"/>
          </w:rPr>
          <w:t>&lt;/complexElements&gt;</w:t>
        </w:r>
      </w:ins>
    </w:p>
    <w:p w14:paraId="2395595A" w14:textId="674225E4" w:rsidR="000775C5" w:rsidRDefault="000775C5" w:rsidP="000775C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08" w:author="Willems, P.H. (Peter)" w:date="2019-03-26T12:55:00Z"/>
          <w:rFonts w:ascii="Courier New" w:eastAsia="Times New Roman" w:hAnsi="Courier New" w:cs="Courier New"/>
          <w:color w:val="3F7F7F"/>
          <w:kern w:val="0"/>
          <w:sz w:val="18"/>
          <w:szCs w:val="18"/>
          <w:lang w:val="fr-FR"/>
        </w:rPr>
      </w:pPr>
      <w:ins w:id="809" w:author="Willems, P.H. (Peter)" w:date="2019-03-26T12:54:00Z">
        <w:r w:rsidRPr="000775C5">
          <w:rPr>
            <w:rFonts w:ascii="Courier New" w:eastAsia="Times New Roman" w:hAnsi="Courier New" w:cs="Courier New"/>
            <w:color w:val="3F7F7F"/>
            <w:kern w:val="0"/>
            <w:sz w:val="18"/>
            <w:szCs w:val="18"/>
            <w:lang w:val="fr-FR"/>
          </w:rPr>
          <w:t>&lt;/ElementCondition&gt;</w:t>
        </w:r>
      </w:ins>
    </w:p>
    <w:p w14:paraId="6FB48D31" w14:textId="222B360A" w:rsidR="00A61A62" w:rsidRDefault="00A61A62" w:rsidP="000775C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10" w:author="Willems, P.H. (Peter)" w:date="2019-03-26T12:55:00Z"/>
          <w:rFonts w:ascii="Courier New" w:eastAsia="Times New Roman" w:hAnsi="Courier New" w:cs="Courier New"/>
          <w:color w:val="3F7F7F"/>
          <w:kern w:val="0"/>
          <w:sz w:val="18"/>
          <w:szCs w:val="18"/>
          <w:lang w:val="fr-FR"/>
        </w:rPr>
      </w:pPr>
    </w:p>
    <w:p w14:paraId="531D3D63" w14:textId="31E122D7"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11" w:author="Willems, P.H. (Peter)" w:date="2019-03-26T12:55:00Z"/>
          <w:rFonts w:ascii="Courier New" w:eastAsia="Times New Roman" w:hAnsi="Courier New" w:cs="Courier New"/>
          <w:color w:val="3F7F7F"/>
          <w:kern w:val="0"/>
          <w:sz w:val="18"/>
          <w:szCs w:val="18"/>
          <w:lang w:val="fr-FR"/>
        </w:rPr>
      </w:pPr>
      <w:ins w:id="812" w:author="Willems, P.H. (Peter)" w:date="2019-03-26T12:55:00Z">
        <w:r w:rsidRPr="00A61A62">
          <w:rPr>
            <w:rFonts w:ascii="Courier New" w:eastAsia="Times New Roman" w:hAnsi="Courier New" w:cs="Courier New"/>
            <w:color w:val="3F7F7F"/>
            <w:kern w:val="0"/>
            <w:sz w:val="18"/>
            <w:szCs w:val="18"/>
            <w:lang w:val="fr-FR"/>
          </w:rPr>
          <w:t>&lt;ElementCondition id="ElementCondition6vanScenario10"&gt;</w:t>
        </w:r>
      </w:ins>
    </w:p>
    <w:p w14:paraId="23C8DA3B" w14:textId="4B68784E"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13" w:author="Willems, P.H. (Peter)" w:date="2019-03-26T12:55:00Z"/>
          <w:rFonts w:ascii="Courier New" w:eastAsia="Times New Roman" w:hAnsi="Courier New" w:cs="Courier New"/>
          <w:color w:val="3F7F7F"/>
          <w:kern w:val="0"/>
          <w:sz w:val="18"/>
          <w:szCs w:val="18"/>
          <w:lang w:val="fr-FR"/>
        </w:rPr>
      </w:pPr>
      <w:ins w:id="814" w:author="Willems, P.H. (Peter)" w:date="2019-03-26T12:55:00Z">
        <w:r w:rsidRPr="00FA659F">
          <w:rPr>
            <w:rFonts w:ascii="Courier New" w:eastAsia="Times New Roman" w:hAnsi="Courier New" w:cs="Courier New"/>
            <w:color w:val="008080"/>
            <w:kern w:val="0"/>
            <w:sz w:val="18"/>
            <w:szCs w:val="18"/>
            <w:lang w:val="fr-FR"/>
          </w:rPr>
          <w:t xml:space="preserve">    </w:t>
        </w:r>
        <w:r w:rsidRPr="00A61A62">
          <w:rPr>
            <w:rFonts w:ascii="Courier New" w:eastAsia="Times New Roman" w:hAnsi="Courier New" w:cs="Courier New"/>
            <w:color w:val="3F7F7F"/>
            <w:kern w:val="0"/>
            <w:sz w:val="18"/>
            <w:szCs w:val="18"/>
            <w:lang w:val="fr-FR"/>
          </w:rPr>
          <w:t>&lt;description&gt;Fixed op parent en child CE en op SE prijs&lt;/description&gt;</w:t>
        </w:r>
      </w:ins>
    </w:p>
    <w:p w14:paraId="6B68C60C" w14:textId="733D9F5B"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15" w:author="Willems, P.H. (Peter)" w:date="2019-03-26T12:55:00Z"/>
          <w:rFonts w:ascii="Courier New" w:eastAsia="Times New Roman" w:hAnsi="Courier New" w:cs="Courier New"/>
          <w:color w:val="3F7F7F"/>
          <w:kern w:val="0"/>
          <w:sz w:val="18"/>
          <w:szCs w:val="18"/>
          <w:lang w:val="fr-FR"/>
        </w:rPr>
      </w:pPr>
      <w:ins w:id="816" w:author="Willems, P.H. (Peter)" w:date="2019-03-26T12:55:00Z">
        <w:r w:rsidRPr="00FA659F">
          <w:rPr>
            <w:rFonts w:ascii="Courier New" w:eastAsia="Times New Roman" w:hAnsi="Courier New" w:cs="Courier New"/>
            <w:color w:val="008080"/>
            <w:kern w:val="0"/>
            <w:sz w:val="18"/>
            <w:szCs w:val="18"/>
            <w:lang w:val="fr-FR"/>
          </w:rPr>
          <w:t xml:space="preserve">    </w:t>
        </w:r>
        <w:r w:rsidRPr="00A61A62">
          <w:rPr>
            <w:rFonts w:ascii="Courier New" w:eastAsia="Times New Roman" w:hAnsi="Courier New" w:cs="Courier New"/>
            <w:color w:val="3F7F7F"/>
            <w:kern w:val="0"/>
            <w:sz w:val="18"/>
            <w:szCs w:val="18"/>
            <w:lang w:val="fr-FR"/>
          </w:rPr>
          <w:t>&lt;condition&gt;FIXED&lt;/condition&gt;</w:t>
        </w:r>
      </w:ins>
    </w:p>
    <w:p w14:paraId="2D82B88A" w14:textId="0114741B"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17" w:author="Willems, P.H. (Peter)" w:date="2019-03-26T12:55:00Z"/>
          <w:rFonts w:ascii="Courier New" w:eastAsia="Times New Roman" w:hAnsi="Courier New" w:cs="Courier New"/>
          <w:color w:val="3F7F7F"/>
          <w:kern w:val="0"/>
          <w:sz w:val="18"/>
          <w:szCs w:val="18"/>
          <w:lang w:val="fr-FR"/>
        </w:rPr>
      </w:pPr>
      <w:ins w:id="818" w:author="Willems, P.H. (Peter)" w:date="2019-03-26T12:55:00Z">
        <w:r w:rsidRPr="00FA659F">
          <w:rPr>
            <w:rFonts w:ascii="Courier New" w:eastAsia="Times New Roman" w:hAnsi="Courier New" w:cs="Courier New"/>
            <w:color w:val="008080"/>
            <w:kern w:val="0"/>
            <w:sz w:val="18"/>
            <w:szCs w:val="18"/>
            <w:lang w:val="fr-FR"/>
          </w:rPr>
          <w:t xml:space="preserve">    </w:t>
        </w:r>
        <w:r w:rsidRPr="00A61A62">
          <w:rPr>
            <w:rFonts w:ascii="Courier New" w:eastAsia="Times New Roman" w:hAnsi="Courier New" w:cs="Courier New"/>
            <w:color w:val="3F7F7F"/>
            <w:kern w:val="0"/>
            <w:sz w:val="18"/>
            <w:szCs w:val="18"/>
            <w:lang w:val="fr-FR"/>
          </w:rPr>
          <w:t>&lt;helpInfo/&gt;</w:t>
        </w:r>
      </w:ins>
    </w:p>
    <w:p w14:paraId="0AEE5B7B" w14:textId="69A4EB6D"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19" w:author="Willems, P.H. (Peter)" w:date="2019-03-26T12:55:00Z"/>
          <w:rFonts w:ascii="Courier New" w:eastAsia="Times New Roman" w:hAnsi="Courier New" w:cs="Courier New"/>
          <w:color w:val="3F7F7F"/>
          <w:kern w:val="0"/>
          <w:sz w:val="18"/>
          <w:szCs w:val="18"/>
          <w:lang w:val="fr-FR"/>
        </w:rPr>
      </w:pPr>
      <w:ins w:id="820" w:author="Willems, P.H. (Peter)" w:date="2019-03-26T12:55:00Z">
        <w:r w:rsidRPr="00FA659F">
          <w:rPr>
            <w:rFonts w:ascii="Courier New" w:eastAsia="Times New Roman" w:hAnsi="Courier New" w:cs="Courier New"/>
            <w:color w:val="008080"/>
            <w:kern w:val="0"/>
            <w:sz w:val="18"/>
            <w:szCs w:val="18"/>
            <w:lang w:val="fr-FR"/>
          </w:rPr>
          <w:t xml:space="preserve">    </w:t>
        </w:r>
        <w:r w:rsidRPr="00A61A62">
          <w:rPr>
            <w:rFonts w:ascii="Courier New" w:eastAsia="Times New Roman" w:hAnsi="Courier New" w:cs="Courier New"/>
            <w:color w:val="3F7F7F"/>
            <w:kern w:val="0"/>
            <w:sz w:val="18"/>
            <w:szCs w:val="18"/>
            <w:lang w:val="fr-FR"/>
          </w:rPr>
          <w:t>&lt;complexElements&gt;</w:t>
        </w:r>
      </w:ins>
    </w:p>
    <w:p w14:paraId="75382CE3" w14:textId="17CEE9FC"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21" w:author="Willems, P.H. (Peter)" w:date="2019-03-26T12:55:00Z"/>
          <w:rFonts w:ascii="Courier New" w:eastAsia="Times New Roman" w:hAnsi="Courier New" w:cs="Courier New"/>
          <w:color w:val="3F7F7F"/>
          <w:kern w:val="0"/>
          <w:sz w:val="18"/>
          <w:szCs w:val="18"/>
          <w:lang w:val="fr-FR"/>
        </w:rPr>
      </w:pPr>
      <w:ins w:id="822" w:author="Willems, P.H. (Peter)" w:date="2019-03-26T12:56:00Z">
        <w:r w:rsidRPr="00FA659F">
          <w:rPr>
            <w:rFonts w:ascii="Courier New" w:eastAsia="Times New Roman" w:hAnsi="Courier New" w:cs="Courier New"/>
            <w:color w:val="008080"/>
            <w:kern w:val="0"/>
            <w:sz w:val="18"/>
            <w:szCs w:val="18"/>
            <w:lang w:val="fr-FR"/>
          </w:rPr>
          <w:t xml:space="preserve">        </w:t>
        </w:r>
      </w:ins>
      <w:ins w:id="823" w:author="Willems, P.H. (Peter)" w:date="2019-03-26T12:55:00Z">
        <w:r w:rsidRPr="00A61A62">
          <w:rPr>
            <w:rFonts w:ascii="Courier New" w:eastAsia="Times New Roman" w:hAnsi="Courier New" w:cs="Courier New"/>
            <w:color w:val="3F7F7F"/>
            <w:kern w:val="0"/>
            <w:sz w:val="18"/>
            <w:szCs w:val="18"/>
            <w:lang w:val="fr-FR"/>
          </w:rPr>
          <w:t>ComplexElementTypeRef idref="CeDrankenKaart"/&gt;</w:t>
        </w:r>
      </w:ins>
    </w:p>
    <w:p w14:paraId="071EEAF1" w14:textId="43F44A72"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24" w:author="Willems, P.H. (Peter)" w:date="2019-03-26T12:55:00Z"/>
          <w:rFonts w:ascii="Courier New" w:eastAsia="Times New Roman" w:hAnsi="Courier New" w:cs="Courier New"/>
          <w:color w:val="3F7F7F"/>
          <w:kern w:val="0"/>
          <w:sz w:val="18"/>
          <w:szCs w:val="18"/>
          <w:lang w:val="fr-FR"/>
        </w:rPr>
      </w:pPr>
      <w:ins w:id="825" w:author="Willems, P.H. (Peter)" w:date="2019-03-26T12:56:00Z">
        <w:r w:rsidRPr="00FA659F">
          <w:rPr>
            <w:rFonts w:ascii="Courier New" w:eastAsia="Times New Roman" w:hAnsi="Courier New" w:cs="Courier New"/>
            <w:color w:val="008080"/>
            <w:kern w:val="0"/>
            <w:sz w:val="18"/>
            <w:szCs w:val="18"/>
            <w:lang w:val="fr-FR"/>
          </w:rPr>
          <w:t xml:space="preserve">        </w:t>
        </w:r>
      </w:ins>
      <w:ins w:id="826" w:author="Willems, P.H. (Peter)" w:date="2019-03-26T12:55:00Z">
        <w:r w:rsidRPr="00A61A62">
          <w:rPr>
            <w:rFonts w:ascii="Courier New" w:eastAsia="Times New Roman" w:hAnsi="Courier New" w:cs="Courier New"/>
            <w:color w:val="3F7F7F"/>
            <w:kern w:val="0"/>
            <w:sz w:val="18"/>
            <w:szCs w:val="18"/>
            <w:lang w:val="fr-FR"/>
          </w:rPr>
          <w:t>&lt;ComplexElementTypeRef idref="CeInhoudMenuKaart"/&gt;</w:t>
        </w:r>
      </w:ins>
    </w:p>
    <w:p w14:paraId="4827D75F" w14:textId="552CC38C"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27" w:author="Willems, P.H. (Peter)" w:date="2019-03-26T12:55:00Z"/>
          <w:rFonts w:ascii="Courier New" w:eastAsia="Times New Roman" w:hAnsi="Courier New" w:cs="Courier New"/>
          <w:color w:val="3F7F7F"/>
          <w:kern w:val="0"/>
          <w:sz w:val="18"/>
          <w:szCs w:val="18"/>
          <w:lang w:val="fr-FR"/>
        </w:rPr>
      </w:pPr>
      <w:ins w:id="828" w:author="Willems, P.H. (Peter)" w:date="2019-03-26T12:56:00Z">
        <w:r w:rsidRPr="00FA659F">
          <w:rPr>
            <w:rFonts w:ascii="Courier New" w:eastAsia="Times New Roman" w:hAnsi="Courier New" w:cs="Courier New"/>
            <w:color w:val="008080"/>
            <w:kern w:val="0"/>
            <w:sz w:val="18"/>
            <w:szCs w:val="18"/>
            <w:lang w:val="fr-FR"/>
          </w:rPr>
          <w:t xml:space="preserve">    </w:t>
        </w:r>
      </w:ins>
      <w:ins w:id="829" w:author="Willems, P.H. (Peter)" w:date="2019-03-26T12:55:00Z">
        <w:r w:rsidRPr="00A61A62">
          <w:rPr>
            <w:rFonts w:ascii="Courier New" w:eastAsia="Times New Roman" w:hAnsi="Courier New" w:cs="Courier New"/>
            <w:color w:val="3F7F7F"/>
            <w:kern w:val="0"/>
            <w:sz w:val="18"/>
            <w:szCs w:val="18"/>
            <w:lang w:val="fr-FR"/>
          </w:rPr>
          <w:t>&lt;/complexElements&gt;</w:t>
        </w:r>
      </w:ins>
    </w:p>
    <w:p w14:paraId="3B7E3DB7" w14:textId="6505C3B2"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30" w:author="Willems, P.H. (Peter)" w:date="2019-03-26T12:55:00Z"/>
          <w:rFonts w:ascii="Courier New" w:eastAsia="Times New Roman" w:hAnsi="Courier New" w:cs="Courier New"/>
          <w:color w:val="3F7F7F"/>
          <w:kern w:val="0"/>
          <w:sz w:val="18"/>
          <w:szCs w:val="18"/>
          <w:lang w:val="fr-FR"/>
        </w:rPr>
      </w:pPr>
      <w:ins w:id="831" w:author="Willems, P.H. (Peter)" w:date="2019-03-26T12:56:00Z">
        <w:r w:rsidRPr="00FA659F">
          <w:rPr>
            <w:rFonts w:ascii="Courier New" w:eastAsia="Times New Roman" w:hAnsi="Courier New" w:cs="Courier New"/>
            <w:color w:val="008080"/>
            <w:kern w:val="0"/>
            <w:sz w:val="18"/>
            <w:szCs w:val="18"/>
            <w:lang w:val="fr-FR"/>
          </w:rPr>
          <w:t xml:space="preserve">    </w:t>
        </w:r>
      </w:ins>
      <w:ins w:id="832" w:author="Willems, P.H. (Peter)" w:date="2019-03-26T12:55:00Z">
        <w:r w:rsidRPr="00A61A62">
          <w:rPr>
            <w:rFonts w:ascii="Courier New" w:eastAsia="Times New Roman" w:hAnsi="Courier New" w:cs="Courier New"/>
            <w:color w:val="3F7F7F"/>
            <w:kern w:val="0"/>
            <w:sz w:val="18"/>
            <w:szCs w:val="18"/>
            <w:lang w:val="fr-FR"/>
          </w:rPr>
          <w:t>&lt;simpleElement&gt;</w:t>
        </w:r>
      </w:ins>
    </w:p>
    <w:p w14:paraId="75126607" w14:textId="54925D3F"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33" w:author="Willems, P.H. (Peter)" w:date="2019-03-26T12:55:00Z"/>
          <w:rFonts w:ascii="Courier New" w:eastAsia="Times New Roman" w:hAnsi="Courier New" w:cs="Courier New"/>
          <w:color w:val="3F7F7F"/>
          <w:kern w:val="0"/>
          <w:sz w:val="18"/>
          <w:szCs w:val="18"/>
          <w:lang w:val="fr-FR"/>
        </w:rPr>
      </w:pPr>
      <w:ins w:id="834" w:author="Willems, P.H. (Peter)" w:date="2019-03-26T12:56:00Z">
        <w:r w:rsidRPr="00FA659F">
          <w:rPr>
            <w:rFonts w:ascii="Courier New" w:eastAsia="Times New Roman" w:hAnsi="Courier New" w:cs="Courier New"/>
            <w:color w:val="008080"/>
            <w:kern w:val="0"/>
            <w:sz w:val="18"/>
            <w:szCs w:val="18"/>
            <w:lang w:val="fr-FR"/>
          </w:rPr>
          <w:t xml:space="preserve">        </w:t>
        </w:r>
      </w:ins>
      <w:ins w:id="835" w:author="Willems, P.H. (Peter)" w:date="2019-03-26T12:55:00Z">
        <w:r w:rsidRPr="00A61A62">
          <w:rPr>
            <w:rFonts w:ascii="Courier New" w:eastAsia="Times New Roman" w:hAnsi="Courier New" w:cs="Courier New"/>
            <w:color w:val="3F7F7F"/>
            <w:kern w:val="0"/>
            <w:sz w:val="18"/>
            <w:szCs w:val="18"/>
            <w:lang w:val="fr-FR"/>
          </w:rPr>
          <w:t>&lt;SimpleElementTypeRef idref="Prijs"/&gt;</w:t>
        </w:r>
      </w:ins>
    </w:p>
    <w:p w14:paraId="5DE0FE7F" w14:textId="6B8B6E18" w:rsidR="00A61A62" w:rsidRP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36" w:author="Willems, P.H. (Peter)" w:date="2019-03-26T12:55:00Z"/>
          <w:rFonts w:ascii="Courier New" w:eastAsia="Times New Roman" w:hAnsi="Courier New" w:cs="Courier New"/>
          <w:color w:val="3F7F7F"/>
          <w:kern w:val="0"/>
          <w:sz w:val="18"/>
          <w:szCs w:val="18"/>
          <w:lang w:val="fr-FR"/>
        </w:rPr>
      </w:pPr>
      <w:ins w:id="837" w:author="Willems, P.H. (Peter)" w:date="2019-03-26T12:56:00Z">
        <w:r w:rsidRPr="00FA659F">
          <w:rPr>
            <w:rFonts w:ascii="Courier New" w:eastAsia="Times New Roman" w:hAnsi="Courier New" w:cs="Courier New"/>
            <w:color w:val="008080"/>
            <w:kern w:val="0"/>
            <w:sz w:val="18"/>
            <w:szCs w:val="18"/>
            <w:lang w:val="fr-FR"/>
          </w:rPr>
          <w:t xml:space="preserve">    </w:t>
        </w:r>
      </w:ins>
      <w:ins w:id="838" w:author="Willems, P.H. (Peter)" w:date="2019-03-26T12:55:00Z">
        <w:r w:rsidRPr="00A61A62">
          <w:rPr>
            <w:rFonts w:ascii="Courier New" w:eastAsia="Times New Roman" w:hAnsi="Courier New" w:cs="Courier New"/>
            <w:color w:val="3F7F7F"/>
            <w:kern w:val="0"/>
            <w:sz w:val="18"/>
            <w:szCs w:val="18"/>
            <w:lang w:val="fr-FR"/>
          </w:rPr>
          <w:t>&lt;/simpleElement&gt;</w:t>
        </w:r>
      </w:ins>
    </w:p>
    <w:p w14:paraId="6EC4F2D3" w14:textId="4D7E8448" w:rsidR="00A61A62" w:rsidRDefault="00A61A62"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39" w:author="Willems, P.H. (Peter)" w:date="2019-03-26T12:56:00Z"/>
          <w:rFonts w:ascii="Courier New" w:eastAsia="Times New Roman" w:hAnsi="Courier New" w:cs="Courier New"/>
          <w:color w:val="3F7F7F"/>
          <w:kern w:val="0"/>
          <w:sz w:val="18"/>
          <w:szCs w:val="18"/>
          <w:lang w:val="fr-FR"/>
        </w:rPr>
      </w:pPr>
      <w:ins w:id="840" w:author="Willems, P.H. (Peter)" w:date="2019-03-26T12:55:00Z">
        <w:r w:rsidRPr="00A61A62">
          <w:rPr>
            <w:rFonts w:ascii="Courier New" w:eastAsia="Times New Roman" w:hAnsi="Courier New" w:cs="Courier New"/>
            <w:color w:val="3F7F7F"/>
            <w:kern w:val="0"/>
            <w:sz w:val="18"/>
            <w:szCs w:val="18"/>
            <w:lang w:val="fr-FR"/>
          </w:rPr>
          <w:t>&lt;/ElementCondition&gt;</w:t>
        </w:r>
      </w:ins>
    </w:p>
    <w:p w14:paraId="09A5A5C9" w14:textId="4BA7CAC7" w:rsidR="00F103CE" w:rsidRDefault="00F103CE" w:rsidP="00A61A62">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41" w:author="Willems, P.H. (Peter)" w:date="2019-03-26T12:56:00Z"/>
          <w:rFonts w:ascii="Courier New" w:eastAsia="Times New Roman" w:hAnsi="Courier New" w:cs="Courier New"/>
          <w:color w:val="3F7F7F"/>
          <w:kern w:val="0"/>
          <w:sz w:val="18"/>
          <w:szCs w:val="18"/>
          <w:lang w:val="fr-FR"/>
        </w:rPr>
      </w:pPr>
    </w:p>
    <w:p w14:paraId="63C29542" w14:textId="515F40C8"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42" w:author="Willems, P.H. (Peter)" w:date="2019-03-26T12:56:00Z"/>
          <w:rFonts w:ascii="Courier New" w:eastAsia="Times New Roman" w:hAnsi="Courier New" w:cs="Courier New"/>
          <w:color w:val="3F7F7F"/>
          <w:kern w:val="0"/>
          <w:sz w:val="18"/>
          <w:szCs w:val="18"/>
          <w:lang w:val="fr-FR"/>
        </w:rPr>
      </w:pPr>
      <w:ins w:id="843" w:author="Willems, P.H. (Peter)" w:date="2019-03-26T12:56:00Z">
        <w:r w:rsidRPr="00F103CE">
          <w:rPr>
            <w:rFonts w:ascii="Courier New" w:eastAsia="Times New Roman" w:hAnsi="Courier New" w:cs="Courier New"/>
            <w:color w:val="3F7F7F"/>
            <w:kern w:val="0"/>
            <w:sz w:val="18"/>
            <w:szCs w:val="18"/>
            <w:lang w:val="fr-FR"/>
          </w:rPr>
          <w:t>&lt;ElementCondition id="ElementCondition7vanScenario10"&gt;</w:t>
        </w:r>
      </w:ins>
    </w:p>
    <w:p w14:paraId="3AE4DFDD" w14:textId="489D1423"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44" w:author="Willems, P.H. (Peter)" w:date="2019-03-26T12:56:00Z"/>
          <w:rFonts w:ascii="Courier New" w:eastAsia="Times New Roman" w:hAnsi="Courier New" w:cs="Courier New"/>
          <w:color w:val="3F7F7F"/>
          <w:kern w:val="0"/>
          <w:sz w:val="18"/>
          <w:szCs w:val="18"/>
          <w:lang w:val="fr-FR"/>
        </w:rPr>
      </w:pPr>
      <w:ins w:id="845" w:author="Willems, P.H. (Peter)" w:date="2019-03-26T12:56:00Z">
        <w:r w:rsidRPr="00FA659F">
          <w:rPr>
            <w:rFonts w:ascii="Courier New" w:eastAsia="Times New Roman" w:hAnsi="Courier New" w:cs="Courier New"/>
            <w:color w:val="008080"/>
            <w:kern w:val="0"/>
            <w:sz w:val="18"/>
            <w:szCs w:val="18"/>
            <w:lang w:val="fr-FR"/>
          </w:rPr>
          <w:t xml:space="preserve">    </w:t>
        </w:r>
        <w:r w:rsidRPr="00F103CE">
          <w:rPr>
            <w:rFonts w:ascii="Courier New" w:eastAsia="Times New Roman" w:hAnsi="Courier New" w:cs="Courier New"/>
            <w:color w:val="3F7F7F"/>
            <w:kern w:val="0"/>
            <w:sz w:val="18"/>
            <w:szCs w:val="18"/>
            <w:lang w:val="fr-FR"/>
          </w:rPr>
          <w:t>&lt;description&gt;Foute element condition: Inhoud van de menukaart is child CE en menukaart is parent CE. Deze EC heeft inhoud als parant gedefinieerd en menukaart als child. Deze situatie bestaat niet in dit raamwerk.&lt;/description&gt;</w:t>
        </w:r>
      </w:ins>
    </w:p>
    <w:p w14:paraId="796D07C9" w14:textId="063292B6"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46" w:author="Willems, P.H. (Peter)" w:date="2019-03-26T12:56:00Z"/>
          <w:rFonts w:ascii="Courier New" w:eastAsia="Times New Roman" w:hAnsi="Courier New" w:cs="Courier New"/>
          <w:color w:val="3F7F7F"/>
          <w:kern w:val="0"/>
          <w:sz w:val="18"/>
          <w:szCs w:val="18"/>
          <w:lang w:val="fr-FR"/>
        </w:rPr>
      </w:pPr>
      <w:ins w:id="847" w:author="Willems, P.H. (Peter)" w:date="2019-03-26T12:56:00Z">
        <w:r w:rsidRPr="00FA659F">
          <w:rPr>
            <w:rFonts w:ascii="Courier New" w:eastAsia="Times New Roman" w:hAnsi="Courier New" w:cs="Courier New"/>
            <w:color w:val="008080"/>
            <w:kern w:val="0"/>
            <w:sz w:val="18"/>
            <w:szCs w:val="18"/>
            <w:lang w:val="fr-FR"/>
          </w:rPr>
          <w:t xml:space="preserve">    </w:t>
        </w:r>
        <w:r w:rsidRPr="00F103CE">
          <w:rPr>
            <w:rFonts w:ascii="Courier New" w:eastAsia="Times New Roman" w:hAnsi="Courier New" w:cs="Courier New"/>
            <w:color w:val="3F7F7F"/>
            <w:kern w:val="0"/>
            <w:sz w:val="18"/>
            <w:szCs w:val="18"/>
            <w:lang w:val="fr-FR"/>
          </w:rPr>
          <w:t>&lt;condition&gt;FREE&lt;/condition&gt;</w:t>
        </w:r>
      </w:ins>
    </w:p>
    <w:p w14:paraId="66D09670" w14:textId="0A09654A"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48" w:author="Willems, P.H. (Peter)" w:date="2019-03-26T12:56:00Z"/>
          <w:rFonts w:ascii="Courier New" w:eastAsia="Times New Roman" w:hAnsi="Courier New" w:cs="Courier New"/>
          <w:color w:val="3F7F7F"/>
          <w:kern w:val="0"/>
          <w:sz w:val="18"/>
          <w:szCs w:val="18"/>
          <w:lang w:val="fr-FR"/>
        </w:rPr>
      </w:pPr>
      <w:ins w:id="849" w:author="Willems, P.H. (Peter)" w:date="2019-03-26T12:56:00Z">
        <w:r w:rsidRPr="00FA659F">
          <w:rPr>
            <w:rFonts w:ascii="Courier New" w:eastAsia="Times New Roman" w:hAnsi="Courier New" w:cs="Courier New"/>
            <w:color w:val="008080"/>
            <w:kern w:val="0"/>
            <w:sz w:val="18"/>
            <w:szCs w:val="18"/>
            <w:lang w:val="fr-FR"/>
          </w:rPr>
          <w:t xml:space="preserve">    </w:t>
        </w:r>
        <w:r w:rsidRPr="00F103CE">
          <w:rPr>
            <w:rFonts w:ascii="Courier New" w:eastAsia="Times New Roman" w:hAnsi="Courier New" w:cs="Courier New"/>
            <w:color w:val="3F7F7F"/>
            <w:kern w:val="0"/>
            <w:sz w:val="18"/>
            <w:szCs w:val="18"/>
            <w:lang w:val="fr-FR"/>
          </w:rPr>
          <w:t>&lt;helpInfo/&gt;</w:t>
        </w:r>
      </w:ins>
    </w:p>
    <w:p w14:paraId="6B284098" w14:textId="27B4BE33"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50" w:author="Willems, P.H. (Peter)" w:date="2019-03-26T12:56:00Z"/>
          <w:rFonts w:ascii="Courier New" w:eastAsia="Times New Roman" w:hAnsi="Courier New" w:cs="Courier New"/>
          <w:color w:val="3F7F7F"/>
          <w:kern w:val="0"/>
          <w:sz w:val="18"/>
          <w:szCs w:val="18"/>
          <w:lang w:val="fr-FR"/>
        </w:rPr>
      </w:pPr>
      <w:ins w:id="851" w:author="Willems, P.H. (Peter)" w:date="2019-03-26T12:57:00Z">
        <w:r w:rsidRPr="00FA659F">
          <w:rPr>
            <w:rFonts w:ascii="Courier New" w:eastAsia="Times New Roman" w:hAnsi="Courier New" w:cs="Courier New"/>
            <w:color w:val="008080"/>
            <w:kern w:val="0"/>
            <w:sz w:val="18"/>
            <w:szCs w:val="18"/>
            <w:lang w:val="fr-FR"/>
          </w:rPr>
          <w:t xml:space="preserve">    </w:t>
        </w:r>
      </w:ins>
      <w:ins w:id="852" w:author="Willems, P.H. (Peter)" w:date="2019-03-26T12:56:00Z">
        <w:r w:rsidRPr="00F103CE">
          <w:rPr>
            <w:rFonts w:ascii="Courier New" w:eastAsia="Times New Roman" w:hAnsi="Courier New" w:cs="Courier New"/>
            <w:color w:val="3F7F7F"/>
            <w:kern w:val="0"/>
            <w:sz w:val="18"/>
            <w:szCs w:val="18"/>
            <w:lang w:val="fr-FR"/>
          </w:rPr>
          <w:t>&lt;complexElements&gt;</w:t>
        </w:r>
      </w:ins>
    </w:p>
    <w:p w14:paraId="0242F55E" w14:textId="3D92CC35"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53" w:author="Willems, P.H. (Peter)" w:date="2019-03-26T12:56:00Z"/>
          <w:rFonts w:ascii="Courier New" w:eastAsia="Times New Roman" w:hAnsi="Courier New" w:cs="Courier New"/>
          <w:color w:val="3F7F7F"/>
          <w:kern w:val="0"/>
          <w:sz w:val="18"/>
          <w:szCs w:val="18"/>
          <w:lang w:val="fr-FR"/>
        </w:rPr>
      </w:pPr>
      <w:ins w:id="854" w:author="Willems, P.H. (Peter)" w:date="2019-03-26T12:57:00Z">
        <w:r w:rsidRPr="00FA659F">
          <w:rPr>
            <w:rFonts w:ascii="Courier New" w:eastAsia="Times New Roman" w:hAnsi="Courier New" w:cs="Courier New"/>
            <w:color w:val="008080"/>
            <w:kern w:val="0"/>
            <w:sz w:val="18"/>
            <w:szCs w:val="18"/>
            <w:lang w:val="fr-FR"/>
          </w:rPr>
          <w:t xml:space="preserve">        </w:t>
        </w:r>
      </w:ins>
      <w:ins w:id="855" w:author="Willems, P.H. (Peter)" w:date="2019-03-26T12:56:00Z">
        <w:r w:rsidRPr="00F103CE">
          <w:rPr>
            <w:rFonts w:ascii="Courier New" w:eastAsia="Times New Roman" w:hAnsi="Courier New" w:cs="Courier New"/>
            <w:color w:val="3F7F7F"/>
            <w:kern w:val="0"/>
            <w:sz w:val="18"/>
            <w:szCs w:val="18"/>
            <w:lang w:val="fr-FR"/>
          </w:rPr>
          <w:t>&lt;ComplexElementTypeRef idref="CeInhoudMenuKaart"/&gt;</w:t>
        </w:r>
      </w:ins>
    </w:p>
    <w:p w14:paraId="5DCBCB39" w14:textId="71FAD3C8"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56" w:author="Willems, P.H. (Peter)" w:date="2019-03-26T12:56:00Z"/>
          <w:rFonts w:ascii="Courier New" w:eastAsia="Times New Roman" w:hAnsi="Courier New" w:cs="Courier New"/>
          <w:color w:val="3F7F7F"/>
          <w:kern w:val="0"/>
          <w:sz w:val="18"/>
          <w:szCs w:val="18"/>
          <w:lang w:val="fr-FR"/>
        </w:rPr>
      </w:pPr>
      <w:ins w:id="857" w:author="Willems, P.H. (Peter)" w:date="2019-03-26T12:57:00Z">
        <w:r w:rsidRPr="00FA659F">
          <w:rPr>
            <w:rFonts w:ascii="Courier New" w:eastAsia="Times New Roman" w:hAnsi="Courier New" w:cs="Courier New"/>
            <w:color w:val="008080"/>
            <w:kern w:val="0"/>
            <w:sz w:val="18"/>
            <w:szCs w:val="18"/>
            <w:lang w:val="fr-FR"/>
          </w:rPr>
          <w:t xml:space="preserve">        </w:t>
        </w:r>
      </w:ins>
      <w:ins w:id="858" w:author="Willems, P.H. (Peter)" w:date="2019-03-26T12:56:00Z">
        <w:r w:rsidRPr="00F103CE">
          <w:rPr>
            <w:rFonts w:ascii="Courier New" w:eastAsia="Times New Roman" w:hAnsi="Courier New" w:cs="Courier New"/>
            <w:color w:val="3F7F7F"/>
            <w:kern w:val="0"/>
            <w:sz w:val="18"/>
            <w:szCs w:val="18"/>
            <w:lang w:val="fr-FR"/>
          </w:rPr>
          <w:t>&lt;ComplexElementTypeRef idref="CeMenuKaart"/&gt;</w:t>
        </w:r>
      </w:ins>
    </w:p>
    <w:p w14:paraId="6E402CC3" w14:textId="564B570D"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59" w:author="Willems, P.H. (Peter)" w:date="2019-03-26T12:56:00Z"/>
          <w:rFonts w:ascii="Courier New" w:eastAsia="Times New Roman" w:hAnsi="Courier New" w:cs="Courier New"/>
          <w:color w:val="3F7F7F"/>
          <w:kern w:val="0"/>
          <w:sz w:val="18"/>
          <w:szCs w:val="18"/>
          <w:lang w:val="fr-FR"/>
        </w:rPr>
      </w:pPr>
      <w:ins w:id="860" w:author="Willems, P.H. (Peter)" w:date="2019-03-26T12:57:00Z">
        <w:r w:rsidRPr="00FA659F">
          <w:rPr>
            <w:rFonts w:ascii="Courier New" w:eastAsia="Times New Roman" w:hAnsi="Courier New" w:cs="Courier New"/>
            <w:color w:val="008080"/>
            <w:kern w:val="0"/>
            <w:sz w:val="18"/>
            <w:szCs w:val="18"/>
            <w:lang w:val="fr-FR"/>
          </w:rPr>
          <w:t xml:space="preserve">    </w:t>
        </w:r>
      </w:ins>
      <w:ins w:id="861" w:author="Willems, P.H. (Peter)" w:date="2019-03-26T12:56:00Z">
        <w:r w:rsidRPr="00F103CE">
          <w:rPr>
            <w:rFonts w:ascii="Courier New" w:eastAsia="Times New Roman" w:hAnsi="Courier New" w:cs="Courier New"/>
            <w:color w:val="3F7F7F"/>
            <w:kern w:val="0"/>
            <w:sz w:val="18"/>
            <w:szCs w:val="18"/>
            <w:lang w:val="fr-FR"/>
          </w:rPr>
          <w:t>&lt;/complexElements&gt;</w:t>
        </w:r>
      </w:ins>
    </w:p>
    <w:p w14:paraId="2F022AA1" w14:textId="6C40C491"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62" w:author="Willems, P.H. (Peter)" w:date="2019-03-26T12:56:00Z"/>
          <w:rFonts w:ascii="Courier New" w:eastAsia="Times New Roman" w:hAnsi="Courier New" w:cs="Courier New"/>
          <w:color w:val="3F7F7F"/>
          <w:kern w:val="0"/>
          <w:sz w:val="18"/>
          <w:szCs w:val="18"/>
          <w:lang w:val="fr-FR"/>
        </w:rPr>
      </w:pPr>
      <w:ins w:id="863" w:author="Willems, P.H. (Peter)" w:date="2019-03-26T12:57:00Z">
        <w:r w:rsidRPr="00FA659F">
          <w:rPr>
            <w:rFonts w:ascii="Courier New" w:eastAsia="Times New Roman" w:hAnsi="Courier New" w:cs="Courier New"/>
            <w:color w:val="008080"/>
            <w:kern w:val="0"/>
            <w:sz w:val="18"/>
            <w:szCs w:val="18"/>
            <w:lang w:val="fr-FR"/>
          </w:rPr>
          <w:t xml:space="preserve">    </w:t>
        </w:r>
      </w:ins>
      <w:ins w:id="864" w:author="Willems, P.H. (Peter)" w:date="2019-03-26T12:56:00Z">
        <w:r w:rsidRPr="00F103CE">
          <w:rPr>
            <w:rFonts w:ascii="Courier New" w:eastAsia="Times New Roman" w:hAnsi="Courier New" w:cs="Courier New"/>
            <w:color w:val="3F7F7F"/>
            <w:kern w:val="0"/>
            <w:sz w:val="18"/>
            <w:szCs w:val="18"/>
            <w:lang w:val="fr-FR"/>
          </w:rPr>
          <w:t>&lt;messageInTransaction&gt;</w:t>
        </w:r>
      </w:ins>
    </w:p>
    <w:p w14:paraId="012A2AA6" w14:textId="6EE6DF91"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65" w:author="Willems, P.H. (Peter)" w:date="2019-03-26T12:56:00Z"/>
          <w:rFonts w:ascii="Courier New" w:eastAsia="Times New Roman" w:hAnsi="Courier New" w:cs="Courier New"/>
          <w:color w:val="3F7F7F"/>
          <w:kern w:val="0"/>
          <w:sz w:val="18"/>
          <w:szCs w:val="18"/>
          <w:lang w:val="fr-FR"/>
        </w:rPr>
      </w:pPr>
      <w:ins w:id="866" w:author="Willems, P.H. (Peter)" w:date="2019-03-26T12:57:00Z">
        <w:r w:rsidRPr="00FA659F">
          <w:rPr>
            <w:rFonts w:ascii="Courier New" w:eastAsia="Times New Roman" w:hAnsi="Courier New" w:cs="Courier New"/>
            <w:color w:val="008080"/>
            <w:kern w:val="0"/>
            <w:sz w:val="18"/>
            <w:szCs w:val="18"/>
            <w:lang w:val="fr-FR"/>
          </w:rPr>
          <w:t xml:space="preserve">        </w:t>
        </w:r>
      </w:ins>
      <w:ins w:id="867" w:author="Willems, P.H. (Peter)" w:date="2019-03-26T12:56:00Z">
        <w:r w:rsidRPr="00F103CE">
          <w:rPr>
            <w:rFonts w:ascii="Courier New" w:eastAsia="Times New Roman" w:hAnsi="Courier New" w:cs="Courier New"/>
            <w:color w:val="3F7F7F"/>
            <w:kern w:val="0"/>
            <w:sz w:val="18"/>
            <w:szCs w:val="18"/>
            <w:lang w:val="fr-FR"/>
          </w:rPr>
          <w:t>&lt;MessageInTransactionTypeRef idref="BerichtInTransactie6"/&gt;</w:t>
        </w:r>
      </w:ins>
    </w:p>
    <w:p w14:paraId="49B2D2B5" w14:textId="2818D4F4" w:rsidR="00F103CE" w:rsidRPr="00F103CE"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ins w:id="868" w:author="Willems, P.H. (Peter)" w:date="2019-03-26T12:56:00Z"/>
          <w:rFonts w:ascii="Courier New" w:eastAsia="Times New Roman" w:hAnsi="Courier New" w:cs="Courier New"/>
          <w:color w:val="3F7F7F"/>
          <w:kern w:val="0"/>
          <w:sz w:val="18"/>
          <w:szCs w:val="18"/>
          <w:lang w:val="fr-FR"/>
        </w:rPr>
      </w:pPr>
      <w:ins w:id="869" w:author="Willems, P.H. (Peter)" w:date="2019-03-26T12:57:00Z">
        <w:r w:rsidRPr="00FA659F">
          <w:rPr>
            <w:rFonts w:ascii="Courier New" w:eastAsia="Times New Roman" w:hAnsi="Courier New" w:cs="Courier New"/>
            <w:color w:val="008080"/>
            <w:kern w:val="0"/>
            <w:sz w:val="18"/>
            <w:szCs w:val="18"/>
            <w:lang w:val="fr-FR"/>
          </w:rPr>
          <w:t xml:space="preserve">    </w:t>
        </w:r>
      </w:ins>
      <w:ins w:id="870" w:author="Willems, P.H. (Peter)" w:date="2019-03-26T12:56:00Z">
        <w:r w:rsidRPr="00F103CE">
          <w:rPr>
            <w:rFonts w:ascii="Courier New" w:eastAsia="Times New Roman" w:hAnsi="Courier New" w:cs="Courier New"/>
            <w:color w:val="3F7F7F"/>
            <w:kern w:val="0"/>
            <w:sz w:val="18"/>
            <w:szCs w:val="18"/>
            <w:lang w:val="fr-FR"/>
          </w:rPr>
          <w:t>&lt;/messageInTransaction&gt;</w:t>
        </w:r>
      </w:ins>
    </w:p>
    <w:p w14:paraId="7F1B06EF" w14:textId="4E4513FE" w:rsidR="00F103CE" w:rsidRPr="00FA659F" w:rsidRDefault="00F103CE" w:rsidP="00F103CE">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3F7F7F"/>
          <w:kern w:val="0"/>
          <w:sz w:val="18"/>
          <w:szCs w:val="18"/>
          <w:lang w:val="fr-FR"/>
        </w:rPr>
      </w:pPr>
      <w:ins w:id="871" w:author="Willems, P.H. (Peter)" w:date="2019-03-26T12:56:00Z">
        <w:r w:rsidRPr="00F103CE">
          <w:rPr>
            <w:rFonts w:ascii="Courier New" w:eastAsia="Times New Roman" w:hAnsi="Courier New" w:cs="Courier New"/>
            <w:color w:val="3F7F7F"/>
            <w:kern w:val="0"/>
            <w:sz w:val="18"/>
            <w:szCs w:val="18"/>
            <w:lang w:val="fr-FR"/>
          </w:rPr>
          <w:t>&lt;/ElementCondition&gt;</w:t>
        </w:r>
      </w:ins>
    </w:p>
    <w:p w14:paraId="72B95C11" w14:textId="77777777" w:rsidR="00D90007" w:rsidRPr="00BB039F" w:rsidRDefault="00D90007" w:rsidP="00992067">
      <w:pPr>
        <w:pStyle w:val="Gobarsubparagraaftitel"/>
        <w:ind w:left="0" w:firstLine="0"/>
        <w:rPr>
          <w:rFonts w:ascii="Corbel" w:hAnsi="Corbel"/>
        </w:rPr>
      </w:pPr>
      <w:bookmarkStart w:id="872" w:name="_Toc408989368"/>
      <w:bookmarkStart w:id="873" w:name="_Toc4568146"/>
      <w:r w:rsidRPr="00BB039F">
        <w:rPr>
          <w:rFonts w:ascii="Corbel" w:hAnsi="Corbel"/>
        </w:rPr>
        <w:t>UserDefinedType</w:t>
      </w:r>
      <w:bookmarkEnd w:id="668"/>
      <w:bookmarkEnd w:id="872"/>
      <w:bookmarkEnd w:id="873"/>
    </w:p>
    <w:p w14:paraId="72B95C12" w14:textId="77777777" w:rsidR="00D90007" w:rsidRPr="00BB039F" w:rsidRDefault="00D90007" w:rsidP="00F1449D">
      <w:pPr>
        <w:tabs>
          <w:tab w:val="left" w:pos="284"/>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sz w:val="22"/>
          <w:szCs w:val="22"/>
        </w:rPr>
      </w:pPr>
      <w:r w:rsidRPr="00BB039F">
        <w:rPr>
          <w:rFonts w:ascii="Corbel" w:hAnsi="Corbel"/>
          <w:i/>
          <w:sz w:val="22"/>
          <w:szCs w:val="22"/>
        </w:rPr>
        <w:t>UserDefinedType</w:t>
      </w:r>
      <w:r w:rsidRPr="00BB039F">
        <w:rPr>
          <w:rFonts w:ascii="Corbel" w:hAnsi="Corbel"/>
          <w:sz w:val="22"/>
          <w:szCs w:val="22"/>
        </w:rPr>
        <w:t xml:space="preserve"> wordt gebruikt om aan te geven wat de gebruiker voor een bepaald element mag in</w:t>
      </w:r>
      <w:r w:rsidR="001442D4" w:rsidRPr="00BB039F">
        <w:rPr>
          <w:rFonts w:ascii="Corbel" w:hAnsi="Corbel"/>
          <w:sz w:val="22"/>
          <w:szCs w:val="22"/>
        </w:rPr>
        <w:softHyphen/>
      </w:r>
      <w:r w:rsidRPr="00BB039F">
        <w:rPr>
          <w:rFonts w:ascii="Corbel" w:hAnsi="Corbel"/>
          <w:sz w:val="22"/>
          <w:szCs w:val="22"/>
        </w:rPr>
        <w:t>vullen</w:t>
      </w:r>
      <w:r w:rsidR="00736FFA" w:rsidRPr="00BB039F">
        <w:rPr>
          <w:rFonts w:ascii="Corbel" w:hAnsi="Corbel"/>
          <w:sz w:val="22"/>
          <w:szCs w:val="22"/>
        </w:rPr>
        <w:t>, b</w:t>
      </w:r>
      <w:r w:rsidRPr="00BB039F">
        <w:rPr>
          <w:rFonts w:ascii="Corbel" w:hAnsi="Corbel"/>
          <w:sz w:val="22"/>
          <w:szCs w:val="22"/>
        </w:rPr>
        <w:t>ijvoorbeeld een string of een integer</w:t>
      </w:r>
      <w:r w:rsidR="00736FFA" w:rsidRPr="00BB039F">
        <w:rPr>
          <w:rFonts w:ascii="Corbel" w:hAnsi="Corbel"/>
          <w:sz w:val="22"/>
          <w:szCs w:val="22"/>
        </w:rPr>
        <w:t>. O</w:t>
      </w:r>
      <w:r w:rsidRPr="00BB039F">
        <w:rPr>
          <w:rFonts w:ascii="Corbel" w:hAnsi="Corbel"/>
          <w:sz w:val="22"/>
          <w:szCs w:val="22"/>
        </w:rPr>
        <w:t>ok de beperkingen</w:t>
      </w:r>
      <w:r w:rsidR="00736FFA" w:rsidRPr="00BB039F">
        <w:rPr>
          <w:rFonts w:ascii="Corbel" w:hAnsi="Corbel"/>
          <w:sz w:val="22"/>
          <w:szCs w:val="22"/>
        </w:rPr>
        <w:t xml:space="preserve"> worden bepaald</w:t>
      </w:r>
      <w:r w:rsidRPr="00BB039F">
        <w:rPr>
          <w:rFonts w:ascii="Corbel" w:hAnsi="Corbel"/>
          <w:sz w:val="22"/>
          <w:szCs w:val="22"/>
        </w:rPr>
        <w:t>, bijvoorbeeld een string van max</w:t>
      </w:r>
      <w:r w:rsidR="00736FFA" w:rsidRPr="00BB039F">
        <w:rPr>
          <w:rFonts w:ascii="Corbel" w:hAnsi="Corbel"/>
          <w:sz w:val="22"/>
          <w:szCs w:val="22"/>
        </w:rPr>
        <w:t>imaal</w:t>
      </w:r>
      <w:r w:rsidRPr="00BB039F">
        <w:rPr>
          <w:rFonts w:ascii="Corbel" w:hAnsi="Corbel"/>
          <w:sz w:val="22"/>
          <w:szCs w:val="22"/>
        </w:rPr>
        <w:t xml:space="preserve"> 9 karakters of een integer kleiner dan 1000. Voor de res</w:t>
      </w:r>
      <w:r w:rsidR="001442D4" w:rsidRPr="00BB039F">
        <w:rPr>
          <w:rFonts w:ascii="Corbel" w:hAnsi="Corbel"/>
          <w:sz w:val="22"/>
          <w:szCs w:val="22"/>
        </w:rPr>
        <w:t>t</w:t>
      </w:r>
      <w:r w:rsidRPr="00BB039F">
        <w:rPr>
          <w:rFonts w:ascii="Corbel" w:hAnsi="Corbel"/>
          <w:sz w:val="22"/>
          <w:szCs w:val="22"/>
        </w:rPr>
        <w:t xml:space="preserve">ricties zijn alle door XML toegelaten restricties mogelijk. </w:t>
      </w:r>
    </w:p>
    <w:p w14:paraId="72B95C13"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sz w:val="22"/>
          <w:szCs w:val="22"/>
        </w:rPr>
      </w:pPr>
    </w:p>
    <w:p w14:paraId="72B95C14"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 id="BOOLEAN"&gt;</w:t>
      </w:r>
    </w:p>
    <w:p w14:paraId="72B95C15"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&lt;description&gt;BOOLEAN&lt;/description&gt;</w:t>
      </w:r>
    </w:p>
    <w:p w14:paraId="72B95C16"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&lt;state&gt;active&lt;/state&gt;</w:t>
      </w:r>
    </w:p>
    <w:p w14:paraId="72B95C17"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&lt;dateLaMu&gt;2009-01-29T00:00:00&lt;/dateLaMu&gt;</w:t>
      </w:r>
    </w:p>
    <w:p w14:paraId="72B95C18"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C19"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&lt;baseType&gt;BOOLEAN&lt;/baseType&gt;</w:t>
      </w:r>
    </w:p>
    <w:p w14:paraId="72B95C1A"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&lt;/UserDefinedType&gt;</w:t>
      </w:r>
    </w:p>
    <w:p w14:paraId="72B95C1B"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C1C"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 id="DATE"&gt;</w:t>
      </w:r>
    </w:p>
    <w:p w14:paraId="72B95C1D"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fr-FR"/>
        </w:rPr>
        <w:t>&lt;description&gt;DATE&lt;/description&gt;</w:t>
      </w:r>
    </w:p>
    <w:p w14:paraId="72B95C1E"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&lt;state&gt;active&lt;/state&gt;</w:t>
      </w:r>
    </w:p>
    <w:p w14:paraId="72B95C1F"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&lt;dateLaMu&gt;2013-10-25T00:00:00&lt;/dateLaMu&gt;</w:t>
      </w:r>
    </w:p>
    <w:p w14:paraId="72B95C20"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&lt;userLaMu&gt;Arne&lt;/userLaMu&gt;</w:t>
      </w:r>
    </w:p>
    <w:p w14:paraId="72B95C21"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&lt;baseType&gt;DATE&lt;/baseType&gt;</w:t>
      </w:r>
    </w:p>
    <w:p w14:paraId="72B95C22"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&lt;/UserDefinedType&gt;</w:t>
      </w:r>
    </w:p>
    <w:p w14:paraId="72B95C23"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C24"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&lt;UserDefinedType id="DATETIME"&gt;</w:t>
      </w:r>
    </w:p>
    <w:p w14:paraId="72B95C25"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&lt;description&gt;DATETIME&lt;/description&gt;</w:t>
      </w:r>
    </w:p>
    <w:p w14:paraId="72B95C26"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&lt;state&gt;active&lt;/state&gt;</w:t>
      </w:r>
    </w:p>
    <w:p w14:paraId="72B95C27"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&lt;dateLaMu&gt;2013-10-25T00:00:00&lt;/dateLaMu&gt;</w:t>
      </w:r>
    </w:p>
    <w:p w14:paraId="72B95C28"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C29"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&lt;baseType&gt;DATETIME&lt;/baseType&gt;</w:t>
      </w:r>
    </w:p>
    <w:p w14:paraId="72B95C2A"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&lt;/UserDefinedType&gt;</w:t>
      </w:r>
    </w:p>
    <w:p w14:paraId="72B95C2B"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C2C"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 id="DECIMAL"&gt;</w:t>
      </w:r>
    </w:p>
    <w:p w14:paraId="72B95C2D"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&lt;description&gt;DECIMAL&lt;/description&gt;</w:t>
      </w:r>
    </w:p>
    <w:p w14:paraId="72B95C2E"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C2F"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&lt;dateLaMu&gt;2013-10-25T00:00:00&lt;/dateLaMu&gt;</w:t>
      </w:r>
    </w:p>
    <w:p w14:paraId="72B95C30"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C31"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&lt;baseType&gt;DECIMAL&lt;/baseType&gt;</w:t>
      </w:r>
    </w:p>
    <w:p w14:paraId="72B95C32"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&lt;/UserDefinedType&gt;</w:t>
      </w:r>
    </w:p>
    <w:p w14:paraId="72B95C33"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C34"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 id="INTEGER"&gt;</w:t>
      </w:r>
    </w:p>
    <w:p w14:paraId="72B95C35"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&lt;description&gt;INTEGER&lt;/description&gt;</w:t>
      </w:r>
    </w:p>
    <w:p w14:paraId="72B95C36"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C37"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&lt;dateLaMu&gt;2009-01-29T00:00:00&lt;/dateLaMu&gt;</w:t>
      </w:r>
    </w:p>
    <w:p w14:paraId="72B95C38"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C39"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&lt;baseType&gt;INTEGER&lt;/baseType&gt;</w:t>
      </w:r>
    </w:p>
    <w:p w14:paraId="72B95C3A"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&lt;/UserDefinedType&gt;</w:t>
      </w:r>
    </w:p>
    <w:p w14:paraId="72B95C3B"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p>
    <w:p w14:paraId="72B95C3C"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&lt;UserDefinedType id="Keuzelijst"&gt;</w:t>
      </w:r>
    </w:p>
    <w:p w14:paraId="72B95C3D"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&lt;description&gt;Keuzelijst&lt;/description&gt;</w:t>
      </w:r>
    </w:p>
    <w:p w14:paraId="72B95C3E"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&lt;state&gt;active&lt;/state&gt;</w:t>
      </w:r>
    </w:p>
    <w:p w14:paraId="72B95C3F"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&lt;dateLaMu&gt;2013-10-25T00:00:00&lt;/dateLaMu&gt;</w:t>
      </w:r>
    </w:p>
    <w:p w14:paraId="72B95C40"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C41"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&lt;baseType&gt;STRING&lt;/baseType&gt;</w:t>
      </w:r>
    </w:p>
    <w:p w14:paraId="72B95C42"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&lt;xsdRestriction&gt;&amp;lt;xs:enumeration value="Keuze 1"/&amp;gt;&amp;lt;xs:enumeration value="Keuze 2"/&amp;gt;&amp;lt;xs:enumeration value="Keuze 3"/&amp;gt;&lt;/xsdRestriction&gt;</w:t>
      </w:r>
    </w:p>
    <w:p w14:paraId="72B95C43"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&lt;/UserDefinedType&gt;</w:t>
      </w:r>
    </w:p>
    <w:p w14:paraId="72B95C44"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C45"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 id="STRING"&gt;</w:t>
      </w:r>
    </w:p>
    <w:p w14:paraId="72B95C46"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&lt;description&gt;STRING&lt;/description&gt;</w:t>
      </w:r>
    </w:p>
    <w:p w14:paraId="72B95C47"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&lt;state&gt;active&lt;/state&gt;</w:t>
      </w:r>
    </w:p>
    <w:p w14:paraId="72B95C48"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&lt;dateLaMu&gt;2009-01-29T00:00:00&lt;/dateLaMu&gt;</w:t>
      </w:r>
    </w:p>
    <w:p w14:paraId="72B95C49"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&lt;userLaMu&gt;PWI&lt;/userLaMu&gt;</w:t>
      </w:r>
    </w:p>
    <w:p w14:paraId="72B95C4A"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&lt;baseType&gt;STRING&lt;/baseType&gt;</w:t>
      </w:r>
    </w:p>
    <w:p w14:paraId="72B95C4B"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&lt;/UserDefinedType&gt;</w:t>
      </w:r>
    </w:p>
    <w:p w14:paraId="72B95C4C"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p>
    <w:p w14:paraId="72B95C4D"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&lt;UserDefinedType id="TIME"&gt;</w:t>
      </w:r>
    </w:p>
    <w:p w14:paraId="72B95C4E"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&lt;description&gt;TIME&lt;/description&gt;</w:t>
      </w:r>
    </w:p>
    <w:p w14:paraId="72B95C4F"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&lt;state&gt;active&lt;/state&gt;</w:t>
      </w:r>
    </w:p>
    <w:p w14:paraId="72B95C50"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&lt;dateLaMu&gt;2013-10-25T00:00:00&lt;/dateLaMu&gt;</w:t>
      </w:r>
    </w:p>
    <w:p w14:paraId="72B95C51"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&lt;userLaMu&gt;Arne&lt;/userLaMu&gt;</w:t>
      </w:r>
    </w:p>
    <w:p w14:paraId="72B95C52" w14:textId="77777777" w:rsidR="004C2B85"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 xml:space="preserve">    </w:t>
      </w:r>
      <w:r w:rsidRPr="00FA659F">
        <w:rPr>
          <w:rFonts w:ascii="Courier New" w:eastAsia="Times New Roman" w:hAnsi="Courier New" w:cs="Courier New"/>
          <w:color w:val="008080"/>
          <w:kern w:val="0"/>
          <w:sz w:val="18"/>
          <w:szCs w:val="18"/>
          <w:lang w:val="en-US"/>
        </w:rPr>
        <w:t>&lt;baseType&gt;TIME&lt;/baseType&gt;</w:t>
      </w:r>
    </w:p>
    <w:p w14:paraId="72B95C53" w14:textId="77777777" w:rsidR="00D90007" w:rsidRPr="00FA659F" w:rsidRDefault="004C2B85" w:rsidP="004C2B8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3F7F7F"/>
          <w:kern w:val="0"/>
          <w:sz w:val="18"/>
          <w:szCs w:val="18"/>
          <w:lang w:val="en-US"/>
        </w:rPr>
      </w:pPr>
      <w:r w:rsidRPr="00FA659F">
        <w:rPr>
          <w:rFonts w:ascii="Courier New" w:eastAsia="Times New Roman" w:hAnsi="Courier New" w:cs="Courier New"/>
          <w:color w:val="008080"/>
          <w:kern w:val="0"/>
          <w:sz w:val="18"/>
          <w:szCs w:val="18"/>
          <w:lang w:val="en-US"/>
        </w:rPr>
        <w:t>&lt;/UserDefinedType&gt;</w:t>
      </w:r>
    </w:p>
    <w:p w14:paraId="72B95C54" w14:textId="77777777" w:rsidR="00D90007" w:rsidRPr="00BB039F" w:rsidRDefault="00D90007" w:rsidP="0078434E">
      <w:pPr>
        <w:pStyle w:val="Hoofdstuktitel"/>
        <w:tabs>
          <w:tab w:val="clear" w:pos="2835"/>
          <w:tab w:val="left" w:pos="567"/>
        </w:tabs>
        <w:ind w:left="0" w:firstLine="0"/>
        <w:rPr>
          <w:rStyle w:val="GobarparagraaftitelChar"/>
          <w:rFonts w:ascii="Corbel" w:hAnsi="Corbel"/>
        </w:rPr>
      </w:pPr>
      <w:r w:rsidRPr="00BB039F">
        <w:rPr>
          <w:rStyle w:val="GobarparagraaftitelChar"/>
          <w:rFonts w:ascii="Corbel" w:hAnsi="Corbel"/>
          <w:lang w:val="en-US"/>
        </w:rPr>
        <w:br w:type="page"/>
      </w:r>
      <w:bookmarkStart w:id="874" w:name="_Toc212971164"/>
      <w:bookmarkStart w:id="875" w:name="_Toc408989369"/>
      <w:bookmarkStart w:id="876" w:name="_Toc4568147"/>
      <w:r w:rsidRPr="00BB039F">
        <w:rPr>
          <w:rFonts w:ascii="Corbel" w:hAnsi="Corbel"/>
          <w:i/>
        </w:rPr>
        <w:lastRenderedPageBreak/>
        <w:t>Uitwerking berichten</w:t>
      </w:r>
      <w:bookmarkEnd w:id="874"/>
      <w:bookmarkEnd w:id="875"/>
      <w:bookmarkEnd w:id="876"/>
    </w:p>
    <w:p w14:paraId="72B95C55" w14:textId="77777777" w:rsidR="00D90007" w:rsidRPr="00BB039F" w:rsidRDefault="00D90007" w:rsidP="00D90007">
      <w:pPr>
        <w:pStyle w:val="Rapporttekst"/>
        <w:ind w:left="0"/>
        <w:rPr>
          <w:rFonts w:ascii="Corbel" w:hAnsi="Corbel"/>
          <w:sz w:val="22"/>
          <w:szCs w:val="22"/>
        </w:rPr>
      </w:pPr>
      <w:r w:rsidRPr="00BB039F">
        <w:rPr>
          <w:rFonts w:ascii="Corbel" w:hAnsi="Corbel"/>
          <w:sz w:val="22"/>
          <w:szCs w:val="22"/>
        </w:rPr>
        <w:t>In deze paragraaf  staat het opstellen van de VISI berichten centraal. In het VISI-raamwerk uit para</w:t>
      </w:r>
      <w:r w:rsidR="0029628E" w:rsidRPr="00BB039F">
        <w:rPr>
          <w:rFonts w:ascii="Corbel" w:hAnsi="Corbel"/>
          <w:sz w:val="22"/>
          <w:szCs w:val="22"/>
        </w:rPr>
        <w:softHyphen/>
      </w:r>
      <w:r w:rsidRPr="00BB039F">
        <w:rPr>
          <w:rFonts w:ascii="Corbel" w:hAnsi="Corbel"/>
          <w:sz w:val="22"/>
          <w:szCs w:val="22"/>
        </w:rPr>
        <w:t xml:space="preserve">graaf </w:t>
      </w:r>
      <w:r w:rsidR="004E6AA1" w:rsidRPr="00BB039F">
        <w:rPr>
          <w:rFonts w:ascii="Corbel" w:hAnsi="Corbel"/>
          <w:sz w:val="22"/>
          <w:szCs w:val="22"/>
        </w:rPr>
        <w:t>1</w:t>
      </w:r>
      <w:r w:rsidRPr="00BB039F">
        <w:rPr>
          <w:rFonts w:ascii="Corbel" w:hAnsi="Corbel"/>
          <w:sz w:val="22"/>
          <w:szCs w:val="22"/>
        </w:rPr>
        <w:t>.1 worden de berichten beschreven die in een project gebruikt kunnen worden. De VISI-berich</w:t>
      </w:r>
      <w:r w:rsidR="0029628E" w:rsidRPr="00BB039F">
        <w:rPr>
          <w:rFonts w:ascii="Corbel" w:hAnsi="Corbel"/>
          <w:sz w:val="22"/>
          <w:szCs w:val="22"/>
        </w:rPr>
        <w:softHyphen/>
      </w:r>
      <w:r w:rsidRPr="00BB039F">
        <w:rPr>
          <w:rFonts w:ascii="Corbel" w:hAnsi="Corbel"/>
          <w:sz w:val="22"/>
          <w:szCs w:val="22"/>
        </w:rPr>
        <w:t xml:space="preserve">ten </w:t>
      </w:r>
      <w:r w:rsidR="004E6AA1" w:rsidRPr="00BB039F">
        <w:rPr>
          <w:rFonts w:ascii="Corbel" w:hAnsi="Corbel"/>
          <w:sz w:val="22"/>
          <w:szCs w:val="22"/>
        </w:rPr>
        <w:t>zull</w:t>
      </w:r>
      <w:r w:rsidRPr="00BB039F">
        <w:rPr>
          <w:rFonts w:ascii="Corbel" w:hAnsi="Corbel"/>
          <w:sz w:val="22"/>
          <w:szCs w:val="22"/>
        </w:rPr>
        <w:t>en moe</w:t>
      </w:r>
      <w:r w:rsidR="004E6AA1" w:rsidRPr="00BB039F">
        <w:rPr>
          <w:rFonts w:ascii="Corbel" w:hAnsi="Corbel"/>
          <w:sz w:val="22"/>
          <w:szCs w:val="22"/>
        </w:rPr>
        <w:t>ten voldoen aan een (berichten)</w:t>
      </w:r>
      <w:r w:rsidRPr="00BB039F">
        <w:rPr>
          <w:rFonts w:ascii="Corbel" w:hAnsi="Corbel"/>
          <w:sz w:val="22"/>
          <w:szCs w:val="22"/>
        </w:rPr>
        <w:t xml:space="preserve">schema dat </w:t>
      </w:r>
      <w:r w:rsidR="004E6AA1" w:rsidRPr="00BB039F">
        <w:rPr>
          <w:rFonts w:ascii="Corbel" w:hAnsi="Corbel"/>
          <w:sz w:val="22"/>
          <w:szCs w:val="22"/>
        </w:rPr>
        <w:t xml:space="preserve">is </w:t>
      </w:r>
      <w:r w:rsidRPr="00BB039F">
        <w:rPr>
          <w:rFonts w:ascii="Corbel" w:hAnsi="Corbel"/>
          <w:sz w:val="22"/>
          <w:szCs w:val="22"/>
        </w:rPr>
        <w:t>gebaseerd op het raamwerk. Het berich</w:t>
      </w:r>
      <w:r w:rsidR="0029628E" w:rsidRPr="00BB039F">
        <w:rPr>
          <w:rFonts w:ascii="Corbel" w:hAnsi="Corbel"/>
          <w:sz w:val="22"/>
          <w:szCs w:val="22"/>
        </w:rPr>
        <w:softHyphen/>
      </w:r>
      <w:r w:rsidRPr="00BB039F">
        <w:rPr>
          <w:rFonts w:ascii="Corbel" w:hAnsi="Corbel"/>
          <w:sz w:val="22"/>
          <w:szCs w:val="22"/>
        </w:rPr>
        <w:t xml:space="preserve">tenschema kan automatisch </w:t>
      </w:r>
      <w:r w:rsidR="004E6AA1" w:rsidRPr="00BB039F">
        <w:rPr>
          <w:rFonts w:ascii="Corbel" w:hAnsi="Corbel"/>
          <w:sz w:val="22"/>
          <w:szCs w:val="22"/>
        </w:rPr>
        <w:t xml:space="preserve">worden </w:t>
      </w:r>
      <w:r w:rsidRPr="00BB039F">
        <w:rPr>
          <w:rFonts w:ascii="Corbel" w:hAnsi="Corbel"/>
          <w:sz w:val="22"/>
          <w:szCs w:val="22"/>
        </w:rPr>
        <w:t xml:space="preserve">gegenereerd met een programma dat </w:t>
      </w:r>
      <w:r w:rsidR="004E6AA1" w:rsidRPr="00BB039F">
        <w:rPr>
          <w:rFonts w:ascii="Corbel" w:hAnsi="Corbel"/>
          <w:sz w:val="22"/>
          <w:szCs w:val="22"/>
        </w:rPr>
        <w:t>‘</w:t>
      </w:r>
      <w:r w:rsidRPr="00BB039F">
        <w:rPr>
          <w:rFonts w:ascii="Corbel" w:hAnsi="Corbel"/>
          <w:sz w:val="22"/>
          <w:szCs w:val="22"/>
        </w:rPr>
        <w:t>Promotor</w:t>
      </w:r>
      <w:r w:rsidR="004E6AA1" w:rsidRPr="00BB039F">
        <w:rPr>
          <w:rFonts w:ascii="Corbel" w:hAnsi="Corbel"/>
          <w:sz w:val="22"/>
          <w:szCs w:val="22"/>
        </w:rPr>
        <w:t>’</w:t>
      </w:r>
      <w:r w:rsidRPr="00BB039F">
        <w:rPr>
          <w:rFonts w:ascii="Corbel" w:hAnsi="Corbel"/>
          <w:sz w:val="22"/>
          <w:szCs w:val="22"/>
        </w:rPr>
        <w:t xml:space="preserve"> genoemd wordt. De </w:t>
      </w:r>
      <w:r w:rsidR="004E6AA1" w:rsidRPr="00BB039F">
        <w:rPr>
          <w:rFonts w:ascii="Corbel" w:hAnsi="Corbel"/>
          <w:sz w:val="22"/>
          <w:szCs w:val="22"/>
        </w:rPr>
        <w:t>P</w:t>
      </w:r>
      <w:r w:rsidRPr="00BB039F">
        <w:rPr>
          <w:rFonts w:ascii="Corbel" w:hAnsi="Corbel"/>
          <w:sz w:val="22"/>
          <w:szCs w:val="22"/>
        </w:rPr>
        <w:t xml:space="preserve">romotor gebruikt een VISI-raamwerk en de VISI-systematiek </w:t>
      </w:r>
      <w:r w:rsidR="0078434E" w:rsidRPr="00BB039F">
        <w:rPr>
          <w:rFonts w:ascii="Corbel" w:hAnsi="Corbel"/>
          <w:sz w:val="22"/>
          <w:szCs w:val="22"/>
        </w:rPr>
        <w:t>Deel 1 en Deel 2</w:t>
      </w:r>
      <w:r w:rsidRPr="00BB039F">
        <w:rPr>
          <w:rFonts w:ascii="Corbel" w:hAnsi="Corbel"/>
          <w:sz w:val="22"/>
          <w:szCs w:val="22"/>
        </w:rPr>
        <w:t xml:space="preserve"> als invoer en pro</w:t>
      </w:r>
      <w:r w:rsidR="0029628E" w:rsidRPr="00BB039F">
        <w:rPr>
          <w:rFonts w:ascii="Corbel" w:hAnsi="Corbel"/>
          <w:sz w:val="22"/>
          <w:szCs w:val="22"/>
        </w:rPr>
        <w:softHyphen/>
      </w:r>
      <w:r w:rsidRPr="00BB039F">
        <w:rPr>
          <w:rFonts w:ascii="Corbel" w:hAnsi="Corbel"/>
          <w:sz w:val="22"/>
          <w:szCs w:val="22"/>
        </w:rPr>
        <w:t>duceert een schema (XSD) waarin alle mogelijke berichten inclusief toebehoren zijn vastgelegd. Het schema in de volgende figuur laat zien wat de plaats is van de Promotor in de totstandkoming van VISI-berichten.</w:t>
      </w:r>
    </w:p>
    <w:p w14:paraId="72B95C56" w14:textId="77777777" w:rsidR="0084269A" w:rsidRPr="00BB039F" w:rsidRDefault="00676484" w:rsidP="0084269A">
      <w:pPr>
        <w:pStyle w:val="Rapporttekst"/>
        <w:keepNext/>
        <w:ind w:left="0"/>
        <w:jc w:val="center"/>
        <w:rPr>
          <w:rFonts w:ascii="Corbel" w:hAnsi="Corbel"/>
        </w:rPr>
      </w:pPr>
      <w:r w:rsidRPr="00BB039F">
        <w:rPr>
          <w:rFonts w:ascii="Corbel" w:hAnsi="Corbel"/>
          <w:noProof/>
        </w:rPr>
        <w:drawing>
          <wp:inline distT="0" distB="0" distL="0" distR="0" wp14:anchorId="72B965CF" wp14:editId="72B965D0">
            <wp:extent cx="2823845" cy="2823845"/>
            <wp:effectExtent l="0" t="0" r="0" b="0"/>
            <wp:docPr id="8" name="Afbeelding 8" descr="vp_5216_483x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p_5216_483x4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3845" cy="2823845"/>
                    </a:xfrm>
                    <a:prstGeom prst="rect">
                      <a:avLst/>
                    </a:prstGeom>
                    <a:noFill/>
                    <a:ln>
                      <a:noFill/>
                    </a:ln>
                  </pic:spPr>
                </pic:pic>
              </a:graphicData>
            </a:graphic>
          </wp:inline>
        </w:drawing>
      </w:r>
    </w:p>
    <w:p w14:paraId="72B95C57" w14:textId="77777777" w:rsidR="00D90007" w:rsidRPr="00BB039F" w:rsidRDefault="0084269A" w:rsidP="0084269A">
      <w:pPr>
        <w:pStyle w:val="Bijschrift"/>
        <w:rPr>
          <w:rFonts w:ascii="Corbel" w:hAnsi="Corbel"/>
        </w:rPr>
      </w:pPr>
      <w:r w:rsidRPr="00BB039F">
        <w:rPr>
          <w:rFonts w:ascii="Corbel" w:hAnsi="Corbel"/>
        </w:rPr>
        <w:t xml:space="preserve">Figuur </w:t>
      </w:r>
    </w:p>
    <w:p w14:paraId="72B95C58" w14:textId="77777777" w:rsidR="00D90007" w:rsidRPr="00BB039F" w:rsidRDefault="00D90007" w:rsidP="00F51454">
      <w:pPr>
        <w:pStyle w:val="Rapporttekst"/>
        <w:spacing w:line="240" w:lineRule="auto"/>
        <w:ind w:left="0"/>
        <w:rPr>
          <w:rFonts w:ascii="Corbel" w:hAnsi="Corbel"/>
          <w:sz w:val="22"/>
          <w:szCs w:val="22"/>
        </w:rPr>
      </w:pPr>
      <w:r w:rsidRPr="00BB039F">
        <w:rPr>
          <w:rFonts w:ascii="Corbel" w:hAnsi="Corbel"/>
          <w:sz w:val="22"/>
          <w:szCs w:val="22"/>
        </w:rPr>
        <w:t>De Promotor wordt vrij ter beschikking gesteld in de vorm van een Dynamically Linked Library</w:t>
      </w:r>
      <w:r w:rsidR="004D6A86" w:rsidRPr="00BB039F">
        <w:rPr>
          <w:rFonts w:ascii="Corbel" w:hAnsi="Corbel"/>
          <w:sz w:val="22"/>
          <w:szCs w:val="22"/>
        </w:rPr>
        <w:t xml:space="preserve"> (</w:t>
      </w:r>
      <w:r w:rsidRPr="00BB039F">
        <w:rPr>
          <w:rFonts w:ascii="Corbel" w:hAnsi="Corbel"/>
          <w:sz w:val="22"/>
          <w:szCs w:val="22"/>
        </w:rPr>
        <w:t>DLL</w:t>
      </w:r>
      <w:r w:rsidR="004D6A86" w:rsidRPr="00BB039F">
        <w:rPr>
          <w:rFonts w:ascii="Corbel" w:hAnsi="Corbel"/>
          <w:sz w:val="22"/>
          <w:szCs w:val="22"/>
        </w:rPr>
        <w:t>)</w:t>
      </w:r>
      <w:r w:rsidRPr="00BB039F">
        <w:rPr>
          <w:rFonts w:ascii="Corbel" w:hAnsi="Corbel"/>
          <w:sz w:val="22"/>
          <w:szCs w:val="22"/>
        </w:rPr>
        <w:t xml:space="preserve">, is een bibliotheek met functies die door meerdere applicaties gebruikt kunnen worden. Het is hierdoor mogelijk om de Promotor te integreren in andere software. De bestanden en aanvullende documentatie is te downloaden op </w:t>
      </w:r>
      <w:r w:rsidR="00D52553" w:rsidRPr="00BB039F">
        <w:rPr>
          <w:rFonts w:ascii="Corbel" w:hAnsi="Corbel"/>
          <w:sz w:val="22"/>
          <w:szCs w:val="22"/>
        </w:rPr>
        <w:t xml:space="preserve">de VISI-website </w:t>
      </w:r>
      <w:hyperlink r:id="rId22" w:history="1">
        <w:r w:rsidR="00D52553" w:rsidRPr="00BB039F">
          <w:rPr>
            <w:rStyle w:val="Hyperlink"/>
            <w:rFonts w:ascii="Corbel" w:hAnsi="Corbel"/>
            <w:sz w:val="22"/>
            <w:szCs w:val="22"/>
          </w:rPr>
          <w:t>www.crow.nl/visi</w:t>
        </w:r>
      </w:hyperlink>
      <w:r w:rsidRPr="00BB039F">
        <w:rPr>
          <w:rFonts w:ascii="Corbel" w:hAnsi="Corbel"/>
          <w:sz w:val="22"/>
          <w:szCs w:val="22"/>
        </w:rPr>
        <w:t>.</w:t>
      </w:r>
    </w:p>
    <w:p w14:paraId="72B95C59" w14:textId="77777777" w:rsidR="00D90007" w:rsidRPr="00BB039F" w:rsidRDefault="00D90007" w:rsidP="00F51454">
      <w:pPr>
        <w:pStyle w:val="Rapporttekst"/>
        <w:spacing w:line="240" w:lineRule="auto"/>
        <w:ind w:left="0"/>
        <w:rPr>
          <w:rFonts w:ascii="Corbel" w:hAnsi="Corbel"/>
          <w:sz w:val="22"/>
          <w:szCs w:val="22"/>
        </w:rPr>
      </w:pPr>
      <w:r w:rsidRPr="00BB039F">
        <w:rPr>
          <w:rFonts w:ascii="Corbel" w:hAnsi="Corbel"/>
          <w:sz w:val="22"/>
          <w:szCs w:val="22"/>
        </w:rPr>
        <w:t xml:space="preserve">Door het raamwerk te promoten worden de berichtenschema’s in een xsd bestand (10.xsd) vastgelegd. De berichten de we in deze paragraaf gaan opstellen dienen aan deze schema’s te voldoen. Als eerste </w:t>
      </w:r>
      <w:r w:rsidR="00F51454" w:rsidRPr="00BB039F">
        <w:rPr>
          <w:rFonts w:ascii="Corbel" w:hAnsi="Corbel"/>
          <w:sz w:val="22"/>
          <w:szCs w:val="22"/>
        </w:rPr>
        <w:t xml:space="preserve">wordt </w:t>
      </w:r>
      <w:r w:rsidRPr="00BB039F">
        <w:rPr>
          <w:rFonts w:ascii="Corbel" w:hAnsi="Corbel"/>
          <w:sz w:val="22"/>
          <w:szCs w:val="22"/>
        </w:rPr>
        <w:t>een projectspecifiek bericht opgesteld</w:t>
      </w:r>
      <w:r w:rsidR="00F51454" w:rsidRPr="00BB039F">
        <w:rPr>
          <w:rFonts w:ascii="Corbel" w:hAnsi="Corbel"/>
          <w:sz w:val="22"/>
          <w:szCs w:val="22"/>
        </w:rPr>
        <w:t>. V</w:t>
      </w:r>
      <w:r w:rsidRPr="00BB039F">
        <w:rPr>
          <w:rFonts w:ascii="Corbel" w:hAnsi="Corbel"/>
          <w:sz w:val="22"/>
          <w:szCs w:val="22"/>
        </w:rPr>
        <w:t xml:space="preserve">ervolgens </w:t>
      </w:r>
      <w:r w:rsidR="00F51454" w:rsidRPr="00BB039F">
        <w:rPr>
          <w:rFonts w:ascii="Corbel" w:hAnsi="Corbel"/>
          <w:sz w:val="22"/>
          <w:szCs w:val="22"/>
        </w:rPr>
        <w:t xml:space="preserve">wordt </w:t>
      </w:r>
      <w:r w:rsidRPr="00BB039F">
        <w:rPr>
          <w:rFonts w:ascii="Corbel" w:hAnsi="Corbel"/>
          <w:sz w:val="22"/>
          <w:szCs w:val="22"/>
        </w:rPr>
        <w:t>een scenario met zestien berichten doorgewerkt.</w:t>
      </w:r>
    </w:p>
    <w:p w14:paraId="72B95C5A" w14:textId="77777777" w:rsidR="00D90007" w:rsidRPr="00BB039F" w:rsidRDefault="00D90007" w:rsidP="00361ABA">
      <w:pPr>
        <w:pStyle w:val="Gobarparagraaftitel"/>
        <w:rPr>
          <w:rStyle w:val="GobarparagraaftitelChar"/>
          <w:rFonts w:ascii="Corbel" w:hAnsi="Corbel"/>
        </w:rPr>
      </w:pPr>
      <w:bookmarkStart w:id="877" w:name="_Toc212971165"/>
      <w:bookmarkStart w:id="878" w:name="_Toc408989370"/>
      <w:bookmarkStart w:id="879" w:name="_Toc4568148"/>
      <w:r w:rsidRPr="00BB039F">
        <w:rPr>
          <w:rStyle w:val="GobarparagraaftitelChar"/>
          <w:rFonts w:ascii="Corbel" w:hAnsi="Corbel"/>
        </w:rPr>
        <w:t>Het projectspecifieke</w:t>
      </w:r>
      <w:r w:rsidR="00EB15B4" w:rsidRPr="00BB039F">
        <w:rPr>
          <w:rStyle w:val="GobarparagraaftitelChar"/>
          <w:rFonts w:ascii="Corbel" w:hAnsi="Corbel"/>
        </w:rPr>
        <w:t xml:space="preserve"> </w:t>
      </w:r>
      <w:r w:rsidRPr="00BB039F">
        <w:rPr>
          <w:rStyle w:val="GobarparagraaftitelChar"/>
          <w:rFonts w:ascii="Corbel" w:hAnsi="Corbel"/>
        </w:rPr>
        <w:t>bericht</w:t>
      </w:r>
      <w:bookmarkEnd w:id="877"/>
      <w:bookmarkEnd w:id="878"/>
      <w:bookmarkEnd w:id="879"/>
    </w:p>
    <w:p w14:paraId="72B95C5B" w14:textId="77777777" w:rsidR="00D90007" w:rsidRPr="00BB039F" w:rsidRDefault="00D90007" w:rsidP="00F51454">
      <w:pPr>
        <w:rPr>
          <w:rFonts w:ascii="Corbel" w:hAnsi="Corbel"/>
          <w:sz w:val="22"/>
          <w:szCs w:val="22"/>
        </w:rPr>
      </w:pPr>
      <w:r w:rsidRPr="00BB039F">
        <w:rPr>
          <w:rFonts w:ascii="Corbel" w:hAnsi="Corbel"/>
          <w:sz w:val="22"/>
          <w:szCs w:val="22"/>
        </w:rPr>
        <w:t>Het projectspecifieke bericht plaats</w:t>
      </w:r>
      <w:r w:rsidR="00EB15B4" w:rsidRPr="00BB039F">
        <w:rPr>
          <w:rFonts w:ascii="Corbel" w:hAnsi="Corbel"/>
          <w:sz w:val="22"/>
          <w:szCs w:val="22"/>
        </w:rPr>
        <w:t>t</w:t>
      </w:r>
      <w:r w:rsidRPr="00BB039F">
        <w:rPr>
          <w:rFonts w:ascii="Corbel" w:hAnsi="Corbel"/>
          <w:sz w:val="22"/>
          <w:szCs w:val="22"/>
        </w:rPr>
        <w:t xml:space="preserve"> het raamwerk in de context van een project. In het project</w:t>
      </w:r>
      <w:r w:rsidR="0084269A" w:rsidRPr="00BB039F">
        <w:rPr>
          <w:rFonts w:ascii="Corbel" w:hAnsi="Corbel"/>
          <w:sz w:val="22"/>
          <w:szCs w:val="22"/>
        </w:rPr>
        <w:softHyphen/>
      </w:r>
      <w:r w:rsidRPr="00BB039F">
        <w:rPr>
          <w:rFonts w:ascii="Corbel" w:hAnsi="Corbel"/>
          <w:sz w:val="22"/>
          <w:szCs w:val="22"/>
        </w:rPr>
        <w:t>speci</w:t>
      </w:r>
      <w:r w:rsidR="00766142" w:rsidRPr="00BB039F">
        <w:rPr>
          <w:rFonts w:ascii="Corbel" w:hAnsi="Corbel"/>
          <w:sz w:val="22"/>
          <w:szCs w:val="22"/>
        </w:rPr>
        <w:softHyphen/>
      </w:r>
      <w:r w:rsidRPr="00BB039F">
        <w:rPr>
          <w:rFonts w:ascii="Corbel" w:hAnsi="Corbel"/>
          <w:sz w:val="22"/>
          <w:szCs w:val="22"/>
        </w:rPr>
        <w:t xml:space="preserve">fieke bericht worden onder andere personen aan rollen gekoppeld en </w:t>
      </w:r>
      <w:r w:rsidR="00EB15B4" w:rsidRPr="00BB039F">
        <w:rPr>
          <w:rFonts w:ascii="Corbel" w:hAnsi="Corbel"/>
          <w:sz w:val="22"/>
          <w:szCs w:val="22"/>
        </w:rPr>
        <w:t xml:space="preserve">wordt </w:t>
      </w:r>
      <w:r w:rsidRPr="00BB039F">
        <w:rPr>
          <w:rFonts w:ascii="Corbel" w:hAnsi="Corbel"/>
          <w:sz w:val="22"/>
          <w:szCs w:val="22"/>
        </w:rPr>
        <w:t xml:space="preserve">de specifieke naam aan het project gegeven. Daarnaast wordt het gebruikte </w:t>
      </w:r>
      <w:r w:rsidR="0084269A" w:rsidRPr="00BB039F">
        <w:rPr>
          <w:rFonts w:ascii="Corbel" w:hAnsi="Corbel"/>
          <w:sz w:val="22"/>
          <w:szCs w:val="22"/>
        </w:rPr>
        <w:t>SOAP</w:t>
      </w:r>
      <w:r w:rsidRPr="00BB039F">
        <w:rPr>
          <w:rFonts w:ascii="Corbel" w:hAnsi="Corbel"/>
          <w:sz w:val="22"/>
          <w:szCs w:val="22"/>
        </w:rPr>
        <w:t xml:space="preserve"> protocol aangegeven en</w:t>
      </w:r>
      <w:r w:rsidR="0084269A" w:rsidRPr="00BB039F">
        <w:rPr>
          <w:rFonts w:ascii="Corbel" w:hAnsi="Corbel"/>
          <w:sz w:val="22"/>
          <w:szCs w:val="22"/>
        </w:rPr>
        <w:t xml:space="preserve"> het </w:t>
      </w:r>
      <w:r w:rsidRPr="00BB039F">
        <w:rPr>
          <w:rFonts w:ascii="Corbel" w:hAnsi="Corbel"/>
          <w:sz w:val="22"/>
          <w:szCs w:val="22"/>
        </w:rPr>
        <w:t xml:space="preserve"> ip-a</w:t>
      </w:r>
      <w:r w:rsidR="00D27BB5" w:rsidRPr="00BB039F">
        <w:rPr>
          <w:rFonts w:ascii="Corbel" w:hAnsi="Corbel"/>
          <w:sz w:val="22"/>
          <w:szCs w:val="22"/>
        </w:rPr>
        <w:t xml:space="preserve">dres van de SOAP central server; </w:t>
      </w:r>
      <w:r w:rsidRPr="00BB039F">
        <w:rPr>
          <w:rFonts w:ascii="Corbel" w:hAnsi="Corbel"/>
          <w:sz w:val="22"/>
          <w:szCs w:val="22"/>
        </w:rPr>
        <w:t xml:space="preserve">zie ook bijlage </w:t>
      </w:r>
      <w:r w:rsidR="002708C4" w:rsidRPr="00BB039F">
        <w:rPr>
          <w:rFonts w:ascii="Corbel" w:hAnsi="Corbel"/>
          <w:sz w:val="22"/>
          <w:szCs w:val="22"/>
        </w:rPr>
        <w:t>8</w:t>
      </w:r>
      <w:r w:rsidR="0084269A" w:rsidRPr="00BB039F">
        <w:rPr>
          <w:rFonts w:ascii="Corbel" w:hAnsi="Corbel"/>
          <w:sz w:val="22"/>
          <w:szCs w:val="22"/>
        </w:rPr>
        <w:t xml:space="preserve"> </w:t>
      </w:r>
      <w:r w:rsidR="00D27BB5" w:rsidRPr="00BB039F">
        <w:rPr>
          <w:rFonts w:ascii="Corbel" w:hAnsi="Corbel"/>
          <w:sz w:val="22"/>
          <w:szCs w:val="22"/>
        </w:rPr>
        <w:t>(</w:t>
      </w:r>
      <w:r w:rsidRPr="00BB039F">
        <w:rPr>
          <w:rFonts w:ascii="Corbel" w:hAnsi="Corbel"/>
          <w:sz w:val="22"/>
          <w:szCs w:val="22"/>
        </w:rPr>
        <w:t>S</w:t>
      </w:r>
      <w:r w:rsidR="0084269A" w:rsidRPr="00BB039F">
        <w:rPr>
          <w:rFonts w:ascii="Corbel" w:hAnsi="Corbel"/>
          <w:sz w:val="22"/>
          <w:szCs w:val="22"/>
        </w:rPr>
        <w:t>OAP</w:t>
      </w:r>
      <w:r w:rsidRPr="00BB039F">
        <w:rPr>
          <w:rFonts w:ascii="Corbel" w:hAnsi="Corbel"/>
          <w:sz w:val="22"/>
          <w:szCs w:val="22"/>
        </w:rPr>
        <w:t xml:space="preserve"> protocol)</w:t>
      </w:r>
      <w:r w:rsidR="00D27BB5" w:rsidRPr="00BB039F">
        <w:rPr>
          <w:rFonts w:ascii="Corbel" w:hAnsi="Corbel"/>
          <w:sz w:val="22"/>
          <w:szCs w:val="22"/>
        </w:rPr>
        <w:t xml:space="preserve"> bij de Leidraad</w:t>
      </w:r>
      <w:r w:rsidRPr="00BB039F">
        <w:rPr>
          <w:rFonts w:ascii="Corbel" w:hAnsi="Corbel"/>
          <w:sz w:val="22"/>
          <w:szCs w:val="22"/>
        </w:rPr>
        <w:t>.</w:t>
      </w:r>
    </w:p>
    <w:p w14:paraId="72B95C5C" w14:textId="77777777" w:rsidR="00D90007" w:rsidRPr="00BB039F" w:rsidRDefault="00D90007" w:rsidP="00F51454">
      <w:pPr>
        <w:pStyle w:val="Rapporttekst"/>
        <w:spacing w:line="240" w:lineRule="auto"/>
        <w:ind w:left="0"/>
        <w:rPr>
          <w:rFonts w:ascii="Corbel" w:hAnsi="Corbel"/>
          <w:sz w:val="22"/>
          <w:szCs w:val="22"/>
        </w:rPr>
      </w:pPr>
      <w:r w:rsidRPr="00BB039F">
        <w:rPr>
          <w:rFonts w:ascii="Corbel" w:hAnsi="Corbel"/>
          <w:sz w:val="22"/>
          <w:szCs w:val="22"/>
        </w:rPr>
        <w:t>In versie 1.2 van de systematiek is tevens de mogelijkheid toegevoegd om een opvolger aan te geven voor iemand die tijdens het project vertrekt. In projecten blijken in de praktijk geregeld personeels</w:t>
      </w:r>
      <w:r w:rsidR="00165953" w:rsidRPr="00BB039F">
        <w:rPr>
          <w:rFonts w:ascii="Corbel" w:hAnsi="Corbel"/>
          <w:sz w:val="22"/>
          <w:szCs w:val="22"/>
        </w:rPr>
        <w:softHyphen/>
      </w:r>
      <w:r w:rsidRPr="00BB039F">
        <w:rPr>
          <w:rFonts w:ascii="Corbel" w:hAnsi="Corbel"/>
          <w:sz w:val="22"/>
          <w:szCs w:val="22"/>
        </w:rPr>
        <w:t>wisseling plaats te vinden. Tijdens een personeelswisseling blijven tr</w:t>
      </w:r>
      <w:r w:rsidR="00165953" w:rsidRPr="00BB039F">
        <w:rPr>
          <w:rFonts w:ascii="Corbel" w:hAnsi="Corbel"/>
          <w:sz w:val="22"/>
          <w:szCs w:val="22"/>
        </w:rPr>
        <w:t>ansacties openstaan. Door het specificeren</w:t>
      </w:r>
      <w:r w:rsidRPr="00BB039F">
        <w:rPr>
          <w:rFonts w:ascii="Corbel" w:hAnsi="Corbel"/>
          <w:sz w:val="22"/>
          <w:szCs w:val="22"/>
        </w:rPr>
        <w:t xml:space="preserve"> van een zogenoemde </w:t>
      </w:r>
      <w:r w:rsidRPr="00BB039F">
        <w:rPr>
          <w:rFonts w:ascii="Corbel" w:hAnsi="Corbel"/>
          <w:i/>
          <w:sz w:val="22"/>
          <w:szCs w:val="22"/>
        </w:rPr>
        <w:t>successor</w:t>
      </w:r>
      <w:r w:rsidRPr="00BB039F">
        <w:rPr>
          <w:rFonts w:ascii="Corbel" w:hAnsi="Corbel"/>
          <w:sz w:val="22"/>
          <w:szCs w:val="22"/>
        </w:rPr>
        <w:t xml:space="preserve"> neemt deze persoon de transacties van </w:t>
      </w:r>
      <w:r w:rsidR="00165953" w:rsidRPr="00BB039F">
        <w:rPr>
          <w:rFonts w:ascii="Corbel" w:hAnsi="Corbel"/>
          <w:sz w:val="22"/>
          <w:szCs w:val="22"/>
        </w:rPr>
        <w:t>haar/zijn</w:t>
      </w:r>
      <w:r w:rsidRPr="00BB039F">
        <w:rPr>
          <w:rFonts w:ascii="Corbel" w:hAnsi="Corbel"/>
          <w:sz w:val="22"/>
          <w:szCs w:val="22"/>
        </w:rPr>
        <w:t xml:space="preserve"> voor</w:t>
      </w:r>
      <w:r w:rsidR="00165953" w:rsidRPr="00BB039F">
        <w:rPr>
          <w:rFonts w:ascii="Corbel" w:hAnsi="Corbel"/>
          <w:sz w:val="22"/>
          <w:szCs w:val="22"/>
        </w:rPr>
        <w:softHyphen/>
      </w:r>
      <w:r w:rsidRPr="00BB039F">
        <w:rPr>
          <w:rFonts w:ascii="Corbel" w:hAnsi="Corbel"/>
          <w:sz w:val="22"/>
          <w:szCs w:val="22"/>
        </w:rPr>
        <w:t>ganger over.</w:t>
      </w:r>
    </w:p>
    <w:p w14:paraId="72B95C5D" w14:textId="77777777" w:rsidR="00D90007" w:rsidRPr="00BB039F" w:rsidRDefault="00D90007" w:rsidP="00D90007">
      <w:pPr>
        <w:rPr>
          <w:rFonts w:ascii="Corbel" w:hAnsi="Corbel"/>
          <w:sz w:val="22"/>
          <w:szCs w:val="22"/>
        </w:rPr>
      </w:pPr>
      <w:r w:rsidRPr="00BB039F">
        <w:rPr>
          <w:rFonts w:ascii="Corbel" w:hAnsi="Corbel"/>
          <w:sz w:val="22"/>
          <w:szCs w:val="22"/>
        </w:rPr>
        <w:t>De volgende personen zullen aan de onderstaande rollen worden gekoppeld:</w:t>
      </w:r>
    </w:p>
    <w:p w14:paraId="72B95C5E" w14:textId="77777777" w:rsidR="00D90007" w:rsidRPr="00BB039F" w:rsidRDefault="00D90007" w:rsidP="00D90007">
      <w:pPr>
        <w:ind w:right="-221"/>
        <w:rPr>
          <w:rFonts w:ascii="Corbel" w:hAnsi="Corbel"/>
          <w:sz w:val="22"/>
          <w:szCs w:val="22"/>
        </w:rPr>
      </w:pPr>
      <w:smartTag w:uri="urn:schemas-microsoft-com:office:smarttags" w:element="PersonName">
        <w:smartTagPr>
          <w:attr w:name="ProductID" w:val="Kees de Vries"/>
        </w:smartTagPr>
        <w:r w:rsidRPr="00BB039F">
          <w:rPr>
            <w:rFonts w:ascii="Corbel" w:hAnsi="Corbel"/>
            <w:sz w:val="22"/>
            <w:szCs w:val="22"/>
          </w:rPr>
          <w:lastRenderedPageBreak/>
          <w:t>Kees de Vries</w:t>
        </w:r>
      </w:smartTag>
      <w:r w:rsidRPr="00BB039F">
        <w:rPr>
          <w:rFonts w:ascii="Corbel" w:hAnsi="Corbel"/>
          <w:sz w:val="22"/>
          <w:szCs w:val="22"/>
        </w:rPr>
        <w:tab/>
      </w:r>
      <w:r w:rsidR="00766142" w:rsidRPr="00BB039F">
        <w:rPr>
          <w:rFonts w:ascii="Arial" w:hAnsi="Arial" w:cs="Arial"/>
          <w:sz w:val="22"/>
          <w:szCs w:val="22"/>
        </w:rPr>
        <w:t>→</w:t>
      </w:r>
      <w:r w:rsidRPr="00BB039F">
        <w:rPr>
          <w:rFonts w:ascii="Corbel" w:hAnsi="Corbel"/>
          <w:sz w:val="22"/>
          <w:szCs w:val="22"/>
        </w:rPr>
        <w:t xml:space="preserve"> Klant</w:t>
      </w:r>
    </w:p>
    <w:p w14:paraId="72B95C5F" w14:textId="77777777" w:rsidR="00D90007" w:rsidRPr="00BB039F" w:rsidRDefault="00D90007" w:rsidP="00D90007">
      <w:pPr>
        <w:ind w:right="-221"/>
        <w:rPr>
          <w:rFonts w:ascii="Corbel" w:hAnsi="Corbel"/>
          <w:sz w:val="22"/>
          <w:szCs w:val="22"/>
        </w:rPr>
      </w:pPr>
      <w:smartTag w:uri="urn:schemas-microsoft-com:office:smarttags" w:element="PersonName">
        <w:smartTagPr>
          <w:attr w:name="ProductID" w:val="Piet Jansen"/>
        </w:smartTagPr>
        <w:r w:rsidRPr="00BB039F">
          <w:rPr>
            <w:rFonts w:ascii="Corbel" w:hAnsi="Corbel"/>
            <w:sz w:val="22"/>
            <w:szCs w:val="22"/>
          </w:rPr>
          <w:t>Piet Jansen</w:t>
        </w:r>
      </w:smartTag>
      <w:r w:rsidRPr="00BB039F">
        <w:rPr>
          <w:rFonts w:ascii="Corbel" w:hAnsi="Corbel"/>
          <w:sz w:val="22"/>
          <w:szCs w:val="22"/>
        </w:rPr>
        <w:tab/>
      </w:r>
      <w:r w:rsidR="00766142" w:rsidRPr="00BB039F">
        <w:rPr>
          <w:rFonts w:ascii="Arial" w:hAnsi="Arial" w:cs="Arial"/>
          <w:sz w:val="22"/>
          <w:szCs w:val="22"/>
        </w:rPr>
        <w:t>→</w:t>
      </w:r>
      <w:r w:rsidRPr="00BB039F">
        <w:rPr>
          <w:rFonts w:ascii="Corbel" w:hAnsi="Corbel"/>
          <w:sz w:val="22"/>
          <w:szCs w:val="22"/>
        </w:rPr>
        <w:t xml:space="preserve"> Ober</w:t>
      </w:r>
    </w:p>
    <w:p w14:paraId="72B95C60" w14:textId="77777777" w:rsidR="00D90007" w:rsidRPr="00BB039F" w:rsidRDefault="00D90007" w:rsidP="00D90007">
      <w:pPr>
        <w:ind w:right="-221"/>
        <w:rPr>
          <w:rFonts w:ascii="Corbel" w:hAnsi="Corbel"/>
          <w:sz w:val="22"/>
          <w:szCs w:val="22"/>
        </w:rPr>
      </w:pPr>
      <w:r w:rsidRPr="00BB039F">
        <w:rPr>
          <w:rFonts w:ascii="Corbel" w:hAnsi="Corbel"/>
          <w:sz w:val="22"/>
          <w:szCs w:val="22"/>
        </w:rPr>
        <w:t>Dirk Zwart</w:t>
      </w:r>
      <w:r w:rsidRPr="00BB039F">
        <w:rPr>
          <w:rFonts w:ascii="Corbel" w:hAnsi="Corbel"/>
          <w:sz w:val="22"/>
          <w:szCs w:val="22"/>
        </w:rPr>
        <w:tab/>
      </w:r>
      <w:r w:rsidR="00766142" w:rsidRPr="00BB039F">
        <w:rPr>
          <w:rFonts w:ascii="Arial" w:hAnsi="Arial" w:cs="Arial"/>
          <w:sz w:val="22"/>
          <w:szCs w:val="22"/>
        </w:rPr>
        <w:t>→</w:t>
      </w:r>
      <w:r w:rsidRPr="00BB039F">
        <w:rPr>
          <w:rFonts w:ascii="Corbel" w:hAnsi="Corbel"/>
          <w:sz w:val="22"/>
          <w:szCs w:val="22"/>
        </w:rPr>
        <w:t xml:space="preserve"> Kok</w:t>
      </w:r>
    </w:p>
    <w:p w14:paraId="72B95C61" w14:textId="77777777" w:rsidR="00D90007" w:rsidRPr="00BB039F" w:rsidRDefault="00D90007" w:rsidP="00D90007">
      <w:pPr>
        <w:ind w:right="-221"/>
        <w:rPr>
          <w:rFonts w:ascii="Corbel" w:hAnsi="Corbel"/>
          <w:sz w:val="22"/>
          <w:szCs w:val="22"/>
        </w:rPr>
      </w:pPr>
      <w:r w:rsidRPr="00BB039F">
        <w:rPr>
          <w:rFonts w:ascii="Corbel" w:hAnsi="Corbel"/>
          <w:sz w:val="22"/>
          <w:szCs w:val="22"/>
        </w:rPr>
        <w:t>Rob Taal</w:t>
      </w:r>
      <w:r w:rsidRPr="00BB039F">
        <w:rPr>
          <w:rFonts w:ascii="Corbel" w:hAnsi="Corbel"/>
          <w:sz w:val="22"/>
          <w:szCs w:val="22"/>
        </w:rPr>
        <w:tab/>
      </w:r>
      <w:r w:rsidR="00766142" w:rsidRPr="00BB039F">
        <w:rPr>
          <w:rFonts w:ascii="Arial" w:hAnsi="Arial" w:cs="Arial"/>
          <w:sz w:val="22"/>
          <w:szCs w:val="22"/>
        </w:rPr>
        <w:t>→</w:t>
      </w:r>
      <w:r w:rsidRPr="00BB039F">
        <w:rPr>
          <w:rFonts w:ascii="Corbel" w:hAnsi="Corbel"/>
          <w:sz w:val="22"/>
          <w:szCs w:val="22"/>
        </w:rPr>
        <w:t xml:space="preserve"> Kok</w:t>
      </w:r>
    </w:p>
    <w:p w14:paraId="72B95C62" w14:textId="77777777" w:rsidR="00DD684A" w:rsidRPr="00BB039F" w:rsidRDefault="00D90007" w:rsidP="00D90007">
      <w:pPr>
        <w:ind w:right="-221"/>
        <w:rPr>
          <w:rFonts w:ascii="Corbel" w:hAnsi="Corbel"/>
          <w:sz w:val="22"/>
          <w:szCs w:val="22"/>
        </w:rPr>
      </w:pPr>
      <w:r w:rsidRPr="00BB039F">
        <w:rPr>
          <w:rFonts w:ascii="Corbel" w:hAnsi="Corbel"/>
          <w:sz w:val="22"/>
          <w:szCs w:val="22"/>
        </w:rPr>
        <w:t>Jan Toet</w:t>
      </w:r>
      <w:r w:rsidRPr="00BB039F">
        <w:rPr>
          <w:rFonts w:ascii="Corbel" w:hAnsi="Corbel"/>
          <w:sz w:val="22"/>
          <w:szCs w:val="22"/>
        </w:rPr>
        <w:tab/>
      </w:r>
      <w:r w:rsidR="00766142" w:rsidRPr="00BB039F">
        <w:rPr>
          <w:rFonts w:ascii="Arial" w:hAnsi="Arial" w:cs="Arial"/>
          <w:sz w:val="22"/>
          <w:szCs w:val="22"/>
        </w:rPr>
        <w:t>→</w:t>
      </w:r>
      <w:r w:rsidRPr="00BB039F">
        <w:rPr>
          <w:rFonts w:ascii="Corbel" w:hAnsi="Corbel"/>
          <w:sz w:val="22"/>
          <w:szCs w:val="22"/>
        </w:rPr>
        <w:t xml:space="preserve"> Kok</w:t>
      </w:r>
    </w:p>
    <w:p w14:paraId="72B95C63" w14:textId="77777777" w:rsidR="00DD684A" w:rsidRPr="00BB039F" w:rsidRDefault="00DD684A" w:rsidP="00D90007">
      <w:pPr>
        <w:numPr>
          <w:ins w:id="880" w:author="Werknemer" w:date="2011-08-08T16:24:00Z"/>
        </w:numPr>
        <w:ind w:right="-221"/>
        <w:rPr>
          <w:rFonts w:ascii="Corbel" w:hAnsi="Corbel"/>
          <w:sz w:val="22"/>
          <w:szCs w:val="22"/>
        </w:rPr>
      </w:pPr>
      <w:r w:rsidRPr="00BB039F">
        <w:rPr>
          <w:rFonts w:ascii="Corbel" w:hAnsi="Corbel"/>
          <w:sz w:val="22"/>
          <w:szCs w:val="22"/>
        </w:rPr>
        <w:t xml:space="preserve">Pietje </w:t>
      </w:r>
      <w:r w:rsidR="008173DA" w:rsidRPr="00BB039F">
        <w:rPr>
          <w:rFonts w:ascii="Corbel" w:hAnsi="Corbel"/>
          <w:sz w:val="22"/>
          <w:szCs w:val="22"/>
        </w:rPr>
        <w:t>P</w:t>
      </w:r>
      <w:r w:rsidRPr="00BB039F">
        <w:rPr>
          <w:rFonts w:ascii="Corbel" w:hAnsi="Corbel"/>
          <w:sz w:val="22"/>
          <w:szCs w:val="22"/>
        </w:rPr>
        <w:t>uk</w:t>
      </w:r>
      <w:r w:rsidRPr="00BB039F">
        <w:rPr>
          <w:rFonts w:ascii="Corbel" w:hAnsi="Corbel"/>
          <w:sz w:val="22"/>
          <w:szCs w:val="22"/>
        </w:rPr>
        <w:tab/>
      </w:r>
      <w:r w:rsidR="00766142" w:rsidRPr="00BB039F">
        <w:rPr>
          <w:rFonts w:ascii="Arial" w:hAnsi="Arial" w:cs="Arial"/>
          <w:sz w:val="22"/>
          <w:szCs w:val="22"/>
        </w:rPr>
        <w:t>→</w:t>
      </w:r>
      <w:r w:rsidRPr="00BB039F">
        <w:rPr>
          <w:rFonts w:ascii="Corbel" w:hAnsi="Corbel"/>
          <w:sz w:val="22"/>
          <w:szCs w:val="22"/>
        </w:rPr>
        <w:t xml:space="preserve"> Keukenhulp</w:t>
      </w:r>
    </w:p>
    <w:p w14:paraId="72B95C64" w14:textId="77777777" w:rsidR="00F51454" w:rsidRPr="00BB039F" w:rsidRDefault="00F51454" w:rsidP="00D90007">
      <w:pPr>
        <w:rPr>
          <w:rFonts w:ascii="Corbel" w:hAnsi="Corbel"/>
          <w:sz w:val="22"/>
          <w:szCs w:val="22"/>
        </w:rPr>
      </w:pPr>
    </w:p>
    <w:p w14:paraId="72B95C65" w14:textId="77777777" w:rsidR="00D90007" w:rsidRPr="00BB039F" w:rsidRDefault="00D90007" w:rsidP="00D90007">
      <w:pPr>
        <w:rPr>
          <w:rFonts w:ascii="Corbel" w:hAnsi="Corbel"/>
          <w:sz w:val="22"/>
          <w:szCs w:val="22"/>
        </w:rPr>
      </w:pPr>
      <w:r w:rsidRPr="00BB039F">
        <w:rPr>
          <w:rFonts w:ascii="Corbel" w:hAnsi="Corbel"/>
          <w:sz w:val="22"/>
          <w:szCs w:val="22"/>
        </w:rPr>
        <w:t xml:space="preserve">Om een beeld te krijgen op welke wijze een </w:t>
      </w:r>
      <w:r w:rsidRPr="00BB039F">
        <w:rPr>
          <w:rFonts w:ascii="Corbel" w:hAnsi="Corbel"/>
          <w:i/>
          <w:sz w:val="22"/>
          <w:szCs w:val="22"/>
        </w:rPr>
        <w:t>successor</w:t>
      </w:r>
      <w:r w:rsidRPr="00BB039F">
        <w:rPr>
          <w:rFonts w:ascii="Corbel" w:hAnsi="Corbel"/>
          <w:sz w:val="22"/>
          <w:szCs w:val="22"/>
        </w:rPr>
        <w:t xml:space="preserve"> in het projectspecifieke bericht aangegeven moet worden</w:t>
      </w:r>
      <w:r w:rsidR="009E3697" w:rsidRPr="00BB039F">
        <w:rPr>
          <w:rFonts w:ascii="Corbel" w:hAnsi="Corbel"/>
          <w:sz w:val="22"/>
          <w:szCs w:val="22"/>
        </w:rPr>
        <w:t>,</w:t>
      </w:r>
      <w:r w:rsidRPr="00BB039F">
        <w:rPr>
          <w:rFonts w:ascii="Corbel" w:hAnsi="Corbel"/>
          <w:sz w:val="22"/>
          <w:szCs w:val="22"/>
        </w:rPr>
        <w:t xml:space="preserve"> zijn twee versies van het projectspecifieke bericht opgesteld. In het eerste project</w:t>
      </w:r>
      <w:r w:rsidR="00165953" w:rsidRPr="00BB039F">
        <w:rPr>
          <w:rFonts w:ascii="Corbel" w:hAnsi="Corbel"/>
          <w:sz w:val="22"/>
          <w:szCs w:val="22"/>
        </w:rPr>
        <w:softHyphen/>
      </w:r>
      <w:r w:rsidRPr="00BB039F">
        <w:rPr>
          <w:rFonts w:ascii="Corbel" w:hAnsi="Corbel"/>
          <w:sz w:val="22"/>
          <w:szCs w:val="22"/>
        </w:rPr>
        <w:t>speci</w:t>
      </w:r>
      <w:r w:rsidR="00717DCC" w:rsidRPr="00BB039F">
        <w:rPr>
          <w:rFonts w:ascii="Corbel" w:hAnsi="Corbel"/>
          <w:sz w:val="22"/>
          <w:szCs w:val="22"/>
        </w:rPr>
        <w:softHyphen/>
      </w:r>
      <w:r w:rsidRPr="00BB039F">
        <w:rPr>
          <w:rFonts w:ascii="Corbel" w:hAnsi="Corbel"/>
          <w:sz w:val="22"/>
          <w:szCs w:val="22"/>
        </w:rPr>
        <w:t>fieke bericht (</w:t>
      </w:r>
      <w:r w:rsidR="00717DCC" w:rsidRPr="00BB039F">
        <w:rPr>
          <w:rFonts w:ascii="Corbel" w:hAnsi="Corbel"/>
          <w:sz w:val="22"/>
          <w:szCs w:val="22"/>
        </w:rPr>
        <w:t>project_specifiek_bericht_tot_en_met_bericht_6.xml</w:t>
      </w:r>
      <w:r w:rsidRPr="00BB039F">
        <w:rPr>
          <w:rFonts w:ascii="Corbel" w:hAnsi="Corbel"/>
          <w:sz w:val="22"/>
          <w:szCs w:val="22"/>
        </w:rPr>
        <w:t xml:space="preserve">)  is geen sprake van een </w:t>
      </w:r>
      <w:r w:rsidRPr="00BB039F">
        <w:rPr>
          <w:rFonts w:ascii="Corbel" w:hAnsi="Corbel"/>
          <w:i/>
          <w:sz w:val="22"/>
          <w:szCs w:val="22"/>
        </w:rPr>
        <w:t>successor</w:t>
      </w:r>
      <w:r w:rsidRPr="00BB039F">
        <w:rPr>
          <w:rFonts w:ascii="Corbel" w:hAnsi="Corbel"/>
          <w:sz w:val="22"/>
          <w:szCs w:val="22"/>
        </w:rPr>
        <w:t xml:space="preserve">. In de tweede versie </w:t>
      </w:r>
      <w:r w:rsidR="00A05F80" w:rsidRPr="00BB039F">
        <w:rPr>
          <w:rFonts w:ascii="Corbel" w:hAnsi="Corbel"/>
          <w:sz w:val="22"/>
          <w:szCs w:val="22"/>
        </w:rPr>
        <w:t>wel en kan het uitgecommentarieerde element worden geactiveerd</w:t>
      </w:r>
      <w:r w:rsidRPr="00BB039F">
        <w:rPr>
          <w:rFonts w:ascii="Corbel" w:hAnsi="Corbel"/>
          <w:sz w:val="22"/>
          <w:szCs w:val="22"/>
        </w:rPr>
        <w:t>.</w:t>
      </w:r>
    </w:p>
    <w:p w14:paraId="72B95C66" w14:textId="77777777" w:rsidR="00F51454" w:rsidRPr="00BB039F" w:rsidRDefault="00F51454" w:rsidP="00D90007">
      <w:pPr>
        <w:rPr>
          <w:rFonts w:ascii="Corbel" w:hAnsi="Corbel"/>
          <w:sz w:val="22"/>
          <w:szCs w:val="22"/>
        </w:rPr>
      </w:pPr>
    </w:p>
    <w:p w14:paraId="72B95C67" w14:textId="77777777" w:rsidR="00D90007" w:rsidRPr="00BB039F" w:rsidRDefault="00D90007" w:rsidP="00D90007">
      <w:pPr>
        <w:autoSpaceDE w:val="0"/>
        <w:autoSpaceDN w:val="0"/>
        <w:adjustRightInd w:val="0"/>
        <w:rPr>
          <w:rFonts w:ascii="Corbel" w:hAnsi="Corbel"/>
          <w:b/>
          <w:i/>
          <w:sz w:val="22"/>
          <w:szCs w:val="22"/>
        </w:rPr>
      </w:pPr>
      <w:r w:rsidRPr="00BB039F">
        <w:rPr>
          <w:rFonts w:ascii="Corbel" w:hAnsi="Corbel"/>
          <w:b/>
          <w:i/>
          <w:sz w:val="22"/>
          <w:szCs w:val="22"/>
        </w:rPr>
        <w:t>Project specifiekbericht 1: “</w:t>
      </w:r>
      <w:r w:rsidR="00C90C2B" w:rsidRPr="00BB039F">
        <w:rPr>
          <w:rFonts w:ascii="Corbel" w:hAnsi="Corbel"/>
          <w:b/>
          <w:i/>
          <w:sz w:val="22"/>
          <w:szCs w:val="22"/>
        </w:rPr>
        <w:t>project_specifiek_bericht_tot_en_met_bericht_6.xml</w:t>
      </w:r>
      <w:r w:rsidR="00A05F80" w:rsidRPr="00BB039F">
        <w:rPr>
          <w:rFonts w:ascii="Corbel" w:hAnsi="Corbel"/>
          <w:b/>
          <w:i/>
          <w:sz w:val="22"/>
          <w:szCs w:val="22"/>
        </w:rPr>
        <w:t>”</w:t>
      </w:r>
    </w:p>
    <w:p w14:paraId="72B95C68" w14:textId="77777777" w:rsidR="009F15EA" w:rsidRPr="00BB039F" w:rsidRDefault="009F15EA" w:rsidP="00D90007">
      <w:pPr>
        <w:autoSpaceDE w:val="0"/>
        <w:autoSpaceDN w:val="0"/>
        <w:adjustRightInd w:val="0"/>
        <w:rPr>
          <w:rFonts w:ascii="Corbel" w:hAnsi="Corbel"/>
          <w:b/>
          <w:i/>
          <w:sz w:val="22"/>
          <w:szCs w:val="22"/>
        </w:rPr>
      </w:pPr>
    </w:p>
    <w:p w14:paraId="72B95C69"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&lt;?xml version="1.0" encoding="UTF-8"?&gt;</w:t>
      </w:r>
    </w:p>
    <w:p w14:paraId="72B95C6A" w14:textId="754AE925"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&lt;visiXML_MessageSchema xmlns="http://www.visi.nl/schemas/</w:t>
      </w:r>
      <w:ins w:id="881" w:author="Willems, P.H. (Peter)" w:date="2019-03-27T08:24:00Z">
        <w:r w:rsidR="00261BA5" w:rsidRPr="00261BA5">
          <w:rPr>
            <w:rFonts w:ascii="Courier New" w:eastAsia="Times New Roman" w:hAnsi="Courier New" w:cs="Courier New"/>
            <w:color w:val="008080"/>
            <w:kern w:val="0"/>
            <w:sz w:val="18"/>
            <w:szCs w:val="18"/>
            <w:lang w:val="de-DE"/>
          </w:rPr>
          <w:t>20160331</w:t>
        </w:r>
      </w:ins>
      <w:del w:id="882" w:author="Willems, P.H. (Peter)" w:date="2019-03-27T08:13:00Z">
        <w:r w:rsidRPr="00FA659F" w:rsidDel="00E6652D">
          <w:rPr>
            <w:rFonts w:ascii="Courier New" w:eastAsia="Times New Roman" w:hAnsi="Courier New" w:cs="Courier New"/>
            <w:color w:val="008080"/>
            <w:kern w:val="0"/>
            <w:sz w:val="18"/>
            <w:szCs w:val="18"/>
            <w:lang w:val="de-DE"/>
          </w:rPr>
          <w:delText>20140331</w:delText>
        </w:r>
      </w:del>
      <w:r w:rsidRPr="00FA659F">
        <w:rPr>
          <w:rFonts w:ascii="Courier New" w:eastAsia="Times New Roman" w:hAnsi="Courier New" w:cs="Courier New"/>
          <w:color w:val="008080"/>
          <w:kern w:val="0"/>
          <w:sz w:val="18"/>
          <w:szCs w:val="18"/>
          <w:lang w:val="de-DE"/>
        </w:rPr>
        <w:t>/TestFramework"</w:t>
      </w:r>
    </w:p>
    <w:p w14:paraId="72B95C6B"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xmlns:xsi="http://www.w3.org/2001/XMLSchema-instance"</w:t>
      </w:r>
    </w:p>
    <w:p w14:paraId="72B95C6C" w14:textId="5E479098"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en-US"/>
        </w:rPr>
        <w:t>xsi:schemaLocation="http://www.visi.nl/schemas/</w:t>
      </w:r>
      <w:ins w:id="883" w:author="Willems, P.H. (Peter)" w:date="2019-03-27T08:24:00Z">
        <w:r w:rsidR="00261BA5" w:rsidRPr="00261BA5">
          <w:rPr>
            <w:rFonts w:ascii="Courier New" w:eastAsia="Times New Roman" w:hAnsi="Courier New" w:cs="Courier New"/>
            <w:color w:val="008080"/>
            <w:kern w:val="0"/>
            <w:sz w:val="18"/>
            <w:szCs w:val="18"/>
            <w:lang w:val="en-US"/>
          </w:rPr>
          <w:t>20160331</w:t>
        </w:r>
      </w:ins>
      <w:del w:id="884" w:author="Willems, P.H. (Peter)" w:date="2019-03-27T08:13:00Z">
        <w:r w:rsidRPr="00FA659F" w:rsidDel="0051330A">
          <w:rPr>
            <w:rFonts w:ascii="Courier New" w:eastAsia="Times New Roman" w:hAnsi="Courier New" w:cs="Courier New"/>
            <w:color w:val="008080"/>
            <w:kern w:val="0"/>
            <w:sz w:val="18"/>
            <w:szCs w:val="18"/>
            <w:lang w:val="en-US"/>
          </w:rPr>
          <w:delText>20140331</w:delText>
        </w:r>
      </w:del>
      <w:r w:rsidRPr="00FA659F">
        <w:rPr>
          <w:rFonts w:ascii="Courier New" w:eastAsia="Times New Roman" w:hAnsi="Courier New" w:cs="Courier New"/>
          <w:color w:val="008080"/>
          <w:kern w:val="0"/>
          <w:sz w:val="18"/>
          <w:szCs w:val="18"/>
          <w:lang w:val="en-US"/>
        </w:rPr>
        <w:t>/TestFramework</w:t>
      </w:r>
      <w:ins w:id="885" w:author="Willems, P.H. (Peter)" w:date="2019-06-04T08:58:00Z">
        <w:r w:rsidR="00662740">
          <w:rPr>
            <w:rFonts w:ascii="Courier New" w:eastAsia="Times New Roman" w:hAnsi="Courier New" w:cs="Courier New"/>
            <w:color w:val="008080"/>
            <w:kern w:val="0"/>
            <w:sz w:val="18"/>
            <w:szCs w:val="18"/>
            <w:lang w:val="en-US"/>
          </w:rPr>
          <w:t xml:space="preserve"> </w:t>
        </w:r>
      </w:ins>
      <w:del w:id="886" w:author="Willems, P.H. (Peter)" w:date="2019-06-04T08:57:00Z">
        <w:r w:rsidRPr="00FA659F" w:rsidDel="00662740">
          <w:rPr>
            <w:rFonts w:ascii="Courier New" w:eastAsia="Times New Roman" w:hAnsi="Courier New" w:cs="Courier New"/>
            <w:color w:val="008080"/>
            <w:kern w:val="0"/>
            <w:sz w:val="18"/>
            <w:szCs w:val="18"/>
            <w:lang w:val="en-US"/>
          </w:rPr>
          <w:delText xml:space="preserve"> </w:delText>
        </w:r>
      </w:del>
      <w:r w:rsidRPr="00FA659F">
        <w:rPr>
          <w:rFonts w:ascii="Courier New" w:eastAsia="Times New Roman" w:hAnsi="Courier New" w:cs="Courier New"/>
          <w:color w:val="008080"/>
          <w:kern w:val="0"/>
          <w:sz w:val="18"/>
          <w:szCs w:val="18"/>
          <w:lang w:val="en-US"/>
        </w:rPr>
        <w:t>10.xsd"&gt;</w:t>
      </w:r>
    </w:p>
    <w:p w14:paraId="72B95C6D"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t>&lt;ProjectType1 id="Project1"&gt;</w:t>
      </w:r>
    </w:p>
    <w:p w14:paraId="72B95C6E"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&lt;name&gt;Project Top Koks&lt;/name&gt;</w:t>
      </w:r>
    </w:p>
    <w:p w14:paraId="72B95C6F"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rPr>
        <w:t>&lt;description&gt;Project voor het opnemen van een bestelling&lt;/description&gt;</w:t>
      </w:r>
    </w:p>
    <w:p w14:paraId="72B95C70"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&lt;startDate&gt;2008-05-04T00:00:00.0Z&lt;/startDate&gt;</w:t>
      </w:r>
    </w:p>
    <w:p w14:paraId="72B95C71"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&lt;endDate&gt;2009-05-04T00:00:00.0Z&lt;/endDate&gt;</w:t>
      </w:r>
    </w:p>
    <w:p w14:paraId="72B95C72"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fr-FR"/>
        </w:rPr>
        <w:t>&lt;ceSOAP&gt;</w:t>
      </w:r>
    </w:p>
    <w:p w14:paraId="72B95C73"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&lt;CeSOAP id="ProjectGegevens"&gt;</w:t>
      </w:r>
    </w:p>
    <w:p w14:paraId="72B95C74"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&lt;sOAPProtocol&gt;MTOM&lt;/sOAPProtocol&gt;</w:t>
      </w:r>
    </w:p>
    <w:p w14:paraId="72B95C75"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&lt;sOAPServerURL&gt;https://192.168.0.1/visi.wsdl&lt;/sOAPServerURL&gt;</w:t>
      </w:r>
    </w:p>
    <w:p w14:paraId="72B95C76"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&lt;sOAPCentralServerURL&gt;https://www.crow.nl/testcases/case001/visi.wsdl&lt;/sOAPCentralServerURL&gt;</w:t>
      </w:r>
    </w:p>
    <w:p w14:paraId="72B95C77"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&lt;/CeSOAP&gt;</w:t>
      </w:r>
    </w:p>
    <w:p w14:paraId="72B95C78"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&lt;/ceSOAP&gt;</w:t>
      </w:r>
    </w:p>
    <w:p w14:paraId="72B95C79"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&lt;/ProjectType1&gt;</w:t>
      </w:r>
    </w:p>
    <w:p w14:paraId="72B95C7A"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&lt;StandardOrganisationType id="consument"&gt;</w:t>
      </w:r>
    </w:p>
    <w:p w14:paraId="72B95C7B"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&lt;name&gt;Consument&lt;/name&gt;</w:t>
      </w:r>
    </w:p>
    <w:p w14:paraId="72B95C7C"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&lt;abbreviation&gt;CSMT&lt;/abbreviation&gt;</w:t>
      </w:r>
    </w:p>
    <w:p w14:paraId="72B95C7D"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C7E"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&lt;StandardPersonTypeRef idref="KeesDeVries" /&gt;</w:t>
      </w:r>
    </w:p>
    <w:p w14:paraId="72B95C7F"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C80"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C81"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 id="OrganisatieGegevensConsument"&gt;</w:t>
      </w:r>
    </w:p>
    <w:p w14:paraId="72B95C82"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&lt;sOAPServerURL&gt;https://192.168.0.102/specifiek_project/visi.wsdl&lt;/sOAPServerURL&gt;</w:t>
      </w:r>
    </w:p>
    <w:p w14:paraId="72B95C83"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C84"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C85"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&lt;/StandardOrganisationType&gt;</w:t>
      </w:r>
    </w:p>
    <w:p w14:paraId="72B95C86"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&lt;StandardOrganisationType id="restaurant"&gt;</w:t>
      </w:r>
    </w:p>
    <w:p w14:paraId="72B95C87"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&lt;name&gt;Restaurant&lt;/name&gt;</w:t>
      </w:r>
    </w:p>
    <w:p w14:paraId="72B95C88"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&lt;abbreviation&gt;RSTR&lt;/abbreviation&gt;</w:t>
      </w:r>
    </w:p>
    <w:p w14:paraId="72B95C89"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C8A"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&lt;StandardPersonTypeRef idref="PietJansen" /&gt;</w:t>
      </w:r>
    </w:p>
    <w:p w14:paraId="72B95C8B"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C8C"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C8D"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 id="OrganisatieGegevensRestaurant"&gt;</w:t>
      </w:r>
    </w:p>
    <w:p w14:paraId="72B95C8E"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&lt;sOAPServerURL&gt;https://192.168.0.105/specifiek_project/visi.wsdl&lt;/sOAPServerURL&gt;</w:t>
      </w:r>
    </w:p>
    <w:p w14:paraId="72B95C8F"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rPr>
        <w:t>&lt;/CeOrganisatie&gt;</w:t>
      </w:r>
    </w:p>
    <w:p w14:paraId="72B95C90"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&lt;/ceOrganisatie&gt;</w:t>
      </w:r>
    </w:p>
    <w:p w14:paraId="72B95C91"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lastRenderedPageBreak/>
        <w:tab/>
        <w:t>&lt;/StandardOrganisationType&gt;</w:t>
      </w:r>
    </w:p>
    <w:p w14:paraId="72B95C92"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 id="KeesDeVries"&gt;</w:t>
      </w:r>
    </w:p>
    <w:p w14:paraId="72B95C93"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&lt;userName&gt;kvd&lt;/userName&gt;</w:t>
      </w:r>
    </w:p>
    <w:p w14:paraId="72B95C94"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&lt;name&gt;Kees de Vries&lt;/name&gt;</w:t>
      </w:r>
    </w:p>
    <w:p w14:paraId="72B95C95"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&lt;/StandardPersonType&gt;</w:t>
      </w:r>
    </w:p>
    <w:p w14:paraId="72B95C96"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 id="PietJansen"&gt;</w:t>
      </w:r>
    </w:p>
    <w:p w14:paraId="72B95C97"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&lt;userName&gt;pj&lt;/userName&gt;</w:t>
      </w:r>
    </w:p>
    <w:p w14:paraId="72B95C98"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&lt;name&gt;Piet Jansen&lt;/name&gt;</w:t>
      </w:r>
    </w:p>
    <w:p w14:paraId="72B95C99"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&lt;/StandardPersonType&gt;</w:t>
      </w:r>
    </w:p>
    <w:p w14:paraId="72B95C9A"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 id="DirkZwart"&gt;</w:t>
      </w:r>
    </w:p>
    <w:p w14:paraId="72B95C9B"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&lt;userName&gt;dz&lt;/userName&gt;</w:t>
      </w:r>
    </w:p>
    <w:p w14:paraId="72B95C9C"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&lt;name&gt;Dirk Zwart&lt;/name&gt;</w:t>
      </w:r>
    </w:p>
    <w:p w14:paraId="72B95C9D"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&lt;/StandardPersonType&gt;</w:t>
      </w:r>
    </w:p>
    <w:p w14:paraId="72B95C9E"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en-US"/>
        </w:rPr>
        <w:t>&lt;StandardPersonType id="RobTaal"&gt;</w:t>
      </w:r>
    </w:p>
    <w:p w14:paraId="72B95C9F"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&lt;userName&gt;rt&lt;/userName&gt;</w:t>
      </w:r>
    </w:p>
    <w:p w14:paraId="72B95CA0"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rPr>
        <w:t>&lt;name&gt;Rob Taal&lt;/name&gt;</w:t>
      </w:r>
    </w:p>
    <w:p w14:paraId="72B95CA1"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&lt;/StandardPersonType&gt;</w:t>
      </w:r>
    </w:p>
    <w:p w14:paraId="72B95CA2"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&lt;klant id="klantRol"&gt;</w:t>
      </w:r>
    </w:p>
    <w:p w14:paraId="72B95CA3"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&lt;name&gt;Klant Rol&lt;/name&gt;</w:t>
      </w:r>
    </w:p>
    <w:p w14:paraId="72B95CA4"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&lt;description&gt;Diegene die de klant is&lt;/description&gt;</w:t>
      </w:r>
    </w:p>
    <w:p w14:paraId="72B95CA5"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&lt;/klant&gt;</w:t>
      </w:r>
    </w:p>
    <w:p w14:paraId="72B95CA6"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&lt;ober id="oberRol"&gt;</w:t>
      </w:r>
    </w:p>
    <w:p w14:paraId="72B95CA7"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&lt;name&gt;Ober Rol&lt;/name&gt;</w:t>
      </w:r>
    </w:p>
    <w:p w14:paraId="72B95CA8"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&lt;description&gt;Diegene die serveert&lt;/description&gt;</w:t>
      </w:r>
    </w:p>
    <w:p w14:paraId="72B95CA9"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rPr>
        <w:t>&lt;/ober&gt;</w:t>
      </w:r>
    </w:p>
    <w:p w14:paraId="72B95CAA"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&lt;kok id="kokRol"&gt;</w:t>
      </w:r>
    </w:p>
    <w:p w14:paraId="72B95CAB"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&lt;name&gt;Kok Rol&lt;/name&gt;</w:t>
      </w:r>
    </w:p>
    <w:p w14:paraId="72B95CAC"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&lt;description&gt;Diegene die kookt&lt;/description&gt;</w:t>
      </w:r>
    </w:p>
    <w:p w14:paraId="72B95CAD"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&lt;/kok&gt;</w:t>
      </w:r>
    </w:p>
    <w:p w14:paraId="72B95CAE"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id="PiR001"&gt;</w:t>
      </w:r>
    </w:p>
    <w:p w14:paraId="72B95CAF"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CB0"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idref="KeesDeVries" /&gt;</w:t>
      </w:r>
    </w:p>
    <w:p w14:paraId="72B95CB1"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CB2"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CB3"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idref="consument" /&gt;</w:t>
      </w:r>
    </w:p>
    <w:p w14:paraId="72B95CB4"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CB5"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CB6"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&lt;klantRef idref="klantRol" /&gt;</w:t>
      </w:r>
    </w:p>
    <w:p w14:paraId="72B95CB7"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CB8"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CB9"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id="PiR002"&gt;</w:t>
      </w:r>
    </w:p>
    <w:p w14:paraId="72B95CBA"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CBB"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idref="PietJansen" /&gt;</w:t>
      </w:r>
    </w:p>
    <w:p w14:paraId="72B95CBC"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CBD"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CBE"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idref="restaurant" /&gt;</w:t>
      </w:r>
    </w:p>
    <w:p w14:paraId="72B95CBF"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CC0"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CC1"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&lt;klantRef idref="oberRol" /&gt;</w:t>
      </w:r>
    </w:p>
    <w:p w14:paraId="72B95CC2"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CC3"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CC4"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id="PiR003"&gt;</w:t>
      </w:r>
    </w:p>
    <w:p w14:paraId="72B95CC5"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CC6"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idref="DirkZwart" /&gt;</w:t>
      </w:r>
    </w:p>
    <w:p w14:paraId="72B95CC7"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CC8"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CC9"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idref="restaurant" /&gt;</w:t>
      </w:r>
    </w:p>
    <w:p w14:paraId="72B95CCA"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CCB"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CCC"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&lt;klantRef idref="kokRol" /&gt;</w:t>
      </w:r>
    </w:p>
    <w:p w14:paraId="72B95CCD"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CCE"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CCF"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id="PiR004"&gt;</w:t>
      </w:r>
    </w:p>
    <w:p w14:paraId="72B95CD0"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&lt;substituting&gt;</w:t>
      </w:r>
    </w:p>
    <w:p w14:paraId="72B95CD1"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&lt;PersonInRoleRef idref="PiR003" /&gt;</w:t>
      </w:r>
    </w:p>
    <w:p w14:paraId="72B95CD2"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&lt;/substituting&gt;</w:t>
      </w:r>
    </w:p>
    <w:p w14:paraId="72B95CD3"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CD4"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lastRenderedPageBreak/>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idref="RobTaal" /&gt;</w:t>
      </w:r>
    </w:p>
    <w:p w14:paraId="72B95CD5"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CD6"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CD7"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idref="restaurant" /&gt;</w:t>
      </w:r>
    </w:p>
    <w:p w14:paraId="72B95CD8"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CD9"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CDA"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&lt;klantRef idref="kokRol" /&gt;</w:t>
      </w:r>
    </w:p>
    <w:p w14:paraId="72B95CDB"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CDC" w14:textId="77777777" w:rsidR="009365C4"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CDD" w14:textId="77777777" w:rsidR="003723E3" w:rsidRPr="00FA659F" w:rsidRDefault="009365C4" w:rsidP="009365C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6"/>
          <w:lang w:val="de-DE"/>
        </w:rPr>
      </w:pPr>
      <w:r w:rsidRPr="00FA659F">
        <w:rPr>
          <w:rFonts w:ascii="Courier New" w:eastAsia="Times New Roman" w:hAnsi="Courier New" w:cs="Courier New"/>
          <w:color w:val="008080"/>
          <w:kern w:val="0"/>
          <w:sz w:val="18"/>
          <w:szCs w:val="16"/>
          <w:lang w:val="de-DE"/>
        </w:rPr>
        <w:t>&lt;/visiXML_MessageSchema&gt;</w:t>
      </w:r>
    </w:p>
    <w:p w14:paraId="72B95CDE"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lang w:val="de-DE"/>
        </w:rPr>
      </w:pPr>
    </w:p>
    <w:p w14:paraId="72B95CDF" w14:textId="77777777" w:rsidR="00551A53" w:rsidRPr="00BB039F" w:rsidRDefault="005B1825"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b/>
          <w:i/>
          <w:sz w:val="22"/>
          <w:szCs w:val="22"/>
          <w:lang w:val="de-DE"/>
        </w:rPr>
      </w:pPr>
      <w:r w:rsidRPr="00BB039F">
        <w:rPr>
          <w:rFonts w:ascii="Corbel" w:hAnsi="Corbel"/>
          <w:b/>
          <w:i/>
          <w:sz w:val="22"/>
          <w:szCs w:val="22"/>
          <w:lang w:val="de-DE"/>
        </w:rPr>
        <w:br w:type="page"/>
      </w:r>
    </w:p>
    <w:p w14:paraId="72B95CE0" w14:textId="77777777" w:rsidR="00551A53" w:rsidRPr="00BB039F" w:rsidRDefault="00551A53" w:rsidP="007A07B8">
      <w:pPr>
        <w:keepNext/>
        <w:keepLines/>
        <w:autoSpaceDE w:val="0"/>
        <w:autoSpaceDN w:val="0"/>
        <w:adjustRightInd w:val="0"/>
        <w:rPr>
          <w:rFonts w:ascii="Corbel" w:hAnsi="Corbel"/>
          <w:b/>
          <w:i/>
          <w:sz w:val="22"/>
          <w:szCs w:val="22"/>
          <w:lang w:val="de-DE"/>
        </w:rPr>
      </w:pPr>
      <w:r w:rsidRPr="00BB039F">
        <w:rPr>
          <w:rFonts w:ascii="Corbel" w:hAnsi="Corbel"/>
          <w:b/>
          <w:i/>
          <w:sz w:val="22"/>
          <w:szCs w:val="22"/>
          <w:lang w:val="de-DE"/>
        </w:rPr>
        <w:lastRenderedPageBreak/>
        <w:t>Project specifiekbericht 2: “</w:t>
      </w:r>
      <w:r w:rsidR="005F1559" w:rsidRPr="00BB039F">
        <w:rPr>
          <w:rFonts w:ascii="Corbel" w:hAnsi="Corbel"/>
          <w:b/>
          <w:i/>
          <w:sz w:val="22"/>
          <w:szCs w:val="22"/>
          <w:lang w:val="de-DE"/>
        </w:rPr>
        <w:t>project_specifiek_bericht_vanaf_bericht_7.xml</w:t>
      </w:r>
      <w:r w:rsidRPr="00BB039F">
        <w:rPr>
          <w:rFonts w:ascii="Corbel" w:hAnsi="Corbel"/>
          <w:b/>
          <w:i/>
          <w:sz w:val="22"/>
          <w:szCs w:val="22"/>
          <w:lang w:val="de-DE"/>
        </w:rPr>
        <w:t>”</w:t>
      </w:r>
    </w:p>
    <w:p w14:paraId="72B95CE1" w14:textId="77777777" w:rsidR="00551A53" w:rsidRPr="00BB039F" w:rsidRDefault="00551A53" w:rsidP="007A07B8">
      <w:pPr>
        <w:keepNext/>
        <w:keepLines/>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lang w:val="de-DE"/>
        </w:rPr>
      </w:pPr>
    </w:p>
    <w:p w14:paraId="72B95CE2"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&lt;?xml version="1.0" encoding="UTF-8"?&gt;</w:t>
      </w:r>
    </w:p>
    <w:p w14:paraId="72B95CE3" w14:textId="3C1465DF"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&lt;visiXML_MessageSchema xmlns="http://www.visi.nl/schemas/</w:t>
      </w:r>
      <w:ins w:id="887" w:author="Willems, P.H. (Peter)" w:date="2019-03-27T08:18:00Z">
        <w:r w:rsidR="00362887" w:rsidRPr="00362887">
          <w:rPr>
            <w:lang w:val="en-US"/>
            <w:rPrChange w:id="888" w:author="Willems, P.H. (Peter)" w:date="2019-03-27T08:18:00Z">
              <w:rPr/>
            </w:rPrChange>
          </w:rPr>
          <w:t xml:space="preserve"> </w:t>
        </w:r>
      </w:ins>
      <w:ins w:id="889" w:author="Willems, P.H. (Peter)" w:date="2019-03-27T08:24:00Z">
        <w:r w:rsidR="00AC05FF" w:rsidRPr="00AC05FF">
          <w:rPr>
            <w:rFonts w:ascii="Courier New" w:eastAsia="Times New Roman" w:hAnsi="Courier New" w:cs="Courier New"/>
            <w:color w:val="008080"/>
            <w:kern w:val="0"/>
            <w:sz w:val="18"/>
            <w:szCs w:val="18"/>
            <w:lang w:val="de-DE"/>
          </w:rPr>
          <w:t>20160331</w:t>
        </w:r>
      </w:ins>
      <w:del w:id="890" w:author="Willems, P.H. (Peter)" w:date="2019-03-27T08:18:00Z">
        <w:r w:rsidRPr="00FA659F" w:rsidDel="00362887">
          <w:rPr>
            <w:rFonts w:ascii="Courier New" w:eastAsia="Times New Roman" w:hAnsi="Courier New" w:cs="Courier New"/>
            <w:color w:val="008080"/>
            <w:kern w:val="0"/>
            <w:sz w:val="18"/>
            <w:szCs w:val="18"/>
            <w:lang w:val="de-DE"/>
          </w:rPr>
          <w:delText>20140331</w:delText>
        </w:r>
      </w:del>
      <w:r w:rsidRPr="00FA659F">
        <w:rPr>
          <w:rFonts w:ascii="Courier New" w:eastAsia="Times New Roman" w:hAnsi="Courier New" w:cs="Courier New"/>
          <w:color w:val="008080"/>
          <w:kern w:val="0"/>
          <w:sz w:val="18"/>
          <w:szCs w:val="18"/>
          <w:lang w:val="de-DE"/>
        </w:rPr>
        <w:t>/TestFramework" xmlns:xsi="http://www.w3.org/2001/XMLSchema-instance"</w:t>
      </w:r>
    </w:p>
    <w:p w14:paraId="72B95CE4" w14:textId="6CC2B3B9"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en-US"/>
        </w:rPr>
        <w:t>xsi:schemaLocation="http://www.visi.nl/schemas/</w:t>
      </w:r>
      <w:ins w:id="891" w:author="Willems, P.H. (Peter)" w:date="2019-03-27T08:24:00Z">
        <w:r w:rsidR="00AC05FF" w:rsidRPr="00AC05FF">
          <w:rPr>
            <w:rFonts w:ascii="Courier New" w:eastAsia="Times New Roman" w:hAnsi="Courier New" w:cs="Courier New"/>
            <w:color w:val="008080"/>
            <w:kern w:val="0"/>
            <w:sz w:val="18"/>
            <w:szCs w:val="18"/>
            <w:lang w:val="en-US"/>
          </w:rPr>
          <w:t>20160331</w:t>
        </w:r>
      </w:ins>
      <w:del w:id="892" w:author="Willems, P.H. (Peter)" w:date="2019-03-27T08:18:00Z">
        <w:r w:rsidRPr="00FA659F" w:rsidDel="00362887">
          <w:rPr>
            <w:rFonts w:ascii="Courier New" w:eastAsia="Times New Roman" w:hAnsi="Courier New" w:cs="Courier New"/>
            <w:color w:val="008080"/>
            <w:kern w:val="0"/>
            <w:sz w:val="18"/>
            <w:szCs w:val="18"/>
            <w:lang w:val="en-US"/>
          </w:rPr>
          <w:delText>20140331</w:delText>
        </w:r>
      </w:del>
      <w:r w:rsidRPr="00FA659F">
        <w:rPr>
          <w:rFonts w:ascii="Courier New" w:eastAsia="Times New Roman" w:hAnsi="Courier New" w:cs="Courier New"/>
          <w:color w:val="008080"/>
          <w:kern w:val="0"/>
          <w:sz w:val="18"/>
          <w:szCs w:val="18"/>
          <w:lang w:val="en-US"/>
        </w:rPr>
        <w:t>/TestFramework 10.xsd"&gt;</w:t>
      </w:r>
    </w:p>
    <w:p w14:paraId="72B95CE5"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t>&lt;ProjectType1 id="Project1"&gt;</w:t>
      </w:r>
    </w:p>
    <w:p w14:paraId="72B95CE6"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&lt;name&gt;Project Top Koks&lt;/name&gt;</w:t>
      </w:r>
    </w:p>
    <w:p w14:paraId="72B95CE7"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rPr>
        <w:t>&lt;description&gt;Project voor het opnemen van een bestelling&lt;/description&gt;</w:t>
      </w:r>
    </w:p>
    <w:p w14:paraId="72B95CE8"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&lt;startDate&gt;2008-05-04T00:00:00.0Z&lt;/startDate&gt;</w:t>
      </w:r>
    </w:p>
    <w:p w14:paraId="72B95CE9"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&lt;endDate&gt;2009-05-04T00:00:00.0Z&lt;/endDate&gt;</w:t>
      </w:r>
    </w:p>
    <w:p w14:paraId="72B95CEA"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fr-FR"/>
        </w:rPr>
        <w:t>&lt;ceSOAP&gt;</w:t>
      </w:r>
    </w:p>
    <w:p w14:paraId="72B95CEB"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&lt;CeSOAP id="ProjectGegevens"&gt;</w:t>
      </w:r>
    </w:p>
    <w:p w14:paraId="72B95CEC"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&lt;sOAPProtocol&gt;MTOM&lt;/sOAPProtocol&gt;</w:t>
      </w:r>
    </w:p>
    <w:p w14:paraId="72B95CED"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&lt;sOAPServerURL&gt;https://192.168.0.1/visi.wsdl&lt;/sOAPServerURL&gt;</w:t>
      </w:r>
    </w:p>
    <w:p w14:paraId="72B95CEE"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&lt;sOAPCentralServerURL&gt;https://www.crow.nl/testcases/case001/visi.wsdl&lt;/sOAPCentralServerURL&gt;</w:t>
      </w:r>
    </w:p>
    <w:p w14:paraId="72B95CEF"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&lt;/CeSOAP&gt;</w:t>
      </w:r>
    </w:p>
    <w:p w14:paraId="72B95CF0"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&lt;/ceSOAP&gt;</w:t>
      </w:r>
    </w:p>
    <w:p w14:paraId="72B95CF1"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&lt;/ProjectType1&gt;</w:t>
      </w:r>
    </w:p>
    <w:p w14:paraId="72B95CF2"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&lt;StandardOrganisationType id="consument"&gt;</w:t>
      </w:r>
    </w:p>
    <w:p w14:paraId="72B95CF3"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&lt;name&gt;Consument&lt;/name&gt;</w:t>
      </w:r>
    </w:p>
    <w:p w14:paraId="72B95CF4"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&lt;abbreviation&gt;CSMT&lt;/abbreviation&gt;</w:t>
      </w:r>
    </w:p>
    <w:p w14:paraId="72B95CF5"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CF6"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&lt;StandardPersonTypeRef idref="KeesDeVries" /&gt;</w:t>
      </w:r>
    </w:p>
    <w:p w14:paraId="72B95CF7"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CF8"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CF9"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 id="OrganisatieGegevensConsument"&gt;</w:t>
      </w:r>
    </w:p>
    <w:p w14:paraId="72B95CFA"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&lt;sOAPServerURL&gt;https://192.168.0.102/specifiek_project/visi.wsdl&lt;/sOAPServerURL&gt;</w:t>
      </w:r>
    </w:p>
    <w:p w14:paraId="72B95CFB"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CFC"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CFD"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&lt;/StandardOrganisationType&gt;</w:t>
      </w:r>
    </w:p>
    <w:p w14:paraId="72B95CFE"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&lt;StandardOrganisationType id="restaurant"&gt;</w:t>
      </w:r>
    </w:p>
    <w:p w14:paraId="72B95CFF"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&lt;name&gt;Restaurant&lt;/name&gt;</w:t>
      </w:r>
    </w:p>
    <w:p w14:paraId="72B95D00"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&lt;abbreviation&gt;RSTR&lt;/abbreviation&gt;</w:t>
      </w:r>
    </w:p>
    <w:p w14:paraId="72B95D01"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D02"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&lt;StandardPersonTypeRef idref="PietJansen" /&gt;</w:t>
      </w:r>
    </w:p>
    <w:p w14:paraId="72B95D03"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D04"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D05"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 id="OrganisatieGegevensRestaurant"&gt;</w:t>
      </w:r>
    </w:p>
    <w:p w14:paraId="72B95D06"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&lt;sOAPServerURL&gt;https://192.168.0.105/specifiek_project/visi.wsdl&lt;/sOAPServerURL&gt;</w:t>
      </w:r>
    </w:p>
    <w:p w14:paraId="72B95D07"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rPr>
        <w:t>&lt;/CeOrganisatie&gt;</w:t>
      </w:r>
    </w:p>
    <w:p w14:paraId="72B95D08"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&lt;/ceOrganisatie&gt;</w:t>
      </w:r>
    </w:p>
    <w:p w14:paraId="72B95D09"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&lt;/StandardOrganisationType&gt;</w:t>
      </w:r>
    </w:p>
    <w:p w14:paraId="72B95D0A"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 id="KeesDeVries"&gt;</w:t>
      </w:r>
    </w:p>
    <w:p w14:paraId="72B95D0B"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&lt;userName&gt;kvd&lt;/userName&gt;</w:t>
      </w:r>
    </w:p>
    <w:p w14:paraId="72B95D0C"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&lt;name&gt;Kees de Vries&lt;/name&gt;</w:t>
      </w:r>
    </w:p>
    <w:p w14:paraId="72B95D0D"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&lt;/StandardPersonType&gt;</w:t>
      </w:r>
    </w:p>
    <w:p w14:paraId="72B95D0E"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 id="PietJansen"&gt;</w:t>
      </w:r>
    </w:p>
    <w:p w14:paraId="72B95D0F"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&lt;userName&gt;pj&lt;/userName&gt;</w:t>
      </w:r>
    </w:p>
    <w:p w14:paraId="72B95D10"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&lt;name&gt;Piet Jansen&lt;/name&gt;</w:t>
      </w:r>
    </w:p>
    <w:p w14:paraId="72B95D11"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&lt;/StandardPersonType&gt;</w:t>
      </w:r>
    </w:p>
    <w:p w14:paraId="72B95D12"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 id="DirkZwart"&gt;</w:t>
      </w:r>
    </w:p>
    <w:p w14:paraId="72B95D13"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&lt;userName&gt;dz&lt;/userName&gt;</w:t>
      </w:r>
    </w:p>
    <w:p w14:paraId="72B95D14"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&lt;name&gt;Dirk Zwart&lt;/name&gt;</w:t>
      </w:r>
    </w:p>
    <w:p w14:paraId="72B95D15"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&lt;/StandardPersonType&gt;</w:t>
      </w:r>
    </w:p>
    <w:p w14:paraId="72B95D16"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en-US"/>
        </w:rPr>
        <w:t>&lt;StandardPersonType id="RobTaal"&gt;</w:t>
      </w:r>
    </w:p>
    <w:p w14:paraId="72B95D17"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&lt;userName&gt;rt&lt;/userName&gt;</w:t>
      </w:r>
    </w:p>
    <w:p w14:paraId="72B95D18"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rPr>
        <w:t>&lt;name&gt;Rob Taal&lt;/name&gt;</w:t>
      </w:r>
    </w:p>
    <w:p w14:paraId="72B95D19"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lastRenderedPageBreak/>
        <w:tab/>
        <w:t>&lt;/StandardPersonType&gt;</w:t>
      </w:r>
    </w:p>
    <w:p w14:paraId="72B95D1A"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 id="JanToet"&gt;</w:t>
      </w:r>
    </w:p>
    <w:p w14:paraId="72B95D1B"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&lt;userName&gt;jt&lt;/userName&gt;</w:t>
      </w:r>
    </w:p>
    <w:p w14:paraId="72B95D1C"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&lt;name&gt;Jan Toet&lt;/name&gt;</w:t>
      </w:r>
    </w:p>
    <w:p w14:paraId="72B95D1D"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&lt;/StandardPersonType&gt;</w:t>
      </w:r>
    </w:p>
    <w:p w14:paraId="72B95D1E"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&lt;klant id="klantRol"&gt;</w:t>
      </w:r>
    </w:p>
    <w:p w14:paraId="72B95D1F"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&lt;name&gt;Klant Rol&lt;/name&gt;</w:t>
      </w:r>
    </w:p>
    <w:p w14:paraId="72B95D20"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&lt;description&gt;Diegene die de klant is&lt;/description&gt;</w:t>
      </w:r>
    </w:p>
    <w:p w14:paraId="72B95D21"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&lt;/klant&gt;</w:t>
      </w:r>
    </w:p>
    <w:p w14:paraId="72B95D22"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&lt;ober id="oberRol"&gt;</w:t>
      </w:r>
    </w:p>
    <w:p w14:paraId="72B95D23"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&lt;name&gt;Ober Rol&lt;/name&gt;</w:t>
      </w:r>
    </w:p>
    <w:p w14:paraId="72B95D24"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&lt;description&gt;Diegene die serveert&lt;/description&gt;</w:t>
      </w:r>
    </w:p>
    <w:p w14:paraId="72B95D25"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rPr>
        <w:t>&lt;/ober&gt;</w:t>
      </w:r>
    </w:p>
    <w:p w14:paraId="72B95D26"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&lt;kok id="kokRol"&gt;</w:t>
      </w:r>
    </w:p>
    <w:p w14:paraId="72B95D27"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&lt;name&gt;Kok Rol&lt;/name&gt;</w:t>
      </w:r>
    </w:p>
    <w:p w14:paraId="72B95D28"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&lt;description&gt;Diegene die kookt&lt;/description&gt;</w:t>
      </w:r>
    </w:p>
    <w:p w14:paraId="72B95D29"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&lt;/kok&gt;</w:t>
      </w:r>
    </w:p>
    <w:p w14:paraId="72B95D2A"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id="PiR001"&gt;</w:t>
      </w:r>
    </w:p>
    <w:p w14:paraId="72B95D2B"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D2C"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idref="KeesDeVries" /&gt;</w:t>
      </w:r>
    </w:p>
    <w:p w14:paraId="72B95D2D"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D2E"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2F"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idref="consument" /&gt;</w:t>
      </w:r>
    </w:p>
    <w:p w14:paraId="72B95D30"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31"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32"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&lt;klantRef idref="klantRol" /&gt;</w:t>
      </w:r>
    </w:p>
    <w:p w14:paraId="72B95D33"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34"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D35"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id="PiR002"&gt;</w:t>
      </w:r>
    </w:p>
    <w:p w14:paraId="72B95D36"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D37"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idref="PietJansen" /&gt;</w:t>
      </w:r>
    </w:p>
    <w:p w14:paraId="72B95D38"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D39"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3A"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idref="restaurant" /&gt;</w:t>
      </w:r>
    </w:p>
    <w:p w14:paraId="72B95D3B"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3C"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3D"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&lt;klantRef idref="oberRol" /&gt;</w:t>
      </w:r>
    </w:p>
    <w:p w14:paraId="72B95D3E"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3F"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D40"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id="PiR003"&gt;</w:t>
      </w:r>
    </w:p>
    <w:p w14:paraId="72B95D41"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D42"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idref="DirkZwart" /&gt;</w:t>
      </w:r>
    </w:p>
    <w:p w14:paraId="72B95D43"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D44"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45"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idref="restaurant" /&gt;</w:t>
      </w:r>
    </w:p>
    <w:p w14:paraId="72B95D46"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47"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48"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&lt;klantRef idref="kokRol" /&gt;</w:t>
      </w:r>
    </w:p>
    <w:p w14:paraId="72B95D49"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4A"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D4B"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id="PiR004"&gt;</w:t>
      </w:r>
    </w:p>
    <w:p w14:paraId="72B95D4C"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&lt;successor&gt;</w:t>
      </w:r>
    </w:p>
    <w:p w14:paraId="72B95D4D"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&lt;PersonInRoleRef idref="PiR005" /&gt;</w:t>
      </w:r>
    </w:p>
    <w:p w14:paraId="72B95D4E"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&lt;/successor&gt;</w:t>
      </w:r>
    </w:p>
    <w:p w14:paraId="72B95D4F"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D50"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idref="RobTaal" /&gt;</w:t>
      </w:r>
    </w:p>
    <w:p w14:paraId="72B95D51"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D52"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53"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idref="restaurant" /&gt;</w:t>
      </w:r>
    </w:p>
    <w:p w14:paraId="72B95D54"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55"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56"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&lt;klantRef idref="kokRol" /&gt;</w:t>
      </w:r>
    </w:p>
    <w:p w14:paraId="72B95D57"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58"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D59"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id="PiR005"&gt;</w:t>
      </w:r>
    </w:p>
    <w:p w14:paraId="72B95D5A"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D5B"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idref="JanToet" /&gt;</w:t>
      </w:r>
    </w:p>
    <w:p w14:paraId="72B95D5C"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lastRenderedPageBreak/>
        <w:tab/>
      </w:r>
      <w:r w:rsidRPr="00FA659F">
        <w:rPr>
          <w:rFonts w:ascii="Courier New" w:eastAsia="Times New Roman" w:hAnsi="Courier New" w:cs="Courier New"/>
          <w:color w:val="008080"/>
          <w:kern w:val="0"/>
          <w:sz w:val="18"/>
          <w:szCs w:val="18"/>
          <w:lang w:val="de-DE"/>
        </w:rPr>
        <w:tab/>
        <w:t>&lt;/contactPerson&gt;</w:t>
      </w:r>
    </w:p>
    <w:p w14:paraId="72B95D5D"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5E"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idref="restaurant" /&gt;</w:t>
      </w:r>
    </w:p>
    <w:p w14:paraId="72B95D5F"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D60"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61"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&lt;klantRef idref="kokRol" /&gt;</w:t>
      </w:r>
    </w:p>
    <w:p w14:paraId="72B95D62"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D63" w14:textId="77777777" w:rsidR="0059379A"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D64" w14:textId="77777777" w:rsidR="00D87F57" w:rsidRPr="00FA659F" w:rsidRDefault="0059379A" w:rsidP="0059379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lang w:val="de-DE"/>
        </w:rPr>
        <w:t>&lt;/visiXML_MessageSchema&gt;</w:t>
      </w:r>
    </w:p>
    <w:p w14:paraId="72B95D65" w14:textId="77777777" w:rsidR="00551A53" w:rsidRPr="00BB039F" w:rsidRDefault="00551A53"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rPr>
      </w:pPr>
    </w:p>
    <w:p w14:paraId="72B95D66"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lang w:val="en-US"/>
        </w:rPr>
      </w:pPr>
    </w:p>
    <w:p w14:paraId="72B95D67" w14:textId="77777777" w:rsidR="00D90007" w:rsidRPr="00BB039F" w:rsidRDefault="00D90007" w:rsidP="00361ABA">
      <w:pPr>
        <w:pStyle w:val="Gobarparagraaftitel"/>
        <w:rPr>
          <w:rStyle w:val="GobarparagraaftitelChar"/>
          <w:rFonts w:ascii="Corbel" w:hAnsi="Corbel"/>
        </w:rPr>
      </w:pPr>
      <w:bookmarkStart w:id="893" w:name="_Toc212971166"/>
      <w:bookmarkStart w:id="894" w:name="_Toc408989371"/>
      <w:bookmarkStart w:id="895" w:name="_Toc4568149"/>
      <w:r w:rsidRPr="00BB039F">
        <w:rPr>
          <w:rStyle w:val="GobarparagraaftitelChar"/>
          <w:rFonts w:ascii="Corbel" w:hAnsi="Corbel"/>
        </w:rPr>
        <w:t>Opstellen van berichten</w:t>
      </w:r>
      <w:bookmarkEnd w:id="893"/>
      <w:bookmarkEnd w:id="894"/>
      <w:bookmarkEnd w:id="895"/>
    </w:p>
    <w:p w14:paraId="72B95D68" w14:textId="77777777" w:rsidR="00D90007" w:rsidRPr="00BB039F" w:rsidRDefault="00D90007" w:rsidP="00D90007">
      <w:pPr>
        <w:pStyle w:val="Rapporttekst"/>
        <w:ind w:left="0"/>
        <w:rPr>
          <w:rFonts w:ascii="Corbel" w:hAnsi="Corbel"/>
          <w:sz w:val="22"/>
          <w:szCs w:val="22"/>
        </w:rPr>
      </w:pPr>
      <w:r w:rsidRPr="00BB039F">
        <w:rPr>
          <w:rFonts w:ascii="Corbel" w:hAnsi="Corbel"/>
          <w:sz w:val="22"/>
          <w:szCs w:val="22"/>
        </w:rPr>
        <w:t xml:space="preserve">In deze paragraaf wordt stap voor stap een scenario doorgewerkt en </w:t>
      </w:r>
      <w:r w:rsidR="009E3697" w:rsidRPr="00BB039F">
        <w:rPr>
          <w:rFonts w:ascii="Corbel" w:hAnsi="Corbel"/>
          <w:sz w:val="22"/>
          <w:szCs w:val="22"/>
        </w:rPr>
        <w:t xml:space="preserve">worden </w:t>
      </w:r>
      <w:r w:rsidRPr="00BB039F">
        <w:rPr>
          <w:rFonts w:ascii="Corbel" w:hAnsi="Corbel"/>
          <w:sz w:val="22"/>
          <w:szCs w:val="22"/>
        </w:rPr>
        <w:t xml:space="preserve">de bijbehorende berichten gecreëerd. In het scenario komt aan bod hoe wordt omgegaan met berichten die als previous een MITT uit een andere transactie hebben. Tevens passeren zaken als successor en element condition de revue. Het kan handig zijn om het schema uit hoofdstuk </w:t>
      </w:r>
      <w:r w:rsidR="009E3697" w:rsidRPr="00BB039F">
        <w:rPr>
          <w:rFonts w:ascii="Corbel" w:hAnsi="Corbel"/>
          <w:sz w:val="22"/>
          <w:szCs w:val="22"/>
        </w:rPr>
        <w:t>1</w:t>
      </w:r>
      <w:r w:rsidR="0013612D" w:rsidRPr="00BB039F">
        <w:rPr>
          <w:rFonts w:ascii="Corbel" w:hAnsi="Corbel"/>
          <w:sz w:val="22"/>
          <w:szCs w:val="22"/>
        </w:rPr>
        <w:t xml:space="preserve"> (figuur 1)</w:t>
      </w:r>
      <w:r w:rsidRPr="00BB039F">
        <w:rPr>
          <w:rFonts w:ascii="Corbel" w:hAnsi="Corbel"/>
          <w:sz w:val="22"/>
          <w:szCs w:val="22"/>
        </w:rPr>
        <w:t xml:space="preserve"> erbij te houden.</w:t>
      </w:r>
    </w:p>
    <w:p w14:paraId="72B95D69" w14:textId="77777777" w:rsidR="00D90007" w:rsidRPr="00BB039F" w:rsidRDefault="00296062" w:rsidP="003560D6">
      <w:pPr>
        <w:pStyle w:val="Gobarsubparagraaftitel"/>
        <w:ind w:left="0" w:firstLine="0"/>
        <w:rPr>
          <w:rFonts w:ascii="Corbel" w:hAnsi="Corbel"/>
          <w:lang w:val="nl-NL"/>
        </w:rPr>
      </w:pPr>
      <w:bookmarkStart w:id="896" w:name="_Toc408989372"/>
      <w:bookmarkStart w:id="897" w:name="_Toc4568150"/>
      <w:r w:rsidRPr="00BB039F">
        <w:rPr>
          <w:rFonts w:ascii="Corbel" w:hAnsi="Corbel"/>
          <w:lang w:val="nl-NL"/>
        </w:rPr>
        <w:t>Het eerste bericht (“eerste_</w:t>
      </w:r>
      <w:r w:rsidR="00D90007" w:rsidRPr="00BB039F">
        <w:rPr>
          <w:rFonts w:ascii="Corbel" w:hAnsi="Corbel"/>
          <w:lang w:val="nl-NL"/>
        </w:rPr>
        <w:t>bericht.xml”)</w:t>
      </w:r>
      <w:bookmarkEnd w:id="896"/>
      <w:bookmarkEnd w:id="897"/>
    </w:p>
    <w:p w14:paraId="72B95D6A" w14:textId="77777777" w:rsidR="00D90007" w:rsidRPr="00BB039F" w:rsidRDefault="00D90007" w:rsidP="00D90007">
      <w:pPr>
        <w:pStyle w:val="Rapporttekst"/>
        <w:ind w:left="0"/>
        <w:rPr>
          <w:rFonts w:ascii="Corbel" w:hAnsi="Corbel"/>
          <w:sz w:val="22"/>
          <w:szCs w:val="22"/>
        </w:rPr>
      </w:pPr>
      <w:r w:rsidRPr="00BB039F">
        <w:rPr>
          <w:rFonts w:ascii="Corbel" w:hAnsi="Corbel"/>
          <w:sz w:val="22"/>
          <w:szCs w:val="22"/>
        </w:rPr>
        <w:t xml:space="preserve">In het raamwerk is vastgelegd dat het eerste bericht de vraag </w:t>
      </w:r>
      <w:smartTag w:uri="urn:schemas-microsoft-com:office:smarttags" w:element="PersonName">
        <w:smartTagPr>
          <w:attr w:name="ProductID" w:val="van de rol"/>
        </w:smartTagPr>
        <w:r w:rsidRPr="00BB039F">
          <w:rPr>
            <w:rFonts w:ascii="Corbel" w:hAnsi="Corbel"/>
            <w:sz w:val="22"/>
            <w:szCs w:val="22"/>
          </w:rPr>
          <w:t>van de rol</w:t>
        </w:r>
      </w:smartTag>
      <w:r w:rsidRPr="00BB039F">
        <w:rPr>
          <w:rFonts w:ascii="Corbel" w:hAnsi="Corbel"/>
          <w:sz w:val="22"/>
          <w:szCs w:val="22"/>
        </w:rPr>
        <w:t xml:space="preserve"> ober aan de rol klant betreft of </w:t>
      </w:r>
      <w:r w:rsidR="0013612D" w:rsidRPr="00BB039F">
        <w:rPr>
          <w:rFonts w:ascii="Corbel" w:hAnsi="Corbel"/>
          <w:sz w:val="22"/>
          <w:szCs w:val="22"/>
        </w:rPr>
        <w:t>de klant</w:t>
      </w:r>
      <w:r w:rsidRPr="00BB039F">
        <w:rPr>
          <w:rFonts w:ascii="Corbel" w:hAnsi="Corbel"/>
          <w:sz w:val="22"/>
          <w:szCs w:val="22"/>
        </w:rPr>
        <w:t xml:space="preserve"> de kaart wil zien. Dit is een zeer eenvoudig bericht waar nog geen complexe elementen in zit</w:t>
      </w:r>
      <w:r w:rsidR="001C6446" w:rsidRPr="00BB039F">
        <w:rPr>
          <w:rFonts w:ascii="Corbel" w:hAnsi="Corbel"/>
          <w:sz w:val="22"/>
          <w:szCs w:val="22"/>
        </w:rPr>
        <w:softHyphen/>
      </w:r>
      <w:r w:rsidRPr="00BB039F">
        <w:rPr>
          <w:rFonts w:ascii="Corbel" w:hAnsi="Corbel"/>
          <w:sz w:val="22"/>
          <w:szCs w:val="22"/>
        </w:rPr>
        <w:t>ten. Bij het eerst</w:t>
      </w:r>
      <w:r w:rsidR="00097978" w:rsidRPr="00BB039F">
        <w:rPr>
          <w:rFonts w:ascii="Corbel" w:hAnsi="Corbel"/>
          <w:sz w:val="22"/>
          <w:szCs w:val="22"/>
        </w:rPr>
        <w:t>e</w:t>
      </w:r>
      <w:r w:rsidRPr="00BB039F">
        <w:rPr>
          <w:rFonts w:ascii="Corbel" w:hAnsi="Corbel"/>
          <w:sz w:val="22"/>
          <w:szCs w:val="22"/>
        </w:rPr>
        <w:t xml:space="preserve"> bericht wordt een extra toelichting gegeven bij elk onderdeel waaruit het bericht is opgebouwd.</w:t>
      </w:r>
      <w:r w:rsidR="00E242F8" w:rsidRPr="00BB039F">
        <w:rPr>
          <w:rFonts w:ascii="Corbel" w:hAnsi="Corbel"/>
          <w:sz w:val="22"/>
          <w:szCs w:val="22"/>
        </w:rPr>
        <w:br/>
      </w:r>
    </w:p>
    <w:p w14:paraId="72B95D6B" w14:textId="77777777" w:rsidR="00D90007" w:rsidRPr="00BB039F" w:rsidRDefault="00D90007" w:rsidP="00E242F8">
      <w:pPr>
        <w:pStyle w:val="Rapporttekst"/>
        <w:ind w:left="0"/>
        <w:rPr>
          <w:rFonts w:ascii="Corbel" w:hAnsi="Corbel"/>
          <w:b/>
          <w:i/>
          <w:sz w:val="22"/>
          <w:szCs w:val="22"/>
        </w:rPr>
      </w:pPr>
      <w:r w:rsidRPr="00BB039F">
        <w:rPr>
          <w:rFonts w:ascii="Corbel" w:hAnsi="Corbel"/>
          <w:b/>
          <w:i/>
          <w:sz w:val="22"/>
          <w:szCs w:val="22"/>
        </w:rPr>
        <w:t>Header, verwijzing naar het berichtenschema (gepromoot  raamwerk)</w:t>
      </w:r>
    </w:p>
    <w:p w14:paraId="72B95D6C"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header van het bericht verwijst naar het berichtenschema welke de basisrestrictie vormt van dit en elk ander bericht volgens het gedefinieerde raamwerk.</w:t>
      </w:r>
    </w:p>
    <w:p w14:paraId="72B95D6D"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 xml:space="preserve">De ontvangende software zal nu op basis van deze header het bijbehorende raamwerk moeten ophalen, dan wel </w:t>
      </w:r>
      <w:r w:rsidR="00E82AB7" w:rsidRPr="00BB039F">
        <w:rPr>
          <w:rFonts w:ascii="Corbel" w:hAnsi="Corbel"/>
          <w:sz w:val="22"/>
          <w:szCs w:val="22"/>
        </w:rPr>
        <w:t xml:space="preserve">moeten </w:t>
      </w:r>
      <w:r w:rsidRPr="00BB039F">
        <w:rPr>
          <w:rFonts w:ascii="Corbel" w:hAnsi="Corbel"/>
          <w:sz w:val="22"/>
          <w:szCs w:val="22"/>
        </w:rPr>
        <w:t>nagaan of dit raamwerk al in zijn eventuele cache aanwezig is.</w:t>
      </w:r>
    </w:p>
    <w:p w14:paraId="72B95D6E" w14:textId="77777777" w:rsidR="00D90007" w:rsidRPr="00BB039F" w:rsidRDefault="00D90007" w:rsidP="00D90007">
      <w:pPr>
        <w:autoSpaceDE w:val="0"/>
        <w:autoSpaceDN w:val="0"/>
        <w:adjustRightInd w:val="0"/>
        <w:rPr>
          <w:rFonts w:ascii="Corbel" w:hAnsi="Corbel"/>
        </w:rPr>
      </w:pPr>
    </w:p>
    <w:p w14:paraId="72B95D6F" w14:textId="77777777" w:rsidR="00B87C24" w:rsidRPr="00FA659F" w:rsidRDefault="00B87C24" w:rsidP="00B87C2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&lt;?xml version="1.0" encoding="UTF-8"?&gt;</w:t>
      </w:r>
    </w:p>
    <w:p w14:paraId="72B95D70" w14:textId="2F78468A" w:rsidR="00B87C24" w:rsidRPr="00FA659F" w:rsidRDefault="00B87C24" w:rsidP="00B87C2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&lt;visiXML_MessageSchema xmlns:xsi="http://www.w3.org/2001/XMLSchema-instance" xsi:schemaLocation="http://www.visi.nl/schemas/</w:t>
      </w:r>
      <w:ins w:id="898" w:author="Willems, P.H. (Peter)" w:date="2019-03-27T08:25:00Z">
        <w:r w:rsidR="000A76FD" w:rsidRPr="000A76FD">
          <w:rPr>
            <w:rFonts w:ascii="Courier New" w:eastAsia="Times New Roman" w:hAnsi="Courier New" w:cs="Courier New"/>
            <w:color w:val="008080"/>
            <w:kern w:val="0"/>
            <w:sz w:val="18"/>
            <w:szCs w:val="18"/>
            <w:lang w:val="de-DE"/>
          </w:rPr>
          <w:t>20160331</w:t>
        </w:r>
      </w:ins>
      <w:del w:id="899" w:author="Willems, P.H. (Peter)" w:date="2019-03-27T08:25:00Z">
        <w:r w:rsidRPr="00FA659F" w:rsidDel="000A76FD">
          <w:rPr>
            <w:rFonts w:ascii="Courier New" w:eastAsia="Times New Roman" w:hAnsi="Courier New" w:cs="Courier New"/>
            <w:color w:val="008080"/>
            <w:kern w:val="0"/>
            <w:sz w:val="18"/>
            <w:szCs w:val="18"/>
            <w:lang w:val="de-DE"/>
          </w:rPr>
          <w:delText>20140331</w:delText>
        </w:r>
      </w:del>
      <w:r w:rsidRPr="00FA659F">
        <w:rPr>
          <w:rFonts w:ascii="Courier New" w:eastAsia="Times New Roman" w:hAnsi="Courier New" w:cs="Courier New"/>
          <w:color w:val="008080"/>
          <w:kern w:val="0"/>
          <w:sz w:val="18"/>
          <w:szCs w:val="18"/>
          <w:lang w:val="de-DE"/>
        </w:rPr>
        <w:t>/TestFramework 10.xsd"</w:t>
      </w:r>
    </w:p>
    <w:p w14:paraId="72B95D71" w14:textId="5F4C2682" w:rsidR="00D90007" w:rsidRPr="00FA659F" w:rsidRDefault="00B87C24" w:rsidP="00B87C24">
      <w:pPr>
        <w:pBdr>
          <w:top w:val="single" w:sz="4" w:space="1" w:color="auto"/>
          <w:left w:val="single" w:sz="4" w:space="4" w:color="auto"/>
          <w:bottom w:val="single" w:sz="4" w:space="1" w:color="auto"/>
          <w:right w:val="single" w:sz="4" w:space="4"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urier New" w:hAnsi="Courier New" w:cs="Courier New"/>
          <w:sz w:val="18"/>
          <w:szCs w:val="18"/>
          <w:lang w:val="de-DE"/>
        </w:rPr>
      </w:pPr>
      <w:r w:rsidRPr="00FA659F">
        <w:rPr>
          <w:rFonts w:ascii="Courier New" w:eastAsia="Times New Roman" w:hAnsi="Courier New" w:cs="Courier New"/>
          <w:color w:val="008080"/>
          <w:kern w:val="0"/>
          <w:sz w:val="18"/>
          <w:szCs w:val="18"/>
          <w:lang w:val="de-DE"/>
        </w:rPr>
        <w:tab/>
        <w:t>xmlns="http://www.visi.nl/schemas/</w:t>
      </w:r>
      <w:ins w:id="900" w:author="Willems, P.H. (Peter)" w:date="2019-03-27T08:25:00Z">
        <w:r w:rsidR="006636E4" w:rsidRPr="006636E4">
          <w:rPr>
            <w:rFonts w:ascii="Courier New" w:eastAsia="Times New Roman" w:hAnsi="Courier New" w:cs="Courier New"/>
            <w:color w:val="008080"/>
            <w:kern w:val="0"/>
            <w:sz w:val="18"/>
            <w:szCs w:val="18"/>
            <w:lang w:val="de-DE"/>
          </w:rPr>
          <w:t>20160331</w:t>
        </w:r>
      </w:ins>
      <w:del w:id="901" w:author="Willems, P.H. (Peter)" w:date="2019-03-27T08:25:00Z">
        <w:r w:rsidRPr="00FA659F" w:rsidDel="006636E4">
          <w:rPr>
            <w:rFonts w:ascii="Courier New" w:eastAsia="Times New Roman" w:hAnsi="Courier New" w:cs="Courier New"/>
            <w:color w:val="008080"/>
            <w:kern w:val="0"/>
            <w:sz w:val="18"/>
            <w:szCs w:val="18"/>
            <w:lang w:val="de-DE"/>
          </w:rPr>
          <w:delText>20140331</w:delText>
        </w:r>
      </w:del>
      <w:r w:rsidRPr="00FA659F">
        <w:rPr>
          <w:rFonts w:ascii="Courier New" w:eastAsia="Times New Roman" w:hAnsi="Courier New" w:cs="Courier New"/>
          <w:color w:val="008080"/>
          <w:kern w:val="0"/>
          <w:sz w:val="18"/>
          <w:szCs w:val="18"/>
          <w:lang w:val="de-DE"/>
        </w:rPr>
        <w:t>/TestFramework"&gt;</w:t>
      </w:r>
    </w:p>
    <w:p w14:paraId="72B95D72" w14:textId="77777777" w:rsidR="00D90007" w:rsidRPr="00BB039F" w:rsidRDefault="00D90007" w:rsidP="00D90007">
      <w:pPr>
        <w:autoSpaceDE w:val="0"/>
        <w:autoSpaceDN w:val="0"/>
        <w:adjustRightInd w:val="0"/>
        <w:rPr>
          <w:rFonts w:ascii="Corbel" w:hAnsi="Corbel"/>
          <w:lang w:val="de-DE"/>
        </w:rPr>
      </w:pPr>
    </w:p>
    <w:p w14:paraId="72B95D73" w14:textId="77777777" w:rsidR="00D90007" w:rsidRPr="00BB039F" w:rsidRDefault="00D90007" w:rsidP="00D90007">
      <w:pPr>
        <w:pStyle w:val="Rapporttekst"/>
        <w:ind w:left="0"/>
        <w:rPr>
          <w:rFonts w:ascii="Corbel" w:hAnsi="Corbel"/>
          <w:b/>
          <w:i/>
          <w:sz w:val="22"/>
          <w:szCs w:val="22"/>
          <w:lang w:val="de-DE"/>
        </w:rPr>
      </w:pPr>
      <w:r w:rsidRPr="00BB039F">
        <w:rPr>
          <w:rFonts w:ascii="Corbel" w:hAnsi="Corbel"/>
          <w:b/>
          <w:i/>
          <w:sz w:val="22"/>
          <w:szCs w:val="22"/>
          <w:lang w:val="de-DE"/>
        </w:rPr>
        <w:t>Het bericht</w:t>
      </w:r>
    </w:p>
    <w:p w14:paraId="72B95D74"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We definiëren vervolgens het eerste bericht binnen de transactie. Binnen het raamwerk zijn voor de be</w:t>
      </w:r>
      <w:r w:rsidR="004D45D7" w:rsidRPr="00BB039F">
        <w:rPr>
          <w:rFonts w:ascii="Corbel" w:hAnsi="Corbel"/>
          <w:sz w:val="22"/>
          <w:szCs w:val="22"/>
        </w:rPr>
        <w:softHyphen/>
      </w:r>
      <w:r w:rsidRPr="00BB039F">
        <w:rPr>
          <w:rFonts w:ascii="Corbel" w:hAnsi="Corbel"/>
          <w:sz w:val="22"/>
          <w:szCs w:val="22"/>
        </w:rPr>
        <w:t>treffende transactie meerdere berichten gedefinieerd. De berichten zijn door</w:t>
      </w:r>
      <w:r w:rsidR="00E82AB7" w:rsidRPr="00BB039F">
        <w:rPr>
          <w:rFonts w:ascii="Corbel" w:hAnsi="Corbel"/>
          <w:sz w:val="22"/>
          <w:szCs w:val="22"/>
        </w:rPr>
        <w:t xml:space="preserve"> </w:t>
      </w:r>
      <w:r w:rsidRPr="00BB039F">
        <w:rPr>
          <w:rFonts w:ascii="Corbel" w:hAnsi="Corbel"/>
          <w:sz w:val="22"/>
          <w:szCs w:val="22"/>
        </w:rPr>
        <w:t xml:space="preserve">middel van message in transaction type (MITT) gekoppeld aan transactie </w:t>
      </w:r>
      <w:r w:rsidR="00E82AB7" w:rsidRPr="00BB039F">
        <w:rPr>
          <w:rFonts w:ascii="Corbel" w:hAnsi="Corbel"/>
          <w:i/>
          <w:sz w:val="22"/>
          <w:szCs w:val="22"/>
        </w:rPr>
        <w:t>T</w:t>
      </w:r>
      <w:r w:rsidRPr="00BB039F">
        <w:rPr>
          <w:rFonts w:ascii="Corbel" w:hAnsi="Corbel"/>
          <w:i/>
          <w:sz w:val="22"/>
          <w:szCs w:val="22"/>
        </w:rPr>
        <w:t>1Opname</w:t>
      </w:r>
      <w:r w:rsidRPr="00BB039F">
        <w:rPr>
          <w:rFonts w:ascii="Corbel" w:hAnsi="Corbel"/>
          <w:sz w:val="22"/>
          <w:szCs w:val="22"/>
        </w:rPr>
        <w:t xml:space="preserve"> bestelling. Het ber</w:t>
      </w:r>
      <w:r w:rsidR="009258F8" w:rsidRPr="00BB039F">
        <w:rPr>
          <w:rFonts w:ascii="Corbel" w:hAnsi="Corbel"/>
          <w:sz w:val="22"/>
          <w:szCs w:val="22"/>
        </w:rPr>
        <w:t xml:space="preserve">icht waarmee wordt begonnen is </w:t>
      </w:r>
      <w:r w:rsidRPr="00BB039F">
        <w:rPr>
          <w:rFonts w:ascii="Corbel" w:hAnsi="Corbel"/>
          <w:i/>
          <w:sz w:val="22"/>
          <w:szCs w:val="22"/>
        </w:rPr>
        <w:t>msgWiltuDeKaartZien</w:t>
      </w:r>
      <w:r w:rsidRPr="00BB039F">
        <w:rPr>
          <w:rFonts w:ascii="Corbel" w:hAnsi="Corbel"/>
          <w:sz w:val="22"/>
          <w:szCs w:val="22"/>
        </w:rPr>
        <w:t>. Dit bericht heeft via de MITT geen voorgaand bericht.</w:t>
      </w:r>
    </w:p>
    <w:p w14:paraId="72B95D75"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00FF"/>
          <w:sz w:val="17"/>
          <w:szCs w:val="17"/>
          <w:highlight w:val="white"/>
        </w:rPr>
      </w:pPr>
    </w:p>
    <w:p w14:paraId="72B95D76"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&lt;msgWiltuDeKaartZien id="bericht001"&gt;</w:t>
      </w:r>
    </w:p>
    <w:p w14:paraId="72B95D77"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&lt;identification /&gt;</w:t>
      </w:r>
    </w:p>
    <w:p w14:paraId="72B95D78"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&lt;dateSend&gt;2008-05-04T00:00:00.0Z&lt;/dateSend&gt;</w:t>
      </w:r>
    </w:p>
    <w:p w14:paraId="72B95D79"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&lt;initiatorToExecutor&gt;true&lt;/initiatorToExecutor&gt;</w:t>
      </w:r>
    </w:p>
    <w:p w14:paraId="72B95D7A"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&lt;messageInTransaction&gt;</w:t>
      </w:r>
    </w:p>
    <w:p w14:paraId="72B95D7B"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&lt;BerichtInTransactie1Ref idref="BiT001" /&gt;</w:t>
      </w:r>
    </w:p>
    <w:p w14:paraId="72B95D7C"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&lt;/messageInTransaction&gt;</w:t>
      </w:r>
    </w:p>
    <w:p w14:paraId="72B95D7D"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&lt;transaction&gt;</w:t>
      </w:r>
    </w:p>
    <w:p w14:paraId="72B95D7E"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&lt;t1_OpnameBestellingRef idref="transactie001" /&gt;</w:t>
      </w:r>
    </w:p>
    <w:p w14:paraId="72B95D7F"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&lt;/transaction&gt;</w:t>
      </w:r>
    </w:p>
    <w:p w14:paraId="72B95D80"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rPr>
        <w:t>&lt;ceReactieTermijn&gt;</w:t>
      </w:r>
    </w:p>
    <w:p w14:paraId="72B95D81"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&lt;CeReactieTermijnRef idref="ce001a"/&gt;</w:t>
      </w:r>
    </w:p>
    <w:p w14:paraId="72B95D82"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&lt;/ceReactieTermijn&gt;</w:t>
      </w:r>
    </w:p>
    <w:p w14:paraId="72B95D83"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lastRenderedPageBreak/>
        <w:t xml:space="preserve">    </w:t>
      </w:r>
      <w:r w:rsidRPr="00FA659F">
        <w:rPr>
          <w:rFonts w:ascii="Courier New" w:eastAsia="Times New Roman" w:hAnsi="Courier New" w:cs="Courier New"/>
          <w:color w:val="008080"/>
          <w:kern w:val="0"/>
          <w:sz w:val="18"/>
          <w:szCs w:val="18"/>
          <w:lang w:val="en-US"/>
        </w:rPr>
        <w:t>&lt;ceBaseTypeTest&gt;</w:t>
      </w:r>
    </w:p>
    <w:p w14:paraId="72B95D84"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&lt;CeBaseTypeTestRef idref="ce001b"/&gt;</w:t>
      </w:r>
    </w:p>
    <w:p w14:paraId="72B95D85" w14:textId="77777777" w:rsidR="00B87C24"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&lt;/ceBaseTypeTest&gt;    </w:t>
      </w:r>
    </w:p>
    <w:p w14:paraId="72B95D86" w14:textId="77777777" w:rsidR="00B1008B" w:rsidRPr="00FA659F" w:rsidRDefault="00B87C24" w:rsidP="00B87C24">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&lt;/msgWiltuDeKaartZien&gt;</w:t>
      </w:r>
    </w:p>
    <w:p w14:paraId="72B95D87" w14:textId="77777777" w:rsidR="00697D33" w:rsidRPr="00BB039F" w:rsidRDefault="00697D33" w:rsidP="00D90007">
      <w:pPr>
        <w:pStyle w:val="Rapporttekst"/>
        <w:ind w:left="0"/>
        <w:rPr>
          <w:rFonts w:ascii="Corbel" w:hAnsi="Corbel"/>
          <w:b/>
          <w:i/>
          <w:sz w:val="22"/>
          <w:szCs w:val="22"/>
        </w:rPr>
      </w:pPr>
    </w:p>
    <w:p w14:paraId="72B95D88" w14:textId="77777777" w:rsidR="00D90007" w:rsidRPr="00BB039F" w:rsidRDefault="00D90007" w:rsidP="00D90007">
      <w:pPr>
        <w:pStyle w:val="Rapporttekst"/>
        <w:ind w:left="0"/>
        <w:rPr>
          <w:rFonts w:ascii="Corbel" w:hAnsi="Corbel"/>
          <w:b/>
          <w:i/>
          <w:sz w:val="22"/>
          <w:szCs w:val="22"/>
        </w:rPr>
      </w:pPr>
      <w:r w:rsidRPr="00BB039F">
        <w:rPr>
          <w:rFonts w:ascii="Corbel" w:hAnsi="Corbel"/>
          <w:b/>
          <w:i/>
          <w:sz w:val="22"/>
          <w:szCs w:val="22"/>
        </w:rPr>
        <w:t>Bericht in transactie</w:t>
      </w:r>
    </w:p>
    <w:p w14:paraId="72B95D89" w14:textId="77777777" w:rsidR="00D90007" w:rsidRPr="00BB039F" w:rsidRDefault="00D90007" w:rsidP="00F42671">
      <w:pPr>
        <w:autoSpaceDE w:val="0"/>
        <w:autoSpaceDN w:val="0"/>
        <w:adjustRightInd w:val="0"/>
        <w:rPr>
          <w:rFonts w:ascii="Corbel" w:hAnsi="Corbel"/>
          <w:sz w:val="22"/>
          <w:szCs w:val="22"/>
        </w:rPr>
      </w:pPr>
      <w:r w:rsidRPr="00BB039F">
        <w:rPr>
          <w:rFonts w:ascii="Corbel" w:hAnsi="Corbel"/>
          <w:sz w:val="22"/>
          <w:szCs w:val="22"/>
        </w:rPr>
        <w:t xml:space="preserve">Bij de introductie van systematiek 1.2 is </w:t>
      </w:r>
      <w:r w:rsidR="003F0366" w:rsidRPr="00BB039F">
        <w:rPr>
          <w:rFonts w:ascii="Corbel" w:hAnsi="Corbel"/>
          <w:sz w:val="22"/>
          <w:szCs w:val="22"/>
        </w:rPr>
        <w:t xml:space="preserve">al </w:t>
      </w:r>
      <w:r w:rsidRPr="00BB039F">
        <w:rPr>
          <w:rFonts w:ascii="Corbel" w:hAnsi="Corbel"/>
          <w:sz w:val="22"/>
          <w:szCs w:val="22"/>
        </w:rPr>
        <w:t xml:space="preserve">afgesproken het bijbehorende </w:t>
      </w:r>
      <w:r w:rsidRPr="00BB039F">
        <w:rPr>
          <w:rFonts w:ascii="Corbel" w:hAnsi="Corbel"/>
          <w:i/>
          <w:sz w:val="22"/>
          <w:szCs w:val="22"/>
        </w:rPr>
        <w:t>MessageInTransactionType</w:t>
      </w:r>
      <w:r w:rsidRPr="00BB039F">
        <w:rPr>
          <w:rFonts w:ascii="Corbel" w:hAnsi="Corbel"/>
          <w:sz w:val="22"/>
          <w:szCs w:val="22"/>
        </w:rPr>
        <w:t xml:space="preserve"> mee te nemen in het bericht. Dit besluit komt voort uit de problematiek rond de mogelijkheid om bin</w:t>
      </w:r>
      <w:r w:rsidR="00F42671" w:rsidRPr="00BB039F">
        <w:rPr>
          <w:rFonts w:ascii="Corbel" w:hAnsi="Corbel"/>
          <w:sz w:val="22"/>
          <w:szCs w:val="22"/>
        </w:rPr>
        <w:softHyphen/>
      </w:r>
      <w:r w:rsidRPr="00BB039F">
        <w:rPr>
          <w:rFonts w:ascii="Corbel" w:hAnsi="Corbel"/>
          <w:sz w:val="22"/>
          <w:szCs w:val="22"/>
        </w:rPr>
        <w:t>nen een transactie hetzelfde bericht meerdere malen op verschillende plekken in de flow van de trans</w:t>
      </w:r>
      <w:r w:rsidR="00F42671" w:rsidRPr="00BB039F">
        <w:rPr>
          <w:rFonts w:ascii="Corbel" w:hAnsi="Corbel"/>
          <w:sz w:val="22"/>
          <w:szCs w:val="22"/>
        </w:rPr>
        <w:softHyphen/>
      </w:r>
      <w:r w:rsidRPr="00BB039F">
        <w:rPr>
          <w:rFonts w:ascii="Corbel" w:hAnsi="Corbel"/>
          <w:sz w:val="22"/>
          <w:szCs w:val="22"/>
        </w:rPr>
        <w:t>actie op te nemen. Hierdoor waren gevallen denkbaar waarbij hetzelfde bericht binnen een transactie andere vervolgberichten heeft, afhankelijk van de positie in de flow. Om dit te voorkomen wordt dit vastge</w:t>
      </w:r>
      <w:r w:rsidR="00F42671" w:rsidRPr="00BB039F">
        <w:rPr>
          <w:rFonts w:ascii="Corbel" w:hAnsi="Corbel"/>
          <w:sz w:val="22"/>
          <w:szCs w:val="22"/>
        </w:rPr>
        <w:t>legd.</w:t>
      </w:r>
    </w:p>
    <w:p w14:paraId="72B95D8A"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sz w:val="22"/>
          <w:szCs w:val="22"/>
        </w:rPr>
      </w:pPr>
    </w:p>
    <w:p w14:paraId="72B95D8B"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&lt;BerichtInTransactie1 id="BiT001"&gt;</w:t>
      </w:r>
    </w:p>
    <w:p w14:paraId="72B95D8C"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&lt;identification /&gt;</w:t>
      </w:r>
    </w:p>
    <w:p w14:paraId="72B95D8D" w14:textId="77777777" w:rsidR="00FF279A"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&lt;/BerichtInTransactie1&gt;</w:t>
      </w:r>
    </w:p>
    <w:p w14:paraId="72B95D8E" w14:textId="77777777" w:rsidR="0072375E" w:rsidRPr="00BB039F" w:rsidRDefault="0072375E" w:rsidP="00D90007">
      <w:pPr>
        <w:pStyle w:val="Rapporttekst"/>
        <w:ind w:left="0"/>
        <w:rPr>
          <w:rFonts w:ascii="Corbel" w:hAnsi="Corbel"/>
          <w:b/>
          <w:i/>
          <w:sz w:val="22"/>
          <w:szCs w:val="22"/>
        </w:rPr>
      </w:pPr>
    </w:p>
    <w:p w14:paraId="72B95D8F" w14:textId="77777777" w:rsidR="00697D33" w:rsidRPr="00BB039F" w:rsidRDefault="00697D33" w:rsidP="00D90007">
      <w:pPr>
        <w:pStyle w:val="Rapporttekst"/>
        <w:ind w:left="0"/>
        <w:rPr>
          <w:rFonts w:ascii="Corbel" w:hAnsi="Corbel"/>
          <w:b/>
          <w:i/>
          <w:sz w:val="22"/>
          <w:szCs w:val="22"/>
        </w:rPr>
      </w:pPr>
    </w:p>
    <w:p w14:paraId="72B95D90" w14:textId="77777777" w:rsidR="00D90007" w:rsidRPr="00BB039F" w:rsidRDefault="00D90007" w:rsidP="00D90007">
      <w:pPr>
        <w:pStyle w:val="Rapporttekst"/>
        <w:ind w:left="0"/>
        <w:rPr>
          <w:rFonts w:ascii="Corbel" w:hAnsi="Corbel"/>
          <w:b/>
          <w:i/>
          <w:sz w:val="22"/>
          <w:szCs w:val="22"/>
        </w:rPr>
      </w:pPr>
      <w:r w:rsidRPr="00BB039F">
        <w:rPr>
          <w:rFonts w:ascii="Corbel" w:hAnsi="Corbel"/>
          <w:b/>
          <w:i/>
          <w:sz w:val="22"/>
          <w:szCs w:val="22"/>
        </w:rPr>
        <w:t>Transactie</w:t>
      </w:r>
    </w:p>
    <w:p w14:paraId="72B95D91"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Vervolgens definiëren we de transactie die wordt gebruikt. Binnen de transactie zien we standaard</w:t>
      </w:r>
      <w:r w:rsidR="00F42671" w:rsidRPr="00BB039F">
        <w:rPr>
          <w:rFonts w:ascii="Corbel" w:hAnsi="Corbel"/>
          <w:sz w:val="22"/>
          <w:szCs w:val="22"/>
        </w:rPr>
        <w:softHyphen/>
      </w:r>
      <w:r w:rsidRPr="00BB039F">
        <w:rPr>
          <w:rFonts w:ascii="Corbel" w:hAnsi="Corbel"/>
          <w:sz w:val="22"/>
          <w:szCs w:val="22"/>
        </w:rPr>
        <w:t xml:space="preserve">velden, ‘wie heeft hem wanneer aangemaakt’ en de mogelijkheid tot een uitgebreidere omschrijving en naamgeving. Maar ook zien we de initiator en executor, in ons geval vraagt </w:t>
      </w:r>
      <w:smartTag w:uri="urn:schemas-microsoft-com:office:smarttags" w:element="PersonName">
        <w:smartTagPr>
          <w:attr w:name="ProductID" w:val="Piet Jansen"/>
        </w:smartTagPr>
        <w:r w:rsidRPr="00BB039F">
          <w:rPr>
            <w:rFonts w:ascii="Corbel" w:hAnsi="Corbel"/>
            <w:sz w:val="22"/>
            <w:szCs w:val="22"/>
          </w:rPr>
          <w:t>Piet Jansen</w:t>
        </w:r>
      </w:smartTag>
      <w:r w:rsidRPr="00BB039F">
        <w:rPr>
          <w:rFonts w:ascii="Corbel" w:hAnsi="Corbel"/>
          <w:sz w:val="22"/>
          <w:szCs w:val="22"/>
        </w:rPr>
        <w:t xml:space="preserve"> (</w:t>
      </w:r>
      <w:r w:rsidRPr="00BB039F">
        <w:rPr>
          <w:rFonts w:ascii="Corbel" w:hAnsi="Corbel"/>
          <w:i/>
          <w:sz w:val="22"/>
          <w:szCs w:val="22"/>
        </w:rPr>
        <w:t>PiR002</w:t>
      </w:r>
      <w:r w:rsidRPr="00BB039F">
        <w:rPr>
          <w:rFonts w:ascii="Corbel" w:hAnsi="Corbel"/>
          <w:sz w:val="22"/>
          <w:szCs w:val="22"/>
        </w:rPr>
        <w:t xml:space="preserve">) in de rol van ober of </w:t>
      </w:r>
      <w:smartTag w:uri="urn:schemas-microsoft-com:office:smarttags" w:element="PersonName">
        <w:smartTagPr>
          <w:attr w:name="ProductID" w:val="Kees de Vries"/>
        </w:smartTagPr>
        <w:r w:rsidRPr="00BB039F">
          <w:rPr>
            <w:rFonts w:ascii="Corbel" w:hAnsi="Corbel"/>
            <w:sz w:val="22"/>
            <w:szCs w:val="22"/>
          </w:rPr>
          <w:t>Kees de Vries</w:t>
        </w:r>
      </w:smartTag>
      <w:r w:rsidRPr="00BB039F">
        <w:rPr>
          <w:rFonts w:ascii="Corbel" w:hAnsi="Corbel"/>
          <w:sz w:val="22"/>
          <w:szCs w:val="22"/>
        </w:rPr>
        <w:t xml:space="preserve"> (</w:t>
      </w:r>
      <w:r w:rsidRPr="00BB039F">
        <w:rPr>
          <w:rFonts w:ascii="Corbel" w:hAnsi="Corbel"/>
          <w:i/>
          <w:sz w:val="22"/>
          <w:szCs w:val="22"/>
        </w:rPr>
        <w:t>PiR001</w:t>
      </w:r>
      <w:r w:rsidRPr="00BB039F">
        <w:rPr>
          <w:rFonts w:ascii="Corbel" w:hAnsi="Corbel"/>
          <w:sz w:val="22"/>
          <w:szCs w:val="22"/>
        </w:rPr>
        <w:t>) in de rol van klant de menukaart wil zien.</w:t>
      </w:r>
    </w:p>
    <w:p w14:paraId="72B95D92" w14:textId="77777777" w:rsidR="00D90007" w:rsidRPr="00BB039F" w:rsidRDefault="00D90007" w:rsidP="00D90007">
      <w:pPr>
        <w:autoSpaceDE w:val="0"/>
        <w:autoSpaceDN w:val="0"/>
        <w:adjustRightInd w:val="0"/>
        <w:rPr>
          <w:rFonts w:ascii="Corbel" w:hAnsi="Corbel"/>
        </w:rPr>
      </w:pPr>
    </w:p>
    <w:p w14:paraId="72B95D93"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&lt;t1_OpnameBestelling id="transactie001"&gt;</w:t>
      </w:r>
    </w:p>
    <w:p w14:paraId="72B95D94"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&lt;number&gt;1&lt;/number&gt;</w:t>
      </w:r>
    </w:p>
    <w:p w14:paraId="72B95D95"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&lt;name /&gt;</w:t>
      </w:r>
    </w:p>
    <w:p w14:paraId="72B95D96"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&lt;description&gt;Onderwerp van de transactie&lt;/description&gt;</w:t>
      </w:r>
    </w:p>
    <w:p w14:paraId="72B95D97"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&lt;startDate&gt;2008-05-04T00:00:00.0Z&lt;/startDate&gt;</w:t>
      </w:r>
    </w:p>
    <w:p w14:paraId="72B95D98"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&lt;endDate&gt;2009-05-04T00:00:00.0Z&lt;/endDate&gt;</w:t>
      </w:r>
    </w:p>
    <w:p w14:paraId="72B95D99"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&lt;initiator&gt;</w:t>
      </w:r>
    </w:p>
    <w:p w14:paraId="72B95D9A"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&lt;PersonInRoleRef idref="PiR002" /&gt;</w:t>
      </w:r>
    </w:p>
    <w:p w14:paraId="72B95D9B"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&lt;/initiator&gt;</w:t>
      </w:r>
    </w:p>
    <w:p w14:paraId="72B95D9C"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&lt;executor&gt;</w:t>
      </w:r>
    </w:p>
    <w:p w14:paraId="72B95D9D"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&lt;PersonInRoleRef idref="PiR001" /&gt;</w:t>
      </w:r>
    </w:p>
    <w:p w14:paraId="72B95D9E"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&lt;/executor&gt;</w:t>
      </w:r>
    </w:p>
    <w:p w14:paraId="72B95D9F"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&lt;project&gt;</w:t>
      </w:r>
    </w:p>
    <w:p w14:paraId="72B95DA0"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lang w:val="de-DE"/>
        </w:rPr>
        <w:t>&lt;ProjectType1Ref idref="Project1" /&gt;</w:t>
      </w:r>
    </w:p>
    <w:p w14:paraId="72B95DA1" w14:textId="77777777" w:rsidR="00661A93"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&lt;/project&gt;</w:t>
      </w:r>
    </w:p>
    <w:p w14:paraId="72B95DA2" w14:textId="77777777" w:rsidR="00300FFA" w:rsidRPr="00FA659F" w:rsidRDefault="00661A93" w:rsidP="00661A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lang w:val="de-DE"/>
        </w:rPr>
        <w:t>&lt;/t1_OpnameBestelling&gt;</w:t>
      </w:r>
    </w:p>
    <w:p w14:paraId="72B95DA3" w14:textId="77777777" w:rsidR="00697D33" w:rsidRPr="00BB039F" w:rsidRDefault="00697D33" w:rsidP="00D90007">
      <w:pPr>
        <w:pStyle w:val="Rapporttekst"/>
        <w:ind w:left="0"/>
        <w:rPr>
          <w:rFonts w:ascii="Corbel" w:hAnsi="Corbel"/>
          <w:b/>
          <w:i/>
          <w:sz w:val="22"/>
          <w:szCs w:val="22"/>
        </w:rPr>
      </w:pPr>
    </w:p>
    <w:p w14:paraId="72B95DA4" w14:textId="77777777" w:rsidR="00D90007" w:rsidRPr="00BB039F" w:rsidRDefault="00D90007" w:rsidP="00D90007">
      <w:pPr>
        <w:pStyle w:val="Rapporttekst"/>
        <w:ind w:left="0"/>
        <w:rPr>
          <w:rFonts w:ascii="Corbel" w:hAnsi="Corbel"/>
          <w:b/>
          <w:i/>
          <w:sz w:val="22"/>
          <w:szCs w:val="22"/>
        </w:rPr>
      </w:pPr>
      <w:r w:rsidRPr="00BB039F">
        <w:rPr>
          <w:rFonts w:ascii="Corbel" w:hAnsi="Corbel"/>
          <w:b/>
          <w:i/>
          <w:sz w:val="22"/>
          <w:szCs w:val="22"/>
        </w:rPr>
        <w:t>Project</w:t>
      </w:r>
    </w:p>
    <w:p w14:paraId="72B95DA5"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 xml:space="preserve">Op raamwerkniveau is een </w:t>
      </w:r>
      <w:r w:rsidRPr="00BB039F">
        <w:rPr>
          <w:rFonts w:ascii="Corbel" w:hAnsi="Corbel"/>
          <w:i/>
          <w:sz w:val="22"/>
          <w:szCs w:val="22"/>
        </w:rPr>
        <w:t>ProjectType</w:t>
      </w:r>
      <w:r w:rsidRPr="00BB039F">
        <w:rPr>
          <w:rFonts w:ascii="Corbel" w:hAnsi="Corbel"/>
          <w:sz w:val="22"/>
          <w:szCs w:val="22"/>
        </w:rPr>
        <w:t xml:space="preserve"> aangegeven. In het projectspecifieke </w:t>
      </w:r>
      <w:r w:rsidR="00223E81" w:rsidRPr="00BB039F">
        <w:rPr>
          <w:rFonts w:ascii="Corbel" w:hAnsi="Corbel"/>
          <w:sz w:val="22"/>
          <w:szCs w:val="22"/>
        </w:rPr>
        <w:t xml:space="preserve">bericht </w:t>
      </w:r>
      <w:r w:rsidRPr="00BB039F">
        <w:rPr>
          <w:rFonts w:ascii="Corbel" w:hAnsi="Corbel"/>
          <w:sz w:val="22"/>
          <w:szCs w:val="22"/>
        </w:rPr>
        <w:t>wordt de project</w:t>
      </w:r>
      <w:r w:rsidR="00223E81" w:rsidRPr="00BB039F">
        <w:rPr>
          <w:rFonts w:ascii="Corbel" w:hAnsi="Corbel"/>
          <w:sz w:val="22"/>
          <w:szCs w:val="22"/>
        </w:rPr>
        <w:softHyphen/>
      </w:r>
      <w:r w:rsidRPr="00BB039F">
        <w:rPr>
          <w:rFonts w:ascii="Corbel" w:hAnsi="Corbel"/>
          <w:sz w:val="22"/>
          <w:szCs w:val="22"/>
        </w:rPr>
        <w:t>specifieke context meegegeven. De projectgegevens worden als volgt verwerkt in het bericht.</w:t>
      </w:r>
    </w:p>
    <w:p w14:paraId="72B95DA6" w14:textId="77777777" w:rsidR="00D90007" w:rsidRPr="00BB039F" w:rsidRDefault="00D90007" w:rsidP="00D90007">
      <w:pPr>
        <w:autoSpaceDE w:val="0"/>
        <w:autoSpaceDN w:val="0"/>
        <w:adjustRightInd w:val="0"/>
        <w:rPr>
          <w:rFonts w:ascii="Corbel" w:hAnsi="Corbel"/>
        </w:rPr>
      </w:pPr>
    </w:p>
    <w:p w14:paraId="72B95DA7"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&lt;ProjectType1 id="Project1"&gt;</w:t>
      </w:r>
    </w:p>
    <w:p w14:paraId="72B95DA8"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&lt;name&gt;Project Top Koks&lt;/name&gt;</w:t>
      </w:r>
    </w:p>
    <w:p w14:paraId="72B95DA9"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&lt;description&gt;Project voor het opnemen van een bestelling&lt;/description&gt;</w:t>
      </w:r>
    </w:p>
    <w:p w14:paraId="72B95DAA"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&lt;startDate&gt;2008-05-04T00:00:00.0Z&lt;/startDate&gt;</w:t>
      </w:r>
    </w:p>
    <w:p w14:paraId="72B95DAB"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&lt;endDate&gt;2009-05-04T00:00:00.0Z&lt;/endDate&gt;</w:t>
      </w:r>
    </w:p>
    <w:p w14:paraId="72B95DAC"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&lt;ceSOAP&gt;</w:t>
      </w:r>
    </w:p>
    <w:p w14:paraId="72B95DAD"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&lt;CeSOAP id="ProjectGegevens"&gt;</w:t>
      </w:r>
    </w:p>
    <w:p w14:paraId="72B95DAE"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&lt;sOAPProtocol&gt;MTOM&lt;/sOAPProtocol&gt;</w:t>
      </w:r>
    </w:p>
    <w:p w14:paraId="72B95DAF"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lastRenderedPageBreak/>
        <w:t xml:space="preserve">            &lt;sOAPServerURL&gt;https://192.168.0.1/visi.wsdl&lt;/sOAPServerURL&gt;</w:t>
      </w:r>
    </w:p>
    <w:p w14:paraId="72B95DB0"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&lt;sOAPCentralServerURL&gt;https://www.crow.nl/testcases/case001/visi.wsdl&lt;/sOAPCentralServerURL&gt;</w:t>
      </w:r>
    </w:p>
    <w:p w14:paraId="72B95DB1"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&lt;/CeSOAP&gt;</w:t>
      </w:r>
    </w:p>
    <w:p w14:paraId="72B95DB2" w14:textId="77777777" w:rsidR="00527C61"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&lt;/ceSOAP&gt;</w:t>
      </w:r>
    </w:p>
    <w:p w14:paraId="72B95DB3" w14:textId="77777777" w:rsidR="002F5FC7" w:rsidRPr="00FA659F" w:rsidRDefault="00527C61" w:rsidP="00527C61">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&lt;/ProjectType1&gt;</w:t>
      </w:r>
    </w:p>
    <w:p w14:paraId="72B95DB4" w14:textId="77777777" w:rsidR="00697D33" w:rsidRPr="00BB039F" w:rsidRDefault="00697D33" w:rsidP="001A6E0B">
      <w:pPr>
        <w:pStyle w:val="Rapporttekst"/>
        <w:ind w:left="0"/>
        <w:rPr>
          <w:rFonts w:ascii="Corbel" w:hAnsi="Corbel"/>
          <w:b/>
          <w:i/>
          <w:sz w:val="22"/>
          <w:szCs w:val="22"/>
        </w:rPr>
      </w:pPr>
    </w:p>
    <w:p w14:paraId="72B95DB5" w14:textId="77777777" w:rsidR="00D90007" w:rsidRPr="00BB039F" w:rsidRDefault="00D90007" w:rsidP="001A6E0B">
      <w:pPr>
        <w:pStyle w:val="Rapporttekst"/>
        <w:ind w:left="0"/>
        <w:rPr>
          <w:rFonts w:ascii="Corbel" w:hAnsi="Corbel"/>
          <w:b/>
          <w:i/>
          <w:sz w:val="22"/>
          <w:szCs w:val="22"/>
        </w:rPr>
      </w:pPr>
      <w:r w:rsidRPr="00BB039F">
        <w:rPr>
          <w:rFonts w:ascii="Corbel" w:hAnsi="Corbel"/>
          <w:b/>
          <w:i/>
          <w:sz w:val="22"/>
          <w:szCs w:val="22"/>
        </w:rPr>
        <w:t>PersonInRole</w:t>
      </w:r>
    </w:p>
    <w:p w14:paraId="72B95DB6"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Zowel de initiator als executor, reeds genoemd in transactie, zijn specifieke personen behorend tot een bepaalde organisatie welke zich gedragen volgens een specifieke rol. De personen, organisaties en rol</w:t>
      </w:r>
      <w:r w:rsidR="00A11840" w:rsidRPr="00BB039F">
        <w:rPr>
          <w:rFonts w:ascii="Corbel" w:hAnsi="Corbel"/>
          <w:sz w:val="22"/>
          <w:szCs w:val="22"/>
        </w:rPr>
        <w:softHyphen/>
      </w:r>
      <w:r w:rsidRPr="00BB039F">
        <w:rPr>
          <w:rFonts w:ascii="Corbel" w:hAnsi="Corbel"/>
          <w:sz w:val="22"/>
          <w:szCs w:val="22"/>
        </w:rPr>
        <w:t xml:space="preserve">len worden afzonderlijk gedefinieerd. Om echter een goede initiator en executor definitie te krijgen bestaat het verzamelobject </w:t>
      </w:r>
      <w:r w:rsidRPr="00BB039F">
        <w:rPr>
          <w:rFonts w:ascii="Corbel" w:hAnsi="Corbel"/>
          <w:i/>
          <w:sz w:val="22"/>
          <w:szCs w:val="22"/>
        </w:rPr>
        <w:t>PersonInRole</w:t>
      </w:r>
      <w:r w:rsidRPr="00BB039F">
        <w:rPr>
          <w:rFonts w:ascii="Corbel" w:hAnsi="Corbel"/>
          <w:sz w:val="22"/>
          <w:szCs w:val="22"/>
        </w:rPr>
        <w:t xml:space="preserve"> (dit object bestaat voor elk berichtenschema ongeacht het raam</w:t>
      </w:r>
      <w:r w:rsidR="00A11840" w:rsidRPr="00BB039F">
        <w:rPr>
          <w:rFonts w:ascii="Corbel" w:hAnsi="Corbel"/>
          <w:sz w:val="22"/>
          <w:szCs w:val="22"/>
        </w:rPr>
        <w:t>werk).</w:t>
      </w:r>
    </w:p>
    <w:p w14:paraId="72B95DB7" w14:textId="77777777" w:rsidR="00D90007" w:rsidRPr="00BB039F" w:rsidRDefault="00D90007" w:rsidP="00D90007">
      <w:pPr>
        <w:autoSpaceDE w:val="0"/>
        <w:autoSpaceDN w:val="0"/>
        <w:adjustRightInd w:val="0"/>
        <w:rPr>
          <w:rFonts w:ascii="Corbel" w:hAnsi="Corbel"/>
        </w:rPr>
      </w:pPr>
    </w:p>
    <w:p w14:paraId="72B95DB8"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&lt;PersonInRole id="PiR001"&gt;</w:t>
      </w:r>
    </w:p>
    <w:p w14:paraId="72B95DB9"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&lt;contactPerson&gt;</w:t>
      </w:r>
    </w:p>
    <w:p w14:paraId="72B95DBA"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&lt;StandardPersonTypeRef idref="KeesDeVries" /&gt;</w:t>
      </w:r>
    </w:p>
    <w:p w14:paraId="72B95DBB"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&lt;/contactPerson&gt;</w:t>
      </w:r>
    </w:p>
    <w:p w14:paraId="72B95DBC"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&lt;organisation&gt;</w:t>
      </w:r>
    </w:p>
    <w:p w14:paraId="72B95DBD"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&lt;StandardOrganisationTypeRef idref="consument" /&gt;</w:t>
      </w:r>
    </w:p>
    <w:p w14:paraId="72B95DBE"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&lt;/organisation&gt;</w:t>
      </w:r>
    </w:p>
    <w:p w14:paraId="72B95DBF"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&lt;role&gt;</w:t>
      </w:r>
    </w:p>
    <w:p w14:paraId="72B95DC0"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&lt;klantRef idref="klantRol" /&gt;</w:t>
      </w:r>
    </w:p>
    <w:p w14:paraId="72B95DC1"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&lt;/role&gt;</w:t>
      </w:r>
    </w:p>
    <w:p w14:paraId="72B95DC2"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&lt;/PersonInRole&gt;</w:t>
      </w:r>
    </w:p>
    <w:p w14:paraId="72B95DC3"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&lt;PersonInRole id="PiR002"&gt;</w:t>
      </w:r>
    </w:p>
    <w:p w14:paraId="72B95DC4"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&lt;contactPerson&gt;</w:t>
      </w:r>
    </w:p>
    <w:p w14:paraId="72B95DC5"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&lt;StandardPersonTypeRef idref="PietJansen" /&gt;</w:t>
      </w:r>
    </w:p>
    <w:p w14:paraId="72B95DC6"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&lt;/contactPerson&gt;</w:t>
      </w:r>
    </w:p>
    <w:p w14:paraId="72B95DC7"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sv-SE"/>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lang w:val="sv-SE"/>
        </w:rPr>
        <w:t>&lt;organisation&gt;</w:t>
      </w:r>
    </w:p>
    <w:p w14:paraId="72B95DC8"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sv-SE"/>
        </w:rPr>
      </w:pPr>
      <w:r w:rsidRPr="00FA659F">
        <w:rPr>
          <w:rFonts w:ascii="Courier New" w:eastAsia="Times New Roman" w:hAnsi="Courier New" w:cs="Courier New"/>
          <w:color w:val="008080"/>
          <w:kern w:val="0"/>
          <w:sz w:val="18"/>
          <w:szCs w:val="18"/>
          <w:lang w:val="sv-SE"/>
        </w:rPr>
        <w:t xml:space="preserve">        &lt;StandardOrganisationTypeRef idref="restaurant" /&gt;</w:t>
      </w:r>
    </w:p>
    <w:p w14:paraId="72B95DC9"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sv-SE"/>
        </w:rPr>
      </w:pPr>
      <w:r w:rsidRPr="00FA659F">
        <w:rPr>
          <w:rFonts w:ascii="Courier New" w:eastAsia="Times New Roman" w:hAnsi="Courier New" w:cs="Courier New"/>
          <w:color w:val="008080"/>
          <w:kern w:val="0"/>
          <w:sz w:val="18"/>
          <w:szCs w:val="18"/>
          <w:lang w:val="sv-SE"/>
        </w:rPr>
        <w:t xml:space="preserve">    &lt;/organisation&gt;</w:t>
      </w:r>
    </w:p>
    <w:p w14:paraId="72B95DCA"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sv-SE"/>
        </w:rPr>
      </w:pPr>
      <w:r w:rsidRPr="00FA659F">
        <w:rPr>
          <w:rFonts w:ascii="Courier New" w:eastAsia="Times New Roman" w:hAnsi="Courier New" w:cs="Courier New"/>
          <w:color w:val="008080"/>
          <w:kern w:val="0"/>
          <w:sz w:val="18"/>
          <w:szCs w:val="18"/>
          <w:lang w:val="sv-SE"/>
        </w:rPr>
        <w:t xml:space="preserve">    &lt;role&gt;</w:t>
      </w:r>
    </w:p>
    <w:p w14:paraId="72B95DCB"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sv-SE"/>
        </w:rPr>
      </w:pPr>
      <w:r w:rsidRPr="00FA659F">
        <w:rPr>
          <w:rFonts w:ascii="Courier New" w:eastAsia="Times New Roman" w:hAnsi="Courier New" w:cs="Courier New"/>
          <w:color w:val="008080"/>
          <w:kern w:val="0"/>
          <w:sz w:val="18"/>
          <w:szCs w:val="18"/>
          <w:lang w:val="sv-SE"/>
        </w:rPr>
        <w:t xml:space="preserve">        &lt;klantRef idref="oberRol" /&gt;</w:t>
      </w:r>
    </w:p>
    <w:p w14:paraId="72B95DCC" w14:textId="77777777" w:rsidR="00FE1C93"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sv-SE"/>
        </w:rPr>
        <w:t xml:space="preserve">    </w:t>
      </w:r>
      <w:r w:rsidRPr="00FA659F">
        <w:rPr>
          <w:rFonts w:ascii="Courier New" w:eastAsia="Times New Roman" w:hAnsi="Courier New" w:cs="Courier New"/>
          <w:color w:val="008080"/>
          <w:kern w:val="0"/>
          <w:sz w:val="18"/>
          <w:szCs w:val="18"/>
          <w:lang w:val="fr-FR"/>
        </w:rPr>
        <w:t>&lt;/role&gt;</w:t>
      </w:r>
    </w:p>
    <w:p w14:paraId="72B95DCD" w14:textId="77777777" w:rsidR="006C60AD" w:rsidRPr="00FA659F" w:rsidRDefault="00FE1C93" w:rsidP="00FE1C9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lang w:val="fr-FR"/>
        </w:rPr>
        <w:t>&lt;/PersonInRole&gt;</w:t>
      </w:r>
    </w:p>
    <w:p w14:paraId="72B95DCE" w14:textId="77777777" w:rsidR="0072375E" w:rsidRPr="00BB039F" w:rsidRDefault="0072375E" w:rsidP="006C60AD">
      <w:pPr>
        <w:pStyle w:val="Rapporttekst"/>
        <w:keepNext/>
        <w:ind w:left="0"/>
        <w:rPr>
          <w:rFonts w:ascii="Corbel" w:hAnsi="Corbel"/>
          <w:b/>
          <w:i/>
          <w:sz w:val="22"/>
          <w:szCs w:val="22"/>
        </w:rPr>
      </w:pPr>
    </w:p>
    <w:p w14:paraId="72B95DCF" w14:textId="77777777" w:rsidR="00D90007" w:rsidRPr="00BB039F" w:rsidRDefault="00D90007" w:rsidP="006C60AD">
      <w:pPr>
        <w:pStyle w:val="Rapporttekst"/>
        <w:keepNext/>
        <w:ind w:left="0"/>
        <w:rPr>
          <w:rFonts w:ascii="Corbel" w:hAnsi="Corbel"/>
          <w:b/>
          <w:i/>
          <w:sz w:val="22"/>
          <w:szCs w:val="22"/>
        </w:rPr>
      </w:pPr>
      <w:r w:rsidRPr="00BB039F">
        <w:rPr>
          <w:rFonts w:ascii="Corbel" w:hAnsi="Corbel"/>
          <w:b/>
          <w:i/>
          <w:sz w:val="22"/>
          <w:szCs w:val="22"/>
        </w:rPr>
        <w:t>Instanties van rollen</w:t>
      </w:r>
    </w:p>
    <w:p w14:paraId="72B95DD0"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Op raamwerkniveau hebben we reeds de rol Ober aangemaakt, Hier definiëren we een instantie van</w:t>
      </w:r>
      <w:r w:rsidR="00223E81" w:rsidRPr="00BB039F">
        <w:rPr>
          <w:rFonts w:ascii="Corbel" w:hAnsi="Corbel"/>
          <w:sz w:val="22"/>
          <w:szCs w:val="22"/>
        </w:rPr>
        <w:t xml:space="preserve"> deze rol, te weten de </w:t>
      </w:r>
      <w:r w:rsidR="00223E81" w:rsidRPr="00BB039F">
        <w:rPr>
          <w:rFonts w:ascii="Corbel" w:hAnsi="Corbel"/>
          <w:i/>
          <w:sz w:val="22"/>
          <w:szCs w:val="22"/>
        </w:rPr>
        <w:t>oberRol</w:t>
      </w:r>
      <w:r w:rsidRPr="00BB039F">
        <w:rPr>
          <w:rFonts w:ascii="Corbel" w:hAnsi="Corbel"/>
          <w:sz w:val="22"/>
          <w:szCs w:val="22"/>
        </w:rPr>
        <w:t xml:space="preserve">. Deze instantie hebben we nodig om straks te vragen of de klant de </w:t>
      </w:r>
      <w:r w:rsidR="00223E81" w:rsidRPr="00BB039F">
        <w:rPr>
          <w:rFonts w:ascii="Corbel" w:hAnsi="Corbel"/>
          <w:sz w:val="22"/>
          <w:szCs w:val="22"/>
        </w:rPr>
        <w:t>m</w:t>
      </w:r>
      <w:r w:rsidRPr="00BB039F">
        <w:rPr>
          <w:rFonts w:ascii="Corbel" w:hAnsi="Corbel"/>
          <w:sz w:val="22"/>
          <w:szCs w:val="22"/>
        </w:rPr>
        <w:t>enu</w:t>
      </w:r>
      <w:r w:rsidR="00223E81" w:rsidRPr="00BB039F">
        <w:rPr>
          <w:rFonts w:ascii="Corbel" w:hAnsi="Corbel"/>
          <w:sz w:val="22"/>
          <w:szCs w:val="22"/>
        </w:rPr>
        <w:softHyphen/>
      </w:r>
      <w:r w:rsidRPr="00BB039F">
        <w:rPr>
          <w:rFonts w:ascii="Corbel" w:hAnsi="Corbel"/>
          <w:sz w:val="22"/>
          <w:szCs w:val="22"/>
        </w:rPr>
        <w:t>kaart wil zien.</w:t>
      </w:r>
    </w:p>
    <w:p w14:paraId="72B95DD1" w14:textId="77777777" w:rsidR="00D90007" w:rsidRPr="00BB039F" w:rsidRDefault="00D90007" w:rsidP="00D90007">
      <w:pPr>
        <w:autoSpaceDE w:val="0"/>
        <w:autoSpaceDN w:val="0"/>
        <w:adjustRightInd w:val="0"/>
        <w:rPr>
          <w:rFonts w:ascii="Corbel" w:hAnsi="Corbel"/>
        </w:rPr>
      </w:pPr>
    </w:p>
    <w:p w14:paraId="72B95DD2"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&lt;ober id="oberRol"&gt;</w:t>
      </w:r>
    </w:p>
    <w:p w14:paraId="72B95DD3"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&lt;name&gt;Ober Rol&lt;/name&gt;</w:t>
      </w:r>
    </w:p>
    <w:p w14:paraId="72B95DD4"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 xml:space="preserve">    &lt;description&gt;Diegene die serveert&lt;/description&gt;</w:t>
      </w:r>
    </w:p>
    <w:p w14:paraId="72B95DD5" w14:textId="77777777" w:rsidR="00D90007"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&lt;/ober&gt;</w:t>
      </w:r>
    </w:p>
    <w:p w14:paraId="72B95DD6" w14:textId="77777777" w:rsidR="003E32FC" w:rsidRPr="00BB039F" w:rsidRDefault="003E32FC" w:rsidP="00D90007">
      <w:pPr>
        <w:autoSpaceDE w:val="0"/>
        <w:autoSpaceDN w:val="0"/>
        <w:adjustRightInd w:val="0"/>
        <w:rPr>
          <w:rFonts w:ascii="Corbel" w:hAnsi="Corbel"/>
          <w:sz w:val="22"/>
          <w:szCs w:val="22"/>
          <w:lang w:val="de-DE"/>
        </w:rPr>
      </w:pPr>
    </w:p>
    <w:p w14:paraId="72B95DD7"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Hetzelfde doen we voor de rol Klant</w:t>
      </w:r>
      <w:r w:rsidR="00223E81" w:rsidRPr="00BB039F">
        <w:rPr>
          <w:rFonts w:ascii="Corbel" w:hAnsi="Corbel"/>
          <w:sz w:val="22"/>
          <w:szCs w:val="22"/>
        </w:rPr>
        <w:t xml:space="preserve"> (de </w:t>
      </w:r>
      <w:r w:rsidR="00223E81" w:rsidRPr="00BB039F">
        <w:rPr>
          <w:rFonts w:ascii="Corbel" w:hAnsi="Corbel"/>
          <w:i/>
          <w:sz w:val="22"/>
          <w:szCs w:val="22"/>
        </w:rPr>
        <w:t>klantRol</w:t>
      </w:r>
      <w:r w:rsidR="00CB30AE" w:rsidRPr="00BB039F">
        <w:rPr>
          <w:rFonts w:ascii="Corbel" w:hAnsi="Corbel"/>
          <w:sz w:val="22"/>
          <w:szCs w:val="22"/>
        </w:rPr>
        <w:t>)</w:t>
      </w:r>
      <w:r w:rsidRPr="00BB039F">
        <w:rPr>
          <w:rFonts w:ascii="Corbel" w:hAnsi="Corbel"/>
          <w:sz w:val="22"/>
          <w:szCs w:val="22"/>
        </w:rPr>
        <w:t>.</w:t>
      </w:r>
    </w:p>
    <w:p w14:paraId="72B95DD8" w14:textId="77777777" w:rsidR="00D90007" w:rsidRPr="00BB039F" w:rsidRDefault="00D90007" w:rsidP="00D90007">
      <w:pPr>
        <w:autoSpaceDE w:val="0"/>
        <w:autoSpaceDN w:val="0"/>
        <w:adjustRightInd w:val="0"/>
        <w:rPr>
          <w:rFonts w:ascii="Corbel" w:hAnsi="Corbel"/>
        </w:rPr>
      </w:pPr>
    </w:p>
    <w:p w14:paraId="72B95DD9"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&lt;klant id="klantRol"&gt;</w:t>
      </w:r>
    </w:p>
    <w:p w14:paraId="72B95DDA"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&lt;name&gt;Klant Rol&lt;/name&gt;</w:t>
      </w:r>
    </w:p>
    <w:p w14:paraId="72B95DDB"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&lt;description&gt;Diegene die de klant is&lt;/description&gt;</w:t>
      </w:r>
    </w:p>
    <w:p w14:paraId="72B95DDC" w14:textId="77777777" w:rsidR="007418E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&lt;/klant&gt;</w:t>
      </w:r>
    </w:p>
    <w:p w14:paraId="72B95DDD" w14:textId="77777777" w:rsidR="00D90007" w:rsidRPr="00BB039F" w:rsidRDefault="00D90007" w:rsidP="00D90007">
      <w:pPr>
        <w:autoSpaceDE w:val="0"/>
        <w:autoSpaceDN w:val="0"/>
        <w:adjustRightInd w:val="0"/>
        <w:rPr>
          <w:rFonts w:ascii="Corbel" w:hAnsi="Corbel"/>
        </w:rPr>
      </w:pPr>
    </w:p>
    <w:p w14:paraId="72B95DDE" w14:textId="77777777" w:rsidR="00D90007" w:rsidRPr="00BB039F" w:rsidRDefault="00D90007" w:rsidP="00D90007">
      <w:pPr>
        <w:pStyle w:val="Rapporttekst"/>
        <w:ind w:left="0"/>
        <w:rPr>
          <w:rFonts w:ascii="Corbel" w:hAnsi="Corbel"/>
          <w:b/>
          <w:i/>
          <w:sz w:val="22"/>
          <w:szCs w:val="22"/>
        </w:rPr>
      </w:pPr>
      <w:r w:rsidRPr="00BB039F">
        <w:rPr>
          <w:rFonts w:ascii="Corbel" w:hAnsi="Corbel"/>
          <w:b/>
          <w:i/>
          <w:sz w:val="22"/>
          <w:szCs w:val="22"/>
        </w:rPr>
        <w:t>StandaardOrganisationType</w:t>
      </w:r>
    </w:p>
    <w:p w14:paraId="72B95DDF"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lastRenderedPageBreak/>
        <w:t xml:space="preserve">Op raamwerkniveau hebben we slechts </w:t>
      </w:r>
      <w:r w:rsidR="00110140" w:rsidRPr="00BB039F">
        <w:rPr>
          <w:rFonts w:ascii="Corbel" w:hAnsi="Corbel"/>
          <w:sz w:val="22"/>
          <w:szCs w:val="22"/>
        </w:rPr>
        <w:t>één</w:t>
      </w:r>
      <w:r w:rsidRPr="00BB039F">
        <w:rPr>
          <w:rFonts w:ascii="Corbel" w:hAnsi="Corbel"/>
          <w:sz w:val="22"/>
          <w:szCs w:val="22"/>
        </w:rPr>
        <w:t xml:space="preserve"> </w:t>
      </w:r>
      <w:r w:rsidRPr="00BB039F">
        <w:rPr>
          <w:rFonts w:ascii="Corbel" w:hAnsi="Corbel"/>
          <w:i/>
          <w:sz w:val="22"/>
          <w:szCs w:val="22"/>
        </w:rPr>
        <w:t>OrganisationType</w:t>
      </w:r>
      <w:r w:rsidRPr="00BB039F">
        <w:rPr>
          <w:rFonts w:ascii="Corbel" w:hAnsi="Corbel"/>
          <w:sz w:val="22"/>
          <w:szCs w:val="22"/>
        </w:rPr>
        <w:t xml:space="preserve"> aangemaakt,  het is dus simpel om te kiezen volgens welk object we de deelnemende organisaties willen </w:t>
      </w:r>
      <w:r w:rsidR="00110140" w:rsidRPr="00BB039F">
        <w:rPr>
          <w:rFonts w:ascii="Corbel" w:hAnsi="Corbel"/>
          <w:sz w:val="22"/>
          <w:szCs w:val="22"/>
        </w:rPr>
        <w:t>specificeren</w:t>
      </w:r>
      <w:r w:rsidRPr="00BB039F">
        <w:rPr>
          <w:rFonts w:ascii="Corbel" w:hAnsi="Corbel"/>
          <w:sz w:val="22"/>
          <w:szCs w:val="22"/>
        </w:rPr>
        <w:t xml:space="preserve">. In dit onderdeel worden tevens met behulp van een complex element de </w:t>
      </w:r>
      <w:r w:rsidR="00CB30AE" w:rsidRPr="00BB039F">
        <w:rPr>
          <w:rFonts w:ascii="Corbel" w:hAnsi="Corbel"/>
          <w:sz w:val="22"/>
          <w:szCs w:val="22"/>
        </w:rPr>
        <w:t>URL</w:t>
      </w:r>
      <w:r w:rsidRPr="00BB039F">
        <w:rPr>
          <w:rFonts w:ascii="Corbel" w:hAnsi="Corbel"/>
          <w:sz w:val="22"/>
          <w:szCs w:val="22"/>
        </w:rPr>
        <w:t xml:space="preserve"> van de </w:t>
      </w:r>
      <w:r w:rsidR="00CB30AE" w:rsidRPr="00BB039F">
        <w:rPr>
          <w:rFonts w:ascii="Corbel" w:hAnsi="Corbel"/>
          <w:sz w:val="22"/>
          <w:szCs w:val="22"/>
        </w:rPr>
        <w:t>SOAP-</w:t>
      </w:r>
      <w:r w:rsidR="004F1233" w:rsidRPr="00BB039F">
        <w:rPr>
          <w:rFonts w:ascii="Corbel" w:hAnsi="Corbel"/>
          <w:sz w:val="22"/>
          <w:szCs w:val="22"/>
        </w:rPr>
        <w:t>ser</w:t>
      </w:r>
      <w:r w:rsidRPr="00BB039F">
        <w:rPr>
          <w:rFonts w:ascii="Corbel" w:hAnsi="Corbel"/>
          <w:sz w:val="22"/>
          <w:szCs w:val="22"/>
        </w:rPr>
        <w:t>ver aan het project mee</w:t>
      </w:r>
      <w:r w:rsidR="00A11840" w:rsidRPr="00BB039F">
        <w:rPr>
          <w:rFonts w:ascii="Corbel" w:hAnsi="Corbel"/>
          <w:sz w:val="22"/>
          <w:szCs w:val="22"/>
        </w:rPr>
        <w:softHyphen/>
      </w:r>
      <w:r w:rsidRPr="00BB039F">
        <w:rPr>
          <w:rFonts w:ascii="Corbel" w:hAnsi="Corbel"/>
          <w:sz w:val="22"/>
          <w:szCs w:val="22"/>
        </w:rPr>
        <w:t>gegeven.</w:t>
      </w:r>
    </w:p>
    <w:p w14:paraId="72B95DE0" w14:textId="77777777" w:rsidR="00D90007" w:rsidRPr="00BB039F" w:rsidRDefault="00D90007" w:rsidP="00D90007">
      <w:pPr>
        <w:autoSpaceDE w:val="0"/>
        <w:autoSpaceDN w:val="0"/>
        <w:adjustRightInd w:val="0"/>
        <w:rPr>
          <w:rFonts w:ascii="Corbel" w:hAnsi="Corbel"/>
        </w:rPr>
      </w:pPr>
    </w:p>
    <w:p w14:paraId="72B95DE1"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&lt;StandardOrganisationType id="consument"&gt;</w:t>
      </w:r>
    </w:p>
    <w:p w14:paraId="72B95DE2"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&lt;name&gt;Consument&lt;/name&gt;</w:t>
      </w:r>
    </w:p>
    <w:p w14:paraId="72B95DE3"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&lt;abbreviation&gt;CSMT&lt;/abbreviation&gt;</w:t>
      </w:r>
    </w:p>
    <w:p w14:paraId="72B95DE4"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&lt;contactPerson&gt;</w:t>
      </w:r>
    </w:p>
    <w:p w14:paraId="72B95DE5"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&lt;StandardPersonTypeRef idref="KeesDeVries" /&gt;</w:t>
      </w:r>
    </w:p>
    <w:p w14:paraId="72B95DE6"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&lt;/contactPerson&gt;</w:t>
      </w:r>
    </w:p>
    <w:p w14:paraId="72B95DE7"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&lt;ceOrganisatie&gt;</w:t>
      </w:r>
    </w:p>
    <w:p w14:paraId="72B95DE8"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&lt;CeOrganisatie id="OrganisatieGegevensConsument"&gt;</w:t>
      </w:r>
    </w:p>
    <w:p w14:paraId="72B95DE9"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&lt;sOAPServerURL&gt;https://192.168.0.102/specifiek_project/visi.wsdl&lt;/sOAPServerURL&gt;</w:t>
      </w:r>
    </w:p>
    <w:p w14:paraId="72B95DEA"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&lt;/CeOrganisatie&gt;</w:t>
      </w:r>
    </w:p>
    <w:p w14:paraId="72B95DEB"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&lt;/ceOrganisatie&gt;</w:t>
      </w:r>
    </w:p>
    <w:p w14:paraId="72B95DEC"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&lt;/StandardOrganisationType&gt;</w:t>
      </w:r>
    </w:p>
    <w:p w14:paraId="72B95DED"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&lt;StandardOrganisationType id="restaurant"&gt;</w:t>
      </w:r>
    </w:p>
    <w:p w14:paraId="72B95DEE"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&lt;name&gt;Restaurant&lt;/name&gt;</w:t>
      </w:r>
    </w:p>
    <w:p w14:paraId="72B95DEF"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&lt;abbreviation&gt;RSTR&lt;/abbreviation&gt;</w:t>
      </w:r>
    </w:p>
    <w:p w14:paraId="72B95DF0"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&lt;contactPerson&gt;</w:t>
      </w:r>
    </w:p>
    <w:p w14:paraId="72B95DF1"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&lt;StandardPersonTypeRef idref="PietJansen" /&gt;</w:t>
      </w:r>
    </w:p>
    <w:p w14:paraId="72B95DF2"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&lt;/contactPerson&gt;</w:t>
      </w:r>
    </w:p>
    <w:p w14:paraId="72B95DF3"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&lt;ceOrganisatie&gt;</w:t>
      </w:r>
    </w:p>
    <w:p w14:paraId="72B95DF4"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&lt;CeOrganisatie id="OrganisatieGegevensRestaurant"&gt;</w:t>
      </w:r>
    </w:p>
    <w:p w14:paraId="72B95DF5"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 xml:space="preserve">            &lt;sOAPServerURL&gt;https://192.168.0.105/specifiek_project/visi.wsdl&lt;/sOAPServerURL&gt;</w:t>
      </w:r>
    </w:p>
    <w:p w14:paraId="72B95DF6"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rPr>
        <w:t>&lt;/CeOrganisatie&gt;</w:t>
      </w:r>
    </w:p>
    <w:p w14:paraId="72B95DF7" w14:textId="77777777" w:rsidR="004F1233"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&lt;/ceOrganisatie&gt;</w:t>
      </w:r>
    </w:p>
    <w:p w14:paraId="72B95DF8" w14:textId="77777777" w:rsidR="00C22F15" w:rsidRPr="00FA659F" w:rsidRDefault="004F1233" w:rsidP="004F1233">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&lt;/StandardOrganisationType&gt;</w:t>
      </w:r>
    </w:p>
    <w:p w14:paraId="72B95DF9" w14:textId="77777777" w:rsidR="00D90007" w:rsidRPr="00BB039F" w:rsidRDefault="00D90007" w:rsidP="00D90007">
      <w:pPr>
        <w:autoSpaceDE w:val="0"/>
        <w:autoSpaceDN w:val="0"/>
        <w:adjustRightInd w:val="0"/>
        <w:rPr>
          <w:rFonts w:ascii="Corbel" w:hAnsi="Corbel"/>
        </w:rPr>
      </w:pPr>
    </w:p>
    <w:p w14:paraId="72B95DFA"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Opmerking: Een enkele organisatie is ook mogelijk als beide rollen binnen dezelfde organisatie ver</w:t>
      </w:r>
      <w:r w:rsidR="00110140" w:rsidRPr="00BB039F">
        <w:rPr>
          <w:rFonts w:ascii="Corbel" w:hAnsi="Corbel"/>
          <w:sz w:val="22"/>
          <w:szCs w:val="22"/>
        </w:rPr>
        <w:softHyphen/>
      </w:r>
      <w:r w:rsidRPr="00BB039F">
        <w:rPr>
          <w:rFonts w:ascii="Corbel" w:hAnsi="Corbel"/>
          <w:sz w:val="22"/>
          <w:szCs w:val="22"/>
        </w:rPr>
        <w:t>vuld worden.</w:t>
      </w:r>
    </w:p>
    <w:p w14:paraId="72B95DFB" w14:textId="77777777" w:rsidR="00D90007" w:rsidRPr="00BB039F" w:rsidRDefault="00D90007" w:rsidP="00D90007">
      <w:pPr>
        <w:autoSpaceDE w:val="0"/>
        <w:autoSpaceDN w:val="0"/>
        <w:adjustRightInd w:val="0"/>
        <w:rPr>
          <w:rFonts w:ascii="Corbel" w:hAnsi="Corbel"/>
        </w:rPr>
      </w:pPr>
    </w:p>
    <w:p w14:paraId="72B95DFC" w14:textId="77777777" w:rsidR="00D90007" w:rsidRPr="00BB039F" w:rsidRDefault="00D90007" w:rsidP="00D90007">
      <w:pPr>
        <w:autoSpaceDE w:val="0"/>
        <w:autoSpaceDN w:val="0"/>
        <w:adjustRightInd w:val="0"/>
        <w:rPr>
          <w:rFonts w:ascii="Corbel" w:hAnsi="Corbel"/>
          <w:b/>
          <w:i/>
          <w:sz w:val="22"/>
          <w:szCs w:val="22"/>
        </w:rPr>
      </w:pPr>
      <w:r w:rsidRPr="00BB039F">
        <w:rPr>
          <w:rFonts w:ascii="Corbel" w:hAnsi="Corbel"/>
          <w:b/>
          <w:i/>
          <w:sz w:val="22"/>
          <w:szCs w:val="22"/>
        </w:rPr>
        <w:t>StandaardPersonType</w:t>
      </w:r>
    </w:p>
    <w:p w14:paraId="72B95DFD"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 xml:space="preserve">Op raamwerkniveau hebben we slechts één </w:t>
      </w:r>
      <w:r w:rsidRPr="00BB039F">
        <w:rPr>
          <w:rFonts w:ascii="Corbel" w:hAnsi="Corbel"/>
          <w:i/>
          <w:sz w:val="22"/>
          <w:szCs w:val="22"/>
        </w:rPr>
        <w:t>PersonType</w:t>
      </w:r>
      <w:r w:rsidRPr="00BB039F">
        <w:rPr>
          <w:rFonts w:ascii="Corbel" w:hAnsi="Corbel"/>
          <w:sz w:val="22"/>
          <w:szCs w:val="22"/>
        </w:rPr>
        <w:t xml:space="preserve"> aangemaakt</w:t>
      </w:r>
      <w:r w:rsidR="00CB30AE" w:rsidRPr="00BB039F">
        <w:rPr>
          <w:rFonts w:ascii="Corbel" w:hAnsi="Corbel"/>
          <w:sz w:val="22"/>
          <w:szCs w:val="22"/>
        </w:rPr>
        <w:t>. H</w:t>
      </w:r>
      <w:r w:rsidRPr="00BB039F">
        <w:rPr>
          <w:rFonts w:ascii="Corbel" w:hAnsi="Corbel"/>
          <w:sz w:val="22"/>
          <w:szCs w:val="22"/>
        </w:rPr>
        <w:t xml:space="preserve">et is dus </w:t>
      </w:r>
      <w:r w:rsidR="00CB30AE" w:rsidRPr="00BB039F">
        <w:rPr>
          <w:rFonts w:ascii="Corbel" w:hAnsi="Corbel"/>
          <w:sz w:val="22"/>
          <w:szCs w:val="22"/>
        </w:rPr>
        <w:t>eenvoudig</w:t>
      </w:r>
      <w:r w:rsidRPr="00BB039F">
        <w:rPr>
          <w:rFonts w:ascii="Corbel" w:hAnsi="Corbel"/>
          <w:sz w:val="22"/>
          <w:szCs w:val="22"/>
        </w:rPr>
        <w:t xml:space="preserve"> om te kiezen volgens welk object we de deelnemende personen willen </w:t>
      </w:r>
      <w:r w:rsidR="00093BD3" w:rsidRPr="00BB039F">
        <w:rPr>
          <w:rFonts w:ascii="Corbel" w:hAnsi="Corbel"/>
          <w:sz w:val="22"/>
          <w:szCs w:val="22"/>
        </w:rPr>
        <w:t>specificeren</w:t>
      </w:r>
      <w:r w:rsidRPr="00BB039F">
        <w:rPr>
          <w:rFonts w:ascii="Corbel" w:hAnsi="Corbel"/>
          <w:sz w:val="22"/>
          <w:szCs w:val="22"/>
        </w:rPr>
        <w:t xml:space="preserve">. </w:t>
      </w:r>
    </w:p>
    <w:p w14:paraId="72B95DFE" w14:textId="77777777" w:rsidR="00D90007" w:rsidRPr="00BB039F" w:rsidRDefault="00D90007" w:rsidP="00D90007">
      <w:pPr>
        <w:autoSpaceDE w:val="0"/>
        <w:autoSpaceDN w:val="0"/>
        <w:adjustRightInd w:val="0"/>
        <w:rPr>
          <w:rFonts w:ascii="Corbel" w:hAnsi="Corbel"/>
        </w:rPr>
      </w:pPr>
    </w:p>
    <w:p w14:paraId="72B95DFF" w14:textId="77777777" w:rsidR="00D10AD5" w:rsidRPr="00FA659F" w:rsidRDefault="00D10AD5" w:rsidP="00D10AD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&lt;StandardPersonType id="KeesDeVries"&gt;</w:t>
      </w:r>
    </w:p>
    <w:p w14:paraId="72B95E00" w14:textId="77777777" w:rsidR="00D10AD5" w:rsidRPr="00FA659F" w:rsidRDefault="00D10AD5" w:rsidP="00D10AD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&lt;userName&gt;kvd&lt;/userName&gt;</w:t>
      </w:r>
    </w:p>
    <w:p w14:paraId="72B95E01" w14:textId="77777777" w:rsidR="00D10AD5" w:rsidRPr="00FA659F" w:rsidRDefault="00D10AD5" w:rsidP="00D10AD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&lt;name&gt;Kees de Vries&lt;/name&gt;</w:t>
      </w:r>
    </w:p>
    <w:p w14:paraId="72B95E02" w14:textId="77777777" w:rsidR="00D10AD5" w:rsidRPr="00FA659F" w:rsidRDefault="00D10AD5" w:rsidP="00D10AD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&lt;/StandardPersonType&gt;</w:t>
      </w:r>
    </w:p>
    <w:p w14:paraId="72B95E03" w14:textId="77777777" w:rsidR="00D10AD5" w:rsidRPr="00FA659F" w:rsidRDefault="00D10AD5" w:rsidP="00D10AD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&lt;StandardPersonType id="PietJansen"&gt;</w:t>
      </w:r>
    </w:p>
    <w:p w14:paraId="72B95E04" w14:textId="77777777" w:rsidR="00D10AD5" w:rsidRPr="00FA659F" w:rsidRDefault="00D10AD5" w:rsidP="00D10AD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&lt;userName&gt;pj&lt;/userName&gt;</w:t>
      </w:r>
    </w:p>
    <w:p w14:paraId="72B95E05" w14:textId="77777777" w:rsidR="00D10AD5" w:rsidRPr="00FA659F" w:rsidRDefault="00D10AD5" w:rsidP="00D10AD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&lt;name&gt;Piet Jansen&lt;/name&gt;</w:t>
      </w:r>
    </w:p>
    <w:p w14:paraId="72B95E06" w14:textId="77777777" w:rsidR="0035610D" w:rsidRPr="00FA659F" w:rsidRDefault="00D10AD5" w:rsidP="00D10AD5">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&lt;/StandardPersonType&gt;</w:t>
      </w:r>
    </w:p>
    <w:p w14:paraId="72B95E07" w14:textId="77777777" w:rsidR="0079017E" w:rsidRPr="00BB039F" w:rsidRDefault="0079017E" w:rsidP="00D90007">
      <w:pPr>
        <w:autoSpaceDE w:val="0"/>
        <w:autoSpaceDN w:val="0"/>
        <w:adjustRightInd w:val="0"/>
        <w:rPr>
          <w:rFonts w:ascii="Corbel" w:hAnsi="Corbel"/>
          <w:sz w:val="22"/>
          <w:szCs w:val="22"/>
        </w:rPr>
      </w:pPr>
    </w:p>
    <w:p w14:paraId="72B95E08"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 xml:space="preserve">Opmerking: Slechts een enkele persoon is ook mogelijk als beide rollen door </w:t>
      </w:r>
      <w:r w:rsidR="006B67A6" w:rsidRPr="00BB039F">
        <w:rPr>
          <w:rFonts w:ascii="Corbel" w:hAnsi="Corbel"/>
          <w:sz w:val="22"/>
          <w:szCs w:val="22"/>
        </w:rPr>
        <w:t>éé</w:t>
      </w:r>
      <w:r w:rsidRPr="00BB039F">
        <w:rPr>
          <w:rFonts w:ascii="Corbel" w:hAnsi="Corbel"/>
          <w:sz w:val="22"/>
          <w:szCs w:val="22"/>
        </w:rPr>
        <w:t>n persoon vervuld worden (dit lijkt onnatuurlijk maar kan t.b.v. administratieve redenen voordelen hebben).</w:t>
      </w:r>
    </w:p>
    <w:p w14:paraId="72B95E09" w14:textId="77777777" w:rsidR="00D90007" w:rsidRPr="00BB039F" w:rsidRDefault="00D90007" w:rsidP="00D90007">
      <w:pPr>
        <w:autoSpaceDE w:val="0"/>
        <w:autoSpaceDN w:val="0"/>
        <w:adjustRightInd w:val="0"/>
        <w:rPr>
          <w:rFonts w:ascii="Corbel" w:hAnsi="Corbel"/>
          <w:sz w:val="22"/>
          <w:szCs w:val="22"/>
        </w:rPr>
      </w:pPr>
    </w:p>
    <w:p w14:paraId="72B95E0A"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Het complete eerste bericht ziet er nu als volgt uit:</w:t>
      </w:r>
    </w:p>
    <w:p w14:paraId="72B95E0B" w14:textId="77777777" w:rsidR="00D90007" w:rsidRPr="00BB039F" w:rsidRDefault="00D90007" w:rsidP="00D90007">
      <w:pPr>
        <w:autoSpaceDE w:val="0"/>
        <w:autoSpaceDN w:val="0"/>
        <w:adjustRightInd w:val="0"/>
        <w:rPr>
          <w:rFonts w:ascii="Corbel" w:hAnsi="Corbel"/>
          <w:sz w:val="22"/>
          <w:szCs w:val="22"/>
        </w:rPr>
      </w:pPr>
    </w:p>
    <w:p w14:paraId="72B95E0C"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&lt;?xml version="1.0" encoding="UTF-8"?&gt;</w:t>
      </w:r>
    </w:p>
    <w:p w14:paraId="72B95E0D" w14:textId="6A9C7800"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&lt;visiXML_MessageSchema xmlns:xsi="http://www.w3.org/2001/XMLSchema-instance" xsi:schemaLocation="http://www.visi.nl/schemas/</w:t>
      </w:r>
      <w:ins w:id="902" w:author="Willems, P.H. (Peter)" w:date="2019-03-27T08:28:00Z">
        <w:r w:rsidR="00B81DDA" w:rsidRPr="00B81DDA">
          <w:rPr>
            <w:rFonts w:ascii="Courier New" w:eastAsia="Times New Roman" w:hAnsi="Courier New" w:cs="Courier New"/>
            <w:color w:val="008080"/>
            <w:kern w:val="0"/>
            <w:sz w:val="18"/>
            <w:szCs w:val="18"/>
            <w:lang w:val="de-DE"/>
          </w:rPr>
          <w:t>20160331</w:t>
        </w:r>
      </w:ins>
      <w:del w:id="903" w:author="Willems, P.H. (Peter)" w:date="2019-03-27T08:28:00Z">
        <w:r w:rsidRPr="00FA659F" w:rsidDel="00B81DDA">
          <w:rPr>
            <w:rFonts w:ascii="Courier New" w:eastAsia="Times New Roman" w:hAnsi="Courier New" w:cs="Courier New"/>
            <w:color w:val="008080"/>
            <w:kern w:val="0"/>
            <w:sz w:val="18"/>
            <w:szCs w:val="18"/>
            <w:lang w:val="de-DE"/>
          </w:rPr>
          <w:delText>20140331</w:delText>
        </w:r>
      </w:del>
      <w:r w:rsidRPr="00FA659F">
        <w:rPr>
          <w:rFonts w:ascii="Courier New" w:eastAsia="Times New Roman" w:hAnsi="Courier New" w:cs="Courier New"/>
          <w:color w:val="008080"/>
          <w:kern w:val="0"/>
          <w:sz w:val="18"/>
          <w:szCs w:val="18"/>
          <w:lang w:val="de-DE"/>
        </w:rPr>
        <w:t>/TestFramework 10.xsd"</w:t>
      </w:r>
    </w:p>
    <w:p w14:paraId="72B95E0E" w14:textId="1D1AA1C2"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xmlns="http://www.visi.nl/schemas/</w:t>
      </w:r>
      <w:ins w:id="904" w:author="Willems, P.H. (Peter)" w:date="2019-03-27T08:28:00Z">
        <w:r w:rsidR="00587A45" w:rsidRPr="00587A45">
          <w:rPr>
            <w:rFonts w:ascii="Courier New" w:eastAsia="Times New Roman" w:hAnsi="Courier New" w:cs="Courier New"/>
            <w:color w:val="008080"/>
            <w:kern w:val="0"/>
            <w:sz w:val="18"/>
            <w:szCs w:val="18"/>
            <w:lang w:val="de-DE"/>
          </w:rPr>
          <w:t>20160331</w:t>
        </w:r>
      </w:ins>
      <w:del w:id="905" w:author="Willems, P.H. (Peter)" w:date="2019-03-27T08:28:00Z">
        <w:r w:rsidRPr="00FA659F" w:rsidDel="00587A45">
          <w:rPr>
            <w:rFonts w:ascii="Courier New" w:eastAsia="Times New Roman" w:hAnsi="Courier New" w:cs="Courier New"/>
            <w:color w:val="008080"/>
            <w:kern w:val="0"/>
            <w:sz w:val="18"/>
            <w:szCs w:val="18"/>
            <w:lang w:val="de-DE"/>
          </w:rPr>
          <w:delText>20140331</w:delText>
        </w:r>
      </w:del>
      <w:r w:rsidRPr="00FA659F">
        <w:rPr>
          <w:rFonts w:ascii="Courier New" w:eastAsia="Times New Roman" w:hAnsi="Courier New" w:cs="Courier New"/>
          <w:color w:val="008080"/>
          <w:kern w:val="0"/>
          <w:sz w:val="18"/>
          <w:szCs w:val="18"/>
          <w:lang w:val="de-DE"/>
        </w:rPr>
        <w:t>/TestFramework"&gt;</w:t>
      </w:r>
    </w:p>
    <w:p w14:paraId="72B95E0F"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&lt;msgWiltuDeKaartZien id="bericht001"&gt;</w:t>
      </w:r>
    </w:p>
    <w:p w14:paraId="72B95E10"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&lt;identification /&gt;</w:t>
      </w:r>
    </w:p>
    <w:p w14:paraId="72B95E11"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lastRenderedPageBreak/>
        <w:tab/>
      </w:r>
      <w:r w:rsidRPr="00FA659F">
        <w:rPr>
          <w:rFonts w:ascii="Courier New" w:eastAsia="Times New Roman" w:hAnsi="Courier New" w:cs="Courier New"/>
          <w:color w:val="008080"/>
          <w:kern w:val="0"/>
          <w:sz w:val="18"/>
          <w:szCs w:val="18"/>
          <w:lang w:val="de-DE"/>
        </w:rPr>
        <w:tab/>
        <w:t>&lt;dateSend&gt;2008-05-04T00:00:00.0Z&lt;/dateSend&gt;</w:t>
      </w:r>
    </w:p>
    <w:p w14:paraId="72B95E12"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en-US"/>
        </w:rPr>
        <w:t>&lt;initiatorToExecutor&gt;true&lt;/initiatorToExecutor&gt;</w:t>
      </w:r>
    </w:p>
    <w:p w14:paraId="72B95E13"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&lt;messageInTransaction&gt;</w:t>
      </w:r>
    </w:p>
    <w:p w14:paraId="72B95E14"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&lt;BerichtInTransactie1Ref idref="BiT001" /&gt;</w:t>
      </w:r>
    </w:p>
    <w:p w14:paraId="72B95E15"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fr-FR"/>
        </w:rPr>
        <w:t>&lt;/messageInTransaction&gt;</w:t>
      </w:r>
    </w:p>
    <w:p w14:paraId="72B95E16"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&lt;transaction&gt;</w:t>
      </w:r>
    </w:p>
    <w:p w14:paraId="72B95E17"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&lt;t1_OpnameBestellingRef idref="transactie001" /&gt;</w:t>
      </w:r>
    </w:p>
    <w:p w14:paraId="72B95E18"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&lt;/transaction&gt;</w:t>
      </w:r>
    </w:p>
    <w:p w14:paraId="72B95E19"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fr-FR"/>
        </w:rPr>
        <w:t xml:space="preserve">    </w:t>
      </w:r>
      <w:r w:rsidRPr="00FA659F">
        <w:rPr>
          <w:rFonts w:ascii="Courier New" w:eastAsia="Times New Roman" w:hAnsi="Courier New" w:cs="Courier New"/>
          <w:color w:val="008080"/>
          <w:kern w:val="0"/>
          <w:sz w:val="18"/>
          <w:szCs w:val="18"/>
        </w:rPr>
        <w:t>&lt;ceReactieTermijn&gt;</w:t>
      </w:r>
    </w:p>
    <w:p w14:paraId="72B95E1A"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&lt;CeReactieTermijnRef idref="ce001a"/&gt;</w:t>
      </w:r>
    </w:p>
    <w:p w14:paraId="72B95E1B"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&lt;/ceReactieTermijn&gt;</w:t>
      </w:r>
    </w:p>
    <w:p w14:paraId="72B95E1C"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&lt;ceBaseTypeTest&gt;</w:t>
      </w:r>
    </w:p>
    <w:p w14:paraId="72B95E1D"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&lt;CeBaseTypeTestRef idref="ce001b"/&gt;</w:t>
      </w:r>
    </w:p>
    <w:p w14:paraId="72B95E1E"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&lt;/ceBaseTypeTest&gt;    </w:t>
      </w:r>
    </w:p>
    <w:p w14:paraId="72B95E1F"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rPr>
        <w:t>&lt;/msgWiltuDeKaartZien&gt;</w:t>
      </w:r>
    </w:p>
    <w:p w14:paraId="72B95E20"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&lt;CeReactieTermijn id="ce001a"&gt;</w:t>
      </w:r>
    </w:p>
    <w:p w14:paraId="72B95E21"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&lt;wachttijd&gt;40&lt;/wachttijd&gt;</w:t>
      </w:r>
    </w:p>
    <w:p w14:paraId="72B95E22"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&lt;/CeReactieTermijn&gt;</w:t>
      </w:r>
    </w:p>
    <w:p w14:paraId="72B95E23"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&lt;CeBaseTypeTest id="ce001b"&gt;</w:t>
      </w:r>
    </w:p>
    <w:p w14:paraId="72B95E24"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&lt;seBoolean&gt;true&lt;/seBoolean&gt;</w:t>
      </w:r>
    </w:p>
    <w:p w14:paraId="72B95E25"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&lt;seDate&gt;2008-05-04&lt;/seDate&gt;</w:t>
      </w:r>
    </w:p>
    <w:p w14:paraId="72B95E26"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&lt;seDatetime&gt;2008-05-04T00:00:00.0Z&lt;/seDatetime&gt;</w:t>
      </w:r>
    </w:p>
    <w:p w14:paraId="72B95E27"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&lt;seTime&gt;00:00:00.0Z&lt;/seTime&gt;</w:t>
      </w:r>
    </w:p>
    <w:p w14:paraId="72B95E28"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 xml:space="preserve">    </w:t>
      </w:r>
      <w:r w:rsidRPr="00FA659F">
        <w:rPr>
          <w:rFonts w:ascii="Courier New" w:eastAsia="Times New Roman" w:hAnsi="Courier New" w:cs="Courier New"/>
          <w:color w:val="008080"/>
          <w:kern w:val="0"/>
          <w:sz w:val="18"/>
          <w:szCs w:val="18"/>
        </w:rPr>
        <w:t>&lt;seDecimal&gt;100.00&lt;/seDecimal&gt;</w:t>
      </w:r>
    </w:p>
    <w:p w14:paraId="72B95E29"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&lt;seInteger&gt;123&lt;/seInteger&gt;</w:t>
      </w:r>
    </w:p>
    <w:p w14:paraId="72B95E2A"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&lt;seKeuzelijst&gt;Keuze 1&lt;/seKeuzelijst&gt;</w:t>
      </w:r>
    </w:p>
    <w:p w14:paraId="72B95E2B"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rPr>
        <w:t xml:space="preserve">    </w:t>
      </w:r>
      <w:r w:rsidRPr="00FA659F">
        <w:rPr>
          <w:rFonts w:ascii="Courier New" w:eastAsia="Times New Roman" w:hAnsi="Courier New" w:cs="Courier New"/>
          <w:color w:val="008080"/>
          <w:kern w:val="0"/>
          <w:sz w:val="18"/>
          <w:szCs w:val="18"/>
          <w:lang w:val="en-US"/>
        </w:rPr>
        <w:t xml:space="preserve">&lt;seString&gt;een string&lt;/seString&gt;  </w:t>
      </w:r>
    </w:p>
    <w:p w14:paraId="72B95E2C"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 xml:space="preserve">  &lt;/CeBaseTypeTest&gt;</w:t>
      </w:r>
    </w:p>
    <w:p w14:paraId="72B95E2D"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rPr>
        <w:t>&lt;BerichtInTransactie1 id="BiT001"&gt;</w:t>
      </w:r>
    </w:p>
    <w:p w14:paraId="72B95E2E"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&lt;identification /&gt;</w:t>
      </w:r>
    </w:p>
    <w:p w14:paraId="72B95E2F"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&lt;/BerichtInTransactie1&gt;</w:t>
      </w:r>
    </w:p>
    <w:p w14:paraId="72B95E30"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&lt;t1_OpnameBestelling id="transactie001"&gt;</w:t>
      </w:r>
    </w:p>
    <w:p w14:paraId="72B95E31"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&lt;number&gt;1&lt;/number&gt;</w:t>
      </w:r>
    </w:p>
    <w:p w14:paraId="72B95E32"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 /&gt;</w:t>
      </w:r>
    </w:p>
    <w:p w14:paraId="72B95E33"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 xml:space="preserve">    &lt;description&gt;Onderwerp van de transactie&lt;/description&gt;</w:t>
      </w:r>
    </w:p>
    <w:p w14:paraId="72B95E34"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&lt;startDate&gt;2008-05-04T00:00:00.0Z&lt;/startDate&gt;</w:t>
      </w:r>
    </w:p>
    <w:p w14:paraId="72B95E35"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&lt;endDate&gt;2009-05-04T00:00:00.0Z&lt;/endDate&gt;</w:t>
      </w:r>
    </w:p>
    <w:p w14:paraId="72B95E36"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en-US"/>
        </w:rPr>
        <w:t>&lt;initiator&gt;</w:t>
      </w:r>
    </w:p>
    <w:p w14:paraId="72B95E37"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&lt;PersonInRoleRef idref="PiR002" /&gt;</w:t>
      </w:r>
    </w:p>
    <w:p w14:paraId="72B95E38"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&lt;/initiator&gt;</w:t>
      </w:r>
    </w:p>
    <w:p w14:paraId="72B95E39"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&lt;executor&gt;</w:t>
      </w:r>
    </w:p>
    <w:p w14:paraId="72B95E3A"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&lt;PersonInRoleRef idref="PiR001" /&gt;</w:t>
      </w:r>
    </w:p>
    <w:p w14:paraId="72B95E3B"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&lt;/executor&gt;</w:t>
      </w:r>
    </w:p>
    <w:p w14:paraId="72B95E3C"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en-US"/>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t>&lt;project&gt;</w:t>
      </w:r>
    </w:p>
    <w:p w14:paraId="72B95E3D"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lang w:val="en-US"/>
        </w:rPr>
        <w:tab/>
      </w:r>
      <w:r w:rsidRPr="00FA659F">
        <w:rPr>
          <w:rFonts w:ascii="Courier New" w:eastAsia="Times New Roman" w:hAnsi="Courier New" w:cs="Courier New"/>
          <w:color w:val="008080"/>
          <w:kern w:val="0"/>
          <w:sz w:val="18"/>
          <w:szCs w:val="18"/>
        </w:rPr>
        <w:t>&lt;ProjectType1Ref idref="Project1" /&gt;</w:t>
      </w:r>
    </w:p>
    <w:p w14:paraId="72B95E3E"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&lt;/project&gt;</w:t>
      </w:r>
    </w:p>
    <w:p w14:paraId="72B95E3F"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&lt;/t1_OpnameBestelling&gt;</w:t>
      </w:r>
    </w:p>
    <w:p w14:paraId="72B95E40"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&lt;ProjectType1 id="Project1"&gt;</w:t>
      </w:r>
    </w:p>
    <w:p w14:paraId="72B95E41"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&lt;name&gt;Project Top Koks&lt;/name&gt;</w:t>
      </w:r>
    </w:p>
    <w:p w14:paraId="72B95E42"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&lt;description&gt;Project voor het opnemen van een bestelling&lt;/description&gt;</w:t>
      </w:r>
    </w:p>
    <w:p w14:paraId="72B95E43"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&lt;startDate&gt;2008-05-04T00:00:00.0Z&lt;/startDate&gt;</w:t>
      </w:r>
    </w:p>
    <w:p w14:paraId="72B95E44"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&lt;endDate&gt;2009-05-04T00:00:00.0Z&lt;/endDate&gt;</w:t>
      </w:r>
    </w:p>
    <w:p w14:paraId="72B95E45"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fr-FR"/>
        </w:rPr>
        <w:t>&lt;ceSOAP&gt;</w:t>
      </w:r>
    </w:p>
    <w:p w14:paraId="72B95E46"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&lt;CeSOAP id="ProjectGegevens"&gt;</w:t>
      </w:r>
    </w:p>
    <w:p w14:paraId="72B95E47"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&lt;sOAPProtocol&gt;MTOM&lt;/sOAPProtocol&gt;</w:t>
      </w:r>
    </w:p>
    <w:p w14:paraId="72B95E48"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&lt;sOAPServerURL&gt;https://192.168.0.1/visi.wsdl&lt;/sOAPServerURL&gt;</w:t>
      </w:r>
    </w:p>
    <w:p w14:paraId="72B95E49"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&lt;sOAPCentralServerURL&gt;https://www.crow.nl/testcases/case001/visi.wsdl&lt;/sOAPCentralServerURL&gt;</w:t>
      </w:r>
    </w:p>
    <w:p w14:paraId="72B95E4A"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&lt;/CeSOAP&gt;</w:t>
      </w:r>
    </w:p>
    <w:p w14:paraId="72B95E4B"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&lt;/ceSOAP&gt;</w:t>
      </w:r>
    </w:p>
    <w:p w14:paraId="72B95E4C"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&lt;/ProjectType1&gt;</w:t>
      </w:r>
    </w:p>
    <w:p w14:paraId="72B95E4D"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&lt;StandardOrganisationType id="consument"&gt;</w:t>
      </w:r>
    </w:p>
    <w:p w14:paraId="72B95E4E"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&lt;name&gt;Consument&lt;/name&gt;</w:t>
      </w:r>
    </w:p>
    <w:p w14:paraId="72B95E4F"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&lt;abbreviation&gt;CSMT&lt;/abbreviation&gt;</w:t>
      </w:r>
    </w:p>
    <w:p w14:paraId="72B95E50"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E51"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lastRenderedPageBreak/>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&lt;StandardPersonTypeRef idref="KeesDeVries" /&gt;</w:t>
      </w:r>
    </w:p>
    <w:p w14:paraId="72B95E52"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E53"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E54"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 id="OrganisatieGegevensConsument"&gt;</w:t>
      </w:r>
    </w:p>
    <w:p w14:paraId="72B95E55"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&lt;sOAPServerURL&gt;https://192.168.0.102/specifiek_project/visi.wsdl&lt;/sOAPServerURL&gt;</w:t>
      </w:r>
    </w:p>
    <w:p w14:paraId="72B95E56"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E57"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E58"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&lt;/StandardOrganisationType&gt;</w:t>
      </w:r>
    </w:p>
    <w:p w14:paraId="72B95E59"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t>&lt;StandardOrganisationType id="restaurant"&gt;</w:t>
      </w:r>
    </w:p>
    <w:p w14:paraId="72B95E5A"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&lt;name&gt;Restaurant&lt;/name&gt;</w:t>
      </w:r>
    </w:p>
    <w:p w14:paraId="72B95E5B"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&lt;abbreviation&gt;RSTR&lt;/abbreviation&gt;</w:t>
      </w:r>
    </w:p>
    <w:p w14:paraId="72B95E5C"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E5D"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&lt;StandardPersonTypeRef idref="PietJansen" /&gt;</w:t>
      </w:r>
    </w:p>
    <w:p w14:paraId="72B95E5E"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&lt;/contactPerson&gt;</w:t>
      </w:r>
    </w:p>
    <w:p w14:paraId="72B95E5F"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&lt;ceOrganisatie&gt;</w:t>
      </w:r>
    </w:p>
    <w:p w14:paraId="72B95E60"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&lt;CeOrganisatie id="OrganisatieGegevensRestaurant"&gt;</w:t>
      </w:r>
    </w:p>
    <w:p w14:paraId="72B95E61"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fr-FR"/>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t>&lt;sOAPServerURL&gt;https://192.168.0.105/specifiek_project/visi.wsdl&lt;/sOAPServerURL&gt;</w:t>
      </w:r>
    </w:p>
    <w:p w14:paraId="72B95E62"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lang w:val="fr-FR"/>
        </w:rPr>
        <w:tab/>
      </w:r>
      <w:r w:rsidRPr="00FA659F">
        <w:rPr>
          <w:rFonts w:ascii="Courier New" w:eastAsia="Times New Roman" w:hAnsi="Courier New" w:cs="Courier New"/>
          <w:color w:val="008080"/>
          <w:kern w:val="0"/>
          <w:sz w:val="18"/>
          <w:szCs w:val="18"/>
        </w:rPr>
        <w:t>&lt;/CeOrganisatie&gt;</w:t>
      </w:r>
    </w:p>
    <w:p w14:paraId="72B95E63"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&lt;/ceOrganisatie&gt;</w:t>
      </w:r>
    </w:p>
    <w:p w14:paraId="72B95E64"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&lt;/StandardOrganisationType&gt;</w:t>
      </w:r>
    </w:p>
    <w:p w14:paraId="72B95E65"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 id="KeesDeVries"&gt;</w:t>
      </w:r>
    </w:p>
    <w:p w14:paraId="72B95E66"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&lt;userName&gt;kvd&lt;/userName&gt;</w:t>
      </w:r>
    </w:p>
    <w:p w14:paraId="72B95E67"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&lt;name&gt;Kees de Vries&lt;/name&gt;</w:t>
      </w:r>
    </w:p>
    <w:p w14:paraId="72B95E68"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&lt;/StandardPersonType&gt;</w:t>
      </w:r>
    </w:p>
    <w:p w14:paraId="72B95E69"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&lt;StandardPersonType id="PietJansen"&gt;</w:t>
      </w:r>
    </w:p>
    <w:p w14:paraId="72B95E6A"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&lt;userName&gt;pj&lt;/userName&gt;</w:t>
      </w:r>
    </w:p>
    <w:p w14:paraId="72B95E6B"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rPr>
        <w:t>&lt;name&gt;Piet Jansen&lt;/name&gt;</w:t>
      </w:r>
    </w:p>
    <w:p w14:paraId="72B95E6C"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&lt;/StandardPersonType&gt;</w:t>
      </w:r>
    </w:p>
    <w:p w14:paraId="72B95E6D"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&lt;klant id="klantRol"&gt;</w:t>
      </w:r>
    </w:p>
    <w:p w14:paraId="72B95E6E"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&lt;name&gt;Klant Rol&lt;/name&gt;</w:t>
      </w:r>
    </w:p>
    <w:p w14:paraId="72B95E6F"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&lt;description&gt;Diegene die de klant is&lt;/description&gt;</w:t>
      </w:r>
    </w:p>
    <w:p w14:paraId="72B95E70"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&lt;/klant&gt;</w:t>
      </w:r>
    </w:p>
    <w:p w14:paraId="72B95E71"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&lt;ober id="oberRol"&gt;</w:t>
      </w:r>
    </w:p>
    <w:p w14:paraId="72B95E72"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&lt;name&gt;Ober Rol&lt;/name&gt;</w:t>
      </w:r>
    </w:p>
    <w:p w14:paraId="72B95E73"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&lt;description&gt;Diegene die serveert&lt;/description&gt;</w:t>
      </w:r>
    </w:p>
    <w:p w14:paraId="72B95E74"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&lt;/ober&gt;</w:t>
      </w:r>
    </w:p>
    <w:p w14:paraId="72B95E75"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 id="PiR001"&gt;</w:t>
      </w:r>
    </w:p>
    <w:p w14:paraId="72B95E76"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E77"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&lt;StandardPersonTypeRef idref="KeesDeVries" /&gt;</w:t>
      </w:r>
    </w:p>
    <w:p w14:paraId="72B95E78"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&lt;/contactPerson&gt;</w:t>
      </w:r>
    </w:p>
    <w:p w14:paraId="72B95E79"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E7A"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&lt;StandardOrganisationTypeRef idref="consument" /&gt;</w:t>
      </w:r>
    </w:p>
    <w:p w14:paraId="72B95E7B"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&lt;/organisation&gt;</w:t>
      </w:r>
    </w:p>
    <w:p w14:paraId="72B95E7C"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t>&lt;role&gt;</w:t>
      </w:r>
    </w:p>
    <w:p w14:paraId="72B95E7D"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lang w:val="de-DE"/>
        </w:rPr>
        <w:tab/>
      </w:r>
      <w:r w:rsidRPr="00FA659F">
        <w:rPr>
          <w:rFonts w:ascii="Courier New" w:eastAsia="Times New Roman" w:hAnsi="Courier New" w:cs="Courier New"/>
          <w:color w:val="008080"/>
          <w:kern w:val="0"/>
          <w:sz w:val="18"/>
          <w:szCs w:val="18"/>
        </w:rPr>
        <w:t>&lt;klantRef idref="klantRol" /&gt;</w:t>
      </w:r>
    </w:p>
    <w:p w14:paraId="72B95E7E"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&lt;/role&gt;</w:t>
      </w:r>
    </w:p>
    <w:p w14:paraId="72B95E7F"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&lt;/PersonInRole&gt;</w:t>
      </w:r>
    </w:p>
    <w:p w14:paraId="72B95E80"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t>&lt;PersonInRole id="PiR002"&gt;</w:t>
      </w:r>
    </w:p>
    <w:p w14:paraId="72B95E81"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&lt;contactPerson&gt;</w:t>
      </w:r>
    </w:p>
    <w:p w14:paraId="72B95E82"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&lt;StandardPersonTypeRef idref="PietJansen" /&gt;</w:t>
      </w:r>
    </w:p>
    <w:p w14:paraId="72B95E83"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&lt;/contactPerson&gt;</w:t>
      </w:r>
    </w:p>
    <w:p w14:paraId="72B95E84"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&lt;organisation&gt;</w:t>
      </w:r>
    </w:p>
    <w:p w14:paraId="72B95E85"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&lt;StandardOrganisationTypeRef idref="restaurant" /&gt;</w:t>
      </w:r>
    </w:p>
    <w:p w14:paraId="72B95E86"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&lt;/organisation&gt;</w:t>
      </w:r>
    </w:p>
    <w:p w14:paraId="72B95E87"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&lt;role&gt;</w:t>
      </w:r>
    </w:p>
    <w:p w14:paraId="72B95E88"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t>&lt;klantRef idref="oberRol" /&gt;</w:t>
      </w:r>
    </w:p>
    <w:p w14:paraId="72B95E89"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rPr>
        <w:tab/>
      </w:r>
      <w:r w:rsidRPr="00FA659F">
        <w:rPr>
          <w:rFonts w:ascii="Courier New" w:eastAsia="Times New Roman" w:hAnsi="Courier New" w:cs="Courier New"/>
          <w:color w:val="008080"/>
          <w:kern w:val="0"/>
          <w:sz w:val="18"/>
          <w:szCs w:val="18"/>
          <w:lang w:val="de-DE"/>
        </w:rPr>
        <w:t>&lt;/role&gt;</w:t>
      </w:r>
    </w:p>
    <w:p w14:paraId="72B95E8A" w14:textId="77777777" w:rsidR="00726164"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lang w:val="de-DE"/>
        </w:rPr>
      </w:pPr>
      <w:r w:rsidRPr="00FA659F">
        <w:rPr>
          <w:rFonts w:ascii="Courier New" w:eastAsia="Times New Roman" w:hAnsi="Courier New" w:cs="Courier New"/>
          <w:color w:val="008080"/>
          <w:kern w:val="0"/>
          <w:sz w:val="18"/>
          <w:szCs w:val="18"/>
          <w:lang w:val="de-DE"/>
        </w:rPr>
        <w:tab/>
        <w:t>&lt;/PersonInRole&gt;</w:t>
      </w:r>
    </w:p>
    <w:p w14:paraId="72B95E8B" w14:textId="77777777" w:rsidR="00050098" w:rsidRPr="00FA659F" w:rsidRDefault="00726164" w:rsidP="0072616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lang w:val="de-DE"/>
        </w:rPr>
        <w:t>&lt;/visiXML_MessageSchema&gt;</w:t>
      </w:r>
    </w:p>
    <w:p w14:paraId="72B95E8C" w14:textId="77777777" w:rsidR="00D90007" w:rsidRPr="00BB039F" w:rsidRDefault="006B67A6" w:rsidP="00A77009">
      <w:pPr>
        <w:pStyle w:val="Gobarsubparagraaftitel"/>
        <w:ind w:left="0" w:firstLine="0"/>
        <w:rPr>
          <w:rFonts w:ascii="Corbel" w:hAnsi="Corbel"/>
          <w:lang w:val="nl-NL"/>
        </w:rPr>
      </w:pPr>
      <w:bookmarkStart w:id="906" w:name="_Toc408989373"/>
      <w:bookmarkStart w:id="907" w:name="_Toc4568151"/>
      <w:r w:rsidRPr="00BB039F">
        <w:rPr>
          <w:rFonts w:ascii="Corbel" w:hAnsi="Corbel"/>
          <w:lang w:val="nl-NL"/>
        </w:rPr>
        <w:lastRenderedPageBreak/>
        <w:t>Het tweede bericht (“tweede_</w:t>
      </w:r>
      <w:r w:rsidR="00D90007" w:rsidRPr="00BB039F">
        <w:rPr>
          <w:rFonts w:ascii="Corbel" w:hAnsi="Corbel"/>
          <w:lang w:val="nl-NL"/>
        </w:rPr>
        <w:t>bericht.xml”)</w:t>
      </w:r>
      <w:bookmarkEnd w:id="906"/>
      <w:bookmarkEnd w:id="907"/>
    </w:p>
    <w:p w14:paraId="72B95E8D"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Nadat de ober met het eerste bericht heeft gevraagd of de klant de kaart wil zien, geeft de klant met het tweede bericht (</w:t>
      </w:r>
      <w:r w:rsidRPr="00BB039F">
        <w:rPr>
          <w:rFonts w:ascii="Corbel" w:hAnsi="Corbel"/>
          <w:i/>
          <w:sz w:val="22"/>
          <w:szCs w:val="22"/>
        </w:rPr>
        <w:t>msgJa</w:t>
      </w:r>
      <w:r w:rsidRPr="00BB039F">
        <w:rPr>
          <w:rFonts w:ascii="Corbel" w:hAnsi="Corbel"/>
          <w:sz w:val="22"/>
          <w:szCs w:val="22"/>
        </w:rPr>
        <w:t>) aan dat hij de kaart inderdaad wil zien. Aangezien het bericht zo goed als over</w:t>
      </w:r>
      <w:r w:rsidR="003D708E" w:rsidRPr="00BB039F">
        <w:rPr>
          <w:rFonts w:ascii="Corbel" w:hAnsi="Corbel"/>
          <w:sz w:val="22"/>
          <w:szCs w:val="22"/>
        </w:rPr>
        <w:softHyphen/>
      </w:r>
      <w:r w:rsidRPr="00BB039F">
        <w:rPr>
          <w:rFonts w:ascii="Corbel" w:hAnsi="Corbel"/>
          <w:sz w:val="22"/>
          <w:szCs w:val="22"/>
        </w:rPr>
        <w:t>een komt met het eerste bericht volgt hier het gehele bericht.</w:t>
      </w:r>
    </w:p>
    <w:p w14:paraId="72B95E8E" w14:textId="77777777" w:rsidR="00D90007" w:rsidRPr="00BB039F" w:rsidRDefault="00D90007" w:rsidP="00D90007">
      <w:pPr>
        <w:autoSpaceDE w:val="0"/>
        <w:autoSpaceDN w:val="0"/>
        <w:adjustRightInd w:val="0"/>
        <w:rPr>
          <w:rFonts w:ascii="Corbel" w:hAnsi="Corbel"/>
        </w:rPr>
      </w:pPr>
    </w:p>
    <w:p w14:paraId="72B95E8F"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xml</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version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"1.0"</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encoding</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"UTF-8"</w:t>
      </w:r>
      <w:r w:rsidRPr="00FA659F">
        <w:rPr>
          <w:rFonts w:ascii="Courier New" w:eastAsia="Times New Roman" w:hAnsi="Courier New" w:cs="Courier New"/>
          <w:color w:val="008080"/>
          <w:kern w:val="0"/>
          <w:sz w:val="18"/>
          <w:szCs w:val="18"/>
          <w:lang w:val="de-DE"/>
        </w:rPr>
        <w:t>?&gt;</w:t>
      </w:r>
    </w:p>
    <w:p w14:paraId="72B95E90" w14:textId="4E10DFEF"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w:t>
      </w:r>
      <w:r w:rsidR="00E12A50" w:rsidRPr="009377D9">
        <w:rPr>
          <w:rFonts w:ascii="Courier New" w:eastAsia="Times New Roman" w:hAnsi="Courier New" w:cs="Courier New"/>
          <w:i/>
          <w:iCs/>
          <w:color w:val="2A00FF"/>
          <w:kern w:val="0"/>
          <w:sz w:val="18"/>
          <w:szCs w:val="18"/>
          <w:lang w:val="de-DE"/>
        </w:rPr>
        <w:t>http://www.visi.nl/schemas/</w:t>
      </w:r>
      <w:ins w:id="908" w:author="Willems, P.H. (Peter)" w:date="2019-03-27T08:28:00Z">
        <w:r w:rsidR="009B70F0" w:rsidRPr="009B70F0">
          <w:rPr>
            <w:rFonts w:ascii="Courier New" w:eastAsia="Times New Roman" w:hAnsi="Courier New" w:cs="Courier New"/>
            <w:i/>
            <w:iCs/>
            <w:color w:val="2A00FF"/>
            <w:kern w:val="0"/>
            <w:sz w:val="18"/>
            <w:szCs w:val="18"/>
            <w:lang w:val="de-DE"/>
          </w:rPr>
          <w:t>20160331</w:t>
        </w:r>
      </w:ins>
      <w:del w:id="909" w:author="Willems, P.H. (Peter)" w:date="2019-03-27T08:28:00Z">
        <w:r w:rsidR="00E12A50" w:rsidRPr="009377D9" w:rsidDel="009B70F0">
          <w:rPr>
            <w:rFonts w:ascii="Courier New" w:eastAsia="Times New Roman" w:hAnsi="Courier New" w:cs="Courier New"/>
            <w:i/>
            <w:iCs/>
            <w:color w:val="2A00FF"/>
            <w:kern w:val="0"/>
            <w:sz w:val="18"/>
            <w:szCs w:val="18"/>
            <w:lang w:val="de-DE"/>
          </w:rPr>
          <w:delText>20140331</w:delText>
        </w:r>
      </w:del>
      <w:r w:rsidR="00E12A50" w:rsidRPr="009377D9">
        <w:rPr>
          <w:rFonts w:ascii="Courier New" w:eastAsia="Times New Roman" w:hAnsi="Courier New" w:cs="Courier New"/>
          <w:i/>
          <w:iCs/>
          <w:color w:val="2A00FF"/>
          <w:kern w:val="0"/>
          <w:sz w:val="18"/>
          <w:szCs w:val="18"/>
          <w:lang w:val="de-DE"/>
        </w:rPr>
        <w:t>/TestFramework</w:t>
      </w:r>
      <w:del w:id="910" w:author="Willems, P.H. (Peter)" w:date="2019-06-04T09:00:00Z">
        <w:r w:rsidR="00E12A50" w:rsidRPr="009377D9" w:rsidDel="00662740">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5E91"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5E92" w14:textId="076E29D0"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w:t>
      </w:r>
      <w:r w:rsidR="00E12A50" w:rsidRPr="009377D9">
        <w:rPr>
          <w:rFonts w:ascii="Courier New" w:eastAsia="Times New Roman" w:hAnsi="Courier New" w:cs="Courier New"/>
          <w:i/>
          <w:iCs/>
          <w:color w:val="2A00FF"/>
          <w:kern w:val="0"/>
          <w:sz w:val="18"/>
          <w:szCs w:val="18"/>
          <w:lang w:val="de-DE"/>
        </w:rPr>
        <w:t>http://www.visi.nl/schemas/</w:t>
      </w:r>
      <w:ins w:id="911" w:author="Willems, P.H. (Peter)" w:date="2019-03-27T08:28:00Z">
        <w:r w:rsidR="009B70F0" w:rsidRPr="009B70F0">
          <w:rPr>
            <w:rFonts w:ascii="Courier New" w:eastAsia="Times New Roman" w:hAnsi="Courier New" w:cs="Courier New"/>
            <w:i/>
            <w:iCs/>
            <w:color w:val="2A00FF"/>
            <w:kern w:val="0"/>
            <w:sz w:val="18"/>
            <w:szCs w:val="18"/>
            <w:lang w:val="de-DE"/>
          </w:rPr>
          <w:t>20160331</w:t>
        </w:r>
      </w:ins>
      <w:del w:id="912" w:author="Willems, P.H. (Peter)" w:date="2019-03-27T08:28:00Z">
        <w:r w:rsidR="00E12A50" w:rsidRPr="009377D9" w:rsidDel="009B70F0">
          <w:rPr>
            <w:rFonts w:ascii="Courier New" w:eastAsia="Times New Roman" w:hAnsi="Courier New" w:cs="Courier New"/>
            <w:i/>
            <w:iCs/>
            <w:color w:val="2A00FF"/>
            <w:kern w:val="0"/>
            <w:sz w:val="18"/>
            <w:szCs w:val="18"/>
            <w:lang w:val="de-DE"/>
          </w:rPr>
          <w:delText>20140331</w:delText>
        </w:r>
      </w:del>
      <w:r w:rsidR="00E12A50" w:rsidRPr="009377D9">
        <w:rPr>
          <w:rFonts w:ascii="Courier New" w:eastAsia="Times New Roman" w:hAnsi="Courier New" w:cs="Courier New"/>
          <w:i/>
          <w:iCs/>
          <w:color w:val="2A00FF"/>
          <w:kern w:val="0"/>
          <w:sz w:val="18"/>
          <w:szCs w:val="18"/>
          <w:lang w:val="de-DE"/>
        </w:rPr>
        <w:t xml:space="preserve">/TestFramework </w:t>
      </w:r>
      <w:r w:rsidRPr="009377D9">
        <w:rPr>
          <w:rFonts w:ascii="Courier New" w:eastAsia="Times New Roman" w:hAnsi="Courier New" w:cs="Courier New"/>
          <w:i/>
          <w:iCs/>
          <w:color w:val="2A00FF"/>
          <w:kern w:val="0"/>
          <w:sz w:val="18"/>
          <w:szCs w:val="18"/>
          <w:lang w:val="de-DE"/>
        </w:rPr>
        <w:t>10.xsd</w:t>
      </w:r>
      <w:del w:id="913" w:author="Willems, P.H. (Peter)" w:date="2019-06-04T09:06: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5E93"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msgJa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"bericht002"</w:t>
      </w:r>
      <w:r w:rsidRPr="00FA659F">
        <w:rPr>
          <w:rFonts w:ascii="Courier New" w:eastAsia="Times New Roman" w:hAnsi="Courier New" w:cs="Courier New"/>
          <w:color w:val="008080"/>
          <w:kern w:val="0"/>
          <w:sz w:val="18"/>
          <w:szCs w:val="18"/>
          <w:lang w:val="de-DE"/>
        </w:rPr>
        <w:t>&gt;</w:t>
      </w:r>
    </w:p>
    <w:p w14:paraId="72B95E94"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identification</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E95"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2008-05-04T00:00:00.0Z</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p>
    <w:p w14:paraId="72B95E96"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false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5E97"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5E98"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BerichtInTransactie3Ref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E99"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5E9A"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5E9B"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E9C" w14:textId="77777777" w:rsidR="005A7CB4" w:rsidRPr="00FA659F"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8080"/>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5E9D" w14:textId="77777777" w:rsidR="000A605A" w:rsidRPr="003E7D17" w:rsidRDefault="000A605A" w:rsidP="000A605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3F7F7F"/>
          <w:kern w:val="0"/>
          <w:sz w:val="18"/>
          <w:szCs w:val="18"/>
        </w:rPr>
      </w:pPr>
      <w:r w:rsidRPr="003E0F3E">
        <w:rPr>
          <w:rFonts w:ascii="Courier New" w:eastAsia="Times New Roman" w:hAnsi="Courier New" w:cs="Courier New"/>
          <w:kern w:val="0"/>
          <w:sz w:val="18"/>
          <w:szCs w:val="18"/>
        </w:rPr>
        <w:tab/>
      </w:r>
      <w:r w:rsidRPr="003E0F3E">
        <w:rPr>
          <w:rFonts w:ascii="Courier New" w:eastAsia="Times New Roman" w:hAnsi="Courier New" w:cs="Courier New"/>
          <w:kern w:val="0"/>
          <w:sz w:val="18"/>
          <w:szCs w:val="18"/>
        </w:rPr>
        <w:tab/>
      </w:r>
      <w:r w:rsidRPr="003E7D17">
        <w:rPr>
          <w:rFonts w:ascii="Courier New" w:eastAsia="Times New Roman" w:hAnsi="Courier New" w:cs="Courier New"/>
          <w:color w:val="3F7F7F"/>
          <w:kern w:val="0"/>
          <w:sz w:val="18"/>
          <w:szCs w:val="18"/>
        </w:rPr>
        <w:t>&lt;ceMenuKaartType&gt;</w:t>
      </w:r>
    </w:p>
    <w:p w14:paraId="72B95E9E" w14:textId="77777777" w:rsidR="000A605A" w:rsidRPr="003E7D17" w:rsidRDefault="000A605A" w:rsidP="000A605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3F7F7F"/>
          <w:kern w:val="0"/>
          <w:sz w:val="18"/>
          <w:szCs w:val="18"/>
        </w:rPr>
      </w:pP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t>&lt;CeMenuKaartType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E0F3E">
        <w:rPr>
          <w:rFonts w:ascii="Courier New" w:eastAsia="Times New Roman" w:hAnsi="Courier New" w:cs="Courier New"/>
          <w:kern w:val="0"/>
          <w:sz w:val="18"/>
          <w:szCs w:val="18"/>
        </w:rPr>
        <w:t>=</w:t>
      </w:r>
      <w:r w:rsidRPr="009377D9">
        <w:rPr>
          <w:rFonts w:ascii="Courier New" w:eastAsia="Times New Roman" w:hAnsi="Courier New" w:cs="Courier New"/>
          <w:i/>
          <w:iCs/>
          <w:color w:val="2A00FF"/>
          <w:kern w:val="0"/>
          <w:sz w:val="18"/>
          <w:szCs w:val="18"/>
        </w:rPr>
        <w:t>"menuKaartType001"</w:t>
      </w:r>
      <w:r w:rsidRPr="003E7D17">
        <w:rPr>
          <w:rFonts w:ascii="Courier New" w:eastAsia="Times New Roman" w:hAnsi="Courier New" w:cs="Courier New"/>
          <w:color w:val="3F7F7F"/>
          <w:kern w:val="0"/>
          <w:sz w:val="18"/>
          <w:szCs w:val="18"/>
        </w:rPr>
        <w:t>&gt;</w:t>
      </w:r>
    </w:p>
    <w:p w14:paraId="72B95E9F" w14:textId="77777777" w:rsidR="000A605A" w:rsidRPr="003E7D17" w:rsidRDefault="000A605A" w:rsidP="000A605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3F7F7F"/>
          <w:kern w:val="0"/>
          <w:sz w:val="18"/>
          <w:szCs w:val="18"/>
        </w:rPr>
      </w:pP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t>&lt;menuKaartType&gt;</w:t>
      </w:r>
      <w:r w:rsidRPr="003E0F3E">
        <w:rPr>
          <w:rFonts w:ascii="Courier New" w:eastAsia="Times New Roman" w:hAnsi="Courier New" w:cs="Courier New"/>
          <w:kern w:val="0"/>
          <w:sz w:val="18"/>
          <w:szCs w:val="18"/>
        </w:rPr>
        <w:t>Dinerkaart</w:t>
      </w:r>
      <w:r w:rsidRPr="003E7D17">
        <w:rPr>
          <w:rFonts w:ascii="Courier New" w:eastAsia="Times New Roman" w:hAnsi="Courier New" w:cs="Courier New"/>
          <w:color w:val="3F7F7F"/>
          <w:kern w:val="0"/>
          <w:sz w:val="18"/>
          <w:szCs w:val="18"/>
        </w:rPr>
        <w:t>&lt;/menuKaartType&gt;</w:t>
      </w:r>
    </w:p>
    <w:p w14:paraId="72B95EA0" w14:textId="77777777" w:rsidR="000A605A" w:rsidRPr="00BB039F" w:rsidRDefault="000A605A" w:rsidP="000A605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rbel" w:eastAsia="Times New Roman" w:hAnsi="Corbel" w:cs="Consolas"/>
          <w:color w:val="3F7F7F"/>
          <w:kern w:val="0"/>
          <w:sz w:val="16"/>
          <w:szCs w:val="16"/>
        </w:rPr>
      </w:pPr>
      <w:r w:rsidRPr="00BB039F">
        <w:rPr>
          <w:rFonts w:ascii="Corbel" w:eastAsia="Times New Roman" w:hAnsi="Corbel" w:cs="Consolas"/>
          <w:color w:val="3F7F7F"/>
          <w:kern w:val="0"/>
          <w:sz w:val="16"/>
          <w:szCs w:val="16"/>
        </w:rPr>
        <w:tab/>
      </w:r>
      <w:r w:rsidRPr="00BB039F">
        <w:rPr>
          <w:rFonts w:ascii="Corbel" w:eastAsia="Times New Roman" w:hAnsi="Corbel" w:cs="Consolas"/>
          <w:color w:val="3F7F7F"/>
          <w:kern w:val="0"/>
          <w:sz w:val="16"/>
          <w:szCs w:val="16"/>
        </w:rPr>
        <w:tab/>
      </w:r>
      <w:r w:rsidRPr="00BB039F">
        <w:rPr>
          <w:rFonts w:ascii="Corbel" w:eastAsia="Times New Roman" w:hAnsi="Corbel" w:cs="Consolas"/>
          <w:color w:val="3F7F7F"/>
          <w:kern w:val="0"/>
          <w:sz w:val="16"/>
          <w:szCs w:val="16"/>
        </w:rPr>
        <w:tab/>
        <w:t>&lt;/CeMenuKaartType&gt;</w:t>
      </w:r>
    </w:p>
    <w:p w14:paraId="72B95EA1" w14:textId="77777777" w:rsidR="000A605A" w:rsidRPr="003E7D17" w:rsidRDefault="000A605A" w:rsidP="000A605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t>&lt;/ceMenuKaartType&gt;</w:t>
      </w:r>
    </w:p>
    <w:p w14:paraId="72B95EA2"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msgJa</w:t>
      </w:r>
      <w:r w:rsidRPr="00FA659F">
        <w:rPr>
          <w:rFonts w:ascii="Courier New" w:eastAsia="Times New Roman" w:hAnsi="Courier New" w:cs="Courier New"/>
          <w:color w:val="008080"/>
          <w:kern w:val="0"/>
          <w:sz w:val="18"/>
          <w:szCs w:val="18"/>
        </w:rPr>
        <w:t>&gt;</w:t>
      </w:r>
    </w:p>
    <w:p w14:paraId="72B95EA3"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BerichtInTransactie3</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5EA4"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EA5"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BerichtInTransactie3</w:t>
      </w:r>
      <w:r w:rsidRPr="00FA659F">
        <w:rPr>
          <w:rFonts w:ascii="Courier New" w:eastAsia="Times New Roman" w:hAnsi="Courier New" w:cs="Courier New"/>
          <w:color w:val="008080"/>
          <w:kern w:val="0"/>
          <w:sz w:val="18"/>
          <w:szCs w:val="18"/>
        </w:rPr>
        <w:t>&gt;</w:t>
      </w:r>
    </w:p>
    <w:p w14:paraId="72B95EA6"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FA659F">
        <w:rPr>
          <w:rFonts w:ascii="Courier New" w:eastAsia="Times New Roman" w:hAnsi="Courier New" w:cs="Courier New"/>
          <w:color w:val="008080"/>
          <w:kern w:val="0"/>
          <w:sz w:val="18"/>
          <w:szCs w:val="18"/>
        </w:rPr>
        <w:t>&gt;</w:t>
      </w:r>
    </w:p>
    <w:p w14:paraId="72B95EA7"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1</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5EA8"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5EA9"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5EAA"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5EAB"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5EAC"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5EAD"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EAE"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5EAF"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5EB0"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EB1"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5EB2"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5EB3"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EB4"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5EB5"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FA659F">
        <w:rPr>
          <w:rFonts w:ascii="Courier New" w:eastAsia="Times New Roman" w:hAnsi="Courier New" w:cs="Courier New"/>
          <w:color w:val="008080"/>
          <w:kern w:val="0"/>
          <w:sz w:val="18"/>
          <w:szCs w:val="18"/>
        </w:rPr>
        <w:t>&gt;</w:t>
      </w:r>
    </w:p>
    <w:p w14:paraId="72B95EB6"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FA659F">
        <w:rPr>
          <w:rFonts w:ascii="Courier New" w:eastAsia="Times New Roman" w:hAnsi="Courier New" w:cs="Courier New"/>
          <w:color w:val="008080"/>
          <w:kern w:val="0"/>
          <w:sz w:val="18"/>
          <w:szCs w:val="18"/>
        </w:rPr>
        <w:t>&gt;</w:t>
      </w:r>
    </w:p>
    <w:p w14:paraId="72B95EB7"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Project Top Koks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EB8"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5EB9"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5EBA"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5EBB"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5EBC"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5EBD"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5EBE"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5EBF"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5EC0"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5EC1"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5EC2"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5EC3"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"consument"</w:t>
      </w:r>
      <w:r w:rsidRPr="00FA659F">
        <w:rPr>
          <w:rFonts w:ascii="Courier New" w:eastAsia="Times New Roman" w:hAnsi="Courier New" w:cs="Courier New"/>
          <w:color w:val="008080"/>
          <w:kern w:val="0"/>
          <w:sz w:val="18"/>
          <w:szCs w:val="18"/>
          <w:lang w:val="fr-FR"/>
        </w:rPr>
        <w:t>&gt;</w:t>
      </w:r>
    </w:p>
    <w:p w14:paraId="72B95EC4"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Consument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5EC5"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CSMT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5EC6"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lastRenderedPageBreak/>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EC7"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"KeesDeVries"</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5EC8"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EC9"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ECA"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"OrganisatieGegevensConsument"</w:t>
      </w:r>
      <w:r w:rsidRPr="00FA659F">
        <w:rPr>
          <w:rFonts w:ascii="Courier New" w:eastAsia="Times New Roman" w:hAnsi="Courier New" w:cs="Courier New"/>
          <w:color w:val="008080"/>
          <w:kern w:val="0"/>
          <w:sz w:val="18"/>
          <w:szCs w:val="18"/>
          <w:lang w:val="fr-FR"/>
        </w:rPr>
        <w:t>&gt;</w:t>
      </w:r>
    </w:p>
    <w:p w14:paraId="72B95ECB"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http://192.168.0.102/specifiek_project/visi.wsdl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5ECC"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ECD"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ECE"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FA659F">
        <w:rPr>
          <w:rFonts w:ascii="Courier New" w:eastAsia="Times New Roman" w:hAnsi="Courier New" w:cs="Courier New"/>
          <w:color w:val="008080"/>
          <w:kern w:val="0"/>
          <w:sz w:val="18"/>
          <w:szCs w:val="18"/>
          <w:lang w:val="fr-FR"/>
        </w:rPr>
        <w:t>&gt;</w:t>
      </w:r>
    </w:p>
    <w:p w14:paraId="72B95ECF"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5ED0"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5ED1"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5ED2"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ED3"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5ED4"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ED5"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ED6"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"OrganisatieGegevensRestaurant"</w:t>
      </w:r>
      <w:r w:rsidRPr="00FA659F">
        <w:rPr>
          <w:rFonts w:ascii="Courier New" w:eastAsia="Times New Roman" w:hAnsi="Courier New" w:cs="Courier New"/>
          <w:color w:val="008080"/>
          <w:kern w:val="0"/>
          <w:sz w:val="18"/>
          <w:szCs w:val="18"/>
          <w:lang w:val="fr-FR"/>
        </w:rPr>
        <w:t>&gt;</w:t>
      </w:r>
    </w:p>
    <w:p w14:paraId="72B95ED7"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http://192.168.0.105/specifiek_project/visi.wsdl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5ED8"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5ED9"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5EDA"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5EDB"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FA659F">
        <w:rPr>
          <w:rFonts w:ascii="Courier New" w:eastAsia="Times New Roman" w:hAnsi="Courier New" w:cs="Courier New"/>
          <w:color w:val="008080"/>
          <w:kern w:val="0"/>
          <w:sz w:val="18"/>
          <w:szCs w:val="18"/>
        </w:rPr>
        <w:t>&gt;</w:t>
      </w:r>
    </w:p>
    <w:p w14:paraId="72B95EDC"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kvd</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5EDD"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Kees de Vries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EDE"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5EDF"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5EE0"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5EE1"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EE2"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5EE3"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FA659F">
        <w:rPr>
          <w:rFonts w:ascii="Courier New" w:eastAsia="Times New Roman" w:hAnsi="Courier New" w:cs="Courier New"/>
          <w:color w:val="008080"/>
          <w:kern w:val="0"/>
          <w:sz w:val="18"/>
          <w:szCs w:val="18"/>
        </w:rPr>
        <w:t>&gt;</w:t>
      </w:r>
    </w:p>
    <w:p w14:paraId="72B95EE4"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Klant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EE5"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de klant is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5EE6"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FA659F">
        <w:rPr>
          <w:rFonts w:ascii="Courier New" w:eastAsia="Times New Roman" w:hAnsi="Courier New" w:cs="Courier New"/>
          <w:color w:val="008080"/>
          <w:kern w:val="0"/>
          <w:sz w:val="18"/>
          <w:szCs w:val="18"/>
        </w:rPr>
        <w:t>&gt;</w:t>
      </w:r>
    </w:p>
    <w:p w14:paraId="72B95EE7"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5EE8"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EE9"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5EEA"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5EEB"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"PiR001"</w:t>
      </w:r>
      <w:r w:rsidRPr="00FA659F">
        <w:rPr>
          <w:rFonts w:ascii="Courier New" w:eastAsia="Times New Roman" w:hAnsi="Courier New" w:cs="Courier New"/>
          <w:color w:val="008080"/>
          <w:kern w:val="0"/>
          <w:sz w:val="18"/>
          <w:szCs w:val="18"/>
        </w:rPr>
        <w:t>&gt;</w:t>
      </w:r>
    </w:p>
    <w:p w14:paraId="72B95EEC"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5EED"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EEE"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5EEF"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5EF0"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"consument"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EF1"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5EF2"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5EF3"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EF4"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5EF5"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5EF6"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FA659F">
        <w:rPr>
          <w:rFonts w:ascii="Courier New" w:eastAsia="Times New Roman" w:hAnsi="Courier New" w:cs="Courier New"/>
          <w:color w:val="008080"/>
          <w:kern w:val="0"/>
          <w:sz w:val="18"/>
          <w:szCs w:val="18"/>
        </w:rPr>
        <w:t>&gt;</w:t>
      </w:r>
    </w:p>
    <w:p w14:paraId="72B95EF7"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5EF8"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EF9"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5EFA"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5EFB"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"restaurant"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EFC"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5EFD"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5EFE"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EFF"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5F00"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5F01" w14:textId="77777777" w:rsidR="005A7CB4" w:rsidRPr="003E0F3E" w:rsidRDefault="005A7CB4" w:rsidP="005A7CB4">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visiXML_MessageSchema</w:t>
      </w:r>
      <w:r w:rsidRPr="00FA659F">
        <w:rPr>
          <w:rFonts w:ascii="Courier New" w:eastAsia="Times New Roman" w:hAnsi="Courier New" w:cs="Courier New"/>
          <w:color w:val="008080"/>
          <w:kern w:val="0"/>
          <w:sz w:val="18"/>
          <w:szCs w:val="18"/>
        </w:rPr>
        <w:t>&gt;</w:t>
      </w:r>
    </w:p>
    <w:p w14:paraId="72B95F02" w14:textId="77777777" w:rsidR="00D90007" w:rsidRPr="00BB039F" w:rsidRDefault="003D708E" w:rsidP="003560D6">
      <w:pPr>
        <w:pStyle w:val="Gobarsubparagraaftitel"/>
        <w:ind w:left="0" w:firstLine="0"/>
        <w:rPr>
          <w:rFonts w:ascii="Corbel" w:hAnsi="Corbel"/>
          <w:lang w:val="nl-NL"/>
        </w:rPr>
      </w:pPr>
      <w:bookmarkStart w:id="914" w:name="_Toc408989374"/>
      <w:bookmarkStart w:id="915" w:name="_Toc4568152"/>
      <w:r w:rsidRPr="00BB039F">
        <w:rPr>
          <w:rFonts w:ascii="Corbel" w:hAnsi="Corbel"/>
          <w:lang w:val="nl-NL"/>
        </w:rPr>
        <w:lastRenderedPageBreak/>
        <w:t>Het derde bericht (“derde_</w:t>
      </w:r>
      <w:r w:rsidR="00D90007" w:rsidRPr="00BB039F">
        <w:rPr>
          <w:rFonts w:ascii="Corbel" w:hAnsi="Corbel"/>
          <w:lang w:val="nl-NL"/>
        </w:rPr>
        <w:t>bericht.xml”)</w:t>
      </w:r>
      <w:bookmarkEnd w:id="914"/>
      <w:bookmarkEnd w:id="915"/>
    </w:p>
    <w:p w14:paraId="72B95F03"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ober heeft in het tweede bericht een positieve reactie van de klant ontvangen. Hij zal nu met het derde bericht de menukaart gaan aanbieden aan de klant.</w:t>
      </w:r>
    </w:p>
    <w:p w14:paraId="72B95F04" w14:textId="77777777" w:rsidR="00D90007" w:rsidRPr="00BB039F" w:rsidRDefault="00D90007" w:rsidP="00D90007">
      <w:pPr>
        <w:autoSpaceDE w:val="0"/>
        <w:autoSpaceDN w:val="0"/>
        <w:adjustRightInd w:val="0"/>
        <w:rPr>
          <w:rFonts w:ascii="Corbel" w:hAnsi="Corbel"/>
          <w:sz w:val="22"/>
          <w:szCs w:val="22"/>
        </w:rPr>
      </w:pPr>
    </w:p>
    <w:p w14:paraId="72B95F05"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 xml:space="preserve">Om dit de kunnen doen zit in de de message het complexe element </w:t>
      </w:r>
      <w:r w:rsidRPr="00BB039F">
        <w:rPr>
          <w:rFonts w:ascii="Corbel" w:hAnsi="Corbel"/>
          <w:i/>
          <w:sz w:val="22"/>
          <w:szCs w:val="22"/>
        </w:rPr>
        <w:t>CeMenuKaart</w:t>
      </w:r>
      <w:r w:rsidRPr="00BB039F">
        <w:rPr>
          <w:rFonts w:ascii="Corbel" w:hAnsi="Corbel"/>
          <w:sz w:val="22"/>
          <w:szCs w:val="22"/>
        </w:rPr>
        <w:t>. Dit complexe ele</w:t>
      </w:r>
      <w:r w:rsidR="00F363F1" w:rsidRPr="00BB039F">
        <w:rPr>
          <w:rFonts w:ascii="Corbel" w:hAnsi="Corbel"/>
          <w:sz w:val="22"/>
          <w:szCs w:val="22"/>
        </w:rPr>
        <w:softHyphen/>
      </w:r>
      <w:r w:rsidRPr="00BB039F">
        <w:rPr>
          <w:rFonts w:ascii="Corbel" w:hAnsi="Corbel"/>
          <w:sz w:val="22"/>
          <w:szCs w:val="22"/>
        </w:rPr>
        <w:t>ment is niet direct gerelateerd aan simpele elementen, maar</w:t>
      </w:r>
      <w:r w:rsidR="005617B9" w:rsidRPr="00BB039F">
        <w:rPr>
          <w:rFonts w:ascii="Corbel" w:hAnsi="Corbel"/>
          <w:sz w:val="22"/>
          <w:szCs w:val="22"/>
        </w:rPr>
        <w:t xml:space="preserve"> aan een ander complex element </w:t>
      </w:r>
      <w:r w:rsidR="005617B9" w:rsidRPr="00BB039F">
        <w:rPr>
          <w:rFonts w:ascii="Corbel" w:hAnsi="Corbel"/>
          <w:i/>
          <w:sz w:val="22"/>
          <w:szCs w:val="22"/>
        </w:rPr>
        <w:t>Ce</w:t>
      </w:r>
      <w:r w:rsidR="00F363F1" w:rsidRPr="00BB039F">
        <w:rPr>
          <w:rFonts w:ascii="Corbel" w:hAnsi="Corbel"/>
          <w:i/>
          <w:sz w:val="22"/>
          <w:szCs w:val="22"/>
        </w:rPr>
        <w:softHyphen/>
      </w:r>
      <w:r w:rsidR="005617B9" w:rsidRPr="00BB039F">
        <w:rPr>
          <w:rFonts w:ascii="Corbel" w:hAnsi="Corbel"/>
          <w:i/>
          <w:sz w:val="22"/>
          <w:szCs w:val="22"/>
        </w:rPr>
        <w:t>Inhoud</w:t>
      </w:r>
      <w:r w:rsidR="00F363F1" w:rsidRPr="00BB039F">
        <w:rPr>
          <w:rFonts w:ascii="Corbel" w:hAnsi="Corbel"/>
          <w:i/>
          <w:sz w:val="22"/>
          <w:szCs w:val="22"/>
        </w:rPr>
        <w:softHyphen/>
      </w:r>
      <w:r w:rsidR="005617B9" w:rsidRPr="00BB039F">
        <w:rPr>
          <w:rFonts w:ascii="Corbel" w:hAnsi="Corbel"/>
          <w:i/>
          <w:sz w:val="22"/>
          <w:szCs w:val="22"/>
        </w:rPr>
        <w:t>MenuKaart</w:t>
      </w:r>
      <w:r w:rsidRPr="00BB039F">
        <w:rPr>
          <w:rFonts w:ascii="Corbel" w:hAnsi="Corbel"/>
          <w:sz w:val="22"/>
          <w:szCs w:val="22"/>
        </w:rPr>
        <w:t>. Afgesproken is dat een complex element in een complex element geïnter</w:t>
      </w:r>
      <w:r w:rsidR="005617B9" w:rsidRPr="00BB039F">
        <w:rPr>
          <w:rFonts w:ascii="Corbel" w:hAnsi="Corbel"/>
          <w:sz w:val="22"/>
          <w:szCs w:val="22"/>
        </w:rPr>
        <w:softHyphen/>
      </w:r>
      <w:r w:rsidRPr="00BB039F">
        <w:rPr>
          <w:rFonts w:ascii="Corbel" w:hAnsi="Corbel"/>
          <w:sz w:val="22"/>
          <w:szCs w:val="22"/>
        </w:rPr>
        <w:t>preteerd wordt als een tabel. De message komt er hierdoor als volgt uit te zien.</w:t>
      </w:r>
    </w:p>
    <w:p w14:paraId="72B95F06" w14:textId="77777777" w:rsidR="00D90007" w:rsidRPr="00BB039F" w:rsidRDefault="00D90007" w:rsidP="00D90007">
      <w:pPr>
        <w:autoSpaceDE w:val="0"/>
        <w:autoSpaceDN w:val="0"/>
        <w:adjustRightInd w:val="0"/>
        <w:rPr>
          <w:rFonts w:ascii="Corbel" w:hAnsi="Corbel"/>
        </w:rPr>
      </w:pPr>
    </w:p>
    <w:p w14:paraId="72B95F07"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msgAanbiedingMenuKaart</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"bericht003"</w:t>
      </w:r>
      <w:r w:rsidRPr="00FA659F">
        <w:rPr>
          <w:rFonts w:ascii="Courier New" w:eastAsia="Times New Roman" w:hAnsi="Courier New" w:cs="Courier New"/>
          <w:color w:val="008080"/>
          <w:kern w:val="0"/>
          <w:sz w:val="18"/>
          <w:szCs w:val="18"/>
          <w:lang w:val="de-DE"/>
        </w:rPr>
        <w:t>&gt;</w:t>
      </w:r>
    </w:p>
    <w:p w14:paraId="72B95F08"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identification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5F09"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dateSend</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dateSend</w:t>
      </w:r>
      <w:r w:rsidRPr="00FA659F">
        <w:rPr>
          <w:rFonts w:ascii="Courier New" w:eastAsia="Times New Roman" w:hAnsi="Courier New" w:cs="Courier New"/>
          <w:color w:val="008080"/>
          <w:kern w:val="0"/>
          <w:sz w:val="18"/>
          <w:szCs w:val="18"/>
          <w:lang w:val="de-DE"/>
        </w:rPr>
        <w:t>&gt;</w:t>
      </w:r>
    </w:p>
    <w:p w14:paraId="72B95F0A"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true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5F0B"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5F0C"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BerichtInTransactie4Ref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0D"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messageInTransaction</w:t>
      </w:r>
      <w:r w:rsidRPr="00FA659F">
        <w:rPr>
          <w:rFonts w:ascii="Courier New" w:eastAsia="Times New Roman" w:hAnsi="Courier New" w:cs="Courier New"/>
          <w:color w:val="008080"/>
          <w:kern w:val="0"/>
          <w:sz w:val="18"/>
          <w:szCs w:val="18"/>
          <w:lang w:val="fr-FR"/>
        </w:rPr>
        <w:t>&gt;</w:t>
      </w:r>
    </w:p>
    <w:p w14:paraId="72B95F0E"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transaction</w:t>
      </w:r>
      <w:r w:rsidRPr="00FA659F">
        <w:rPr>
          <w:rFonts w:ascii="Courier New" w:eastAsia="Times New Roman" w:hAnsi="Courier New" w:cs="Courier New"/>
          <w:color w:val="008080"/>
          <w:kern w:val="0"/>
          <w:sz w:val="18"/>
          <w:szCs w:val="18"/>
          <w:lang w:val="fr-FR"/>
        </w:rPr>
        <w:t>&gt;</w:t>
      </w:r>
    </w:p>
    <w:p w14:paraId="72B95F0F"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t1_OpnameBestellingRef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"transactie001"</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5F10"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transaction</w:t>
      </w:r>
      <w:r w:rsidRPr="00FA659F">
        <w:rPr>
          <w:rFonts w:ascii="Courier New" w:eastAsia="Times New Roman" w:hAnsi="Courier New" w:cs="Courier New"/>
          <w:color w:val="008080"/>
          <w:kern w:val="0"/>
          <w:sz w:val="18"/>
          <w:szCs w:val="18"/>
          <w:lang w:val="fr-FR"/>
        </w:rPr>
        <w:t>&gt;</w:t>
      </w:r>
    </w:p>
    <w:p w14:paraId="72B95F11"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ceMenuKaart</w:t>
      </w:r>
      <w:r w:rsidRPr="00FA659F">
        <w:rPr>
          <w:rFonts w:ascii="Courier New" w:eastAsia="Times New Roman" w:hAnsi="Courier New" w:cs="Courier New"/>
          <w:color w:val="008080"/>
          <w:kern w:val="0"/>
          <w:sz w:val="18"/>
          <w:szCs w:val="18"/>
        </w:rPr>
        <w:t>&gt;</w:t>
      </w:r>
    </w:p>
    <w:p w14:paraId="72B95F12"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CeMenuKaart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"menuKaart001"</w:t>
      </w:r>
      <w:r w:rsidRPr="00FA659F">
        <w:rPr>
          <w:rFonts w:ascii="Courier New" w:eastAsia="Times New Roman" w:hAnsi="Courier New" w:cs="Courier New"/>
          <w:color w:val="008080"/>
          <w:kern w:val="0"/>
          <w:sz w:val="18"/>
          <w:szCs w:val="18"/>
        </w:rPr>
        <w:t>&gt;</w:t>
      </w:r>
    </w:p>
    <w:p w14:paraId="72B95F13"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14"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"inhoudMenuKaart001"</w:t>
      </w:r>
      <w:r w:rsidRPr="00FA659F">
        <w:rPr>
          <w:rFonts w:ascii="Courier New" w:eastAsia="Times New Roman" w:hAnsi="Courier New" w:cs="Courier New"/>
          <w:color w:val="008080"/>
          <w:kern w:val="0"/>
          <w:sz w:val="18"/>
          <w:szCs w:val="18"/>
        </w:rPr>
        <w:t>&gt;</w:t>
      </w:r>
    </w:p>
    <w:p w14:paraId="72B95F15"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Carpatio</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p>
    <w:p w14:paraId="72B95F16"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Dunne lapjes vlees + garneering</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p>
    <w:p w14:paraId="72B95F17"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25.00</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p>
    <w:p w14:paraId="72B95F18"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19"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"inhoudMenuKaart002"</w:t>
      </w:r>
      <w:r w:rsidRPr="00FA659F">
        <w:rPr>
          <w:rFonts w:ascii="Courier New" w:eastAsia="Times New Roman" w:hAnsi="Courier New" w:cs="Courier New"/>
          <w:color w:val="008080"/>
          <w:kern w:val="0"/>
          <w:sz w:val="18"/>
          <w:szCs w:val="18"/>
        </w:rPr>
        <w:t>&gt;</w:t>
      </w:r>
    </w:p>
    <w:p w14:paraId="72B95F1A"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Biefstuk</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p>
    <w:p w14:paraId="72B95F1B"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Biefstuk + gepofte aardappelen en salade</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p>
    <w:p w14:paraId="72B95F1C"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35.00</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p>
    <w:p w14:paraId="72B95F1D"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1E"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"inhoudMenuKaart003"</w:t>
      </w:r>
      <w:r w:rsidRPr="00FA659F">
        <w:rPr>
          <w:rFonts w:ascii="Courier New" w:eastAsia="Times New Roman" w:hAnsi="Courier New" w:cs="Courier New"/>
          <w:color w:val="008080"/>
          <w:kern w:val="0"/>
          <w:sz w:val="18"/>
          <w:szCs w:val="18"/>
        </w:rPr>
        <w:t>&gt;</w:t>
      </w:r>
    </w:p>
    <w:p w14:paraId="72B95F1F"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Vruchten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p>
    <w:p w14:paraId="72B95F20"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Verse vruchten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p>
    <w:p w14:paraId="72B95F21"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12.50</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p>
    <w:p w14:paraId="72B95F22"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23"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24"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CeMenuKaart</w:t>
      </w:r>
      <w:r w:rsidRPr="00FA659F">
        <w:rPr>
          <w:rFonts w:ascii="Courier New" w:eastAsia="Times New Roman" w:hAnsi="Courier New" w:cs="Courier New"/>
          <w:color w:val="008080"/>
          <w:kern w:val="0"/>
          <w:sz w:val="18"/>
          <w:szCs w:val="18"/>
        </w:rPr>
        <w:t>&gt;</w:t>
      </w:r>
    </w:p>
    <w:p w14:paraId="72B95F25"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ceMenuKaart</w:t>
      </w:r>
      <w:r w:rsidRPr="00FA659F">
        <w:rPr>
          <w:rFonts w:ascii="Courier New" w:eastAsia="Times New Roman" w:hAnsi="Courier New" w:cs="Courier New"/>
          <w:color w:val="008080"/>
          <w:kern w:val="0"/>
          <w:sz w:val="18"/>
          <w:szCs w:val="18"/>
        </w:rPr>
        <w:t>&gt;</w:t>
      </w:r>
    </w:p>
    <w:p w14:paraId="72B95F26" w14:textId="77777777" w:rsidR="000A605A" w:rsidRPr="003E7D17" w:rsidRDefault="000A605A" w:rsidP="000A60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3F7F7F"/>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E7D17">
        <w:rPr>
          <w:rFonts w:ascii="Courier New" w:eastAsia="Times New Roman" w:hAnsi="Courier New" w:cs="Courier New"/>
          <w:color w:val="3F7F7F"/>
          <w:kern w:val="0"/>
          <w:sz w:val="18"/>
          <w:szCs w:val="18"/>
        </w:rPr>
        <w:t>&lt;ceMenuKaartType&gt;</w:t>
      </w:r>
    </w:p>
    <w:p w14:paraId="72B95F27" w14:textId="77777777" w:rsidR="000A605A" w:rsidRPr="003E7D17" w:rsidRDefault="000A605A" w:rsidP="000A60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3F7F7F"/>
          <w:kern w:val="0"/>
          <w:sz w:val="18"/>
          <w:szCs w:val="18"/>
        </w:rPr>
      </w:pP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t xml:space="preserve">&lt;CeMenuKaartType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"menuKaartType001"</w:t>
      </w:r>
      <w:r w:rsidRPr="003E7D17">
        <w:rPr>
          <w:rFonts w:ascii="Courier New" w:eastAsia="Times New Roman" w:hAnsi="Courier New" w:cs="Courier New"/>
          <w:color w:val="3F7F7F"/>
          <w:kern w:val="0"/>
          <w:sz w:val="18"/>
          <w:szCs w:val="18"/>
        </w:rPr>
        <w:t>&gt;</w:t>
      </w:r>
    </w:p>
    <w:p w14:paraId="72B95F28" w14:textId="77777777" w:rsidR="000A605A" w:rsidRPr="003E7D17" w:rsidRDefault="000A605A" w:rsidP="000A60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3F7F7F"/>
          <w:kern w:val="0"/>
          <w:sz w:val="18"/>
          <w:szCs w:val="18"/>
        </w:rPr>
      </w:pP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t>&lt;menuKaartType&gt;</w:t>
      </w:r>
      <w:r w:rsidRPr="003A2280">
        <w:rPr>
          <w:rFonts w:ascii="Courier New" w:eastAsia="Times New Roman" w:hAnsi="Courier New" w:cs="Courier New"/>
          <w:color w:val="000000"/>
          <w:kern w:val="0"/>
          <w:sz w:val="18"/>
          <w:szCs w:val="18"/>
        </w:rPr>
        <w:t>Dinerkaart</w:t>
      </w:r>
      <w:r w:rsidRPr="003E7D17">
        <w:rPr>
          <w:rFonts w:ascii="Courier New" w:eastAsia="Times New Roman" w:hAnsi="Courier New" w:cs="Courier New"/>
          <w:color w:val="3F7F7F"/>
          <w:kern w:val="0"/>
          <w:sz w:val="18"/>
          <w:szCs w:val="18"/>
        </w:rPr>
        <w:t>&lt;/menuKaartType&gt;</w:t>
      </w:r>
    </w:p>
    <w:p w14:paraId="72B95F29" w14:textId="77777777" w:rsidR="000A605A" w:rsidRPr="00BB039F" w:rsidRDefault="000A605A" w:rsidP="000A60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rbel" w:eastAsia="Times New Roman" w:hAnsi="Corbel" w:cs="Consolas"/>
          <w:color w:val="3F7F7F"/>
          <w:kern w:val="0"/>
          <w:sz w:val="16"/>
          <w:szCs w:val="16"/>
        </w:rPr>
      </w:pPr>
      <w:r w:rsidRPr="00BB039F">
        <w:rPr>
          <w:rFonts w:ascii="Corbel" w:eastAsia="Times New Roman" w:hAnsi="Corbel" w:cs="Consolas"/>
          <w:color w:val="3F7F7F"/>
          <w:kern w:val="0"/>
          <w:sz w:val="16"/>
          <w:szCs w:val="16"/>
        </w:rPr>
        <w:tab/>
      </w:r>
      <w:r w:rsidRPr="00BB039F">
        <w:rPr>
          <w:rFonts w:ascii="Corbel" w:eastAsia="Times New Roman" w:hAnsi="Corbel" w:cs="Consolas"/>
          <w:color w:val="3F7F7F"/>
          <w:kern w:val="0"/>
          <w:sz w:val="16"/>
          <w:szCs w:val="16"/>
        </w:rPr>
        <w:tab/>
      </w:r>
      <w:r w:rsidRPr="00BB039F">
        <w:rPr>
          <w:rFonts w:ascii="Corbel" w:eastAsia="Times New Roman" w:hAnsi="Corbel" w:cs="Consolas"/>
          <w:color w:val="3F7F7F"/>
          <w:kern w:val="0"/>
          <w:sz w:val="16"/>
          <w:szCs w:val="16"/>
        </w:rPr>
        <w:tab/>
        <w:t>&lt;/CeMenuKaartType&gt;</w:t>
      </w:r>
    </w:p>
    <w:p w14:paraId="72B95F2A" w14:textId="77777777" w:rsidR="000A605A" w:rsidRPr="003E7D17" w:rsidRDefault="000A605A" w:rsidP="000A605A">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color w:val="000000"/>
          <w:kern w:val="0"/>
          <w:sz w:val="18"/>
          <w:szCs w:val="18"/>
        </w:rPr>
      </w:pP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t>&lt;/ceMenuKaartType&gt;</w:t>
      </w:r>
    </w:p>
    <w:p w14:paraId="72B95F2B" w14:textId="77777777" w:rsidR="00911FEC" w:rsidRPr="003E0F3E" w:rsidRDefault="00911FEC" w:rsidP="00911FEC">
      <w:pPr>
        <w:widowControl/>
        <w:pBdr>
          <w:top w:val="single" w:sz="4" w:space="1" w:color="auto"/>
          <w:left w:val="single" w:sz="4" w:space="4" w:color="auto"/>
          <w:bottom w:val="single" w:sz="4" w:space="1" w:color="auto"/>
          <w:right w:val="single" w:sz="4" w:space="4"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msgAanbiedingMenuKaart</w:t>
      </w:r>
      <w:r w:rsidRPr="00FA659F">
        <w:rPr>
          <w:rFonts w:ascii="Courier New" w:eastAsia="Times New Roman" w:hAnsi="Courier New" w:cs="Courier New"/>
          <w:color w:val="008080"/>
          <w:kern w:val="0"/>
          <w:sz w:val="18"/>
          <w:szCs w:val="18"/>
        </w:rPr>
        <w:t>&gt;</w:t>
      </w:r>
    </w:p>
    <w:p w14:paraId="72B95F2C" w14:textId="77777777" w:rsidR="00533546" w:rsidRPr="00BB039F" w:rsidRDefault="00533546" w:rsidP="00D90007">
      <w:pPr>
        <w:autoSpaceDE w:val="0"/>
        <w:autoSpaceDN w:val="0"/>
        <w:adjustRightInd w:val="0"/>
        <w:rPr>
          <w:rFonts w:ascii="Corbel" w:hAnsi="Corbel"/>
          <w:sz w:val="22"/>
          <w:szCs w:val="22"/>
        </w:rPr>
      </w:pPr>
    </w:p>
    <w:p w14:paraId="72B95F2D"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Het hele bericht ziet er als volgt uit.</w:t>
      </w:r>
    </w:p>
    <w:p w14:paraId="72B95F2E" w14:textId="77777777" w:rsidR="00D90007" w:rsidRPr="00BB039F" w:rsidRDefault="00D90007" w:rsidP="00D90007">
      <w:pPr>
        <w:autoSpaceDE w:val="0"/>
        <w:autoSpaceDN w:val="0"/>
        <w:adjustRightInd w:val="0"/>
        <w:rPr>
          <w:rFonts w:ascii="Corbel" w:hAnsi="Corbel"/>
        </w:rPr>
      </w:pPr>
    </w:p>
    <w:p w14:paraId="72B95F2F"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xml</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version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"1.0"</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encoding</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"UTF-8"</w:t>
      </w:r>
      <w:r w:rsidRPr="00FA659F">
        <w:rPr>
          <w:rFonts w:ascii="Courier New" w:eastAsia="Times New Roman" w:hAnsi="Courier New" w:cs="Courier New"/>
          <w:color w:val="008080"/>
          <w:kern w:val="0"/>
          <w:sz w:val="18"/>
          <w:szCs w:val="18"/>
          <w:lang w:val="de-DE"/>
        </w:rPr>
        <w:t>?&gt;</w:t>
      </w:r>
    </w:p>
    <w:p w14:paraId="72B95F30" w14:textId="68DF9591"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16" w:author="Willems, P.H. (Peter)" w:date="2019-03-27T08:29:00Z">
        <w:r w:rsidR="007E6F04" w:rsidRPr="007E6F04">
          <w:rPr>
            <w:rFonts w:ascii="Courier New" w:eastAsia="Times New Roman" w:hAnsi="Courier New" w:cs="Courier New"/>
            <w:i/>
            <w:iCs/>
            <w:color w:val="2A00FF"/>
            <w:kern w:val="0"/>
            <w:sz w:val="18"/>
            <w:szCs w:val="18"/>
            <w:lang w:val="de-DE"/>
          </w:rPr>
          <w:t>20160331</w:t>
        </w:r>
      </w:ins>
      <w:del w:id="917" w:author="Willems, P.H. (Peter)" w:date="2019-03-27T08:29:00Z">
        <w:r w:rsidRPr="009377D9" w:rsidDel="007E6F04">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18" w:author="Willems, P.H. (Peter)" w:date="2019-06-04T09:00:00Z">
        <w:r w:rsidRPr="009377D9" w:rsidDel="00662740">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5F31"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5F32" w14:textId="301ACDC0" w:rsidR="00911FEC"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19" w:author="Willems, P.H. (Peter)" w:date="2019-03-27T08:29:00Z">
        <w:r w:rsidR="007E6F04" w:rsidRPr="007E6F04">
          <w:rPr>
            <w:rFonts w:ascii="Courier New" w:eastAsia="Times New Roman" w:hAnsi="Courier New" w:cs="Courier New"/>
            <w:i/>
            <w:iCs/>
            <w:color w:val="2A00FF"/>
            <w:kern w:val="0"/>
            <w:sz w:val="18"/>
            <w:szCs w:val="18"/>
            <w:lang w:val="de-DE"/>
          </w:rPr>
          <w:t>20160331</w:t>
        </w:r>
      </w:ins>
      <w:del w:id="920" w:author="Willems, P.H. (Peter)" w:date="2019-03-27T08:29:00Z">
        <w:r w:rsidRPr="009377D9" w:rsidDel="007E6F04">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21" w:author="Willems, P.H. (Peter)" w:date="2019-06-04T09:06: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5F33"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msgAanbiedingMenuKaart</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"bericht003"</w:t>
      </w:r>
      <w:r w:rsidRPr="00FA659F">
        <w:rPr>
          <w:rFonts w:ascii="Courier New" w:eastAsia="Times New Roman" w:hAnsi="Courier New" w:cs="Courier New"/>
          <w:color w:val="008080"/>
          <w:kern w:val="0"/>
          <w:sz w:val="18"/>
          <w:szCs w:val="18"/>
          <w:lang w:val="en-US"/>
        </w:rPr>
        <w:t>&gt;</w:t>
      </w:r>
    </w:p>
    <w:p w14:paraId="72B95F34"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identification</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F35"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2008-05-04T00:00:00.0Z</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p>
    <w:p w14:paraId="72B95F36"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lastRenderedPageBreak/>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true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5F37"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5F38"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BerichtInTransactie4Ref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39"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messageInTransaction</w:t>
      </w:r>
      <w:r w:rsidRPr="00FA659F">
        <w:rPr>
          <w:rFonts w:ascii="Courier New" w:eastAsia="Times New Roman" w:hAnsi="Courier New" w:cs="Courier New"/>
          <w:color w:val="008080"/>
          <w:kern w:val="0"/>
          <w:sz w:val="18"/>
          <w:szCs w:val="18"/>
        </w:rPr>
        <w:t>&gt;</w:t>
      </w:r>
    </w:p>
    <w:p w14:paraId="72B95F3A"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5F3B"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3C"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5F3D"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ceMenuKaart</w:t>
      </w:r>
      <w:r w:rsidRPr="00FA659F">
        <w:rPr>
          <w:rFonts w:ascii="Courier New" w:eastAsia="Times New Roman" w:hAnsi="Courier New" w:cs="Courier New"/>
          <w:color w:val="008080"/>
          <w:kern w:val="0"/>
          <w:sz w:val="18"/>
          <w:szCs w:val="18"/>
        </w:rPr>
        <w:t>&gt;</w:t>
      </w:r>
    </w:p>
    <w:p w14:paraId="72B95F3E"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CeMenuKaart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"menuKaart001"</w:t>
      </w:r>
      <w:r w:rsidRPr="00FA659F">
        <w:rPr>
          <w:rFonts w:ascii="Courier New" w:eastAsia="Times New Roman" w:hAnsi="Courier New" w:cs="Courier New"/>
          <w:color w:val="008080"/>
          <w:kern w:val="0"/>
          <w:sz w:val="18"/>
          <w:szCs w:val="18"/>
        </w:rPr>
        <w:t>&gt;</w:t>
      </w:r>
    </w:p>
    <w:p w14:paraId="72B95F3F"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40"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"inhoudMenuKaart001"</w:t>
      </w:r>
      <w:r w:rsidRPr="00FA659F">
        <w:rPr>
          <w:rFonts w:ascii="Courier New" w:eastAsia="Times New Roman" w:hAnsi="Courier New" w:cs="Courier New"/>
          <w:color w:val="008080"/>
          <w:kern w:val="0"/>
          <w:sz w:val="18"/>
          <w:szCs w:val="18"/>
        </w:rPr>
        <w:t>&gt;</w:t>
      </w:r>
    </w:p>
    <w:p w14:paraId="72B95F41"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Carpatio</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p>
    <w:p w14:paraId="72B95F42"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Dunne lapjes vlees + garneering</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p>
    <w:p w14:paraId="72B95F43"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25.00</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p>
    <w:p w14:paraId="72B95F44"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45"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"inhoudMenuKaart002"</w:t>
      </w:r>
      <w:r w:rsidRPr="00FA659F">
        <w:rPr>
          <w:rFonts w:ascii="Courier New" w:eastAsia="Times New Roman" w:hAnsi="Courier New" w:cs="Courier New"/>
          <w:color w:val="008080"/>
          <w:kern w:val="0"/>
          <w:sz w:val="18"/>
          <w:szCs w:val="18"/>
        </w:rPr>
        <w:t>&gt;</w:t>
      </w:r>
    </w:p>
    <w:p w14:paraId="72B95F46"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Biefstuk</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p>
    <w:p w14:paraId="72B95F47"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Biefstuk + gepofte aardappelen en salade</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p>
    <w:p w14:paraId="72B95F48"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35.00</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p>
    <w:p w14:paraId="72B95F49"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4A"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"inhoudMenuKaart003"</w:t>
      </w:r>
      <w:r w:rsidRPr="00FA659F">
        <w:rPr>
          <w:rFonts w:ascii="Courier New" w:eastAsia="Times New Roman" w:hAnsi="Courier New" w:cs="Courier New"/>
          <w:color w:val="008080"/>
          <w:kern w:val="0"/>
          <w:sz w:val="18"/>
          <w:szCs w:val="18"/>
        </w:rPr>
        <w:t>&gt;</w:t>
      </w:r>
    </w:p>
    <w:p w14:paraId="72B95F4B"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Vruchten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naamMenukaartItem</w:t>
      </w:r>
      <w:r w:rsidRPr="00FA659F">
        <w:rPr>
          <w:rFonts w:ascii="Courier New" w:eastAsia="Times New Roman" w:hAnsi="Courier New" w:cs="Courier New"/>
          <w:color w:val="008080"/>
          <w:kern w:val="0"/>
          <w:sz w:val="18"/>
          <w:szCs w:val="18"/>
        </w:rPr>
        <w:t>&gt;</w:t>
      </w:r>
    </w:p>
    <w:p w14:paraId="72B95F4C"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Verse vruchten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omschrijving</w:t>
      </w:r>
      <w:r w:rsidRPr="00FA659F">
        <w:rPr>
          <w:rFonts w:ascii="Courier New" w:eastAsia="Times New Roman" w:hAnsi="Courier New" w:cs="Courier New"/>
          <w:color w:val="008080"/>
          <w:kern w:val="0"/>
          <w:sz w:val="18"/>
          <w:szCs w:val="18"/>
        </w:rPr>
        <w:t>&gt;</w:t>
      </w:r>
    </w:p>
    <w:p w14:paraId="72B95F4D"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12.50</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prijs</w:t>
      </w:r>
      <w:r w:rsidRPr="00FA659F">
        <w:rPr>
          <w:rFonts w:ascii="Courier New" w:eastAsia="Times New Roman" w:hAnsi="Courier New" w:cs="Courier New"/>
          <w:color w:val="008080"/>
          <w:kern w:val="0"/>
          <w:sz w:val="18"/>
          <w:szCs w:val="18"/>
        </w:rPr>
        <w:t>&gt;</w:t>
      </w:r>
    </w:p>
    <w:p w14:paraId="72B95F4E"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4F"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ceInhoudMenuKaart</w:t>
      </w:r>
      <w:r w:rsidRPr="00FA659F">
        <w:rPr>
          <w:rFonts w:ascii="Courier New" w:eastAsia="Times New Roman" w:hAnsi="Courier New" w:cs="Courier New"/>
          <w:color w:val="008080"/>
          <w:kern w:val="0"/>
          <w:sz w:val="18"/>
          <w:szCs w:val="18"/>
        </w:rPr>
        <w:t>&gt;</w:t>
      </w:r>
    </w:p>
    <w:p w14:paraId="72B95F50"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CeMenuKaart</w:t>
      </w:r>
      <w:r w:rsidRPr="00FA659F">
        <w:rPr>
          <w:rFonts w:ascii="Courier New" w:eastAsia="Times New Roman" w:hAnsi="Courier New" w:cs="Courier New"/>
          <w:color w:val="008080"/>
          <w:kern w:val="0"/>
          <w:sz w:val="18"/>
          <w:szCs w:val="18"/>
        </w:rPr>
        <w:t>&gt;</w:t>
      </w:r>
    </w:p>
    <w:p w14:paraId="72B95F51"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ceMenuKaart</w:t>
      </w:r>
      <w:r w:rsidRPr="00FA659F">
        <w:rPr>
          <w:rFonts w:ascii="Courier New" w:eastAsia="Times New Roman" w:hAnsi="Courier New" w:cs="Courier New"/>
          <w:color w:val="008080"/>
          <w:kern w:val="0"/>
          <w:sz w:val="18"/>
          <w:szCs w:val="18"/>
        </w:rPr>
        <w:t>&gt;</w:t>
      </w:r>
    </w:p>
    <w:p w14:paraId="72B95F52" w14:textId="77777777" w:rsidR="009B6073" w:rsidRPr="003E7D17" w:rsidRDefault="009B6073" w:rsidP="009B607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3F7F7F"/>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E7D17">
        <w:rPr>
          <w:rFonts w:ascii="Courier New" w:eastAsia="Times New Roman" w:hAnsi="Courier New" w:cs="Courier New"/>
          <w:color w:val="3F7F7F"/>
          <w:kern w:val="0"/>
          <w:sz w:val="18"/>
          <w:szCs w:val="18"/>
        </w:rPr>
        <w:t>&lt;ceMenuKaartType&gt;</w:t>
      </w:r>
    </w:p>
    <w:p w14:paraId="72B95F53" w14:textId="77777777" w:rsidR="009B6073" w:rsidRPr="003E7D17" w:rsidRDefault="009B6073" w:rsidP="009B607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3F7F7F"/>
          <w:kern w:val="0"/>
          <w:sz w:val="18"/>
          <w:szCs w:val="18"/>
        </w:rPr>
      </w:pP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t xml:space="preserve">&lt;CeMenuKaartType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"menuKaartType001"</w:t>
      </w:r>
      <w:r w:rsidRPr="003E7D17">
        <w:rPr>
          <w:rFonts w:ascii="Courier New" w:eastAsia="Times New Roman" w:hAnsi="Courier New" w:cs="Courier New"/>
          <w:color w:val="3F7F7F"/>
          <w:kern w:val="0"/>
          <w:sz w:val="18"/>
          <w:szCs w:val="18"/>
        </w:rPr>
        <w:t>&gt;</w:t>
      </w:r>
    </w:p>
    <w:p w14:paraId="72B95F54" w14:textId="77777777" w:rsidR="009B6073" w:rsidRPr="003E7D17" w:rsidRDefault="009B6073" w:rsidP="009B607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3F7F7F"/>
          <w:kern w:val="0"/>
          <w:sz w:val="18"/>
          <w:szCs w:val="18"/>
        </w:rPr>
      </w:pP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t>&lt;menuKaartType&gt;</w:t>
      </w:r>
      <w:r w:rsidRPr="003A2280">
        <w:rPr>
          <w:rFonts w:ascii="Courier New" w:eastAsia="Times New Roman" w:hAnsi="Courier New" w:cs="Courier New"/>
          <w:color w:val="000000"/>
          <w:kern w:val="0"/>
          <w:sz w:val="18"/>
          <w:szCs w:val="18"/>
        </w:rPr>
        <w:t>Dinerkaart</w:t>
      </w:r>
      <w:r w:rsidRPr="003E7D17">
        <w:rPr>
          <w:rFonts w:ascii="Courier New" w:eastAsia="Times New Roman" w:hAnsi="Courier New" w:cs="Courier New"/>
          <w:color w:val="3F7F7F"/>
          <w:kern w:val="0"/>
          <w:sz w:val="18"/>
          <w:szCs w:val="18"/>
        </w:rPr>
        <w:t>&lt;/menuKaartType&gt;</w:t>
      </w:r>
    </w:p>
    <w:p w14:paraId="72B95F55" w14:textId="77777777" w:rsidR="009B6073" w:rsidRPr="00BB039F" w:rsidRDefault="009B6073" w:rsidP="009B607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rbel" w:eastAsia="Times New Roman" w:hAnsi="Corbel" w:cs="Consolas"/>
          <w:color w:val="3F7F7F"/>
          <w:kern w:val="0"/>
          <w:sz w:val="16"/>
          <w:szCs w:val="16"/>
        </w:rPr>
      </w:pPr>
      <w:r w:rsidRPr="00BB039F">
        <w:rPr>
          <w:rFonts w:ascii="Corbel" w:eastAsia="Times New Roman" w:hAnsi="Corbel" w:cs="Consolas"/>
          <w:color w:val="3F7F7F"/>
          <w:kern w:val="0"/>
          <w:sz w:val="16"/>
          <w:szCs w:val="16"/>
        </w:rPr>
        <w:tab/>
      </w:r>
      <w:r w:rsidRPr="00BB039F">
        <w:rPr>
          <w:rFonts w:ascii="Corbel" w:eastAsia="Times New Roman" w:hAnsi="Corbel" w:cs="Consolas"/>
          <w:color w:val="3F7F7F"/>
          <w:kern w:val="0"/>
          <w:sz w:val="16"/>
          <w:szCs w:val="16"/>
        </w:rPr>
        <w:tab/>
      </w:r>
      <w:r w:rsidRPr="00BB039F">
        <w:rPr>
          <w:rFonts w:ascii="Corbel" w:eastAsia="Times New Roman" w:hAnsi="Corbel" w:cs="Consolas"/>
          <w:color w:val="3F7F7F"/>
          <w:kern w:val="0"/>
          <w:sz w:val="16"/>
          <w:szCs w:val="16"/>
        </w:rPr>
        <w:tab/>
        <w:t>&lt;/CeMenuKaartType&gt;</w:t>
      </w:r>
    </w:p>
    <w:p w14:paraId="72B95F56" w14:textId="77777777" w:rsidR="009B6073" w:rsidRPr="003E7D17" w:rsidRDefault="009B6073" w:rsidP="009B607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color w:val="000000"/>
          <w:kern w:val="0"/>
          <w:sz w:val="18"/>
          <w:szCs w:val="18"/>
        </w:rPr>
      </w:pPr>
      <w:r w:rsidRPr="003E7D17">
        <w:rPr>
          <w:rFonts w:ascii="Courier New" w:eastAsia="Times New Roman" w:hAnsi="Courier New" w:cs="Courier New"/>
          <w:color w:val="3F7F7F"/>
          <w:kern w:val="0"/>
          <w:sz w:val="18"/>
          <w:szCs w:val="18"/>
        </w:rPr>
        <w:tab/>
      </w:r>
      <w:r w:rsidRPr="003E7D17">
        <w:rPr>
          <w:rFonts w:ascii="Courier New" w:eastAsia="Times New Roman" w:hAnsi="Courier New" w:cs="Courier New"/>
          <w:color w:val="3F7F7F"/>
          <w:kern w:val="0"/>
          <w:sz w:val="18"/>
          <w:szCs w:val="18"/>
        </w:rPr>
        <w:tab/>
        <w:t>&lt;/ceMenuKaartType&gt;</w:t>
      </w:r>
    </w:p>
    <w:p w14:paraId="72B95F57"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msgAanbiedingMenuKaart</w:t>
      </w:r>
      <w:r w:rsidRPr="00FA659F">
        <w:rPr>
          <w:rFonts w:ascii="Courier New" w:eastAsia="Times New Roman" w:hAnsi="Courier New" w:cs="Courier New"/>
          <w:color w:val="008080"/>
          <w:kern w:val="0"/>
          <w:sz w:val="18"/>
          <w:szCs w:val="18"/>
        </w:rPr>
        <w:t>&gt;</w:t>
      </w:r>
    </w:p>
    <w:p w14:paraId="72B95F58"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BerichtInTransactie4</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5F59"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5A"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BerichtInTransactie4</w:t>
      </w:r>
      <w:r w:rsidRPr="00FA659F">
        <w:rPr>
          <w:rFonts w:ascii="Courier New" w:eastAsia="Times New Roman" w:hAnsi="Courier New" w:cs="Courier New"/>
          <w:color w:val="008080"/>
          <w:kern w:val="0"/>
          <w:sz w:val="18"/>
          <w:szCs w:val="18"/>
        </w:rPr>
        <w:t>&gt;</w:t>
      </w:r>
    </w:p>
    <w:p w14:paraId="72B95F5B"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FA659F">
        <w:rPr>
          <w:rFonts w:ascii="Courier New" w:eastAsia="Times New Roman" w:hAnsi="Courier New" w:cs="Courier New"/>
          <w:color w:val="008080"/>
          <w:kern w:val="0"/>
          <w:sz w:val="18"/>
          <w:szCs w:val="18"/>
        </w:rPr>
        <w:t>&gt;</w:t>
      </w:r>
    </w:p>
    <w:p w14:paraId="72B95F5C"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1</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5F5D"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5F5E"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5F5F"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5F60"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5F61"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5F62"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F63"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5F64"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5F65"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F66"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5F67"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5F68"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69"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5F6A"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FA659F">
        <w:rPr>
          <w:rFonts w:ascii="Courier New" w:eastAsia="Times New Roman" w:hAnsi="Courier New" w:cs="Courier New"/>
          <w:color w:val="008080"/>
          <w:kern w:val="0"/>
          <w:sz w:val="18"/>
          <w:szCs w:val="18"/>
        </w:rPr>
        <w:t>&gt;</w:t>
      </w:r>
    </w:p>
    <w:p w14:paraId="72B95F6B"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FA659F">
        <w:rPr>
          <w:rFonts w:ascii="Courier New" w:eastAsia="Times New Roman" w:hAnsi="Courier New" w:cs="Courier New"/>
          <w:color w:val="008080"/>
          <w:kern w:val="0"/>
          <w:sz w:val="18"/>
          <w:szCs w:val="18"/>
        </w:rPr>
        <w:t>&gt;</w:t>
      </w:r>
    </w:p>
    <w:p w14:paraId="72B95F6C"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Project Top Koks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F6D"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5F6E"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5F6F"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5F70"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5F71"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5F72"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5F73"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lastRenderedPageBreak/>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5F74"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5F75"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5F76"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5F77"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5F78"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"consument"</w:t>
      </w:r>
      <w:r w:rsidRPr="00FA659F">
        <w:rPr>
          <w:rFonts w:ascii="Courier New" w:eastAsia="Times New Roman" w:hAnsi="Courier New" w:cs="Courier New"/>
          <w:color w:val="008080"/>
          <w:kern w:val="0"/>
          <w:sz w:val="18"/>
          <w:szCs w:val="18"/>
          <w:lang w:val="fr-FR"/>
        </w:rPr>
        <w:t>&gt;</w:t>
      </w:r>
    </w:p>
    <w:p w14:paraId="72B95F79"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Consument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5F7A"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CSMT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5F7B"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F7C"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"KeesDeVries"</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5F7D"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F7E"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F7F"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"OrganisatieGegevensConsument"</w:t>
      </w:r>
      <w:r w:rsidRPr="00FA659F">
        <w:rPr>
          <w:rFonts w:ascii="Courier New" w:eastAsia="Times New Roman" w:hAnsi="Courier New" w:cs="Courier New"/>
          <w:color w:val="008080"/>
          <w:kern w:val="0"/>
          <w:sz w:val="18"/>
          <w:szCs w:val="18"/>
          <w:lang w:val="fr-FR"/>
        </w:rPr>
        <w:t>&gt;</w:t>
      </w:r>
    </w:p>
    <w:p w14:paraId="72B95F80"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http://192.168.0.102/specifiek_project/visi.wsdl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5F81"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F82"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F83"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FA659F">
        <w:rPr>
          <w:rFonts w:ascii="Courier New" w:eastAsia="Times New Roman" w:hAnsi="Courier New" w:cs="Courier New"/>
          <w:color w:val="008080"/>
          <w:kern w:val="0"/>
          <w:sz w:val="18"/>
          <w:szCs w:val="18"/>
          <w:lang w:val="fr-FR"/>
        </w:rPr>
        <w:t>&gt;</w:t>
      </w:r>
    </w:p>
    <w:p w14:paraId="72B95F84"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5F85"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5F86"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5F87"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F88"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5F89"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F8A"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F8B"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"OrganisatieGegevensRestaurant"</w:t>
      </w:r>
      <w:r w:rsidRPr="00FA659F">
        <w:rPr>
          <w:rFonts w:ascii="Courier New" w:eastAsia="Times New Roman" w:hAnsi="Courier New" w:cs="Courier New"/>
          <w:color w:val="008080"/>
          <w:kern w:val="0"/>
          <w:sz w:val="18"/>
          <w:szCs w:val="18"/>
          <w:lang w:val="fr-FR"/>
        </w:rPr>
        <w:t>&gt;</w:t>
      </w:r>
    </w:p>
    <w:p w14:paraId="72B95F8C"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http://192.168.0.105/specifiek_project/visi.wsdl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5F8D"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5F8E"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5F8F"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5F90"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FA659F">
        <w:rPr>
          <w:rFonts w:ascii="Courier New" w:eastAsia="Times New Roman" w:hAnsi="Courier New" w:cs="Courier New"/>
          <w:color w:val="008080"/>
          <w:kern w:val="0"/>
          <w:sz w:val="18"/>
          <w:szCs w:val="18"/>
        </w:rPr>
        <w:t>&gt;</w:t>
      </w:r>
    </w:p>
    <w:p w14:paraId="72B95F91"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kvd</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5F92"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Kees de Vries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F93"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5F94"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5F95"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5F96"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F97"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5F98"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FA659F">
        <w:rPr>
          <w:rFonts w:ascii="Courier New" w:eastAsia="Times New Roman" w:hAnsi="Courier New" w:cs="Courier New"/>
          <w:color w:val="008080"/>
          <w:kern w:val="0"/>
          <w:sz w:val="18"/>
          <w:szCs w:val="18"/>
        </w:rPr>
        <w:t>&gt;</w:t>
      </w:r>
    </w:p>
    <w:p w14:paraId="72B95F99"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Klant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F9A"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de klant is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5F9B"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FA659F">
        <w:rPr>
          <w:rFonts w:ascii="Courier New" w:eastAsia="Times New Roman" w:hAnsi="Courier New" w:cs="Courier New"/>
          <w:color w:val="008080"/>
          <w:kern w:val="0"/>
          <w:sz w:val="18"/>
          <w:szCs w:val="18"/>
        </w:rPr>
        <w:t>&gt;</w:t>
      </w:r>
    </w:p>
    <w:p w14:paraId="72B95F9C"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5F9D"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F9E"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5F9F"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5FA0"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"PiR001"</w:t>
      </w:r>
      <w:r w:rsidRPr="00FA659F">
        <w:rPr>
          <w:rFonts w:ascii="Courier New" w:eastAsia="Times New Roman" w:hAnsi="Courier New" w:cs="Courier New"/>
          <w:color w:val="008080"/>
          <w:kern w:val="0"/>
          <w:sz w:val="18"/>
          <w:szCs w:val="18"/>
        </w:rPr>
        <w:t>&gt;</w:t>
      </w:r>
    </w:p>
    <w:p w14:paraId="72B95FA1"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5FA2"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A3"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5FA4"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5FA5"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"consument"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A6"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5FA7"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5FA8"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A9"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5FAA"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5FAB"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FA659F">
        <w:rPr>
          <w:rFonts w:ascii="Courier New" w:eastAsia="Times New Roman" w:hAnsi="Courier New" w:cs="Courier New"/>
          <w:color w:val="008080"/>
          <w:kern w:val="0"/>
          <w:sz w:val="18"/>
          <w:szCs w:val="18"/>
        </w:rPr>
        <w:t>&gt;</w:t>
      </w:r>
    </w:p>
    <w:p w14:paraId="72B95FAC"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5FAD"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AE"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5FAF"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5FB0"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"restaurant"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B1"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5FB2"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5FB3"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B4"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5FB5"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5FB6" w14:textId="77777777" w:rsidR="00911FEC" w:rsidRPr="003E0F3E" w:rsidRDefault="00911FEC" w:rsidP="00911FE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visiXML_MessageSchema</w:t>
      </w:r>
      <w:r w:rsidRPr="00FA659F">
        <w:rPr>
          <w:rFonts w:ascii="Courier New" w:eastAsia="Times New Roman" w:hAnsi="Courier New" w:cs="Courier New"/>
          <w:color w:val="008080"/>
          <w:kern w:val="0"/>
          <w:sz w:val="18"/>
          <w:szCs w:val="18"/>
        </w:rPr>
        <w:t>&gt;</w:t>
      </w:r>
    </w:p>
    <w:p w14:paraId="72B95FB7"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rPr>
      </w:pPr>
    </w:p>
    <w:p w14:paraId="72B95FB8"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rPr>
      </w:pPr>
    </w:p>
    <w:p w14:paraId="72B95FB9" w14:textId="77777777" w:rsidR="00D90007" w:rsidRPr="00BB039F" w:rsidRDefault="00983109" w:rsidP="003560D6">
      <w:pPr>
        <w:pStyle w:val="Gobarsubparagraaftitel"/>
        <w:ind w:left="0" w:firstLine="0"/>
        <w:rPr>
          <w:rFonts w:ascii="Corbel" w:hAnsi="Corbel"/>
          <w:lang w:val="nl-NL"/>
        </w:rPr>
      </w:pPr>
      <w:bookmarkStart w:id="922" w:name="_Toc408989375"/>
      <w:bookmarkStart w:id="923" w:name="_Toc4568153"/>
      <w:r w:rsidRPr="00BB039F">
        <w:rPr>
          <w:rFonts w:ascii="Corbel" w:hAnsi="Corbel"/>
          <w:lang w:val="nl-NL"/>
        </w:rPr>
        <w:t>Het vierde bericht (“vierde_</w:t>
      </w:r>
      <w:r w:rsidR="00D90007" w:rsidRPr="00BB039F">
        <w:rPr>
          <w:rFonts w:ascii="Corbel" w:hAnsi="Corbel"/>
          <w:lang w:val="nl-NL"/>
        </w:rPr>
        <w:t>bericht.xml”)</w:t>
      </w:r>
      <w:bookmarkEnd w:id="922"/>
      <w:bookmarkEnd w:id="923"/>
    </w:p>
    <w:p w14:paraId="72B95FBA" w14:textId="77777777" w:rsidR="006570BF"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 xml:space="preserve">Nadat de klant de menukaart van de ober heeft ontvangen, wil de klant een vraag stellen. De klant in kwestie is gek op mayonaise en wil dit graag bij de gepofte aardappelen hebben. De vraag is natuurlijk of dit kan in een culinair goed aangeschreven restaurant. Om dit te vragen verstuurt de klant het vierde bericht naar de ober. Het bericht </w:t>
      </w:r>
      <w:r w:rsidRPr="00BB039F">
        <w:rPr>
          <w:rFonts w:ascii="Corbel" w:hAnsi="Corbel"/>
          <w:i/>
          <w:sz w:val="22"/>
          <w:szCs w:val="22"/>
        </w:rPr>
        <w:t>msgVraag</w:t>
      </w:r>
      <w:r w:rsidRPr="00BB039F">
        <w:rPr>
          <w:rFonts w:ascii="Corbel" w:hAnsi="Corbel"/>
          <w:sz w:val="22"/>
          <w:szCs w:val="22"/>
        </w:rPr>
        <w:t xml:space="preserve"> bevat een complex element met daarin een simpel element waarmee de vraag gesteld kan worden. Het bericht ziet er als volgt uit.</w:t>
      </w:r>
    </w:p>
    <w:p w14:paraId="72B95FBB" w14:textId="77777777" w:rsidR="00D90007" w:rsidRPr="00BB039F" w:rsidRDefault="00D90007" w:rsidP="00D90007">
      <w:pPr>
        <w:autoSpaceDE w:val="0"/>
        <w:autoSpaceDN w:val="0"/>
        <w:adjustRightInd w:val="0"/>
        <w:rPr>
          <w:rFonts w:ascii="Corbel" w:hAnsi="Corbel"/>
          <w:sz w:val="22"/>
          <w:szCs w:val="22"/>
        </w:rPr>
      </w:pPr>
    </w:p>
    <w:p w14:paraId="72B95FBC"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xml</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version</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"1.0"</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encoding</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"UTF-8"</w:t>
      </w:r>
      <w:r w:rsidRPr="00FA659F">
        <w:rPr>
          <w:rFonts w:ascii="Courier New" w:eastAsia="Times New Roman" w:hAnsi="Courier New" w:cs="Courier New"/>
          <w:color w:val="008080"/>
          <w:kern w:val="0"/>
          <w:sz w:val="18"/>
          <w:szCs w:val="18"/>
        </w:rPr>
        <w:t>?&gt;</w:t>
      </w:r>
    </w:p>
    <w:p w14:paraId="72B95FBD" w14:textId="26999D8A"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24" w:author="Willems, P.H. (Peter)" w:date="2019-03-27T08:29:00Z">
        <w:r w:rsidR="007E6F04" w:rsidRPr="007E6F04">
          <w:rPr>
            <w:rFonts w:ascii="Courier New" w:eastAsia="Times New Roman" w:hAnsi="Courier New" w:cs="Courier New"/>
            <w:i/>
            <w:iCs/>
            <w:color w:val="2A00FF"/>
            <w:kern w:val="0"/>
            <w:sz w:val="18"/>
            <w:szCs w:val="18"/>
            <w:lang w:val="de-DE"/>
          </w:rPr>
          <w:t>20160331</w:t>
        </w:r>
      </w:ins>
      <w:del w:id="925" w:author="Willems, P.H. (Peter)" w:date="2019-03-27T08:29:00Z">
        <w:r w:rsidRPr="009377D9" w:rsidDel="007E6F04">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26" w:author="Willems, P.H. (Peter)" w:date="2019-06-04T09:06: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5FBE"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5FBF" w14:textId="49AAA0BE" w:rsidR="00CD577C"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27" w:author="Willems, P.H. (Peter)" w:date="2019-03-27T08:30:00Z">
        <w:r w:rsidR="007E6F04" w:rsidRPr="007E6F04">
          <w:rPr>
            <w:rFonts w:ascii="Courier New" w:eastAsia="Times New Roman" w:hAnsi="Courier New" w:cs="Courier New"/>
            <w:i/>
            <w:iCs/>
            <w:color w:val="2A00FF"/>
            <w:kern w:val="0"/>
            <w:sz w:val="18"/>
            <w:szCs w:val="18"/>
            <w:lang w:val="de-DE"/>
          </w:rPr>
          <w:t>20160331</w:t>
        </w:r>
      </w:ins>
      <w:del w:id="928" w:author="Willems, P.H. (Peter)" w:date="2019-03-27T08:30:00Z">
        <w:r w:rsidRPr="009377D9" w:rsidDel="007E6F04">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29" w:author="Willems, P.H. (Peter)" w:date="2019-06-04T09:06: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5FC0"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msgVraag</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"bericht004"</w:t>
      </w:r>
      <w:r w:rsidRPr="00FA659F">
        <w:rPr>
          <w:rFonts w:ascii="Courier New" w:eastAsia="Times New Roman" w:hAnsi="Courier New" w:cs="Courier New"/>
          <w:color w:val="008080"/>
          <w:kern w:val="0"/>
          <w:sz w:val="18"/>
          <w:szCs w:val="18"/>
          <w:lang w:val="en-US"/>
        </w:rPr>
        <w:t>&gt;</w:t>
      </w:r>
    </w:p>
    <w:p w14:paraId="72B95FC1"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identification</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FC2"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2008-05-04T00:00:00.0Z</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p>
    <w:p w14:paraId="72B95FC3"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false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5FC4"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5FC5"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BerichtInTransactie5Ref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FC6"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5FC7"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5FC8"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C9"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5FCA"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5FCB"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"vraag001"</w:t>
      </w:r>
      <w:r w:rsidRPr="00FA659F">
        <w:rPr>
          <w:rFonts w:ascii="Courier New" w:eastAsia="Times New Roman" w:hAnsi="Courier New" w:cs="Courier New"/>
          <w:color w:val="008080"/>
          <w:kern w:val="0"/>
          <w:sz w:val="18"/>
          <w:szCs w:val="18"/>
        </w:rPr>
        <w:t>&gt;</w:t>
      </w:r>
    </w:p>
    <w:p w14:paraId="72B95FCC"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Kan er ook mayonaise bij de gepofte aardappelen geserveerd worden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p>
    <w:p w14:paraId="72B95FCD"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5FCE"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5FCF"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msgVraag</w:t>
      </w:r>
      <w:r w:rsidRPr="00FA659F">
        <w:rPr>
          <w:rFonts w:ascii="Courier New" w:eastAsia="Times New Roman" w:hAnsi="Courier New" w:cs="Courier New"/>
          <w:color w:val="008080"/>
          <w:kern w:val="0"/>
          <w:sz w:val="18"/>
          <w:szCs w:val="18"/>
        </w:rPr>
        <w:t>&gt;</w:t>
      </w:r>
    </w:p>
    <w:p w14:paraId="72B95FD0"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BerichtInTransactie15</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5FD1"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D2"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BerichtInTransactie15</w:t>
      </w:r>
      <w:r w:rsidRPr="00FA659F">
        <w:rPr>
          <w:rFonts w:ascii="Courier New" w:eastAsia="Times New Roman" w:hAnsi="Courier New" w:cs="Courier New"/>
          <w:color w:val="008080"/>
          <w:kern w:val="0"/>
          <w:sz w:val="18"/>
          <w:szCs w:val="18"/>
        </w:rPr>
        <w:t>&gt;</w:t>
      </w:r>
    </w:p>
    <w:p w14:paraId="72B95FD3"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FA659F">
        <w:rPr>
          <w:rFonts w:ascii="Courier New" w:eastAsia="Times New Roman" w:hAnsi="Courier New" w:cs="Courier New"/>
          <w:color w:val="008080"/>
          <w:kern w:val="0"/>
          <w:sz w:val="18"/>
          <w:szCs w:val="18"/>
        </w:rPr>
        <w:t>&gt;</w:t>
      </w:r>
    </w:p>
    <w:p w14:paraId="72B95FD4"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1</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5FD5"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5FD6"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5FD7"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5FD8"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5FD9"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5FDA"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FDB"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5FDC"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5FDD"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5FDE"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5FDF"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5FE0"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5FE1"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5FE2"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FA659F">
        <w:rPr>
          <w:rFonts w:ascii="Courier New" w:eastAsia="Times New Roman" w:hAnsi="Courier New" w:cs="Courier New"/>
          <w:color w:val="008080"/>
          <w:kern w:val="0"/>
          <w:sz w:val="18"/>
          <w:szCs w:val="18"/>
        </w:rPr>
        <w:t>&gt;</w:t>
      </w:r>
    </w:p>
    <w:p w14:paraId="72B95FE3"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FA659F">
        <w:rPr>
          <w:rFonts w:ascii="Courier New" w:eastAsia="Times New Roman" w:hAnsi="Courier New" w:cs="Courier New"/>
          <w:color w:val="008080"/>
          <w:kern w:val="0"/>
          <w:sz w:val="18"/>
          <w:szCs w:val="18"/>
        </w:rPr>
        <w:t>&gt;</w:t>
      </w:r>
    </w:p>
    <w:p w14:paraId="72B95FE4"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Project Top Koks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5FE5"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5FE6"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5FE7"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5FE8"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lastRenderedPageBreak/>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5FE9"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5FEA"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5FEB"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5FEC"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5FED"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5FEE"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5FEF"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5FF0"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"consument"</w:t>
      </w:r>
      <w:r w:rsidRPr="00FA659F">
        <w:rPr>
          <w:rFonts w:ascii="Courier New" w:eastAsia="Times New Roman" w:hAnsi="Courier New" w:cs="Courier New"/>
          <w:color w:val="008080"/>
          <w:kern w:val="0"/>
          <w:sz w:val="18"/>
          <w:szCs w:val="18"/>
          <w:lang w:val="fr-FR"/>
        </w:rPr>
        <w:t>&gt;</w:t>
      </w:r>
    </w:p>
    <w:p w14:paraId="72B95FF1"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Consument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5FF2"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CSMT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5FF3"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FF4"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"KeesDeVries"</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5FF5"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5FF6"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FF7"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"OrganisatieGegevensConsument"</w:t>
      </w:r>
      <w:r w:rsidRPr="00FA659F">
        <w:rPr>
          <w:rFonts w:ascii="Courier New" w:eastAsia="Times New Roman" w:hAnsi="Courier New" w:cs="Courier New"/>
          <w:color w:val="008080"/>
          <w:kern w:val="0"/>
          <w:sz w:val="18"/>
          <w:szCs w:val="18"/>
          <w:lang w:val="fr-FR"/>
        </w:rPr>
        <w:t>&gt;</w:t>
      </w:r>
    </w:p>
    <w:p w14:paraId="72B95FF8"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http://192.168.0.102/specifiek_project/visi.wsdl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5FF9"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FFA"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5FFB"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FA659F">
        <w:rPr>
          <w:rFonts w:ascii="Courier New" w:eastAsia="Times New Roman" w:hAnsi="Courier New" w:cs="Courier New"/>
          <w:color w:val="008080"/>
          <w:kern w:val="0"/>
          <w:sz w:val="18"/>
          <w:szCs w:val="18"/>
          <w:lang w:val="fr-FR"/>
        </w:rPr>
        <w:t>&gt;</w:t>
      </w:r>
    </w:p>
    <w:p w14:paraId="72B95FFC"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5FFD"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5FFE"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5FFF"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000"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001"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002"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003"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"OrganisatieGegevensRestaurant"</w:t>
      </w:r>
      <w:r w:rsidRPr="00FA659F">
        <w:rPr>
          <w:rFonts w:ascii="Courier New" w:eastAsia="Times New Roman" w:hAnsi="Courier New" w:cs="Courier New"/>
          <w:color w:val="008080"/>
          <w:kern w:val="0"/>
          <w:sz w:val="18"/>
          <w:szCs w:val="18"/>
          <w:lang w:val="fr-FR"/>
        </w:rPr>
        <w:t>&gt;</w:t>
      </w:r>
    </w:p>
    <w:p w14:paraId="72B96004"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http://192.168.0.105/specifiek_project/visi.wsdl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005"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006"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007"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008"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FA659F">
        <w:rPr>
          <w:rFonts w:ascii="Courier New" w:eastAsia="Times New Roman" w:hAnsi="Courier New" w:cs="Courier New"/>
          <w:color w:val="008080"/>
          <w:kern w:val="0"/>
          <w:sz w:val="18"/>
          <w:szCs w:val="18"/>
        </w:rPr>
        <w:t>&gt;</w:t>
      </w:r>
    </w:p>
    <w:p w14:paraId="72B96009"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kvd</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00A"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Kees de Vries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00B"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00C"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00D"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00E"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00F"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010"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FA659F">
        <w:rPr>
          <w:rFonts w:ascii="Courier New" w:eastAsia="Times New Roman" w:hAnsi="Courier New" w:cs="Courier New"/>
          <w:color w:val="008080"/>
          <w:kern w:val="0"/>
          <w:sz w:val="18"/>
          <w:szCs w:val="18"/>
        </w:rPr>
        <w:t>&gt;</w:t>
      </w:r>
    </w:p>
    <w:p w14:paraId="72B96011"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Klant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012"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de klant is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013"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FA659F">
        <w:rPr>
          <w:rFonts w:ascii="Courier New" w:eastAsia="Times New Roman" w:hAnsi="Courier New" w:cs="Courier New"/>
          <w:color w:val="008080"/>
          <w:kern w:val="0"/>
          <w:sz w:val="18"/>
          <w:szCs w:val="18"/>
        </w:rPr>
        <w:t>&gt;</w:t>
      </w:r>
    </w:p>
    <w:p w14:paraId="72B96014"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015"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016"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017"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018"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"PiR001"</w:t>
      </w:r>
      <w:r w:rsidRPr="00FA659F">
        <w:rPr>
          <w:rFonts w:ascii="Courier New" w:eastAsia="Times New Roman" w:hAnsi="Courier New" w:cs="Courier New"/>
          <w:color w:val="008080"/>
          <w:kern w:val="0"/>
          <w:sz w:val="18"/>
          <w:szCs w:val="18"/>
        </w:rPr>
        <w:t>&gt;</w:t>
      </w:r>
    </w:p>
    <w:p w14:paraId="72B96019"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01A"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1B"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01C"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01D"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"consument"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1E"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01F"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020"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21"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022"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023"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FA659F">
        <w:rPr>
          <w:rFonts w:ascii="Courier New" w:eastAsia="Times New Roman" w:hAnsi="Courier New" w:cs="Courier New"/>
          <w:color w:val="008080"/>
          <w:kern w:val="0"/>
          <w:sz w:val="18"/>
          <w:szCs w:val="18"/>
        </w:rPr>
        <w:t>&gt;</w:t>
      </w:r>
    </w:p>
    <w:p w14:paraId="72B96024"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025"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26"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027"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028"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"restaurant"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29"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02A"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02B"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2C"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02D"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02E" w14:textId="77777777" w:rsidR="00CD577C" w:rsidRPr="003E0F3E" w:rsidRDefault="00CD577C" w:rsidP="00CD577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visiXML_MessageSchema</w:t>
      </w:r>
      <w:r w:rsidRPr="00FA659F">
        <w:rPr>
          <w:rFonts w:ascii="Courier New" w:eastAsia="Times New Roman" w:hAnsi="Courier New" w:cs="Courier New"/>
          <w:color w:val="008080"/>
          <w:kern w:val="0"/>
          <w:sz w:val="18"/>
          <w:szCs w:val="18"/>
        </w:rPr>
        <w:t>&gt;</w:t>
      </w:r>
    </w:p>
    <w:p w14:paraId="72B9602F"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0000"/>
          <w:sz w:val="17"/>
          <w:szCs w:val="17"/>
          <w:highlight w:val="white"/>
          <w:lang w:val="de-DE"/>
        </w:rPr>
      </w:pPr>
    </w:p>
    <w:p w14:paraId="72B96030"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lang w:val="de-DE"/>
        </w:rPr>
      </w:pPr>
    </w:p>
    <w:p w14:paraId="72B96031" w14:textId="77777777" w:rsidR="00D90007" w:rsidRPr="00BB039F" w:rsidRDefault="00D90007" w:rsidP="003560D6">
      <w:pPr>
        <w:pStyle w:val="Gobarsubparagraaftitel"/>
        <w:ind w:left="0" w:firstLine="0"/>
        <w:rPr>
          <w:rFonts w:ascii="Corbel" w:hAnsi="Corbel"/>
          <w:lang w:val="nl-NL"/>
        </w:rPr>
      </w:pPr>
      <w:bookmarkStart w:id="930" w:name="_Toc408989376"/>
      <w:bookmarkStart w:id="931" w:name="_Toc4568154"/>
      <w:r w:rsidRPr="00BB039F">
        <w:rPr>
          <w:rFonts w:ascii="Corbel" w:hAnsi="Corbel"/>
          <w:lang w:val="nl-NL"/>
        </w:rPr>
        <w:t>Het vijfde en zesde bericht (“vijfde</w:t>
      </w:r>
      <w:r w:rsidR="00983109" w:rsidRPr="00BB039F">
        <w:rPr>
          <w:rFonts w:ascii="Corbel" w:hAnsi="Corbel"/>
          <w:lang w:val="nl-NL"/>
        </w:rPr>
        <w:t>_bericht.xml” en “zesde_</w:t>
      </w:r>
      <w:r w:rsidRPr="00BB039F">
        <w:rPr>
          <w:rFonts w:ascii="Corbel" w:hAnsi="Corbel"/>
          <w:lang w:val="nl-NL"/>
        </w:rPr>
        <w:t>bericht.xml”)</w:t>
      </w:r>
      <w:bookmarkEnd w:id="930"/>
      <w:bookmarkEnd w:id="931"/>
    </w:p>
    <w:p w14:paraId="72B96032"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ober heeft een vraag van de klant gekregen, maar heeft hier zelf geen antwoord op. De ober zal nu de kok moeten raadplegen. Hij zal dit doen door de msgVraag uit trans</w:t>
      </w:r>
      <w:r w:rsidR="00336793" w:rsidRPr="00BB039F">
        <w:rPr>
          <w:rFonts w:ascii="Corbel" w:hAnsi="Corbel"/>
          <w:sz w:val="22"/>
          <w:szCs w:val="22"/>
        </w:rPr>
        <w:t xml:space="preserve">actie </w:t>
      </w:r>
      <w:r w:rsidR="0008700D" w:rsidRPr="00BB039F">
        <w:rPr>
          <w:rFonts w:ascii="Corbel" w:hAnsi="Corbel"/>
          <w:i/>
          <w:sz w:val="22"/>
          <w:szCs w:val="22"/>
        </w:rPr>
        <w:t>T</w:t>
      </w:r>
      <w:r w:rsidRPr="00BB039F">
        <w:rPr>
          <w:rFonts w:ascii="Corbel" w:hAnsi="Corbel"/>
          <w:i/>
          <w:sz w:val="22"/>
          <w:szCs w:val="22"/>
        </w:rPr>
        <w:t>2_VraagOberAanKok</w:t>
      </w:r>
      <w:r w:rsidRPr="00BB039F">
        <w:rPr>
          <w:rFonts w:ascii="Corbel" w:hAnsi="Corbel"/>
          <w:sz w:val="22"/>
          <w:szCs w:val="22"/>
        </w:rPr>
        <w:t xml:space="preserve"> te versturen. Dit bericht kent als previous in de </w:t>
      </w:r>
      <w:r w:rsidR="00336793" w:rsidRPr="00BB039F">
        <w:rPr>
          <w:rFonts w:ascii="Corbel" w:hAnsi="Corbel"/>
          <w:sz w:val="22"/>
          <w:szCs w:val="22"/>
        </w:rPr>
        <w:t xml:space="preserve">MITT het bericht msgVraag uit </w:t>
      </w:r>
      <w:r w:rsidR="0008700D" w:rsidRPr="00BB039F">
        <w:rPr>
          <w:rFonts w:ascii="Corbel" w:hAnsi="Corbel"/>
          <w:i/>
          <w:sz w:val="22"/>
          <w:szCs w:val="22"/>
        </w:rPr>
        <w:t>T</w:t>
      </w:r>
      <w:r w:rsidR="00336793" w:rsidRPr="00BB039F">
        <w:rPr>
          <w:rFonts w:ascii="Corbel" w:hAnsi="Corbel"/>
          <w:i/>
          <w:sz w:val="22"/>
          <w:szCs w:val="22"/>
        </w:rPr>
        <w:t>1_Opname bestelling</w:t>
      </w:r>
      <w:r w:rsidRPr="00BB039F">
        <w:rPr>
          <w:rFonts w:ascii="Corbel" w:hAnsi="Corbel"/>
          <w:sz w:val="22"/>
          <w:szCs w:val="22"/>
        </w:rPr>
        <w:t>. Aangezien in dit bericht hetzelfde complexe element en simpele element voorkomt</w:t>
      </w:r>
      <w:r w:rsidR="0008700D" w:rsidRPr="00BB039F">
        <w:rPr>
          <w:rFonts w:ascii="Corbel" w:hAnsi="Corbel"/>
          <w:sz w:val="22"/>
          <w:szCs w:val="22"/>
        </w:rPr>
        <w:t>,</w:t>
      </w:r>
      <w:r w:rsidRPr="00BB039F">
        <w:rPr>
          <w:rFonts w:ascii="Corbel" w:hAnsi="Corbel"/>
          <w:sz w:val="22"/>
          <w:szCs w:val="22"/>
        </w:rPr>
        <w:t xml:space="preserve"> dienen de waarden uit deze elementen zoals beschreven in de r</w:t>
      </w:r>
      <w:r w:rsidR="006973FE" w:rsidRPr="00BB039F">
        <w:rPr>
          <w:rFonts w:ascii="Corbel" w:hAnsi="Corbel"/>
          <w:sz w:val="22"/>
          <w:szCs w:val="22"/>
        </w:rPr>
        <w:t>ichtlijn ‘Hergebruik en blokkeren</w:t>
      </w:r>
      <w:r w:rsidRPr="00BB039F">
        <w:rPr>
          <w:rFonts w:ascii="Corbel" w:hAnsi="Corbel"/>
          <w:sz w:val="22"/>
          <w:szCs w:val="22"/>
        </w:rPr>
        <w:t xml:space="preserve"> gegevenselement</w:t>
      </w:r>
      <w:r w:rsidR="006973FE" w:rsidRPr="00BB039F">
        <w:rPr>
          <w:rFonts w:ascii="Corbel" w:hAnsi="Corbel"/>
          <w:sz w:val="22"/>
          <w:szCs w:val="22"/>
        </w:rPr>
        <w:t>’</w:t>
      </w:r>
      <w:r w:rsidRPr="00BB039F">
        <w:rPr>
          <w:rFonts w:ascii="Corbel" w:hAnsi="Corbel"/>
          <w:sz w:val="22"/>
          <w:szCs w:val="22"/>
        </w:rPr>
        <w:t xml:space="preserve"> (zie hiervoor ook </w:t>
      </w:r>
      <w:r w:rsidR="002708C4" w:rsidRPr="00BB039F">
        <w:rPr>
          <w:rFonts w:ascii="Corbel" w:hAnsi="Corbel"/>
          <w:sz w:val="22"/>
          <w:szCs w:val="22"/>
        </w:rPr>
        <w:t>de toelich</w:t>
      </w:r>
      <w:r w:rsidR="006570BF" w:rsidRPr="00BB039F">
        <w:rPr>
          <w:rFonts w:ascii="Corbel" w:hAnsi="Corbel"/>
          <w:sz w:val="22"/>
          <w:szCs w:val="22"/>
        </w:rPr>
        <w:t xml:space="preserve">ting in </w:t>
      </w:r>
      <w:r w:rsidRPr="00BB039F">
        <w:rPr>
          <w:rFonts w:ascii="Corbel" w:hAnsi="Corbel"/>
          <w:sz w:val="22"/>
          <w:szCs w:val="22"/>
        </w:rPr>
        <w:t>bijlage</w:t>
      </w:r>
      <w:r w:rsidR="00102BB5" w:rsidRPr="00BB039F">
        <w:rPr>
          <w:rFonts w:ascii="Corbel" w:hAnsi="Corbel"/>
          <w:sz w:val="22"/>
          <w:szCs w:val="22"/>
        </w:rPr>
        <w:t xml:space="preserve"> </w:t>
      </w:r>
      <w:r w:rsidR="002708C4" w:rsidRPr="00BB039F">
        <w:rPr>
          <w:rFonts w:ascii="Corbel" w:hAnsi="Corbel"/>
          <w:sz w:val="22"/>
          <w:szCs w:val="22"/>
        </w:rPr>
        <w:t>5</w:t>
      </w:r>
      <w:r w:rsidR="006973FE" w:rsidRPr="00BB039F">
        <w:rPr>
          <w:rFonts w:ascii="Corbel" w:hAnsi="Corbel"/>
          <w:sz w:val="22"/>
          <w:szCs w:val="22"/>
        </w:rPr>
        <w:t>, paragraaf 1.2.2</w:t>
      </w:r>
      <w:r w:rsidRPr="00BB039F">
        <w:rPr>
          <w:rFonts w:ascii="Corbel" w:hAnsi="Corbel"/>
          <w:sz w:val="22"/>
          <w:szCs w:val="22"/>
        </w:rPr>
        <w:t xml:space="preserve">) </w:t>
      </w:r>
      <w:r w:rsidR="006973FE" w:rsidRPr="00BB039F">
        <w:rPr>
          <w:rFonts w:ascii="Corbel" w:hAnsi="Corbel"/>
          <w:sz w:val="22"/>
          <w:szCs w:val="22"/>
        </w:rPr>
        <w:t xml:space="preserve">te worden </w:t>
      </w:r>
      <w:r w:rsidRPr="00BB039F">
        <w:rPr>
          <w:rFonts w:ascii="Corbel" w:hAnsi="Corbel"/>
          <w:sz w:val="22"/>
          <w:szCs w:val="22"/>
        </w:rPr>
        <w:t xml:space="preserve">overgenomen. </w:t>
      </w:r>
    </w:p>
    <w:p w14:paraId="72B96033"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Omdat de ober zo snel mogelijk antwoord wil hebben op de vraag van de klant</w:t>
      </w:r>
      <w:r w:rsidR="00425D3B" w:rsidRPr="00BB039F">
        <w:rPr>
          <w:rFonts w:ascii="Corbel" w:hAnsi="Corbel"/>
          <w:sz w:val="22"/>
          <w:szCs w:val="22"/>
        </w:rPr>
        <w:t>,</w:t>
      </w:r>
      <w:r w:rsidRPr="00BB039F">
        <w:rPr>
          <w:rFonts w:ascii="Corbel" w:hAnsi="Corbel"/>
          <w:sz w:val="22"/>
          <w:szCs w:val="22"/>
        </w:rPr>
        <w:t xml:space="preserve"> besluit de ober zijn vraag </w:t>
      </w:r>
      <w:r w:rsidR="00425D3B" w:rsidRPr="00BB039F">
        <w:rPr>
          <w:rFonts w:ascii="Corbel" w:hAnsi="Corbel"/>
          <w:sz w:val="22"/>
          <w:szCs w:val="22"/>
        </w:rPr>
        <w:t xml:space="preserve">tegelijkertijd </w:t>
      </w:r>
      <w:r w:rsidRPr="00BB039F">
        <w:rPr>
          <w:rFonts w:ascii="Corbel" w:hAnsi="Corbel"/>
          <w:sz w:val="22"/>
          <w:szCs w:val="22"/>
        </w:rPr>
        <w:t>bij twee koks uit te zetten. Hierdoor worden twee instanties van het bericht en de transactie gecreëerd. Let op dat op de berichten wederom de richtlijn voor het overnemen en blokkeren van gegevenselementen van toepassing is. Het vijfde en zesde bericht worden hieronder weergegeven.</w:t>
      </w:r>
    </w:p>
    <w:p w14:paraId="72B96034" w14:textId="77777777" w:rsidR="00D90007" w:rsidRPr="00BB039F" w:rsidRDefault="00D90007" w:rsidP="00D90007">
      <w:pPr>
        <w:autoSpaceDE w:val="0"/>
        <w:autoSpaceDN w:val="0"/>
        <w:adjustRightInd w:val="0"/>
        <w:rPr>
          <w:rFonts w:ascii="Corbel" w:hAnsi="Corbel"/>
          <w:sz w:val="22"/>
          <w:szCs w:val="22"/>
        </w:rPr>
      </w:pPr>
    </w:p>
    <w:p w14:paraId="72B96035" w14:textId="77777777" w:rsidR="00C90B11" w:rsidRPr="00BB039F" w:rsidRDefault="00C90B11" w:rsidP="00D90007">
      <w:pPr>
        <w:autoSpaceDE w:val="0"/>
        <w:autoSpaceDN w:val="0"/>
        <w:adjustRightInd w:val="0"/>
        <w:rPr>
          <w:rFonts w:ascii="Corbel" w:hAnsi="Corbel"/>
          <w:sz w:val="22"/>
          <w:szCs w:val="22"/>
        </w:rPr>
      </w:pPr>
    </w:p>
    <w:p w14:paraId="72B96036" w14:textId="77777777" w:rsidR="00D90007" w:rsidRPr="00BB039F" w:rsidRDefault="00D90007" w:rsidP="00C90B11">
      <w:pPr>
        <w:pStyle w:val="Rapporttekst"/>
        <w:keepNext/>
        <w:ind w:left="0"/>
        <w:rPr>
          <w:rFonts w:ascii="Corbel" w:hAnsi="Corbel"/>
          <w:b/>
          <w:i/>
          <w:sz w:val="22"/>
          <w:szCs w:val="22"/>
        </w:rPr>
      </w:pPr>
      <w:r w:rsidRPr="00BB039F">
        <w:rPr>
          <w:rFonts w:ascii="Corbel" w:hAnsi="Corbel"/>
          <w:b/>
          <w:i/>
          <w:sz w:val="22"/>
          <w:szCs w:val="22"/>
        </w:rPr>
        <w:t>Het vijfde bericht</w:t>
      </w:r>
    </w:p>
    <w:p w14:paraId="72B96037"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xml</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version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"1.0"</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encoding</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"UTF-8"</w:t>
      </w:r>
      <w:r w:rsidRPr="00FA659F">
        <w:rPr>
          <w:rFonts w:ascii="Courier New" w:eastAsia="Times New Roman" w:hAnsi="Courier New" w:cs="Courier New"/>
          <w:color w:val="008080"/>
          <w:kern w:val="0"/>
          <w:sz w:val="18"/>
          <w:szCs w:val="18"/>
          <w:lang w:val="de-DE"/>
        </w:rPr>
        <w:t>?&gt;</w:t>
      </w:r>
    </w:p>
    <w:p w14:paraId="72B96038" w14:textId="31E577CF"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32" w:author="Willems, P.H. (Peter)" w:date="2019-03-27T08:30:00Z">
        <w:r w:rsidR="00A36AB6" w:rsidRPr="00A36AB6">
          <w:rPr>
            <w:lang w:val="en-US"/>
            <w:rPrChange w:id="933" w:author="Willems, P.H. (Peter)" w:date="2019-03-27T08:30:00Z">
              <w:rPr/>
            </w:rPrChange>
          </w:rPr>
          <w:t xml:space="preserve"> </w:t>
        </w:r>
        <w:r w:rsidR="00A36AB6" w:rsidRPr="00A36AB6">
          <w:rPr>
            <w:rFonts w:ascii="Courier New" w:eastAsia="Times New Roman" w:hAnsi="Courier New" w:cs="Courier New"/>
            <w:i/>
            <w:iCs/>
            <w:color w:val="2A00FF"/>
            <w:kern w:val="0"/>
            <w:sz w:val="18"/>
            <w:szCs w:val="18"/>
            <w:lang w:val="de-DE"/>
          </w:rPr>
          <w:t>20160331</w:t>
        </w:r>
      </w:ins>
      <w:del w:id="934" w:author="Willems, P.H. (Peter)" w:date="2019-03-27T08:30:00Z">
        <w:r w:rsidRPr="009377D9" w:rsidDel="00A36A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35" w:author="Willems, P.H. (Peter)" w:date="2019-06-04T09:01:00Z">
        <w:r w:rsidRPr="009377D9" w:rsidDel="00662740">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039"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03A" w14:textId="7CBC39E4" w:rsidR="0007584A"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36" w:author="Willems, P.H. (Peter)" w:date="2019-03-27T08:30:00Z">
        <w:r w:rsidR="00A36AB6" w:rsidRPr="00A36AB6">
          <w:rPr>
            <w:lang w:val="en-US"/>
            <w:rPrChange w:id="937" w:author="Willems, P.H. (Peter)" w:date="2019-03-27T08:30:00Z">
              <w:rPr/>
            </w:rPrChange>
          </w:rPr>
          <w:t xml:space="preserve"> </w:t>
        </w:r>
        <w:r w:rsidR="00A36AB6" w:rsidRPr="00A36AB6">
          <w:rPr>
            <w:rFonts w:ascii="Courier New" w:eastAsia="Times New Roman" w:hAnsi="Courier New" w:cs="Courier New"/>
            <w:i/>
            <w:iCs/>
            <w:color w:val="2A00FF"/>
            <w:kern w:val="0"/>
            <w:sz w:val="18"/>
            <w:szCs w:val="18"/>
            <w:lang w:val="de-DE"/>
          </w:rPr>
          <w:t>20160331</w:t>
        </w:r>
      </w:ins>
      <w:del w:id="938" w:author="Willems, P.H. (Peter)" w:date="2019-03-27T08:30:00Z">
        <w:r w:rsidRPr="009377D9" w:rsidDel="00A36A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39" w:author="Willems, P.H. (Peter)" w:date="2019-06-04T09:06: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03B"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msgVraag</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"bericht005"</w:t>
      </w:r>
      <w:r w:rsidRPr="00FA659F">
        <w:rPr>
          <w:rFonts w:ascii="Courier New" w:eastAsia="Times New Roman" w:hAnsi="Courier New" w:cs="Courier New"/>
          <w:color w:val="008080"/>
          <w:kern w:val="0"/>
          <w:sz w:val="18"/>
          <w:szCs w:val="18"/>
          <w:lang w:val="en-US"/>
        </w:rPr>
        <w:t>&gt;</w:t>
      </w:r>
    </w:p>
    <w:p w14:paraId="72B9603C"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identification</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03D"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2008-05-04T00:00:00.0Z</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p>
    <w:p w14:paraId="72B9603E"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bericht004</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p>
    <w:p w14:paraId="72B9603F"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true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040"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041"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42"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messageInTransaction</w:t>
      </w:r>
      <w:r w:rsidRPr="00FA659F">
        <w:rPr>
          <w:rFonts w:ascii="Courier New" w:eastAsia="Times New Roman" w:hAnsi="Courier New" w:cs="Courier New"/>
          <w:color w:val="008080"/>
          <w:kern w:val="0"/>
          <w:sz w:val="18"/>
          <w:szCs w:val="18"/>
        </w:rPr>
        <w:t>&gt;</w:t>
      </w:r>
    </w:p>
    <w:p w14:paraId="72B96043"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044"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t2_VraagOberAanKokRef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"transactie002"</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45"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046"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047"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"vraag002"</w:t>
      </w:r>
      <w:r w:rsidRPr="00FA659F">
        <w:rPr>
          <w:rFonts w:ascii="Courier New" w:eastAsia="Times New Roman" w:hAnsi="Courier New" w:cs="Courier New"/>
          <w:color w:val="008080"/>
          <w:kern w:val="0"/>
          <w:sz w:val="18"/>
          <w:szCs w:val="18"/>
        </w:rPr>
        <w:t>&gt;</w:t>
      </w:r>
    </w:p>
    <w:p w14:paraId="72B96048"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Kan er ook mayonaise bij de gepofte aardappelen geserveerd worden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p>
    <w:p w14:paraId="72B96049"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04A"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04B"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msgVraag</w:t>
      </w:r>
      <w:r w:rsidRPr="00FA659F">
        <w:rPr>
          <w:rFonts w:ascii="Courier New" w:eastAsia="Times New Roman" w:hAnsi="Courier New" w:cs="Courier New"/>
          <w:color w:val="008080"/>
          <w:kern w:val="0"/>
          <w:sz w:val="18"/>
          <w:szCs w:val="18"/>
        </w:rPr>
        <w:t>&gt;</w:t>
      </w:r>
    </w:p>
    <w:p w14:paraId="72B9604C"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04D"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4E"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BerichtInTransactie11</w:t>
      </w:r>
      <w:r w:rsidRPr="00FA659F">
        <w:rPr>
          <w:rFonts w:ascii="Courier New" w:eastAsia="Times New Roman" w:hAnsi="Courier New" w:cs="Courier New"/>
          <w:color w:val="008080"/>
          <w:kern w:val="0"/>
          <w:sz w:val="18"/>
          <w:szCs w:val="18"/>
        </w:rPr>
        <w:t>&gt;</w:t>
      </w:r>
    </w:p>
    <w:p w14:paraId="72B9604F"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t2_VraagOberAanKok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"transactie002"</w:t>
      </w:r>
      <w:r w:rsidRPr="00FA659F">
        <w:rPr>
          <w:rFonts w:ascii="Courier New" w:eastAsia="Times New Roman" w:hAnsi="Courier New" w:cs="Courier New"/>
          <w:color w:val="008080"/>
          <w:kern w:val="0"/>
          <w:sz w:val="18"/>
          <w:szCs w:val="18"/>
        </w:rPr>
        <w:t>&gt;</w:t>
      </w:r>
    </w:p>
    <w:p w14:paraId="72B96050"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051"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52"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53"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lastRenderedPageBreak/>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054"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055"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056"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057"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058"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059"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"PiR003"</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05A"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05B"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05C"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5D"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05E"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t2_VraagOberAanKok</w:t>
      </w:r>
      <w:r w:rsidRPr="00FA659F">
        <w:rPr>
          <w:rFonts w:ascii="Courier New" w:eastAsia="Times New Roman" w:hAnsi="Courier New" w:cs="Courier New"/>
          <w:color w:val="008080"/>
          <w:kern w:val="0"/>
          <w:sz w:val="18"/>
          <w:szCs w:val="18"/>
        </w:rPr>
        <w:t>&gt;</w:t>
      </w:r>
    </w:p>
    <w:p w14:paraId="72B9605F"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FA659F">
        <w:rPr>
          <w:rFonts w:ascii="Courier New" w:eastAsia="Times New Roman" w:hAnsi="Courier New" w:cs="Courier New"/>
          <w:color w:val="008080"/>
          <w:kern w:val="0"/>
          <w:sz w:val="18"/>
          <w:szCs w:val="18"/>
          <w:lang w:val="en-US"/>
        </w:rPr>
        <w:t>&gt;</w:t>
      </w:r>
    </w:p>
    <w:p w14:paraId="72B96060"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Project Top Koks</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061"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062"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063"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064"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065"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066"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067"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068"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069"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06A"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06B"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06C"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06D"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06E"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06F"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070"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071"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072"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073"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"OrganisatieGegevensRestaurant"</w:t>
      </w:r>
      <w:r w:rsidRPr="00FA659F">
        <w:rPr>
          <w:rFonts w:ascii="Courier New" w:eastAsia="Times New Roman" w:hAnsi="Courier New" w:cs="Courier New"/>
          <w:color w:val="008080"/>
          <w:kern w:val="0"/>
          <w:sz w:val="18"/>
          <w:szCs w:val="18"/>
        </w:rPr>
        <w:t>&gt;</w:t>
      </w:r>
    </w:p>
    <w:p w14:paraId="72B96074"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http://192.168.0.105/specifiek_project/visi.wsdl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p>
    <w:p w14:paraId="72B96075"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076"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077"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078"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079"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07A"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07B"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w:t>
      </w:r>
      <w:r w:rsidRPr="00FA659F">
        <w:rPr>
          <w:rFonts w:ascii="Courier New" w:eastAsia="Times New Roman" w:hAnsi="Courier New" w:cs="Courier New"/>
          <w:color w:val="008080"/>
          <w:kern w:val="0"/>
          <w:sz w:val="18"/>
          <w:szCs w:val="18"/>
          <w:lang w:val="de-DE"/>
        </w:rPr>
        <w:t>&gt;</w:t>
      </w:r>
    </w:p>
    <w:p w14:paraId="72B9607C"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"DirkZwart"</w:t>
      </w:r>
      <w:r w:rsidRPr="00FA659F">
        <w:rPr>
          <w:rFonts w:ascii="Courier New" w:eastAsia="Times New Roman" w:hAnsi="Courier New" w:cs="Courier New"/>
          <w:color w:val="008080"/>
          <w:kern w:val="0"/>
          <w:sz w:val="18"/>
          <w:szCs w:val="18"/>
          <w:lang w:val="de-DE"/>
        </w:rPr>
        <w:t>&gt;</w:t>
      </w:r>
    </w:p>
    <w:p w14:paraId="72B9607D"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userName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userName</w:t>
      </w:r>
      <w:r w:rsidRPr="00FA659F">
        <w:rPr>
          <w:rFonts w:ascii="Courier New" w:eastAsia="Times New Roman" w:hAnsi="Courier New" w:cs="Courier New"/>
          <w:color w:val="008080"/>
          <w:kern w:val="0"/>
          <w:sz w:val="18"/>
          <w:szCs w:val="18"/>
          <w:lang w:val="de-DE"/>
        </w:rPr>
        <w:t>&gt;</w:t>
      </w:r>
    </w:p>
    <w:p w14:paraId="72B9607E"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Dirk Zwart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FA659F">
        <w:rPr>
          <w:rFonts w:ascii="Courier New" w:eastAsia="Times New Roman" w:hAnsi="Courier New" w:cs="Courier New"/>
          <w:color w:val="008080"/>
          <w:kern w:val="0"/>
          <w:sz w:val="18"/>
          <w:szCs w:val="18"/>
          <w:lang w:val="de-DE"/>
        </w:rPr>
        <w:t>&gt;</w:t>
      </w:r>
    </w:p>
    <w:p w14:paraId="72B9607F"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w:t>
      </w:r>
      <w:r w:rsidRPr="00FA659F">
        <w:rPr>
          <w:rFonts w:ascii="Courier New" w:eastAsia="Times New Roman" w:hAnsi="Courier New" w:cs="Courier New"/>
          <w:color w:val="008080"/>
          <w:kern w:val="0"/>
          <w:sz w:val="18"/>
          <w:szCs w:val="18"/>
          <w:lang w:val="de-DE"/>
        </w:rPr>
        <w:t>&gt;</w:t>
      </w:r>
    </w:p>
    <w:p w14:paraId="72B96080"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ober</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"oberRol"</w:t>
      </w:r>
      <w:r w:rsidRPr="00FA659F">
        <w:rPr>
          <w:rFonts w:ascii="Courier New" w:eastAsia="Times New Roman" w:hAnsi="Courier New" w:cs="Courier New"/>
          <w:color w:val="008080"/>
          <w:kern w:val="0"/>
          <w:sz w:val="18"/>
          <w:szCs w:val="18"/>
          <w:lang w:val="de-DE"/>
        </w:rPr>
        <w:t>&gt;</w:t>
      </w:r>
    </w:p>
    <w:p w14:paraId="72B96081"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Ober Rol</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FA659F">
        <w:rPr>
          <w:rFonts w:ascii="Courier New" w:eastAsia="Times New Roman" w:hAnsi="Courier New" w:cs="Courier New"/>
          <w:color w:val="008080"/>
          <w:kern w:val="0"/>
          <w:sz w:val="18"/>
          <w:szCs w:val="18"/>
          <w:lang w:val="de-DE"/>
        </w:rPr>
        <w:t>&gt;</w:t>
      </w:r>
    </w:p>
    <w:p w14:paraId="72B96082"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Diegene die serveert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p>
    <w:p w14:paraId="72B96083"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084"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"kokRol"</w:t>
      </w:r>
      <w:r w:rsidRPr="00FA659F">
        <w:rPr>
          <w:rFonts w:ascii="Courier New" w:eastAsia="Times New Roman" w:hAnsi="Courier New" w:cs="Courier New"/>
          <w:color w:val="008080"/>
          <w:kern w:val="0"/>
          <w:sz w:val="18"/>
          <w:szCs w:val="18"/>
        </w:rPr>
        <w:t>&gt;</w:t>
      </w:r>
    </w:p>
    <w:p w14:paraId="72B96085"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Kok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086"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Diegene die kookt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p>
    <w:p w14:paraId="72B96087"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kok</w:t>
      </w:r>
      <w:r w:rsidRPr="00FA659F">
        <w:rPr>
          <w:rFonts w:ascii="Courier New" w:eastAsia="Times New Roman" w:hAnsi="Courier New" w:cs="Courier New"/>
          <w:color w:val="008080"/>
          <w:kern w:val="0"/>
          <w:sz w:val="18"/>
          <w:szCs w:val="18"/>
          <w:lang w:val="de-DE"/>
        </w:rPr>
        <w:t>&gt;</w:t>
      </w:r>
    </w:p>
    <w:p w14:paraId="72B96088"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"PiR002"</w:t>
      </w:r>
      <w:r w:rsidRPr="00FA659F">
        <w:rPr>
          <w:rFonts w:ascii="Courier New" w:eastAsia="Times New Roman" w:hAnsi="Courier New" w:cs="Courier New"/>
          <w:color w:val="008080"/>
          <w:kern w:val="0"/>
          <w:sz w:val="18"/>
          <w:szCs w:val="18"/>
          <w:lang w:val="de-DE"/>
        </w:rPr>
        <w:t>&gt;</w:t>
      </w:r>
    </w:p>
    <w:p w14:paraId="72B96089"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08A"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"PietJansen"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8B"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08C"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08D"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8E"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08F"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090"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"oberRol"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91"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lastRenderedPageBreak/>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092"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093"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"PiR003"</w:t>
      </w:r>
      <w:r w:rsidRPr="00FA659F">
        <w:rPr>
          <w:rFonts w:ascii="Courier New" w:eastAsia="Times New Roman" w:hAnsi="Courier New" w:cs="Courier New"/>
          <w:color w:val="008080"/>
          <w:kern w:val="0"/>
          <w:sz w:val="18"/>
          <w:szCs w:val="18"/>
          <w:lang w:val="de-DE"/>
        </w:rPr>
        <w:t>&gt;</w:t>
      </w:r>
    </w:p>
    <w:p w14:paraId="72B96094"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095"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"DirkZwart"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96"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097"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098"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99"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09A"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09B"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"kokRol"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9C"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09D" w14:textId="77777777" w:rsidR="0007584A" w:rsidRPr="003E0F3E" w:rsidRDefault="0007584A" w:rsidP="0007584A">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09E" w14:textId="77777777" w:rsidR="00D90007" w:rsidRPr="00BB039F" w:rsidRDefault="0007584A" w:rsidP="0007584A">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00FF"/>
          <w:sz w:val="16"/>
          <w:szCs w:val="16"/>
          <w:highlight w:val="white"/>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FA659F">
        <w:rPr>
          <w:rFonts w:ascii="Courier New" w:eastAsia="Times New Roman" w:hAnsi="Courier New" w:cs="Courier New"/>
          <w:color w:val="008080"/>
          <w:kern w:val="0"/>
          <w:sz w:val="18"/>
          <w:szCs w:val="18"/>
          <w:lang w:val="de-DE"/>
        </w:rPr>
        <w:t>&gt;</w:t>
      </w:r>
    </w:p>
    <w:p w14:paraId="72B9609F"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00FF"/>
          <w:sz w:val="17"/>
          <w:szCs w:val="17"/>
          <w:highlight w:val="white"/>
          <w:lang w:val="de-DE"/>
        </w:rPr>
      </w:pPr>
    </w:p>
    <w:p w14:paraId="72B960A0" w14:textId="77777777" w:rsidR="00D90007" w:rsidRPr="00BB039F" w:rsidRDefault="00D90007" w:rsidP="004C69CC">
      <w:pPr>
        <w:pStyle w:val="Rapporttekst"/>
        <w:keepNext/>
        <w:ind w:left="0"/>
        <w:rPr>
          <w:rFonts w:ascii="Corbel" w:hAnsi="Corbel" w:cs="Arial"/>
          <w:color w:val="0000FF"/>
          <w:sz w:val="17"/>
          <w:szCs w:val="17"/>
          <w:highlight w:val="white"/>
          <w:lang w:val="de-DE"/>
        </w:rPr>
      </w:pPr>
      <w:r w:rsidRPr="00BB039F">
        <w:rPr>
          <w:rFonts w:ascii="Corbel" w:hAnsi="Corbel"/>
          <w:b/>
          <w:i/>
          <w:sz w:val="22"/>
          <w:szCs w:val="22"/>
          <w:lang w:val="de-DE"/>
        </w:rPr>
        <w:t>Het zesde bericht</w:t>
      </w:r>
    </w:p>
    <w:p w14:paraId="72B960A1"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xml</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version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"1.0"</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encoding</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"UTF-8"</w:t>
      </w:r>
      <w:r w:rsidRPr="00FA659F">
        <w:rPr>
          <w:rFonts w:ascii="Courier New" w:eastAsia="Times New Roman" w:hAnsi="Courier New" w:cs="Courier New"/>
          <w:color w:val="008080"/>
          <w:kern w:val="0"/>
          <w:sz w:val="18"/>
          <w:szCs w:val="18"/>
          <w:lang w:val="de-DE"/>
        </w:rPr>
        <w:t>?&gt;</w:t>
      </w:r>
    </w:p>
    <w:p w14:paraId="72B960A2" w14:textId="65570858"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40" w:author="Willems, P.H. (Peter)" w:date="2019-03-27T08:30:00Z">
        <w:r w:rsidR="00A36AB6" w:rsidRPr="00A36AB6">
          <w:rPr>
            <w:rFonts w:ascii="Courier New" w:eastAsia="Times New Roman" w:hAnsi="Courier New" w:cs="Courier New"/>
            <w:i/>
            <w:iCs/>
            <w:color w:val="2A00FF"/>
            <w:kern w:val="0"/>
            <w:sz w:val="18"/>
            <w:szCs w:val="18"/>
            <w:lang w:val="de-DE"/>
          </w:rPr>
          <w:t>20160331</w:t>
        </w:r>
      </w:ins>
      <w:del w:id="941" w:author="Willems, P.H. (Peter)" w:date="2019-03-27T08:30:00Z">
        <w:r w:rsidRPr="009377D9" w:rsidDel="00A36A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42" w:author="Willems, P.H. (Peter)" w:date="2019-06-04T09:01:00Z">
        <w:r w:rsidRPr="009377D9" w:rsidDel="00662740">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0A3"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0A4" w14:textId="1FE8CDB0" w:rsidR="003A7C02"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43" w:author="Willems, P.H. (Peter)" w:date="2019-03-27T08:30:00Z">
        <w:r w:rsidR="00A36AB6" w:rsidRPr="00A36AB6">
          <w:rPr>
            <w:rFonts w:ascii="Courier New" w:eastAsia="Times New Roman" w:hAnsi="Courier New" w:cs="Courier New"/>
            <w:i/>
            <w:iCs/>
            <w:color w:val="2A00FF"/>
            <w:kern w:val="0"/>
            <w:sz w:val="18"/>
            <w:szCs w:val="18"/>
            <w:lang w:val="de-DE"/>
          </w:rPr>
          <w:t>20160331</w:t>
        </w:r>
      </w:ins>
      <w:del w:id="944" w:author="Willems, P.H. (Peter)" w:date="2019-03-27T08:30:00Z">
        <w:r w:rsidRPr="009377D9" w:rsidDel="00A36A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45" w:author="Willems, P.H. (Peter)" w:date="2019-06-04T09:07: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0A5"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msgVraag</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"bericht006"</w:t>
      </w:r>
      <w:r w:rsidRPr="00FA659F">
        <w:rPr>
          <w:rFonts w:ascii="Courier New" w:eastAsia="Times New Roman" w:hAnsi="Courier New" w:cs="Courier New"/>
          <w:color w:val="008080"/>
          <w:kern w:val="0"/>
          <w:sz w:val="18"/>
          <w:szCs w:val="18"/>
          <w:lang w:val="en-US"/>
        </w:rPr>
        <w:t>&gt;</w:t>
      </w:r>
    </w:p>
    <w:p w14:paraId="72B960A6"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identification</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0A7"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2008-05-04T00:00:00.0Z</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dateSend</w:t>
      </w:r>
      <w:r w:rsidRPr="00FA659F">
        <w:rPr>
          <w:rFonts w:ascii="Courier New" w:eastAsia="Times New Roman" w:hAnsi="Courier New" w:cs="Courier New"/>
          <w:color w:val="008080"/>
          <w:kern w:val="0"/>
          <w:sz w:val="18"/>
          <w:szCs w:val="18"/>
          <w:lang w:val="en-US"/>
        </w:rPr>
        <w:t>&gt;</w:t>
      </w:r>
    </w:p>
    <w:p w14:paraId="72B960A8"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bericht004</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p>
    <w:p w14:paraId="72B960A9"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true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0AA"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0AB"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AC"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messageInTransaction</w:t>
      </w:r>
      <w:r w:rsidRPr="00FA659F">
        <w:rPr>
          <w:rFonts w:ascii="Courier New" w:eastAsia="Times New Roman" w:hAnsi="Courier New" w:cs="Courier New"/>
          <w:color w:val="008080"/>
          <w:kern w:val="0"/>
          <w:sz w:val="18"/>
          <w:szCs w:val="18"/>
        </w:rPr>
        <w:t>&gt;</w:t>
      </w:r>
    </w:p>
    <w:p w14:paraId="72B960AD"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0AE"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t2_VraagOberAanKokRef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"transactie003"</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AF"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0B0"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0B1"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"vraag003"</w:t>
      </w:r>
      <w:r w:rsidRPr="00FA659F">
        <w:rPr>
          <w:rFonts w:ascii="Courier New" w:eastAsia="Times New Roman" w:hAnsi="Courier New" w:cs="Courier New"/>
          <w:color w:val="008080"/>
          <w:kern w:val="0"/>
          <w:sz w:val="18"/>
          <w:szCs w:val="18"/>
        </w:rPr>
        <w:t>&gt;</w:t>
      </w:r>
    </w:p>
    <w:p w14:paraId="72B960B2"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Kan er ook mayonaise bij de gepofte aardappelen geserveerd worden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p>
    <w:p w14:paraId="72B960B3"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0B4"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0B5"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msgVraag</w:t>
      </w:r>
      <w:r w:rsidRPr="00FA659F">
        <w:rPr>
          <w:rFonts w:ascii="Courier New" w:eastAsia="Times New Roman" w:hAnsi="Courier New" w:cs="Courier New"/>
          <w:color w:val="008080"/>
          <w:kern w:val="0"/>
          <w:sz w:val="18"/>
          <w:szCs w:val="18"/>
        </w:rPr>
        <w:t>&gt;</w:t>
      </w:r>
    </w:p>
    <w:p w14:paraId="72B960B6"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0B7"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B8"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BerichtInTransactie11</w:t>
      </w:r>
      <w:r w:rsidRPr="00FA659F">
        <w:rPr>
          <w:rFonts w:ascii="Courier New" w:eastAsia="Times New Roman" w:hAnsi="Courier New" w:cs="Courier New"/>
          <w:color w:val="008080"/>
          <w:kern w:val="0"/>
          <w:sz w:val="18"/>
          <w:szCs w:val="18"/>
        </w:rPr>
        <w:t>&gt;</w:t>
      </w:r>
    </w:p>
    <w:p w14:paraId="72B960B9"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t2_VraagOberAanKok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"transactie003"</w:t>
      </w:r>
      <w:r w:rsidRPr="00FA659F">
        <w:rPr>
          <w:rFonts w:ascii="Courier New" w:eastAsia="Times New Roman" w:hAnsi="Courier New" w:cs="Courier New"/>
          <w:color w:val="008080"/>
          <w:kern w:val="0"/>
          <w:sz w:val="18"/>
          <w:szCs w:val="18"/>
        </w:rPr>
        <w:t>&gt;</w:t>
      </w:r>
    </w:p>
    <w:p w14:paraId="72B960BA"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3</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0BB"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BC"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BD"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0BE"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0BF"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0C0"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0C1"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0C2"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0C3"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"PiR004"</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0C4"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0C5"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0C6"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0C7"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0C8"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t2_VraagOberAanKok</w:t>
      </w:r>
      <w:r w:rsidRPr="00FA659F">
        <w:rPr>
          <w:rFonts w:ascii="Courier New" w:eastAsia="Times New Roman" w:hAnsi="Courier New" w:cs="Courier New"/>
          <w:color w:val="008080"/>
          <w:kern w:val="0"/>
          <w:sz w:val="18"/>
          <w:szCs w:val="18"/>
        </w:rPr>
        <w:t>&gt;</w:t>
      </w:r>
    </w:p>
    <w:p w14:paraId="72B960C9"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FA659F">
        <w:rPr>
          <w:rFonts w:ascii="Courier New" w:eastAsia="Times New Roman" w:hAnsi="Courier New" w:cs="Courier New"/>
          <w:color w:val="008080"/>
          <w:kern w:val="0"/>
          <w:sz w:val="18"/>
          <w:szCs w:val="18"/>
          <w:lang w:val="en-US"/>
        </w:rPr>
        <w:t>&gt;</w:t>
      </w:r>
    </w:p>
    <w:p w14:paraId="72B960CA"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Project Top Koks</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0CB"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0CC"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0CD"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0CE"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lastRenderedPageBreak/>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0CF"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0D0"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0D1"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0D2"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0D3"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0D4"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0D5"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0D6"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0D7"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0D8"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0D9"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0DA"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0DB"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0DC"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0DD"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"OrganisatieGegevensRestaurant"</w:t>
      </w:r>
      <w:r w:rsidRPr="00FA659F">
        <w:rPr>
          <w:rFonts w:ascii="Courier New" w:eastAsia="Times New Roman" w:hAnsi="Courier New" w:cs="Courier New"/>
          <w:color w:val="008080"/>
          <w:kern w:val="0"/>
          <w:sz w:val="18"/>
          <w:szCs w:val="18"/>
        </w:rPr>
        <w:t>&gt;</w:t>
      </w:r>
    </w:p>
    <w:p w14:paraId="72B960DE"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http://192.168.0.105/specifiek_project/visi.wsdl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p>
    <w:p w14:paraId="72B960DF"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0E0"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0E1"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0E2"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0E3"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0E4"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0E5"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StandardPersonType</w:t>
      </w:r>
      <w:r w:rsidRPr="00FA659F">
        <w:rPr>
          <w:rFonts w:ascii="Courier New" w:eastAsia="Times New Roman" w:hAnsi="Courier New" w:cs="Courier New"/>
          <w:color w:val="008080"/>
          <w:kern w:val="0"/>
          <w:sz w:val="18"/>
          <w:szCs w:val="18"/>
          <w:lang w:val="en-US"/>
        </w:rPr>
        <w:t>&gt;</w:t>
      </w:r>
    </w:p>
    <w:p w14:paraId="72B960E6"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StandardPersonType</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"RobTaal"</w:t>
      </w:r>
      <w:r w:rsidRPr="00FA659F">
        <w:rPr>
          <w:rFonts w:ascii="Courier New" w:eastAsia="Times New Roman" w:hAnsi="Courier New" w:cs="Courier New"/>
          <w:color w:val="008080"/>
          <w:kern w:val="0"/>
          <w:sz w:val="18"/>
          <w:szCs w:val="18"/>
          <w:lang w:val="en-US"/>
        </w:rPr>
        <w:t>&gt;</w:t>
      </w:r>
    </w:p>
    <w:p w14:paraId="72B960E7"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userName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rt</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userName</w:t>
      </w:r>
      <w:r w:rsidRPr="00FA659F">
        <w:rPr>
          <w:rFonts w:ascii="Courier New" w:eastAsia="Times New Roman" w:hAnsi="Courier New" w:cs="Courier New"/>
          <w:color w:val="008080"/>
          <w:kern w:val="0"/>
          <w:sz w:val="18"/>
          <w:szCs w:val="18"/>
          <w:lang w:val="en-US"/>
        </w:rPr>
        <w:t>&gt;</w:t>
      </w:r>
    </w:p>
    <w:p w14:paraId="72B960E8"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Rob Taal</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0E9"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StandardPersonType</w:t>
      </w:r>
      <w:r w:rsidRPr="00FA659F">
        <w:rPr>
          <w:rFonts w:ascii="Courier New" w:eastAsia="Times New Roman" w:hAnsi="Courier New" w:cs="Courier New"/>
          <w:color w:val="008080"/>
          <w:kern w:val="0"/>
          <w:sz w:val="18"/>
          <w:szCs w:val="18"/>
          <w:lang w:val="en-US"/>
        </w:rPr>
        <w:t>&gt;</w:t>
      </w:r>
    </w:p>
    <w:p w14:paraId="72B960EA"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ober</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"oberRol"</w:t>
      </w:r>
      <w:r w:rsidRPr="00FA659F">
        <w:rPr>
          <w:rFonts w:ascii="Courier New" w:eastAsia="Times New Roman" w:hAnsi="Courier New" w:cs="Courier New"/>
          <w:color w:val="008080"/>
          <w:kern w:val="0"/>
          <w:sz w:val="18"/>
          <w:szCs w:val="18"/>
          <w:lang w:val="de-DE"/>
        </w:rPr>
        <w:t>&gt;</w:t>
      </w:r>
    </w:p>
    <w:p w14:paraId="72B960EB"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Ober Rol</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FA659F">
        <w:rPr>
          <w:rFonts w:ascii="Courier New" w:eastAsia="Times New Roman" w:hAnsi="Courier New" w:cs="Courier New"/>
          <w:color w:val="008080"/>
          <w:kern w:val="0"/>
          <w:sz w:val="18"/>
          <w:szCs w:val="18"/>
          <w:lang w:val="de-DE"/>
        </w:rPr>
        <w:t>&gt;</w:t>
      </w:r>
    </w:p>
    <w:p w14:paraId="72B960EC"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Diegene die serveert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p>
    <w:p w14:paraId="72B960ED"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0EE"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"kokRol"</w:t>
      </w:r>
      <w:r w:rsidRPr="00FA659F">
        <w:rPr>
          <w:rFonts w:ascii="Courier New" w:eastAsia="Times New Roman" w:hAnsi="Courier New" w:cs="Courier New"/>
          <w:color w:val="008080"/>
          <w:kern w:val="0"/>
          <w:sz w:val="18"/>
          <w:szCs w:val="18"/>
        </w:rPr>
        <w:t>&gt;</w:t>
      </w:r>
    </w:p>
    <w:p w14:paraId="72B960EF"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Kok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0F0"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Diegene die kookt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p>
    <w:p w14:paraId="72B960F1"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kok</w:t>
      </w:r>
      <w:r w:rsidRPr="00FA659F">
        <w:rPr>
          <w:rFonts w:ascii="Courier New" w:eastAsia="Times New Roman" w:hAnsi="Courier New" w:cs="Courier New"/>
          <w:color w:val="008080"/>
          <w:kern w:val="0"/>
          <w:sz w:val="18"/>
          <w:szCs w:val="18"/>
          <w:lang w:val="de-DE"/>
        </w:rPr>
        <w:t>&gt;</w:t>
      </w:r>
    </w:p>
    <w:p w14:paraId="72B960F2"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"PiR002"</w:t>
      </w:r>
      <w:r w:rsidRPr="00FA659F">
        <w:rPr>
          <w:rFonts w:ascii="Courier New" w:eastAsia="Times New Roman" w:hAnsi="Courier New" w:cs="Courier New"/>
          <w:color w:val="008080"/>
          <w:kern w:val="0"/>
          <w:sz w:val="18"/>
          <w:szCs w:val="18"/>
          <w:lang w:val="de-DE"/>
        </w:rPr>
        <w:t>&gt;</w:t>
      </w:r>
    </w:p>
    <w:p w14:paraId="72B960F3"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0F4"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"PietJansen"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F5"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0F6"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0F7"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F8"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0F9"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0FA"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"oberRol"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0FB"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0FC"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0FD"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"PiR004"</w:t>
      </w:r>
      <w:r w:rsidRPr="00FA659F">
        <w:rPr>
          <w:rFonts w:ascii="Courier New" w:eastAsia="Times New Roman" w:hAnsi="Courier New" w:cs="Courier New"/>
          <w:color w:val="008080"/>
          <w:kern w:val="0"/>
          <w:sz w:val="18"/>
          <w:szCs w:val="18"/>
          <w:lang w:val="de-DE"/>
        </w:rPr>
        <w:t>&gt;</w:t>
      </w:r>
    </w:p>
    <w:p w14:paraId="72B960FE"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0FF"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"RobTaal"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00"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101"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sv-S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sv-SE"/>
        </w:rPr>
        <w:t>&lt;</w:t>
      </w:r>
      <w:r w:rsidRPr="003E7D17">
        <w:rPr>
          <w:rFonts w:ascii="Courier New" w:eastAsia="Times New Roman" w:hAnsi="Courier New" w:cs="Courier New"/>
          <w:color w:val="3F7F7F"/>
          <w:kern w:val="0"/>
          <w:sz w:val="18"/>
          <w:szCs w:val="18"/>
          <w:lang w:val="sv-SE"/>
        </w:rPr>
        <w:t>organisation</w:t>
      </w:r>
      <w:r w:rsidRPr="00FA659F">
        <w:rPr>
          <w:rFonts w:ascii="Courier New" w:eastAsia="Times New Roman" w:hAnsi="Courier New" w:cs="Courier New"/>
          <w:color w:val="008080"/>
          <w:kern w:val="0"/>
          <w:sz w:val="18"/>
          <w:szCs w:val="18"/>
          <w:lang w:val="sv-SE"/>
        </w:rPr>
        <w:t>&gt;</w:t>
      </w:r>
    </w:p>
    <w:p w14:paraId="72B96102"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sv-SE"/>
        </w:rPr>
      </w:pPr>
      <w:r w:rsidRPr="003A2280">
        <w:rPr>
          <w:rFonts w:ascii="Courier New" w:eastAsia="Times New Roman" w:hAnsi="Courier New" w:cs="Courier New"/>
          <w:color w:val="000000"/>
          <w:kern w:val="0"/>
          <w:sz w:val="18"/>
          <w:szCs w:val="18"/>
          <w:lang w:val="sv-SE"/>
        </w:rPr>
        <w:tab/>
      </w:r>
      <w:r w:rsidRPr="003A2280">
        <w:rPr>
          <w:rFonts w:ascii="Courier New" w:eastAsia="Times New Roman" w:hAnsi="Courier New" w:cs="Courier New"/>
          <w:color w:val="000000"/>
          <w:kern w:val="0"/>
          <w:sz w:val="18"/>
          <w:szCs w:val="18"/>
          <w:lang w:val="sv-SE"/>
        </w:rPr>
        <w:tab/>
      </w:r>
      <w:r w:rsidRPr="003A2280">
        <w:rPr>
          <w:rFonts w:ascii="Courier New" w:eastAsia="Times New Roman" w:hAnsi="Courier New" w:cs="Courier New"/>
          <w:color w:val="000000"/>
          <w:kern w:val="0"/>
          <w:sz w:val="18"/>
          <w:szCs w:val="18"/>
          <w:lang w:val="sv-SE"/>
        </w:rPr>
        <w:tab/>
      </w:r>
      <w:r w:rsidRPr="00FA659F">
        <w:rPr>
          <w:rFonts w:ascii="Courier New" w:eastAsia="Times New Roman" w:hAnsi="Courier New" w:cs="Courier New"/>
          <w:color w:val="008080"/>
          <w:kern w:val="0"/>
          <w:sz w:val="18"/>
          <w:szCs w:val="18"/>
          <w:lang w:val="sv-SE"/>
        </w:rPr>
        <w:t>&lt;</w:t>
      </w:r>
      <w:r w:rsidRPr="003E7D17">
        <w:rPr>
          <w:rFonts w:ascii="Courier New" w:eastAsia="Times New Roman" w:hAnsi="Courier New" w:cs="Courier New"/>
          <w:color w:val="3F7F7F"/>
          <w:kern w:val="0"/>
          <w:sz w:val="18"/>
          <w:szCs w:val="18"/>
          <w:lang w:val="sv-SE"/>
        </w:rPr>
        <w:t>StandardOrganisationTypeRef</w:t>
      </w:r>
      <w:r w:rsidRPr="003E0F3E">
        <w:rPr>
          <w:rFonts w:ascii="Courier New" w:eastAsia="Times New Roman" w:hAnsi="Courier New" w:cs="Courier New"/>
          <w:kern w:val="0"/>
          <w:sz w:val="18"/>
          <w:szCs w:val="18"/>
          <w:lang w:val="sv-SE"/>
        </w:rPr>
        <w:t xml:space="preserve"> </w:t>
      </w:r>
      <w:r w:rsidRPr="003E0F3E">
        <w:rPr>
          <w:rFonts w:ascii="Courier New" w:eastAsia="Times New Roman" w:hAnsi="Courier New" w:cs="Courier New"/>
          <w:color w:val="7F007F"/>
          <w:kern w:val="0"/>
          <w:sz w:val="18"/>
          <w:szCs w:val="18"/>
          <w:lang w:val="sv-SE"/>
        </w:rPr>
        <w:t>idref</w:t>
      </w:r>
      <w:r w:rsidRPr="003A2280">
        <w:rPr>
          <w:rFonts w:ascii="Courier New" w:eastAsia="Times New Roman" w:hAnsi="Courier New" w:cs="Courier New"/>
          <w:color w:val="000000"/>
          <w:kern w:val="0"/>
          <w:sz w:val="18"/>
          <w:szCs w:val="18"/>
          <w:lang w:val="sv-SE"/>
        </w:rPr>
        <w:t>=</w:t>
      </w:r>
      <w:r w:rsidRPr="009377D9">
        <w:rPr>
          <w:rFonts w:ascii="Courier New" w:eastAsia="Times New Roman" w:hAnsi="Courier New" w:cs="Courier New"/>
          <w:i/>
          <w:iCs/>
          <w:color w:val="2A00FF"/>
          <w:kern w:val="0"/>
          <w:sz w:val="18"/>
          <w:szCs w:val="18"/>
          <w:lang w:val="sv-SE"/>
        </w:rPr>
        <w:t>"restaurant"</w:t>
      </w:r>
      <w:r w:rsidRPr="003E0F3E">
        <w:rPr>
          <w:rFonts w:ascii="Courier New" w:eastAsia="Times New Roman" w:hAnsi="Courier New" w:cs="Courier New"/>
          <w:kern w:val="0"/>
          <w:sz w:val="18"/>
          <w:szCs w:val="18"/>
          <w:lang w:val="sv-SE"/>
        </w:rPr>
        <w:t xml:space="preserve"> </w:t>
      </w:r>
      <w:r w:rsidRPr="00FA659F">
        <w:rPr>
          <w:rFonts w:ascii="Courier New" w:eastAsia="Times New Roman" w:hAnsi="Courier New" w:cs="Courier New"/>
          <w:color w:val="008080"/>
          <w:kern w:val="0"/>
          <w:sz w:val="18"/>
          <w:szCs w:val="18"/>
          <w:lang w:val="sv-SE"/>
        </w:rPr>
        <w:t>/&gt;</w:t>
      </w:r>
    </w:p>
    <w:p w14:paraId="72B96103"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sv-SE"/>
        </w:rPr>
      </w:pPr>
      <w:r w:rsidRPr="003A2280">
        <w:rPr>
          <w:rFonts w:ascii="Courier New" w:eastAsia="Times New Roman" w:hAnsi="Courier New" w:cs="Courier New"/>
          <w:color w:val="000000"/>
          <w:kern w:val="0"/>
          <w:sz w:val="18"/>
          <w:szCs w:val="18"/>
          <w:lang w:val="sv-SE"/>
        </w:rPr>
        <w:tab/>
      </w:r>
      <w:r w:rsidRPr="003A2280">
        <w:rPr>
          <w:rFonts w:ascii="Courier New" w:eastAsia="Times New Roman" w:hAnsi="Courier New" w:cs="Courier New"/>
          <w:color w:val="000000"/>
          <w:kern w:val="0"/>
          <w:sz w:val="18"/>
          <w:szCs w:val="18"/>
          <w:lang w:val="sv-SE"/>
        </w:rPr>
        <w:tab/>
      </w:r>
      <w:r w:rsidRPr="00FA659F">
        <w:rPr>
          <w:rFonts w:ascii="Courier New" w:eastAsia="Times New Roman" w:hAnsi="Courier New" w:cs="Courier New"/>
          <w:color w:val="008080"/>
          <w:kern w:val="0"/>
          <w:sz w:val="18"/>
          <w:szCs w:val="18"/>
          <w:lang w:val="sv-SE"/>
        </w:rPr>
        <w:t>&lt;/</w:t>
      </w:r>
      <w:r w:rsidRPr="003E7D17">
        <w:rPr>
          <w:rFonts w:ascii="Courier New" w:eastAsia="Times New Roman" w:hAnsi="Courier New" w:cs="Courier New"/>
          <w:color w:val="3F7F7F"/>
          <w:kern w:val="0"/>
          <w:sz w:val="18"/>
          <w:szCs w:val="18"/>
          <w:lang w:val="sv-SE"/>
        </w:rPr>
        <w:t>organisation</w:t>
      </w:r>
      <w:r w:rsidRPr="00FA659F">
        <w:rPr>
          <w:rFonts w:ascii="Courier New" w:eastAsia="Times New Roman" w:hAnsi="Courier New" w:cs="Courier New"/>
          <w:color w:val="008080"/>
          <w:kern w:val="0"/>
          <w:sz w:val="18"/>
          <w:szCs w:val="18"/>
          <w:lang w:val="sv-SE"/>
        </w:rPr>
        <w:t>&gt;</w:t>
      </w:r>
    </w:p>
    <w:p w14:paraId="72B96104"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sv-SE"/>
        </w:rPr>
      </w:pPr>
      <w:r w:rsidRPr="003A2280">
        <w:rPr>
          <w:rFonts w:ascii="Courier New" w:eastAsia="Times New Roman" w:hAnsi="Courier New" w:cs="Courier New"/>
          <w:color w:val="000000"/>
          <w:kern w:val="0"/>
          <w:sz w:val="18"/>
          <w:szCs w:val="18"/>
          <w:lang w:val="sv-SE"/>
        </w:rPr>
        <w:tab/>
      </w:r>
      <w:r w:rsidRPr="003A2280">
        <w:rPr>
          <w:rFonts w:ascii="Courier New" w:eastAsia="Times New Roman" w:hAnsi="Courier New" w:cs="Courier New"/>
          <w:color w:val="000000"/>
          <w:kern w:val="0"/>
          <w:sz w:val="18"/>
          <w:szCs w:val="18"/>
          <w:lang w:val="sv-SE"/>
        </w:rPr>
        <w:tab/>
      </w:r>
      <w:r w:rsidRPr="00FA659F">
        <w:rPr>
          <w:rFonts w:ascii="Courier New" w:eastAsia="Times New Roman" w:hAnsi="Courier New" w:cs="Courier New"/>
          <w:color w:val="008080"/>
          <w:kern w:val="0"/>
          <w:sz w:val="18"/>
          <w:szCs w:val="18"/>
          <w:lang w:val="sv-SE"/>
        </w:rPr>
        <w:t>&lt;</w:t>
      </w:r>
      <w:r w:rsidRPr="003E7D17">
        <w:rPr>
          <w:rFonts w:ascii="Courier New" w:eastAsia="Times New Roman" w:hAnsi="Courier New" w:cs="Courier New"/>
          <w:color w:val="3F7F7F"/>
          <w:kern w:val="0"/>
          <w:sz w:val="18"/>
          <w:szCs w:val="18"/>
          <w:lang w:val="sv-SE"/>
        </w:rPr>
        <w:t>role</w:t>
      </w:r>
      <w:r w:rsidRPr="00FA659F">
        <w:rPr>
          <w:rFonts w:ascii="Courier New" w:eastAsia="Times New Roman" w:hAnsi="Courier New" w:cs="Courier New"/>
          <w:color w:val="008080"/>
          <w:kern w:val="0"/>
          <w:sz w:val="18"/>
          <w:szCs w:val="18"/>
          <w:lang w:val="sv-SE"/>
        </w:rPr>
        <w:t>&gt;</w:t>
      </w:r>
    </w:p>
    <w:p w14:paraId="72B96105"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sv-SE"/>
        </w:rPr>
      </w:pPr>
      <w:r w:rsidRPr="003A2280">
        <w:rPr>
          <w:rFonts w:ascii="Courier New" w:eastAsia="Times New Roman" w:hAnsi="Courier New" w:cs="Courier New"/>
          <w:color w:val="000000"/>
          <w:kern w:val="0"/>
          <w:sz w:val="18"/>
          <w:szCs w:val="18"/>
          <w:lang w:val="sv-SE"/>
        </w:rPr>
        <w:tab/>
      </w:r>
      <w:r w:rsidRPr="003A2280">
        <w:rPr>
          <w:rFonts w:ascii="Courier New" w:eastAsia="Times New Roman" w:hAnsi="Courier New" w:cs="Courier New"/>
          <w:color w:val="000000"/>
          <w:kern w:val="0"/>
          <w:sz w:val="18"/>
          <w:szCs w:val="18"/>
          <w:lang w:val="sv-SE"/>
        </w:rPr>
        <w:tab/>
      </w:r>
      <w:r w:rsidRPr="003A2280">
        <w:rPr>
          <w:rFonts w:ascii="Courier New" w:eastAsia="Times New Roman" w:hAnsi="Courier New" w:cs="Courier New"/>
          <w:color w:val="000000"/>
          <w:kern w:val="0"/>
          <w:sz w:val="18"/>
          <w:szCs w:val="18"/>
          <w:lang w:val="sv-SE"/>
        </w:rPr>
        <w:tab/>
      </w:r>
      <w:r w:rsidRPr="00FA659F">
        <w:rPr>
          <w:rFonts w:ascii="Courier New" w:eastAsia="Times New Roman" w:hAnsi="Courier New" w:cs="Courier New"/>
          <w:color w:val="008080"/>
          <w:kern w:val="0"/>
          <w:sz w:val="18"/>
          <w:szCs w:val="18"/>
          <w:lang w:val="sv-SE"/>
        </w:rPr>
        <w:t>&lt;</w:t>
      </w:r>
      <w:r w:rsidRPr="003E7D17">
        <w:rPr>
          <w:rFonts w:ascii="Courier New" w:eastAsia="Times New Roman" w:hAnsi="Courier New" w:cs="Courier New"/>
          <w:color w:val="3F7F7F"/>
          <w:kern w:val="0"/>
          <w:sz w:val="18"/>
          <w:szCs w:val="18"/>
          <w:lang w:val="sv-SE"/>
        </w:rPr>
        <w:t>klantRef</w:t>
      </w:r>
      <w:r w:rsidRPr="003E0F3E">
        <w:rPr>
          <w:rFonts w:ascii="Courier New" w:eastAsia="Times New Roman" w:hAnsi="Courier New" w:cs="Courier New"/>
          <w:kern w:val="0"/>
          <w:sz w:val="18"/>
          <w:szCs w:val="18"/>
          <w:lang w:val="sv-SE"/>
        </w:rPr>
        <w:t xml:space="preserve"> </w:t>
      </w:r>
      <w:r w:rsidRPr="003E0F3E">
        <w:rPr>
          <w:rFonts w:ascii="Courier New" w:eastAsia="Times New Roman" w:hAnsi="Courier New" w:cs="Courier New"/>
          <w:color w:val="7F007F"/>
          <w:kern w:val="0"/>
          <w:sz w:val="18"/>
          <w:szCs w:val="18"/>
          <w:lang w:val="sv-SE"/>
        </w:rPr>
        <w:t>idref</w:t>
      </w:r>
      <w:r w:rsidRPr="003A2280">
        <w:rPr>
          <w:rFonts w:ascii="Courier New" w:eastAsia="Times New Roman" w:hAnsi="Courier New" w:cs="Courier New"/>
          <w:color w:val="000000"/>
          <w:kern w:val="0"/>
          <w:sz w:val="18"/>
          <w:szCs w:val="18"/>
          <w:lang w:val="sv-SE"/>
        </w:rPr>
        <w:t>=</w:t>
      </w:r>
      <w:r w:rsidRPr="009377D9">
        <w:rPr>
          <w:rFonts w:ascii="Courier New" w:eastAsia="Times New Roman" w:hAnsi="Courier New" w:cs="Courier New"/>
          <w:i/>
          <w:iCs/>
          <w:color w:val="2A00FF"/>
          <w:kern w:val="0"/>
          <w:sz w:val="18"/>
          <w:szCs w:val="18"/>
          <w:lang w:val="sv-SE"/>
        </w:rPr>
        <w:t>"kokRol"</w:t>
      </w:r>
      <w:r w:rsidRPr="003E0F3E">
        <w:rPr>
          <w:rFonts w:ascii="Courier New" w:eastAsia="Times New Roman" w:hAnsi="Courier New" w:cs="Courier New"/>
          <w:kern w:val="0"/>
          <w:sz w:val="18"/>
          <w:szCs w:val="18"/>
          <w:lang w:val="sv-SE"/>
        </w:rPr>
        <w:t xml:space="preserve"> </w:t>
      </w:r>
      <w:r w:rsidRPr="00FA659F">
        <w:rPr>
          <w:rFonts w:ascii="Courier New" w:eastAsia="Times New Roman" w:hAnsi="Courier New" w:cs="Courier New"/>
          <w:color w:val="008080"/>
          <w:kern w:val="0"/>
          <w:sz w:val="18"/>
          <w:szCs w:val="18"/>
          <w:lang w:val="sv-SE"/>
        </w:rPr>
        <w:t>/&gt;</w:t>
      </w:r>
    </w:p>
    <w:p w14:paraId="72B96106"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sv-SE"/>
        </w:rPr>
        <w:tab/>
      </w:r>
      <w:r w:rsidRPr="003A2280">
        <w:rPr>
          <w:rFonts w:ascii="Courier New" w:eastAsia="Times New Roman" w:hAnsi="Courier New" w:cs="Courier New"/>
          <w:color w:val="000000"/>
          <w:kern w:val="0"/>
          <w:sz w:val="18"/>
          <w:szCs w:val="18"/>
          <w:lang w:val="sv-S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107"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108" w14:textId="77777777" w:rsidR="003A7C02" w:rsidRPr="003E0F3E" w:rsidRDefault="003A7C02" w:rsidP="003A7C02">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visiXML_MessageSchema</w:t>
      </w:r>
      <w:r w:rsidRPr="00FA659F">
        <w:rPr>
          <w:rFonts w:ascii="Courier New" w:eastAsia="Times New Roman" w:hAnsi="Courier New" w:cs="Courier New"/>
          <w:color w:val="008080"/>
          <w:kern w:val="0"/>
          <w:sz w:val="18"/>
          <w:szCs w:val="18"/>
        </w:rPr>
        <w:t>&gt;</w:t>
      </w:r>
    </w:p>
    <w:p w14:paraId="72B96109"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rPr>
      </w:pPr>
    </w:p>
    <w:p w14:paraId="72B9610A" w14:textId="77777777" w:rsidR="00425D3B" w:rsidRPr="00BB039F" w:rsidRDefault="00425D3B"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rPr>
      </w:pPr>
    </w:p>
    <w:p w14:paraId="72B9610B" w14:textId="77777777" w:rsidR="00D90007" w:rsidRPr="00BB039F" w:rsidRDefault="00983109" w:rsidP="003560D6">
      <w:pPr>
        <w:pStyle w:val="Gobarsubparagraaftitel"/>
        <w:ind w:left="0" w:firstLine="0"/>
        <w:rPr>
          <w:rFonts w:ascii="Corbel" w:hAnsi="Corbel"/>
          <w:lang w:val="nl-NL"/>
        </w:rPr>
      </w:pPr>
      <w:bookmarkStart w:id="946" w:name="_Toc408989377"/>
      <w:bookmarkStart w:id="947" w:name="_Toc4568155"/>
      <w:r w:rsidRPr="00BB039F">
        <w:rPr>
          <w:rFonts w:ascii="Corbel" w:hAnsi="Corbel"/>
          <w:lang w:val="nl-NL"/>
        </w:rPr>
        <w:lastRenderedPageBreak/>
        <w:t>Het zevende bericht (“</w:t>
      </w:r>
      <w:r w:rsidR="00D90007" w:rsidRPr="00BB039F">
        <w:rPr>
          <w:rFonts w:ascii="Corbel" w:hAnsi="Corbel"/>
          <w:lang w:val="nl-NL"/>
        </w:rPr>
        <w:t>zevende</w:t>
      </w:r>
      <w:r w:rsidRPr="00BB039F">
        <w:rPr>
          <w:rFonts w:ascii="Corbel" w:hAnsi="Corbel"/>
          <w:lang w:val="nl-NL"/>
        </w:rPr>
        <w:t>_</w:t>
      </w:r>
      <w:r w:rsidR="00D90007" w:rsidRPr="00BB039F">
        <w:rPr>
          <w:rFonts w:ascii="Corbel" w:hAnsi="Corbel"/>
          <w:lang w:val="nl-NL"/>
        </w:rPr>
        <w:t>bericht.xml”)</w:t>
      </w:r>
      <w:bookmarkEnd w:id="946"/>
      <w:bookmarkEnd w:id="947"/>
    </w:p>
    <w:p w14:paraId="72B9610C" w14:textId="77777777" w:rsidR="00007CDA"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persoon in de rol van kok waar het vijfde bericht naartoe is gezonden is Dirk Zwart. Dirk Zwart is een zeer ambitieuze kok met sterallures. Doordat hij de lat nogal hoog legt voor zichzelf</w:t>
      </w:r>
      <w:r w:rsidR="007D4577" w:rsidRPr="00BB039F">
        <w:rPr>
          <w:rFonts w:ascii="Corbel" w:hAnsi="Corbel"/>
          <w:sz w:val="22"/>
          <w:szCs w:val="22"/>
        </w:rPr>
        <w:t>,</w:t>
      </w:r>
      <w:r w:rsidRPr="00BB039F">
        <w:rPr>
          <w:rFonts w:ascii="Corbel" w:hAnsi="Corbel"/>
          <w:sz w:val="22"/>
          <w:szCs w:val="22"/>
        </w:rPr>
        <w:t xml:space="preserve"> balanceert hij continu op de rand van overspannenheid. De vraag ten aanzien van de mayonaise is de druppel die de emmer doet overlopen. Dirk Zwart gooit zijn ovenhandschoen op de grond en gaat ervandoor om nooit meer terug te komen. </w:t>
      </w:r>
    </w:p>
    <w:p w14:paraId="72B9610D"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Om klanten niet te lang op hun bestelling en vragen te laten wachten wordt er per direct een nieuwe kok aangenomen en als opvolger benoemd. Het betreft Jan Toet. Het project</w:t>
      </w:r>
      <w:r w:rsidR="00983109" w:rsidRPr="00BB039F">
        <w:rPr>
          <w:rFonts w:ascii="Corbel" w:hAnsi="Corbel"/>
          <w:sz w:val="22"/>
          <w:szCs w:val="22"/>
        </w:rPr>
        <w:softHyphen/>
      </w:r>
      <w:r w:rsidRPr="00BB039F">
        <w:rPr>
          <w:rFonts w:ascii="Corbel" w:hAnsi="Corbel"/>
          <w:sz w:val="22"/>
          <w:szCs w:val="22"/>
        </w:rPr>
        <w:t>specifieke bericht wordt hiervoor aangepast met een successor (zie file:</w:t>
      </w:r>
      <w:r w:rsidR="007D4577" w:rsidRPr="00BB039F">
        <w:rPr>
          <w:rFonts w:ascii="Corbel" w:hAnsi="Corbel"/>
          <w:sz w:val="22"/>
          <w:szCs w:val="22"/>
        </w:rPr>
        <w:t xml:space="preserve"> </w:t>
      </w:r>
      <w:r w:rsidRPr="00BB039F">
        <w:rPr>
          <w:rFonts w:ascii="Corbel" w:hAnsi="Corbel"/>
          <w:sz w:val="22"/>
          <w:szCs w:val="22"/>
        </w:rPr>
        <w:t>12_project_specifiek_bericht_vanaf_bericht_7.xml).</w:t>
      </w:r>
    </w:p>
    <w:p w14:paraId="72B9610E"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Als opvolger van Dirk Zwart besluit Jan Toet direct een positief antwoord te geven op de vraag van de klant die hij via de ober heeft gekregen. Let op dat op dit bericht wederom de richtlijn voor het over</w:t>
      </w:r>
      <w:r w:rsidR="00F54F7E" w:rsidRPr="00BB039F">
        <w:rPr>
          <w:rFonts w:ascii="Corbel" w:hAnsi="Corbel"/>
          <w:sz w:val="22"/>
          <w:szCs w:val="22"/>
        </w:rPr>
        <w:softHyphen/>
      </w:r>
      <w:r w:rsidRPr="00BB039F">
        <w:rPr>
          <w:rFonts w:ascii="Corbel" w:hAnsi="Corbel"/>
          <w:sz w:val="22"/>
          <w:szCs w:val="22"/>
        </w:rPr>
        <w:t>nemen en blokkeren van gegevenselementen van toepassing is. Het bericht ziet er als volgt uit.</w:t>
      </w:r>
    </w:p>
    <w:p w14:paraId="72B9610F" w14:textId="77777777" w:rsidR="00D90007" w:rsidRPr="00BB039F" w:rsidRDefault="00D90007" w:rsidP="00D90007">
      <w:pPr>
        <w:autoSpaceDE w:val="0"/>
        <w:autoSpaceDN w:val="0"/>
        <w:adjustRightInd w:val="0"/>
        <w:rPr>
          <w:rFonts w:ascii="Corbel" w:hAnsi="Corbel"/>
        </w:rPr>
      </w:pPr>
    </w:p>
    <w:p w14:paraId="72B96110"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xml</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version</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"1.0"</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encoding</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"UTF-8"</w:t>
      </w:r>
      <w:r w:rsidRPr="00FA659F">
        <w:rPr>
          <w:rFonts w:ascii="Courier New" w:eastAsia="Times New Roman" w:hAnsi="Courier New" w:cs="Courier New"/>
          <w:color w:val="008080"/>
          <w:kern w:val="0"/>
          <w:sz w:val="18"/>
          <w:szCs w:val="18"/>
        </w:rPr>
        <w:t>?&gt;</w:t>
      </w:r>
    </w:p>
    <w:p w14:paraId="72B96111" w14:textId="2522F19B"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48" w:author="Willems, P.H. (Peter)" w:date="2019-03-27T08:31:00Z">
        <w:r w:rsidR="0096689E" w:rsidRPr="0096689E">
          <w:rPr>
            <w:rFonts w:ascii="Courier New" w:eastAsia="Times New Roman" w:hAnsi="Courier New" w:cs="Courier New"/>
            <w:i/>
            <w:iCs/>
            <w:color w:val="2A00FF"/>
            <w:kern w:val="0"/>
            <w:sz w:val="18"/>
            <w:szCs w:val="18"/>
            <w:lang w:val="de-DE"/>
          </w:rPr>
          <w:t>20160331</w:t>
        </w:r>
      </w:ins>
      <w:del w:id="949" w:author="Willems, P.H. (Peter)" w:date="2019-03-27T08:31:00Z">
        <w:r w:rsidRPr="009377D9" w:rsidDel="0096689E">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50" w:author="Willems, P.H. (Peter)" w:date="2019-06-04T09:01:00Z">
        <w:r w:rsidRPr="009377D9" w:rsidDel="00662740">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112"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113" w14:textId="489B814E" w:rsidR="00F932B7"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51" w:author="Willems, P.H. (Peter)" w:date="2019-03-27T08:31:00Z">
        <w:r w:rsidR="0096689E" w:rsidRPr="0096689E">
          <w:rPr>
            <w:lang w:val="en-US"/>
            <w:rPrChange w:id="952" w:author="Willems, P.H. (Peter)" w:date="2019-03-27T08:31:00Z">
              <w:rPr/>
            </w:rPrChange>
          </w:rPr>
          <w:t xml:space="preserve"> </w:t>
        </w:r>
        <w:r w:rsidR="0096689E" w:rsidRPr="0096689E">
          <w:rPr>
            <w:rFonts w:ascii="Courier New" w:eastAsia="Times New Roman" w:hAnsi="Courier New" w:cs="Courier New"/>
            <w:i/>
            <w:iCs/>
            <w:color w:val="2A00FF"/>
            <w:kern w:val="0"/>
            <w:sz w:val="18"/>
            <w:szCs w:val="18"/>
            <w:lang w:val="de-DE"/>
          </w:rPr>
          <w:t>20160331</w:t>
        </w:r>
      </w:ins>
      <w:del w:id="953" w:author="Willems, P.H. (Peter)" w:date="2019-03-27T08:31:00Z">
        <w:r w:rsidRPr="009377D9" w:rsidDel="0096689E">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54" w:author="Willems, P.H. (Peter)" w:date="2019-06-04T09:07: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114"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msgAntwoord</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"bericht007"</w:t>
      </w:r>
      <w:r w:rsidRPr="00FA659F">
        <w:rPr>
          <w:rFonts w:ascii="Courier New" w:eastAsia="Times New Roman" w:hAnsi="Courier New" w:cs="Courier New"/>
          <w:color w:val="008080"/>
          <w:kern w:val="0"/>
          <w:sz w:val="18"/>
          <w:szCs w:val="18"/>
        </w:rPr>
        <w:t>&gt;</w:t>
      </w:r>
    </w:p>
    <w:p w14:paraId="72B96115"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16"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117"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bericht004</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p>
    <w:p w14:paraId="72B96118"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false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119"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11A"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BerichtInTransactie12Ref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11B"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11C"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11D"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t2_VraagOberAanKokRef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"transactie003"</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1E"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11F"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120"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"vraag004"</w:t>
      </w:r>
      <w:r w:rsidRPr="00FA659F">
        <w:rPr>
          <w:rFonts w:ascii="Courier New" w:eastAsia="Times New Roman" w:hAnsi="Courier New" w:cs="Courier New"/>
          <w:color w:val="008080"/>
          <w:kern w:val="0"/>
          <w:sz w:val="18"/>
          <w:szCs w:val="18"/>
        </w:rPr>
        <w:t>&gt;</w:t>
      </w:r>
    </w:p>
    <w:p w14:paraId="72B96121"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Kan er ook mayonaise bij de gepofte aardappelen geserveerd worden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p>
    <w:p w14:paraId="72B96122"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123"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124"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ceAntwoord</w:t>
      </w:r>
      <w:r w:rsidRPr="00FA659F">
        <w:rPr>
          <w:rFonts w:ascii="Courier New" w:eastAsia="Times New Roman" w:hAnsi="Courier New" w:cs="Courier New"/>
          <w:color w:val="008080"/>
          <w:kern w:val="0"/>
          <w:sz w:val="18"/>
          <w:szCs w:val="18"/>
        </w:rPr>
        <w:t>&gt;</w:t>
      </w:r>
    </w:p>
    <w:p w14:paraId="72B96125"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CeAntwoord</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"antwoord001"</w:t>
      </w:r>
      <w:r w:rsidRPr="00FA659F">
        <w:rPr>
          <w:rFonts w:ascii="Courier New" w:eastAsia="Times New Roman" w:hAnsi="Courier New" w:cs="Courier New"/>
          <w:color w:val="008080"/>
          <w:kern w:val="0"/>
          <w:sz w:val="18"/>
          <w:szCs w:val="18"/>
        </w:rPr>
        <w:t>&gt;</w:t>
      </w:r>
    </w:p>
    <w:p w14:paraId="72B96126"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antwoord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Dat is prima</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antwoord</w:t>
      </w:r>
      <w:r w:rsidRPr="00FA659F">
        <w:rPr>
          <w:rFonts w:ascii="Courier New" w:eastAsia="Times New Roman" w:hAnsi="Courier New" w:cs="Courier New"/>
          <w:color w:val="008080"/>
          <w:kern w:val="0"/>
          <w:sz w:val="18"/>
          <w:szCs w:val="18"/>
        </w:rPr>
        <w:t>&gt;</w:t>
      </w:r>
    </w:p>
    <w:p w14:paraId="72B96127"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CeAntwoord</w:t>
      </w:r>
      <w:r w:rsidRPr="00FA659F">
        <w:rPr>
          <w:rFonts w:ascii="Courier New" w:eastAsia="Times New Roman" w:hAnsi="Courier New" w:cs="Courier New"/>
          <w:color w:val="008080"/>
          <w:kern w:val="0"/>
          <w:sz w:val="18"/>
          <w:szCs w:val="18"/>
        </w:rPr>
        <w:t>&gt;</w:t>
      </w:r>
    </w:p>
    <w:p w14:paraId="72B96128"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ceAntwoord</w:t>
      </w:r>
      <w:r w:rsidRPr="00FA659F">
        <w:rPr>
          <w:rFonts w:ascii="Courier New" w:eastAsia="Times New Roman" w:hAnsi="Courier New" w:cs="Courier New"/>
          <w:color w:val="008080"/>
          <w:kern w:val="0"/>
          <w:sz w:val="18"/>
          <w:szCs w:val="18"/>
        </w:rPr>
        <w:t>&gt;</w:t>
      </w:r>
    </w:p>
    <w:p w14:paraId="72B96129"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msgAntwoord</w:t>
      </w:r>
      <w:r w:rsidRPr="00FA659F">
        <w:rPr>
          <w:rFonts w:ascii="Courier New" w:eastAsia="Times New Roman" w:hAnsi="Courier New" w:cs="Courier New"/>
          <w:color w:val="008080"/>
          <w:kern w:val="0"/>
          <w:sz w:val="18"/>
          <w:szCs w:val="18"/>
        </w:rPr>
        <w:t>&gt;</w:t>
      </w:r>
    </w:p>
    <w:p w14:paraId="72B9612A"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BerichtInTransactie12</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12B"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2C"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BerichtInTransactie12</w:t>
      </w:r>
      <w:r w:rsidRPr="00FA659F">
        <w:rPr>
          <w:rFonts w:ascii="Courier New" w:eastAsia="Times New Roman" w:hAnsi="Courier New" w:cs="Courier New"/>
          <w:color w:val="008080"/>
          <w:kern w:val="0"/>
          <w:sz w:val="18"/>
          <w:szCs w:val="18"/>
        </w:rPr>
        <w:t>&gt;</w:t>
      </w:r>
    </w:p>
    <w:p w14:paraId="72B9612D"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t2_VraagOberAanKok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"transactie003"</w:t>
      </w:r>
      <w:r w:rsidRPr="00FA659F">
        <w:rPr>
          <w:rFonts w:ascii="Courier New" w:eastAsia="Times New Roman" w:hAnsi="Courier New" w:cs="Courier New"/>
          <w:color w:val="008080"/>
          <w:kern w:val="0"/>
          <w:sz w:val="18"/>
          <w:szCs w:val="18"/>
        </w:rPr>
        <w:t>&gt;</w:t>
      </w:r>
    </w:p>
    <w:p w14:paraId="72B9612E"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3</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12F"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30"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31"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132"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133"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134"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135"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136"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137"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"PiR004"</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138"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139"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13A"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3B"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13C"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t2_VraagOberAanKok</w:t>
      </w:r>
      <w:r w:rsidRPr="00FA659F">
        <w:rPr>
          <w:rFonts w:ascii="Courier New" w:eastAsia="Times New Roman" w:hAnsi="Courier New" w:cs="Courier New"/>
          <w:color w:val="008080"/>
          <w:kern w:val="0"/>
          <w:sz w:val="18"/>
          <w:szCs w:val="18"/>
        </w:rPr>
        <w:t>&gt;</w:t>
      </w:r>
    </w:p>
    <w:p w14:paraId="72B9613D"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lastRenderedPageBreak/>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FA659F">
        <w:rPr>
          <w:rFonts w:ascii="Courier New" w:eastAsia="Times New Roman" w:hAnsi="Courier New" w:cs="Courier New"/>
          <w:color w:val="008080"/>
          <w:kern w:val="0"/>
          <w:sz w:val="18"/>
          <w:szCs w:val="18"/>
          <w:lang w:val="en-US"/>
        </w:rPr>
        <w:t>&gt;</w:t>
      </w:r>
    </w:p>
    <w:p w14:paraId="72B9613E"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Project Top Koks</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13F"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140"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141"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142"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143"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144"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145"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146"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147"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148"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149"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14A"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14B"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14C"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14D"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14E"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14F"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150"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151"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"OrganisatieGegevensRestaurant"</w:t>
      </w:r>
      <w:r w:rsidRPr="00FA659F">
        <w:rPr>
          <w:rFonts w:ascii="Courier New" w:eastAsia="Times New Roman" w:hAnsi="Courier New" w:cs="Courier New"/>
          <w:color w:val="008080"/>
          <w:kern w:val="0"/>
          <w:sz w:val="18"/>
          <w:szCs w:val="18"/>
        </w:rPr>
        <w:t>&gt;</w:t>
      </w:r>
    </w:p>
    <w:p w14:paraId="72B96152"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http://192.168.0.105/specifiek_project/visi.wsdl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p>
    <w:p w14:paraId="72B96153"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154"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155"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156"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157"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158"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159"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StandardPersonType</w:t>
      </w:r>
      <w:r w:rsidRPr="00FA659F">
        <w:rPr>
          <w:rFonts w:ascii="Courier New" w:eastAsia="Times New Roman" w:hAnsi="Courier New" w:cs="Courier New"/>
          <w:color w:val="008080"/>
          <w:kern w:val="0"/>
          <w:sz w:val="18"/>
          <w:szCs w:val="18"/>
          <w:lang w:val="en-US"/>
        </w:rPr>
        <w:t>&gt;</w:t>
      </w:r>
    </w:p>
    <w:p w14:paraId="72B9615A"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StandardPersonType</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"RobTaal"</w:t>
      </w:r>
      <w:r w:rsidRPr="00FA659F">
        <w:rPr>
          <w:rFonts w:ascii="Courier New" w:eastAsia="Times New Roman" w:hAnsi="Courier New" w:cs="Courier New"/>
          <w:color w:val="008080"/>
          <w:kern w:val="0"/>
          <w:sz w:val="18"/>
          <w:szCs w:val="18"/>
          <w:lang w:val="en-US"/>
        </w:rPr>
        <w:t>&gt;</w:t>
      </w:r>
    </w:p>
    <w:p w14:paraId="72B9615B"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userName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rt</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userName</w:t>
      </w:r>
      <w:r w:rsidRPr="00FA659F">
        <w:rPr>
          <w:rFonts w:ascii="Courier New" w:eastAsia="Times New Roman" w:hAnsi="Courier New" w:cs="Courier New"/>
          <w:color w:val="008080"/>
          <w:kern w:val="0"/>
          <w:sz w:val="18"/>
          <w:szCs w:val="18"/>
          <w:lang w:val="en-US"/>
        </w:rPr>
        <w:t>&gt;</w:t>
      </w:r>
    </w:p>
    <w:p w14:paraId="72B9615C"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Rob Taal</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15D"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StandardPersonType</w:t>
      </w:r>
      <w:r w:rsidRPr="00FA659F">
        <w:rPr>
          <w:rFonts w:ascii="Courier New" w:eastAsia="Times New Roman" w:hAnsi="Courier New" w:cs="Courier New"/>
          <w:color w:val="008080"/>
          <w:kern w:val="0"/>
          <w:sz w:val="18"/>
          <w:szCs w:val="18"/>
          <w:lang w:val="en-US"/>
        </w:rPr>
        <w:t>&gt;</w:t>
      </w:r>
    </w:p>
    <w:p w14:paraId="72B9615E"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StandardPersonType</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"JanToet"</w:t>
      </w:r>
      <w:r w:rsidRPr="00FA659F">
        <w:rPr>
          <w:rFonts w:ascii="Courier New" w:eastAsia="Times New Roman" w:hAnsi="Courier New" w:cs="Courier New"/>
          <w:color w:val="008080"/>
          <w:kern w:val="0"/>
          <w:sz w:val="18"/>
          <w:szCs w:val="18"/>
          <w:lang w:val="en-US"/>
        </w:rPr>
        <w:t>&gt;</w:t>
      </w:r>
    </w:p>
    <w:p w14:paraId="72B9615F"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userName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jt</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userName</w:t>
      </w:r>
      <w:r w:rsidRPr="00FA659F">
        <w:rPr>
          <w:rFonts w:ascii="Courier New" w:eastAsia="Times New Roman" w:hAnsi="Courier New" w:cs="Courier New"/>
          <w:color w:val="008080"/>
          <w:kern w:val="0"/>
          <w:sz w:val="18"/>
          <w:szCs w:val="18"/>
          <w:lang w:val="en-US"/>
        </w:rPr>
        <w:t>&gt;</w:t>
      </w:r>
    </w:p>
    <w:p w14:paraId="72B96160"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Jan Toet</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161"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StandardPersonType</w:t>
      </w:r>
      <w:r w:rsidRPr="00FA659F">
        <w:rPr>
          <w:rFonts w:ascii="Courier New" w:eastAsia="Times New Roman" w:hAnsi="Courier New" w:cs="Courier New"/>
          <w:color w:val="008080"/>
          <w:kern w:val="0"/>
          <w:sz w:val="18"/>
          <w:szCs w:val="18"/>
          <w:lang w:val="en-US"/>
        </w:rPr>
        <w:t>&gt;</w:t>
      </w:r>
    </w:p>
    <w:p w14:paraId="72B96162"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ober</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"oberRol"</w:t>
      </w:r>
      <w:r w:rsidRPr="00FA659F">
        <w:rPr>
          <w:rFonts w:ascii="Courier New" w:eastAsia="Times New Roman" w:hAnsi="Courier New" w:cs="Courier New"/>
          <w:color w:val="008080"/>
          <w:kern w:val="0"/>
          <w:sz w:val="18"/>
          <w:szCs w:val="18"/>
          <w:lang w:val="en-US"/>
        </w:rPr>
        <w:t>&gt;</w:t>
      </w:r>
    </w:p>
    <w:p w14:paraId="72B96163"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Ober Rol</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164"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165"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166"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"kokRol"</w:t>
      </w:r>
      <w:r w:rsidRPr="00FA659F">
        <w:rPr>
          <w:rFonts w:ascii="Courier New" w:eastAsia="Times New Roman" w:hAnsi="Courier New" w:cs="Courier New"/>
          <w:color w:val="008080"/>
          <w:kern w:val="0"/>
          <w:sz w:val="18"/>
          <w:szCs w:val="18"/>
        </w:rPr>
        <w:t>&gt;</w:t>
      </w:r>
    </w:p>
    <w:p w14:paraId="72B96167"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Kok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168"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Diegene die kookt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p>
    <w:p w14:paraId="72B96169"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kok</w:t>
      </w:r>
      <w:r w:rsidRPr="00FA659F">
        <w:rPr>
          <w:rFonts w:ascii="Courier New" w:eastAsia="Times New Roman" w:hAnsi="Courier New" w:cs="Courier New"/>
          <w:color w:val="008080"/>
          <w:kern w:val="0"/>
          <w:sz w:val="18"/>
          <w:szCs w:val="18"/>
          <w:lang w:val="de-DE"/>
        </w:rPr>
        <w:t>&gt;</w:t>
      </w:r>
    </w:p>
    <w:p w14:paraId="72B9616A"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"PiR002"</w:t>
      </w:r>
      <w:r w:rsidRPr="00FA659F">
        <w:rPr>
          <w:rFonts w:ascii="Courier New" w:eastAsia="Times New Roman" w:hAnsi="Courier New" w:cs="Courier New"/>
          <w:color w:val="008080"/>
          <w:kern w:val="0"/>
          <w:sz w:val="18"/>
          <w:szCs w:val="18"/>
          <w:lang w:val="de-DE"/>
        </w:rPr>
        <w:t>&gt;</w:t>
      </w:r>
    </w:p>
    <w:p w14:paraId="72B9616B"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16C"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"PietJansen"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6D"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16E"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16F"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70"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171"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172"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"oberRol"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73"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174"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175"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"PiR004"</w:t>
      </w:r>
      <w:r w:rsidRPr="00FA659F">
        <w:rPr>
          <w:rFonts w:ascii="Courier New" w:eastAsia="Times New Roman" w:hAnsi="Courier New" w:cs="Courier New"/>
          <w:color w:val="008080"/>
          <w:kern w:val="0"/>
          <w:sz w:val="18"/>
          <w:szCs w:val="18"/>
          <w:lang w:val="de-DE"/>
        </w:rPr>
        <w:t>&gt;</w:t>
      </w:r>
    </w:p>
    <w:p w14:paraId="72B96176"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successor</w:t>
      </w:r>
      <w:r w:rsidRPr="00FA659F">
        <w:rPr>
          <w:rFonts w:ascii="Courier New" w:eastAsia="Times New Roman" w:hAnsi="Courier New" w:cs="Courier New"/>
          <w:color w:val="008080"/>
          <w:kern w:val="0"/>
          <w:sz w:val="18"/>
          <w:szCs w:val="18"/>
          <w:lang w:val="de-DE"/>
        </w:rPr>
        <w:t>&gt;</w:t>
      </w:r>
    </w:p>
    <w:p w14:paraId="72B96177"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"PiR005"</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78"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successor</w:t>
      </w:r>
      <w:r w:rsidRPr="00FA659F">
        <w:rPr>
          <w:rFonts w:ascii="Courier New" w:eastAsia="Times New Roman" w:hAnsi="Courier New" w:cs="Courier New"/>
          <w:color w:val="008080"/>
          <w:kern w:val="0"/>
          <w:sz w:val="18"/>
          <w:szCs w:val="18"/>
          <w:lang w:val="de-DE"/>
        </w:rPr>
        <w:t>&gt;</w:t>
      </w:r>
    </w:p>
    <w:p w14:paraId="72B96179"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17A"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"RobTaal"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7B"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lastRenderedPageBreak/>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17C"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17D"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7E"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17F"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180"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"kokRol"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81"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182"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183"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"PiR005"</w:t>
      </w:r>
      <w:r w:rsidRPr="00FA659F">
        <w:rPr>
          <w:rFonts w:ascii="Courier New" w:eastAsia="Times New Roman" w:hAnsi="Courier New" w:cs="Courier New"/>
          <w:color w:val="008080"/>
          <w:kern w:val="0"/>
          <w:sz w:val="18"/>
          <w:szCs w:val="18"/>
          <w:lang w:val="de-DE"/>
        </w:rPr>
        <w:t>&gt;</w:t>
      </w:r>
    </w:p>
    <w:p w14:paraId="72B96184"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185"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"JanToet"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86"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187"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188"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89"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18A"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18B"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"kokRol"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8C"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18D"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18E" w14:textId="77777777" w:rsidR="00F932B7" w:rsidRPr="003E0F3E" w:rsidRDefault="00F932B7" w:rsidP="00F932B7">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visiXML_MessageSchema</w:t>
      </w:r>
      <w:r w:rsidRPr="00FA659F">
        <w:rPr>
          <w:rFonts w:ascii="Courier New" w:eastAsia="Times New Roman" w:hAnsi="Courier New" w:cs="Courier New"/>
          <w:color w:val="008080"/>
          <w:kern w:val="0"/>
          <w:sz w:val="18"/>
          <w:szCs w:val="18"/>
        </w:rPr>
        <w:t>&gt;</w:t>
      </w:r>
    </w:p>
    <w:p w14:paraId="72B9618F"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lang w:val="en-US"/>
        </w:rPr>
      </w:pPr>
    </w:p>
    <w:p w14:paraId="72B96190" w14:textId="77777777" w:rsidR="00D90007" w:rsidRPr="00BB039F" w:rsidRDefault="00F87AB0" w:rsidP="003560D6">
      <w:pPr>
        <w:pStyle w:val="Gobarsubparagraaftitel"/>
        <w:ind w:left="0" w:firstLine="0"/>
        <w:rPr>
          <w:rFonts w:ascii="Corbel" w:hAnsi="Corbel"/>
          <w:lang w:val="nl-NL"/>
        </w:rPr>
      </w:pPr>
      <w:bookmarkStart w:id="955" w:name="_Toc408989378"/>
      <w:bookmarkStart w:id="956" w:name="_Toc4568156"/>
      <w:r w:rsidRPr="00BB039F">
        <w:rPr>
          <w:rFonts w:ascii="Corbel" w:hAnsi="Corbel"/>
          <w:lang w:val="nl-NL"/>
        </w:rPr>
        <w:t>Het achtste bericht (“</w:t>
      </w:r>
      <w:r w:rsidR="00D90007" w:rsidRPr="00BB039F">
        <w:rPr>
          <w:rFonts w:ascii="Corbel" w:hAnsi="Corbel"/>
          <w:lang w:val="nl-NL"/>
        </w:rPr>
        <w:t>achtste</w:t>
      </w:r>
      <w:r w:rsidRPr="00BB039F">
        <w:rPr>
          <w:rFonts w:ascii="Corbel" w:hAnsi="Corbel"/>
          <w:lang w:val="nl-NL"/>
        </w:rPr>
        <w:t>_</w:t>
      </w:r>
      <w:r w:rsidR="00D90007" w:rsidRPr="00BB039F">
        <w:rPr>
          <w:rFonts w:ascii="Corbel" w:hAnsi="Corbel"/>
          <w:lang w:val="nl-NL"/>
        </w:rPr>
        <w:t>bericht.xml”)</w:t>
      </w:r>
      <w:bookmarkEnd w:id="955"/>
      <w:bookmarkEnd w:id="956"/>
    </w:p>
    <w:p w14:paraId="72B96191"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ober heeft door</w:t>
      </w:r>
      <w:r w:rsidR="007D4577" w:rsidRPr="00BB039F">
        <w:rPr>
          <w:rFonts w:ascii="Corbel" w:hAnsi="Corbel"/>
          <w:sz w:val="22"/>
          <w:szCs w:val="22"/>
        </w:rPr>
        <w:t xml:space="preserve"> </w:t>
      </w:r>
      <w:r w:rsidRPr="00BB039F">
        <w:rPr>
          <w:rFonts w:ascii="Corbel" w:hAnsi="Corbel"/>
          <w:sz w:val="22"/>
          <w:szCs w:val="22"/>
        </w:rPr>
        <w:t>middel van het zevende bericht een antwoord van een kok gekregen. Op basis van dit bericht wil de ober het antwoord versturen aan de klant. Om dit te doen dien</w:t>
      </w:r>
      <w:r w:rsidR="003A0F03" w:rsidRPr="00BB039F">
        <w:rPr>
          <w:rFonts w:ascii="Corbel" w:hAnsi="Corbel"/>
          <w:sz w:val="22"/>
          <w:szCs w:val="22"/>
        </w:rPr>
        <w:t xml:space="preserve">t de ober gebruik te maken van </w:t>
      </w:r>
      <w:r w:rsidRPr="00BB039F">
        <w:rPr>
          <w:rFonts w:ascii="Corbel" w:hAnsi="Corbel"/>
          <w:i/>
          <w:sz w:val="22"/>
          <w:szCs w:val="22"/>
        </w:rPr>
        <w:t>msgAntwoor</w:t>
      </w:r>
      <w:r w:rsidR="003A0F03" w:rsidRPr="00BB039F">
        <w:rPr>
          <w:rFonts w:ascii="Corbel" w:hAnsi="Corbel"/>
          <w:i/>
          <w:sz w:val="22"/>
          <w:szCs w:val="22"/>
        </w:rPr>
        <w:t>d</w:t>
      </w:r>
      <w:r w:rsidR="00F87AB0" w:rsidRPr="00BB039F">
        <w:rPr>
          <w:rFonts w:ascii="Corbel" w:hAnsi="Corbel"/>
          <w:sz w:val="22"/>
          <w:szCs w:val="22"/>
        </w:rPr>
        <w:t xml:space="preserve"> uit de primaire transactie </w:t>
      </w:r>
      <w:r w:rsidR="006A4142" w:rsidRPr="00BB039F">
        <w:rPr>
          <w:rFonts w:ascii="Corbel" w:hAnsi="Corbel"/>
          <w:i/>
          <w:sz w:val="22"/>
          <w:szCs w:val="22"/>
        </w:rPr>
        <w:t>T</w:t>
      </w:r>
      <w:r w:rsidR="00F87AB0" w:rsidRPr="00BB039F">
        <w:rPr>
          <w:rFonts w:ascii="Corbel" w:hAnsi="Corbel"/>
          <w:i/>
          <w:sz w:val="22"/>
          <w:szCs w:val="22"/>
        </w:rPr>
        <w:t>1_OpnameBestelling</w:t>
      </w:r>
      <w:r w:rsidRPr="00BB039F">
        <w:rPr>
          <w:rFonts w:ascii="Corbel" w:hAnsi="Corbel"/>
          <w:sz w:val="22"/>
          <w:szCs w:val="22"/>
        </w:rPr>
        <w:t>.  De previous in de MITT is in dit geval msgAntwoord uit tra</w:t>
      </w:r>
      <w:r w:rsidR="00F87AB0" w:rsidRPr="00BB039F">
        <w:rPr>
          <w:rFonts w:ascii="Corbel" w:hAnsi="Corbel"/>
          <w:sz w:val="22"/>
          <w:szCs w:val="22"/>
        </w:rPr>
        <w:t xml:space="preserve">nsactie </w:t>
      </w:r>
      <w:r w:rsidR="006A4142" w:rsidRPr="00BB039F">
        <w:rPr>
          <w:rFonts w:ascii="Corbel" w:hAnsi="Corbel"/>
          <w:i/>
          <w:sz w:val="22"/>
          <w:szCs w:val="22"/>
        </w:rPr>
        <w:t>T</w:t>
      </w:r>
      <w:r w:rsidR="007D4577" w:rsidRPr="00BB039F">
        <w:rPr>
          <w:rFonts w:ascii="Corbel" w:hAnsi="Corbel"/>
          <w:i/>
          <w:sz w:val="22"/>
          <w:szCs w:val="22"/>
        </w:rPr>
        <w:t>2_VraagOberAanKok</w:t>
      </w:r>
      <w:r w:rsidR="007D4577" w:rsidRPr="00BB039F">
        <w:rPr>
          <w:rFonts w:ascii="Corbel" w:hAnsi="Corbel"/>
          <w:sz w:val="22"/>
          <w:szCs w:val="22"/>
        </w:rPr>
        <w:t xml:space="preserve">. </w:t>
      </w:r>
      <w:r w:rsidRPr="00BB039F">
        <w:rPr>
          <w:rFonts w:ascii="Corbel" w:hAnsi="Corbel"/>
          <w:sz w:val="22"/>
          <w:szCs w:val="22"/>
        </w:rPr>
        <w:t>De richtlijn voor het overnemen en blokkeren van gegevenselementen is hier ook van toepassing.</w:t>
      </w:r>
    </w:p>
    <w:p w14:paraId="72B96192" w14:textId="77777777" w:rsidR="00D90007" w:rsidRPr="00BB039F" w:rsidRDefault="00D90007" w:rsidP="00D90007">
      <w:pPr>
        <w:autoSpaceDE w:val="0"/>
        <w:autoSpaceDN w:val="0"/>
        <w:adjustRightInd w:val="0"/>
        <w:rPr>
          <w:rFonts w:ascii="Corbel" w:hAnsi="Corbel"/>
          <w:sz w:val="22"/>
          <w:szCs w:val="22"/>
        </w:rPr>
      </w:pPr>
    </w:p>
    <w:p w14:paraId="72B96193"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xml</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version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"1.0"</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encoding</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"UTF-8"</w:t>
      </w:r>
      <w:r w:rsidRPr="00FA659F">
        <w:rPr>
          <w:rFonts w:ascii="Courier New" w:eastAsia="Times New Roman" w:hAnsi="Courier New" w:cs="Courier New"/>
          <w:color w:val="008080"/>
          <w:kern w:val="0"/>
          <w:sz w:val="18"/>
          <w:szCs w:val="18"/>
          <w:lang w:val="de-DE"/>
        </w:rPr>
        <w:t>?&gt;</w:t>
      </w:r>
    </w:p>
    <w:p w14:paraId="72B96194" w14:textId="2473562E"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57" w:author="Willems, P.H. (Peter)" w:date="2019-03-27T08:31:00Z">
        <w:r w:rsidR="0096689E" w:rsidRPr="0096689E">
          <w:rPr>
            <w:rFonts w:ascii="Courier New" w:eastAsia="Times New Roman" w:hAnsi="Courier New" w:cs="Courier New"/>
            <w:i/>
            <w:iCs/>
            <w:color w:val="2A00FF"/>
            <w:kern w:val="0"/>
            <w:sz w:val="18"/>
            <w:szCs w:val="18"/>
            <w:lang w:val="de-DE"/>
          </w:rPr>
          <w:t>20160331</w:t>
        </w:r>
      </w:ins>
      <w:del w:id="958" w:author="Willems, P.H. (Peter)" w:date="2019-03-27T08:31:00Z">
        <w:r w:rsidRPr="009377D9" w:rsidDel="0096689E">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59" w:author="Willems, P.H. (Peter)" w:date="2019-06-04T09:02:00Z">
        <w:r w:rsidRPr="009377D9" w:rsidDel="00662740">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195"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196" w14:textId="4BF39CE6" w:rsidR="00BF7BB1"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60" w:author="Willems, P.H. (Peter)" w:date="2019-03-27T08:31:00Z">
        <w:r w:rsidR="0096689E" w:rsidRPr="0096689E">
          <w:rPr>
            <w:rFonts w:ascii="Courier New" w:eastAsia="Times New Roman" w:hAnsi="Courier New" w:cs="Courier New"/>
            <w:i/>
            <w:iCs/>
            <w:color w:val="2A00FF"/>
            <w:kern w:val="0"/>
            <w:sz w:val="18"/>
            <w:szCs w:val="18"/>
            <w:lang w:val="de-DE"/>
          </w:rPr>
          <w:t>20160331</w:t>
        </w:r>
      </w:ins>
      <w:del w:id="961" w:author="Willems, P.H. (Peter)" w:date="2019-03-27T08:31:00Z">
        <w:r w:rsidRPr="009377D9" w:rsidDel="0096689E">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62" w:author="Willems, P.H. (Peter)" w:date="2019-06-04T09:07: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197"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msgAntwoord</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"bericht008"</w:t>
      </w:r>
      <w:r w:rsidRPr="00FA659F">
        <w:rPr>
          <w:rFonts w:ascii="Courier New" w:eastAsia="Times New Roman" w:hAnsi="Courier New" w:cs="Courier New"/>
          <w:color w:val="008080"/>
          <w:kern w:val="0"/>
          <w:sz w:val="18"/>
          <w:szCs w:val="18"/>
        </w:rPr>
        <w:t>&gt;</w:t>
      </w:r>
    </w:p>
    <w:p w14:paraId="72B96198"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99"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19A"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false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19B"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19C"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BerichtInTransactie12Ref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19D"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messageInTransaction</w:t>
      </w:r>
      <w:r w:rsidRPr="00FA659F">
        <w:rPr>
          <w:rFonts w:ascii="Courier New" w:eastAsia="Times New Roman" w:hAnsi="Courier New" w:cs="Courier New"/>
          <w:color w:val="008080"/>
          <w:kern w:val="0"/>
          <w:sz w:val="18"/>
          <w:szCs w:val="18"/>
        </w:rPr>
        <w:t>&gt;</w:t>
      </w:r>
    </w:p>
    <w:p w14:paraId="72B9619E"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19F"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A0"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1A1"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1A2"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"vraag005"</w:t>
      </w:r>
      <w:r w:rsidRPr="00FA659F">
        <w:rPr>
          <w:rFonts w:ascii="Courier New" w:eastAsia="Times New Roman" w:hAnsi="Courier New" w:cs="Courier New"/>
          <w:color w:val="008080"/>
          <w:kern w:val="0"/>
          <w:sz w:val="18"/>
          <w:szCs w:val="18"/>
        </w:rPr>
        <w:t>&gt;</w:t>
      </w:r>
    </w:p>
    <w:p w14:paraId="72B961A3"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Kan er ook mayonaise bij de gepofte aardappelen geserveerd worden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vraag</w:t>
      </w:r>
      <w:r w:rsidRPr="00FA659F">
        <w:rPr>
          <w:rFonts w:ascii="Courier New" w:eastAsia="Times New Roman" w:hAnsi="Courier New" w:cs="Courier New"/>
          <w:color w:val="008080"/>
          <w:kern w:val="0"/>
          <w:sz w:val="18"/>
          <w:szCs w:val="18"/>
        </w:rPr>
        <w:t>&gt;</w:t>
      </w:r>
    </w:p>
    <w:p w14:paraId="72B961A4"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1A5"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ceVraag</w:t>
      </w:r>
      <w:r w:rsidRPr="00FA659F">
        <w:rPr>
          <w:rFonts w:ascii="Courier New" w:eastAsia="Times New Roman" w:hAnsi="Courier New" w:cs="Courier New"/>
          <w:color w:val="008080"/>
          <w:kern w:val="0"/>
          <w:sz w:val="18"/>
          <w:szCs w:val="18"/>
        </w:rPr>
        <w:t>&gt;</w:t>
      </w:r>
    </w:p>
    <w:p w14:paraId="72B961A6"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ceAntwoord</w:t>
      </w:r>
      <w:r w:rsidRPr="00FA659F">
        <w:rPr>
          <w:rFonts w:ascii="Courier New" w:eastAsia="Times New Roman" w:hAnsi="Courier New" w:cs="Courier New"/>
          <w:color w:val="008080"/>
          <w:kern w:val="0"/>
          <w:sz w:val="18"/>
          <w:szCs w:val="18"/>
        </w:rPr>
        <w:t>&gt;</w:t>
      </w:r>
    </w:p>
    <w:p w14:paraId="72B961A7"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CeAntwoord</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"antwoord002"</w:t>
      </w:r>
      <w:r w:rsidRPr="00FA659F">
        <w:rPr>
          <w:rFonts w:ascii="Courier New" w:eastAsia="Times New Roman" w:hAnsi="Courier New" w:cs="Courier New"/>
          <w:color w:val="008080"/>
          <w:kern w:val="0"/>
          <w:sz w:val="18"/>
          <w:szCs w:val="18"/>
        </w:rPr>
        <w:t>&gt;</w:t>
      </w:r>
    </w:p>
    <w:p w14:paraId="72B961A8"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antwoord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Dat is prima</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antwoord</w:t>
      </w:r>
      <w:r w:rsidRPr="00FA659F">
        <w:rPr>
          <w:rFonts w:ascii="Courier New" w:eastAsia="Times New Roman" w:hAnsi="Courier New" w:cs="Courier New"/>
          <w:color w:val="008080"/>
          <w:kern w:val="0"/>
          <w:sz w:val="18"/>
          <w:szCs w:val="18"/>
        </w:rPr>
        <w:t>&gt;</w:t>
      </w:r>
    </w:p>
    <w:p w14:paraId="72B961A9"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CeAntwoord</w:t>
      </w:r>
      <w:r w:rsidRPr="00FA659F">
        <w:rPr>
          <w:rFonts w:ascii="Courier New" w:eastAsia="Times New Roman" w:hAnsi="Courier New" w:cs="Courier New"/>
          <w:color w:val="008080"/>
          <w:kern w:val="0"/>
          <w:sz w:val="18"/>
          <w:szCs w:val="18"/>
        </w:rPr>
        <w:t>&gt;</w:t>
      </w:r>
    </w:p>
    <w:p w14:paraId="72B961AA"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ceAntwoord</w:t>
      </w:r>
      <w:r w:rsidRPr="00FA659F">
        <w:rPr>
          <w:rFonts w:ascii="Courier New" w:eastAsia="Times New Roman" w:hAnsi="Courier New" w:cs="Courier New"/>
          <w:color w:val="008080"/>
          <w:kern w:val="0"/>
          <w:sz w:val="18"/>
          <w:szCs w:val="18"/>
        </w:rPr>
        <w:t>&gt;</w:t>
      </w:r>
    </w:p>
    <w:p w14:paraId="72B961AB"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msgAntwoord</w:t>
      </w:r>
      <w:r w:rsidRPr="00FA659F">
        <w:rPr>
          <w:rFonts w:ascii="Courier New" w:eastAsia="Times New Roman" w:hAnsi="Courier New" w:cs="Courier New"/>
          <w:color w:val="008080"/>
          <w:kern w:val="0"/>
          <w:sz w:val="18"/>
          <w:szCs w:val="18"/>
        </w:rPr>
        <w:t>&gt;</w:t>
      </w:r>
    </w:p>
    <w:p w14:paraId="72B961AC"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BerichtInTransactie12</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1AD"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AE"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BerichtInTransactie12</w:t>
      </w:r>
      <w:r w:rsidRPr="00FA659F">
        <w:rPr>
          <w:rFonts w:ascii="Courier New" w:eastAsia="Times New Roman" w:hAnsi="Courier New" w:cs="Courier New"/>
          <w:color w:val="008080"/>
          <w:kern w:val="0"/>
          <w:sz w:val="18"/>
          <w:szCs w:val="18"/>
        </w:rPr>
        <w:t>&gt;</w:t>
      </w:r>
    </w:p>
    <w:p w14:paraId="72B961AF"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FA659F">
        <w:rPr>
          <w:rFonts w:ascii="Courier New" w:eastAsia="Times New Roman" w:hAnsi="Courier New" w:cs="Courier New"/>
          <w:color w:val="008080"/>
          <w:kern w:val="0"/>
          <w:sz w:val="18"/>
          <w:szCs w:val="18"/>
        </w:rPr>
        <w:t>&gt;</w:t>
      </w:r>
    </w:p>
    <w:p w14:paraId="72B961B0"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1</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1B1"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B2"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1B3"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1B4"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lastRenderedPageBreak/>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1B5"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1B6"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1B7"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1B8"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1B9"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1BA"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1BB"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1BC"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BD"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1BE"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FA659F">
        <w:rPr>
          <w:rFonts w:ascii="Courier New" w:eastAsia="Times New Roman" w:hAnsi="Courier New" w:cs="Courier New"/>
          <w:color w:val="008080"/>
          <w:kern w:val="0"/>
          <w:sz w:val="18"/>
          <w:szCs w:val="18"/>
        </w:rPr>
        <w:t>&gt;</w:t>
      </w:r>
    </w:p>
    <w:p w14:paraId="72B961BF"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FA659F">
        <w:rPr>
          <w:rFonts w:ascii="Courier New" w:eastAsia="Times New Roman" w:hAnsi="Courier New" w:cs="Courier New"/>
          <w:color w:val="008080"/>
          <w:kern w:val="0"/>
          <w:sz w:val="18"/>
          <w:szCs w:val="18"/>
        </w:rPr>
        <w:t>&gt;</w:t>
      </w:r>
    </w:p>
    <w:p w14:paraId="72B961C0"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Project Top Koks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1C1"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1C2"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1C3"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1C4"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1C5"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1C6"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1C7"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1C8"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1C9"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1CA"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1CB"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1CC"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"consument"</w:t>
      </w:r>
      <w:r w:rsidRPr="00FA659F">
        <w:rPr>
          <w:rFonts w:ascii="Courier New" w:eastAsia="Times New Roman" w:hAnsi="Courier New" w:cs="Courier New"/>
          <w:color w:val="008080"/>
          <w:kern w:val="0"/>
          <w:sz w:val="18"/>
          <w:szCs w:val="18"/>
          <w:lang w:val="fr-FR"/>
        </w:rPr>
        <w:t>&gt;</w:t>
      </w:r>
    </w:p>
    <w:p w14:paraId="72B961CD"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Consument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1CE"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CSMT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1CF"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1D0"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"KeesDeVries"</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1D1"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1D2"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1D3"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"OrganisatieGegevensConsument"</w:t>
      </w:r>
      <w:r w:rsidRPr="00FA659F">
        <w:rPr>
          <w:rFonts w:ascii="Courier New" w:eastAsia="Times New Roman" w:hAnsi="Courier New" w:cs="Courier New"/>
          <w:color w:val="008080"/>
          <w:kern w:val="0"/>
          <w:sz w:val="18"/>
          <w:szCs w:val="18"/>
          <w:lang w:val="fr-FR"/>
        </w:rPr>
        <w:t>&gt;</w:t>
      </w:r>
    </w:p>
    <w:p w14:paraId="72B961D4"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http://192.168.0.102/specifiek_project/visi.wsdl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1D5"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1D6"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1D7"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FA659F">
        <w:rPr>
          <w:rFonts w:ascii="Courier New" w:eastAsia="Times New Roman" w:hAnsi="Courier New" w:cs="Courier New"/>
          <w:color w:val="008080"/>
          <w:kern w:val="0"/>
          <w:sz w:val="18"/>
          <w:szCs w:val="18"/>
          <w:lang w:val="fr-FR"/>
        </w:rPr>
        <w:t>&gt;</w:t>
      </w:r>
    </w:p>
    <w:p w14:paraId="72B961D8"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1D9"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1DA"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1DB"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1DC"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1DD"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1DE"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1DF"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"OrganisatieGegevensRestaurant"</w:t>
      </w:r>
      <w:r w:rsidRPr="00FA659F">
        <w:rPr>
          <w:rFonts w:ascii="Courier New" w:eastAsia="Times New Roman" w:hAnsi="Courier New" w:cs="Courier New"/>
          <w:color w:val="008080"/>
          <w:kern w:val="0"/>
          <w:sz w:val="18"/>
          <w:szCs w:val="18"/>
          <w:lang w:val="fr-FR"/>
        </w:rPr>
        <w:t>&gt;</w:t>
      </w:r>
    </w:p>
    <w:p w14:paraId="72B961E0"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http://192.168.0.105/specifiek_project/visi.wsdl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1E1"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1E2"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1E3"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1E4"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FA659F">
        <w:rPr>
          <w:rFonts w:ascii="Courier New" w:eastAsia="Times New Roman" w:hAnsi="Courier New" w:cs="Courier New"/>
          <w:color w:val="008080"/>
          <w:kern w:val="0"/>
          <w:sz w:val="18"/>
          <w:szCs w:val="18"/>
        </w:rPr>
        <w:t>&gt;</w:t>
      </w:r>
    </w:p>
    <w:p w14:paraId="72B961E5"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kvd</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1E6"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Kees de Vries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1E7"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1E8"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1E9"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1EA"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1EB"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1EC"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FA659F">
        <w:rPr>
          <w:rFonts w:ascii="Courier New" w:eastAsia="Times New Roman" w:hAnsi="Courier New" w:cs="Courier New"/>
          <w:color w:val="008080"/>
          <w:kern w:val="0"/>
          <w:sz w:val="18"/>
          <w:szCs w:val="18"/>
        </w:rPr>
        <w:t>&gt;</w:t>
      </w:r>
    </w:p>
    <w:p w14:paraId="72B961ED"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Klant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1EE"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de klant is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1EF"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FA659F">
        <w:rPr>
          <w:rFonts w:ascii="Courier New" w:eastAsia="Times New Roman" w:hAnsi="Courier New" w:cs="Courier New"/>
          <w:color w:val="008080"/>
          <w:kern w:val="0"/>
          <w:sz w:val="18"/>
          <w:szCs w:val="18"/>
        </w:rPr>
        <w:t>&gt;</w:t>
      </w:r>
    </w:p>
    <w:p w14:paraId="72B961F0"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1F1"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1F2"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1F3"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1F4"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"PiR001"</w:t>
      </w:r>
      <w:r w:rsidRPr="00FA659F">
        <w:rPr>
          <w:rFonts w:ascii="Courier New" w:eastAsia="Times New Roman" w:hAnsi="Courier New" w:cs="Courier New"/>
          <w:color w:val="008080"/>
          <w:kern w:val="0"/>
          <w:sz w:val="18"/>
          <w:szCs w:val="18"/>
        </w:rPr>
        <w:t>&gt;</w:t>
      </w:r>
    </w:p>
    <w:p w14:paraId="72B961F5"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1F6"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F7"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1F8"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1F9"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"consument"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FA"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1FB"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1FC"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1FD"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1FE"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1FF"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FA659F">
        <w:rPr>
          <w:rFonts w:ascii="Courier New" w:eastAsia="Times New Roman" w:hAnsi="Courier New" w:cs="Courier New"/>
          <w:color w:val="008080"/>
          <w:kern w:val="0"/>
          <w:sz w:val="18"/>
          <w:szCs w:val="18"/>
        </w:rPr>
        <w:t>&gt;</w:t>
      </w:r>
    </w:p>
    <w:p w14:paraId="72B96200"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201"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02"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203"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204"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"restaurant"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05"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206"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207"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08"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209"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20A" w14:textId="77777777" w:rsidR="00BF7BB1" w:rsidRPr="003E0F3E" w:rsidRDefault="00BF7BB1" w:rsidP="00BF7B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visiXML_MessageSchema</w:t>
      </w:r>
      <w:r w:rsidRPr="00FA659F">
        <w:rPr>
          <w:rFonts w:ascii="Courier New" w:eastAsia="Times New Roman" w:hAnsi="Courier New" w:cs="Courier New"/>
          <w:color w:val="008080"/>
          <w:kern w:val="0"/>
          <w:sz w:val="18"/>
          <w:szCs w:val="18"/>
        </w:rPr>
        <w:t>&gt;</w:t>
      </w:r>
    </w:p>
    <w:p w14:paraId="72B9620B"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0000"/>
          <w:sz w:val="17"/>
          <w:szCs w:val="17"/>
          <w:highlight w:val="white"/>
          <w:lang w:val="de-DE"/>
        </w:rPr>
      </w:pPr>
    </w:p>
    <w:p w14:paraId="72B9620C" w14:textId="77777777" w:rsidR="00D90007" w:rsidRPr="00BB039F" w:rsidRDefault="003A0F03" w:rsidP="003560D6">
      <w:pPr>
        <w:pStyle w:val="Gobarsubparagraaftitel"/>
        <w:ind w:left="0" w:firstLine="0"/>
        <w:rPr>
          <w:rFonts w:ascii="Corbel" w:hAnsi="Corbel"/>
          <w:lang w:val="nl-NL"/>
        </w:rPr>
      </w:pPr>
      <w:bookmarkStart w:id="963" w:name="_Toc408989379"/>
      <w:bookmarkStart w:id="964" w:name="_Toc4568157"/>
      <w:r w:rsidRPr="00BB039F">
        <w:rPr>
          <w:rFonts w:ascii="Corbel" w:hAnsi="Corbel"/>
          <w:lang w:val="nl-NL"/>
        </w:rPr>
        <w:t>Het negende bericht (“</w:t>
      </w:r>
      <w:r w:rsidR="00D90007" w:rsidRPr="00BB039F">
        <w:rPr>
          <w:rFonts w:ascii="Corbel" w:hAnsi="Corbel"/>
          <w:lang w:val="nl-NL"/>
        </w:rPr>
        <w:t>negende</w:t>
      </w:r>
      <w:r w:rsidRPr="00BB039F">
        <w:rPr>
          <w:rFonts w:ascii="Corbel" w:hAnsi="Corbel"/>
          <w:lang w:val="nl-NL"/>
        </w:rPr>
        <w:t>_</w:t>
      </w:r>
      <w:r w:rsidR="00D90007" w:rsidRPr="00BB039F">
        <w:rPr>
          <w:rFonts w:ascii="Corbel" w:hAnsi="Corbel"/>
          <w:lang w:val="nl-NL"/>
        </w:rPr>
        <w:t>bericht.xml”)</w:t>
      </w:r>
      <w:bookmarkEnd w:id="963"/>
      <w:bookmarkEnd w:id="964"/>
    </w:p>
    <w:p w14:paraId="72B9620D"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 xml:space="preserve">Nu de klant antwoord heeft op de vraag die hij aan de ober heeft gesteld kan de </w:t>
      </w:r>
      <w:r w:rsidR="00C057D5" w:rsidRPr="00BB039F">
        <w:rPr>
          <w:rFonts w:ascii="Corbel" w:hAnsi="Corbel"/>
          <w:sz w:val="22"/>
          <w:szCs w:val="22"/>
        </w:rPr>
        <w:t xml:space="preserve">klant een bestelling plaatsen. </w:t>
      </w:r>
      <w:r w:rsidRPr="00BB039F">
        <w:rPr>
          <w:rFonts w:ascii="Corbel" w:hAnsi="Corbel"/>
          <w:sz w:val="22"/>
          <w:szCs w:val="22"/>
        </w:rPr>
        <w:t>Dit</w:t>
      </w:r>
      <w:r w:rsidR="003A608C" w:rsidRPr="00BB039F">
        <w:rPr>
          <w:rFonts w:ascii="Corbel" w:hAnsi="Corbel"/>
          <w:sz w:val="22"/>
          <w:szCs w:val="22"/>
        </w:rPr>
        <w:t xml:space="preserve"> doet de klant met het bericht </w:t>
      </w:r>
      <w:r w:rsidR="003A608C" w:rsidRPr="00BB039F">
        <w:rPr>
          <w:rFonts w:ascii="Corbel" w:hAnsi="Corbel"/>
          <w:i/>
          <w:sz w:val="22"/>
          <w:szCs w:val="22"/>
        </w:rPr>
        <w:t>msgPlaatsingBestelling</w:t>
      </w:r>
      <w:r w:rsidRPr="00BB039F">
        <w:rPr>
          <w:rFonts w:ascii="Corbel" w:hAnsi="Corbel"/>
          <w:sz w:val="22"/>
          <w:szCs w:val="22"/>
        </w:rPr>
        <w:t>. In dit bericht bevindt zich een complex element in een complex element.</w:t>
      </w:r>
    </w:p>
    <w:p w14:paraId="72B9620E" w14:textId="77777777" w:rsidR="00D90007" w:rsidRPr="00BB039F" w:rsidRDefault="00D90007" w:rsidP="00D90007">
      <w:pPr>
        <w:autoSpaceDE w:val="0"/>
        <w:autoSpaceDN w:val="0"/>
        <w:adjustRightInd w:val="0"/>
        <w:rPr>
          <w:rFonts w:ascii="Corbel" w:hAnsi="Corbel"/>
        </w:rPr>
      </w:pPr>
    </w:p>
    <w:p w14:paraId="72B9620F"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xml</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version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"1.0"</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encoding</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"UTF-8"</w:t>
      </w:r>
      <w:r w:rsidRPr="00FA659F">
        <w:rPr>
          <w:rFonts w:ascii="Courier New" w:eastAsia="Times New Roman" w:hAnsi="Courier New" w:cs="Courier New"/>
          <w:color w:val="008080"/>
          <w:kern w:val="0"/>
          <w:sz w:val="18"/>
          <w:szCs w:val="18"/>
          <w:lang w:val="de-DE"/>
        </w:rPr>
        <w:t>?&gt;</w:t>
      </w:r>
    </w:p>
    <w:p w14:paraId="72B96210" w14:textId="6145630D"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65" w:author="Willems, P.H. (Peter)" w:date="2019-03-27T08:31:00Z">
        <w:r w:rsidR="004A21B6" w:rsidRPr="004A21B6">
          <w:rPr>
            <w:rFonts w:ascii="Courier New" w:eastAsia="Times New Roman" w:hAnsi="Courier New" w:cs="Courier New"/>
            <w:i/>
            <w:iCs/>
            <w:color w:val="2A00FF"/>
            <w:kern w:val="0"/>
            <w:sz w:val="18"/>
            <w:szCs w:val="18"/>
            <w:lang w:val="de-DE"/>
          </w:rPr>
          <w:t>20160331</w:t>
        </w:r>
      </w:ins>
      <w:del w:id="966" w:author="Willems, P.H. (Peter)" w:date="2019-03-27T08:31:00Z">
        <w:r w:rsidRPr="009377D9" w:rsidDel="004A21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67" w:author="Willems, P.H. (Peter)" w:date="2019-06-04T09:02:00Z">
        <w:r w:rsidRPr="009377D9" w:rsidDel="00662740">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211"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212" w14:textId="2846C936" w:rsidR="00C901D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68" w:author="Willems, P.H. (Peter)" w:date="2019-03-27T08:31:00Z">
        <w:r w:rsidR="004A21B6" w:rsidRPr="004A21B6">
          <w:rPr>
            <w:rFonts w:ascii="Courier New" w:eastAsia="Times New Roman" w:hAnsi="Courier New" w:cs="Courier New"/>
            <w:i/>
            <w:iCs/>
            <w:color w:val="2A00FF"/>
            <w:kern w:val="0"/>
            <w:sz w:val="18"/>
            <w:szCs w:val="18"/>
            <w:lang w:val="de-DE"/>
          </w:rPr>
          <w:t>20160331</w:t>
        </w:r>
      </w:ins>
      <w:del w:id="969" w:author="Willems, P.H. (Peter)" w:date="2019-03-27T08:31:00Z">
        <w:r w:rsidRPr="009377D9" w:rsidDel="004A21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70" w:author="Willems, P.H. (Peter)" w:date="2019-06-04T09:07: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213"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msgPlaatsingBestelling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"bericht009"</w:t>
      </w:r>
      <w:r w:rsidRPr="00FA659F">
        <w:rPr>
          <w:rFonts w:ascii="Courier New" w:eastAsia="Times New Roman" w:hAnsi="Courier New" w:cs="Courier New"/>
          <w:color w:val="008080"/>
          <w:kern w:val="0"/>
          <w:sz w:val="18"/>
          <w:szCs w:val="18"/>
        </w:rPr>
        <w:t>&gt;</w:t>
      </w:r>
    </w:p>
    <w:p w14:paraId="72B96214"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15"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216"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true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217"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218"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BerichtInTransactie7Ref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219"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messageInTransaction</w:t>
      </w:r>
      <w:r w:rsidRPr="00FA659F">
        <w:rPr>
          <w:rFonts w:ascii="Courier New" w:eastAsia="Times New Roman" w:hAnsi="Courier New" w:cs="Courier New"/>
          <w:color w:val="008080"/>
          <w:kern w:val="0"/>
          <w:sz w:val="18"/>
          <w:szCs w:val="18"/>
        </w:rPr>
        <w:t>&gt;</w:t>
      </w:r>
    </w:p>
    <w:p w14:paraId="72B9621A"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21B"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1C"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21D"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21E"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"bestelling001"</w:t>
      </w:r>
      <w:r w:rsidRPr="00FA659F">
        <w:rPr>
          <w:rFonts w:ascii="Courier New" w:eastAsia="Times New Roman" w:hAnsi="Courier New" w:cs="Courier New"/>
          <w:color w:val="008080"/>
          <w:kern w:val="0"/>
          <w:sz w:val="18"/>
          <w:szCs w:val="18"/>
        </w:rPr>
        <w:t>&gt;</w:t>
      </w:r>
    </w:p>
    <w:p w14:paraId="72B9621F"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220"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"inhoudBestelling001"</w:t>
      </w:r>
      <w:r w:rsidRPr="00FA659F">
        <w:rPr>
          <w:rFonts w:ascii="Courier New" w:eastAsia="Times New Roman" w:hAnsi="Courier New" w:cs="Courier New"/>
          <w:color w:val="008080"/>
          <w:kern w:val="0"/>
          <w:sz w:val="18"/>
          <w:szCs w:val="18"/>
        </w:rPr>
        <w:t>&gt;</w:t>
      </w:r>
    </w:p>
    <w:p w14:paraId="72B96221"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Biefstuk</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p>
    <w:p w14:paraId="72B96222"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met mayonaise</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p>
    <w:p w14:paraId="72B96223"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224"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225"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226"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227"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msgPlaatsingBestelling</w:t>
      </w:r>
      <w:r w:rsidRPr="00FA659F">
        <w:rPr>
          <w:rFonts w:ascii="Courier New" w:eastAsia="Times New Roman" w:hAnsi="Courier New" w:cs="Courier New"/>
          <w:color w:val="008080"/>
          <w:kern w:val="0"/>
          <w:sz w:val="18"/>
          <w:szCs w:val="18"/>
        </w:rPr>
        <w:t>&gt;</w:t>
      </w:r>
    </w:p>
    <w:p w14:paraId="72B96228"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BerichtInTransactie7</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229"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2A"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BerichtInTransactie7</w:t>
      </w:r>
      <w:r w:rsidRPr="00FA659F">
        <w:rPr>
          <w:rFonts w:ascii="Courier New" w:eastAsia="Times New Roman" w:hAnsi="Courier New" w:cs="Courier New"/>
          <w:color w:val="008080"/>
          <w:kern w:val="0"/>
          <w:sz w:val="18"/>
          <w:szCs w:val="18"/>
        </w:rPr>
        <w:t>&gt;</w:t>
      </w:r>
    </w:p>
    <w:p w14:paraId="72B9622B"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FA659F">
        <w:rPr>
          <w:rFonts w:ascii="Courier New" w:eastAsia="Times New Roman" w:hAnsi="Courier New" w:cs="Courier New"/>
          <w:color w:val="008080"/>
          <w:kern w:val="0"/>
          <w:sz w:val="18"/>
          <w:szCs w:val="18"/>
        </w:rPr>
        <w:t>&gt;</w:t>
      </w:r>
    </w:p>
    <w:p w14:paraId="72B9622C"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1</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22D"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2E"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2F"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230"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231"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initiator</w:t>
      </w:r>
      <w:r w:rsidRPr="00FA659F">
        <w:rPr>
          <w:rFonts w:ascii="Courier New" w:eastAsia="Times New Roman" w:hAnsi="Courier New" w:cs="Courier New"/>
          <w:color w:val="008080"/>
          <w:kern w:val="0"/>
          <w:sz w:val="18"/>
          <w:szCs w:val="18"/>
        </w:rPr>
        <w:t>&gt;</w:t>
      </w:r>
    </w:p>
    <w:p w14:paraId="72B96232"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33"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234"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235"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236"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237"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238"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239"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23A"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FA659F">
        <w:rPr>
          <w:rFonts w:ascii="Courier New" w:eastAsia="Times New Roman" w:hAnsi="Courier New" w:cs="Courier New"/>
          <w:color w:val="008080"/>
          <w:kern w:val="0"/>
          <w:sz w:val="18"/>
          <w:szCs w:val="18"/>
        </w:rPr>
        <w:t>&gt;</w:t>
      </w:r>
    </w:p>
    <w:p w14:paraId="72B9623B"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FA659F">
        <w:rPr>
          <w:rFonts w:ascii="Courier New" w:eastAsia="Times New Roman" w:hAnsi="Courier New" w:cs="Courier New"/>
          <w:color w:val="008080"/>
          <w:kern w:val="0"/>
          <w:sz w:val="18"/>
          <w:szCs w:val="18"/>
        </w:rPr>
        <w:t>&gt;</w:t>
      </w:r>
    </w:p>
    <w:p w14:paraId="72B9623C"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Project Top Koks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23D"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23E"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23F"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240"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241"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242"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243"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244"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245"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246"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247"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248"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"consument"</w:t>
      </w:r>
      <w:r w:rsidRPr="00FA659F">
        <w:rPr>
          <w:rFonts w:ascii="Courier New" w:eastAsia="Times New Roman" w:hAnsi="Courier New" w:cs="Courier New"/>
          <w:color w:val="008080"/>
          <w:kern w:val="0"/>
          <w:sz w:val="18"/>
          <w:szCs w:val="18"/>
          <w:lang w:val="fr-FR"/>
        </w:rPr>
        <w:t>&gt;</w:t>
      </w:r>
    </w:p>
    <w:p w14:paraId="72B96249"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Consument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24A"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CSMT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24B"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24C"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"KeesDeVries"</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24D"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24E"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24F"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"OrganisatieGegevensConsument"</w:t>
      </w:r>
      <w:r w:rsidRPr="00FA659F">
        <w:rPr>
          <w:rFonts w:ascii="Courier New" w:eastAsia="Times New Roman" w:hAnsi="Courier New" w:cs="Courier New"/>
          <w:color w:val="008080"/>
          <w:kern w:val="0"/>
          <w:sz w:val="18"/>
          <w:szCs w:val="18"/>
          <w:lang w:val="fr-FR"/>
        </w:rPr>
        <w:t>&gt;</w:t>
      </w:r>
    </w:p>
    <w:p w14:paraId="72B96250"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http://192.168.0.102/specifiek_project/visi.wsdl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251"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252"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253"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FA659F">
        <w:rPr>
          <w:rFonts w:ascii="Courier New" w:eastAsia="Times New Roman" w:hAnsi="Courier New" w:cs="Courier New"/>
          <w:color w:val="008080"/>
          <w:kern w:val="0"/>
          <w:sz w:val="18"/>
          <w:szCs w:val="18"/>
          <w:lang w:val="fr-FR"/>
        </w:rPr>
        <w:t>&gt;</w:t>
      </w:r>
    </w:p>
    <w:p w14:paraId="72B96254"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255"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256"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257"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258"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259"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25A"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25B"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"OrganisatieGegevensRestaurant"</w:t>
      </w:r>
      <w:r w:rsidRPr="00FA659F">
        <w:rPr>
          <w:rFonts w:ascii="Courier New" w:eastAsia="Times New Roman" w:hAnsi="Courier New" w:cs="Courier New"/>
          <w:color w:val="008080"/>
          <w:kern w:val="0"/>
          <w:sz w:val="18"/>
          <w:szCs w:val="18"/>
          <w:lang w:val="fr-FR"/>
        </w:rPr>
        <w:t>&gt;</w:t>
      </w:r>
    </w:p>
    <w:p w14:paraId="72B9625C"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http://192.168.0.105/specifiek_project/visi.wsdl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25D"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25E"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25F"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260"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FA659F">
        <w:rPr>
          <w:rFonts w:ascii="Courier New" w:eastAsia="Times New Roman" w:hAnsi="Courier New" w:cs="Courier New"/>
          <w:color w:val="008080"/>
          <w:kern w:val="0"/>
          <w:sz w:val="18"/>
          <w:szCs w:val="18"/>
        </w:rPr>
        <w:t>&gt;</w:t>
      </w:r>
    </w:p>
    <w:p w14:paraId="72B96261"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kvd</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262"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Kees de Vries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263"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264"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265"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266"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267"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268"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FA659F">
        <w:rPr>
          <w:rFonts w:ascii="Courier New" w:eastAsia="Times New Roman" w:hAnsi="Courier New" w:cs="Courier New"/>
          <w:color w:val="008080"/>
          <w:kern w:val="0"/>
          <w:sz w:val="18"/>
          <w:szCs w:val="18"/>
        </w:rPr>
        <w:t>&gt;</w:t>
      </w:r>
    </w:p>
    <w:p w14:paraId="72B96269"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Klant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26A"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de klant is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26B"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FA659F">
        <w:rPr>
          <w:rFonts w:ascii="Courier New" w:eastAsia="Times New Roman" w:hAnsi="Courier New" w:cs="Courier New"/>
          <w:color w:val="008080"/>
          <w:kern w:val="0"/>
          <w:sz w:val="18"/>
          <w:szCs w:val="18"/>
        </w:rPr>
        <w:t>&gt;</w:t>
      </w:r>
    </w:p>
    <w:p w14:paraId="72B9626C"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26D"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26E"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26F"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270"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"PiR001"</w:t>
      </w:r>
      <w:r w:rsidRPr="00FA659F">
        <w:rPr>
          <w:rFonts w:ascii="Courier New" w:eastAsia="Times New Roman" w:hAnsi="Courier New" w:cs="Courier New"/>
          <w:color w:val="008080"/>
          <w:kern w:val="0"/>
          <w:sz w:val="18"/>
          <w:szCs w:val="18"/>
        </w:rPr>
        <w:t>&gt;</w:t>
      </w:r>
    </w:p>
    <w:p w14:paraId="72B96271"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272"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73"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274"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275"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"consument"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76"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277"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278"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79"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27A"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27B"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FA659F">
        <w:rPr>
          <w:rFonts w:ascii="Courier New" w:eastAsia="Times New Roman" w:hAnsi="Courier New" w:cs="Courier New"/>
          <w:color w:val="008080"/>
          <w:kern w:val="0"/>
          <w:sz w:val="18"/>
          <w:szCs w:val="18"/>
        </w:rPr>
        <w:t>&gt;</w:t>
      </w:r>
    </w:p>
    <w:p w14:paraId="72B9627C"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27D"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7E"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27F"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280"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"restaurant"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81"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282"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283"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84"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285"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286" w14:textId="77777777" w:rsidR="00C901D0" w:rsidRPr="003E0F3E" w:rsidRDefault="00C901D0" w:rsidP="00C901D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FA659F">
        <w:rPr>
          <w:rFonts w:ascii="Courier New" w:eastAsia="Times New Roman" w:hAnsi="Courier New" w:cs="Courier New"/>
          <w:color w:val="008080"/>
          <w:kern w:val="0"/>
          <w:sz w:val="18"/>
          <w:szCs w:val="18"/>
          <w:lang w:val="de-DE"/>
        </w:rPr>
        <w:t>&gt;</w:t>
      </w:r>
    </w:p>
    <w:p w14:paraId="72B96287"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lang w:val="de-DE"/>
        </w:rPr>
      </w:pPr>
    </w:p>
    <w:p w14:paraId="72B96288" w14:textId="77777777" w:rsidR="00D90007" w:rsidRPr="00BB039F" w:rsidRDefault="00D90007" w:rsidP="00D90007">
      <w:pPr>
        <w:autoSpaceDE w:val="0"/>
        <w:autoSpaceDN w:val="0"/>
        <w:adjustRightInd w:val="0"/>
        <w:rPr>
          <w:rFonts w:ascii="Corbel" w:hAnsi="Corbel"/>
          <w:lang w:val="de-DE"/>
        </w:rPr>
      </w:pPr>
    </w:p>
    <w:p w14:paraId="72B96289" w14:textId="77777777" w:rsidR="00D90007" w:rsidRPr="00BB039F" w:rsidRDefault="00E12657" w:rsidP="003560D6">
      <w:pPr>
        <w:pStyle w:val="Gobarsubparagraaftitel"/>
        <w:ind w:left="0" w:firstLine="0"/>
        <w:rPr>
          <w:rFonts w:ascii="Corbel" w:hAnsi="Corbel"/>
          <w:lang w:val="nl-NL"/>
        </w:rPr>
      </w:pPr>
      <w:bookmarkStart w:id="971" w:name="_Toc408989380"/>
      <w:bookmarkStart w:id="972" w:name="_Toc4568158"/>
      <w:r w:rsidRPr="00BB039F">
        <w:rPr>
          <w:rFonts w:ascii="Corbel" w:hAnsi="Corbel"/>
          <w:lang w:val="nl-NL"/>
        </w:rPr>
        <w:t>Het tiende bericht (“tiende_</w:t>
      </w:r>
      <w:r w:rsidR="00D90007" w:rsidRPr="00BB039F">
        <w:rPr>
          <w:rFonts w:ascii="Corbel" w:hAnsi="Corbel"/>
          <w:lang w:val="nl-NL"/>
        </w:rPr>
        <w:t>bericht.xml”)</w:t>
      </w:r>
      <w:bookmarkEnd w:id="971"/>
      <w:bookmarkEnd w:id="972"/>
    </w:p>
    <w:p w14:paraId="72B9628A"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ober heeft de bestelling nu van de klant gekreg</w:t>
      </w:r>
      <w:r w:rsidR="00D77479" w:rsidRPr="00BB039F">
        <w:rPr>
          <w:rFonts w:ascii="Corbel" w:hAnsi="Corbel"/>
          <w:sz w:val="22"/>
          <w:szCs w:val="22"/>
        </w:rPr>
        <w:t xml:space="preserve">en en zal deze met het bericht </w:t>
      </w:r>
      <w:r w:rsidRPr="00BB039F">
        <w:rPr>
          <w:rFonts w:ascii="Corbel" w:hAnsi="Corbel"/>
          <w:i/>
          <w:sz w:val="22"/>
          <w:szCs w:val="22"/>
        </w:rPr>
        <w:t>msgPlaatsing</w:t>
      </w:r>
      <w:r w:rsidR="00D77479" w:rsidRPr="00BB039F">
        <w:rPr>
          <w:rFonts w:ascii="Corbel" w:hAnsi="Corbel"/>
          <w:i/>
          <w:sz w:val="22"/>
          <w:szCs w:val="22"/>
        </w:rPr>
        <w:softHyphen/>
      </w:r>
      <w:r w:rsidRPr="00BB039F">
        <w:rPr>
          <w:rFonts w:ascii="Corbel" w:hAnsi="Corbel"/>
          <w:i/>
          <w:sz w:val="22"/>
          <w:szCs w:val="22"/>
        </w:rPr>
        <w:t>Bestel</w:t>
      </w:r>
      <w:r w:rsidR="00C057D5" w:rsidRPr="00BB039F">
        <w:rPr>
          <w:rFonts w:ascii="Corbel" w:hAnsi="Corbel"/>
          <w:i/>
          <w:sz w:val="22"/>
          <w:szCs w:val="22"/>
        </w:rPr>
        <w:t>ling</w:t>
      </w:r>
      <w:r w:rsidR="00D77479" w:rsidRPr="00BB039F">
        <w:rPr>
          <w:rFonts w:ascii="Corbel" w:hAnsi="Corbel"/>
          <w:sz w:val="22"/>
          <w:szCs w:val="22"/>
        </w:rPr>
        <w:t xml:space="preserve"> uit transactie </w:t>
      </w:r>
      <w:r w:rsidR="00C057D5" w:rsidRPr="00BB039F">
        <w:rPr>
          <w:rFonts w:ascii="Corbel" w:hAnsi="Corbel"/>
          <w:i/>
          <w:sz w:val="22"/>
          <w:szCs w:val="22"/>
        </w:rPr>
        <w:t>T</w:t>
      </w:r>
      <w:r w:rsidRPr="00BB039F">
        <w:rPr>
          <w:rFonts w:ascii="Corbel" w:hAnsi="Corbel"/>
          <w:i/>
          <w:sz w:val="22"/>
          <w:szCs w:val="22"/>
        </w:rPr>
        <w:t>3_Opdrac</w:t>
      </w:r>
      <w:r w:rsidR="00D77479" w:rsidRPr="00BB039F">
        <w:rPr>
          <w:rFonts w:ascii="Corbel" w:hAnsi="Corbel"/>
          <w:i/>
          <w:sz w:val="22"/>
          <w:szCs w:val="22"/>
        </w:rPr>
        <w:t>htKok</w:t>
      </w:r>
      <w:r w:rsidRPr="00BB039F">
        <w:rPr>
          <w:rFonts w:ascii="Corbel" w:hAnsi="Corbel"/>
          <w:sz w:val="22"/>
          <w:szCs w:val="22"/>
        </w:rPr>
        <w:t xml:space="preserve"> (dit bericht</w:t>
      </w:r>
      <w:r w:rsidR="00D77479" w:rsidRPr="00BB039F">
        <w:rPr>
          <w:rFonts w:ascii="Corbel" w:hAnsi="Corbel"/>
          <w:sz w:val="22"/>
          <w:szCs w:val="22"/>
        </w:rPr>
        <w:t xml:space="preserve"> heeft in de MITT als previous </w:t>
      </w:r>
      <w:r w:rsidRPr="00BB039F">
        <w:rPr>
          <w:rFonts w:ascii="Corbel" w:hAnsi="Corbel"/>
          <w:i/>
          <w:sz w:val="22"/>
          <w:szCs w:val="22"/>
        </w:rPr>
        <w:t>msgPlaatsing</w:t>
      </w:r>
      <w:r w:rsidR="00D77479" w:rsidRPr="00BB039F">
        <w:rPr>
          <w:rFonts w:ascii="Corbel" w:hAnsi="Corbel"/>
          <w:i/>
          <w:sz w:val="22"/>
          <w:szCs w:val="22"/>
        </w:rPr>
        <w:softHyphen/>
      </w:r>
      <w:r w:rsidRPr="00BB039F">
        <w:rPr>
          <w:rFonts w:ascii="Corbel" w:hAnsi="Corbel"/>
          <w:i/>
          <w:sz w:val="22"/>
          <w:szCs w:val="22"/>
        </w:rPr>
        <w:t>Bestel</w:t>
      </w:r>
      <w:r w:rsidR="00C057D5" w:rsidRPr="00BB039F">
        <w:rPr>
          <w:rFonts w:ascii="Corbel" w:hAnsi="Corbel"/>
          <w:i/>
          <w:sz w:val="22"/>
          <w:szCs w:val="22"/>
        </w:rPr>
        <w:t>ling</w:t>
      </w:r>
      <w:r w:rsidR="00D77479" w:rsidRPr="00BB039F">
        <w:rPr>
          <w:rFonts w:ascii="Corbel" w:hAnsi="Corbel"/>
          <w:sz w:val="22"/>
          <w:szCs w:val="22"/>
        </w:rPr>
        <w:t xml:space="preserve"> uit transactie </w:t>
      </w:r>
      <w:r w:rsidR="00C057D5" w:rsidRPr="00BB039F">
        <w:rPr>
          <w:rFonts w:ascii="Corbel" w:hAnsi="Corbel"/>
          <w:i/>
          <w:sz w:val="22"/>
          <w:szCs w:val="22"/>
        </w:rPr>
        <w:t>T</w:t>
      </w:r>
      <w:r w:rsidR="00D77479" w:rsidRPr="00BB039F">
        <w:rPr>
          <w:rFonts w:ascii="Corbel" w:hAnsi="Corbel"/>
          <w:i/>
          <w:sz w:val="22"/>
          <w:szCs w:val="22"/>
        </w:rPr>
        <w:t>1_Opname bestelling</w:t>
      </w:r>
      <w:r w:rsidRPr="00BB039F">
        <w:rPr>
          <w:rFonts w:ascii="Corbel" w:hAnsi="Corbel"/>
          <w:sz w:val="22"/>
          <w:szCs w:val="22"/>
        </w:rPr>
        <w:t>). De ri</w:t>
      </w:r>
      <w:r w:rsidR="00D77479" w:rsidRPr="00BB039F">
        <w:rPr>
          <w:rFonts w:ascii="Corbel" w:hAnsi="Corbel"/>
          <w:sz w:val="22"/>
          <w:szCs w:val="22"/>
        </w:rPr>
        <w:t>chtlijn voor de overname en blok</w:t>
      </w:r>
      <w:r w:rsidRPr="00BB039F">
        <w:rPr>
          <w:rFonts w:ascii="Corbel" w:hAnsi="Corbel"/>
          <w:sz w:val="22"/>
          <w:szCs w:val="22"/>
        </w:rPr>
        <w:t>kering van gegevenselementen is weer in deze situatie van kracht. Het bericht ziet er als volgt uit.</w:t>
      </w:r>
    </w:p>
    <w:p w14:paraId="72B9628B" w14:textId="77777777" w:rsidR="00D90007" w:rsidRPr="00BB039F" w:rsidRDefault="00D90007" w:rsidP="00D90007">
      <w:pPr>
        <w:autoSpaceDE w:val="0"/>
        <w:autoSpaceDN w:val="0"/>
        <w:adjustRightInd w:val="0"/>
        <w:rPr>
          <w:rFonts w:ascii="Corbel" w:hAnsi="Corbel"/>
        </w:rPr>
      </w:pPr>
    </w:p>
    <w:p w14:paraId="72B9628C"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xml</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version</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"1.0"</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encoding</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"UTF-8"</w:t>
      </w:r>
      <w:r w:rsidRPr="00FA659F">
        <w:rPr>
          <w:rFonts w:ascii="Courier New" w:eastAsia="Times New Roman" w:hAnsi="Courier New" w:cs="Courier New"/>
          <w:color w:val="008080"/>
          <w:kern w:val="0"/>
          <w:sz w:val="18"/>
          <w:szCs w:val="18"/>
        </w:rPr>
        <w:t>?&gt;</w:t>
      </w:r>
    </w:p>
    <w:p w14:paraId="72B9628D" w14:textId="6EDBE212"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73" w:author="Willems, P.H. (Peter)" w:date="2019-03-27T08:32:00Z">
        <w:r w:rsidR="004A21B6" w:rsidRPr="004A21B6">
          <w:rPr>
            <w:rFonts w:ascii="Courier New" w:eastAsia="Times New Roman" w:hAnsi="Courier New" w:cs="Courier New"/>
            <w:i/>
            <w:iCs/>
            <w:color w:val="2A00FF"/>
            <w:kern w:val="0"/>
            <w:sz w:val="18"/>
            <w:szCs w:val="18"/>
            <w:lang w:val="de-DE"/>
          </w:rPr>
          <w:t>20160331</w:t>
        </w:r>
      </w:ins>
      <w:del w:id="974" w:author="Willems, P.H. (Peter)" w:date="2019-03-27T08:32:00Z">
        <w:r w:rsidRPr="009377D9" w:rsidDel="004A21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75" w:author="Willems, P.H. (Peter)" w:date="2019-06-04T09:03:00Z">
        <w:r w:rsidRPr="009377D9" w:rsidDel="00662740">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28E"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28F" w14:textId="42AAA810" w:rsidR="00C27703"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76" w:author="Willems, P.H. (Peter)" w:date="2019-03-27T08:32:00Z">
        <w:r w:rsidR="004A21B6" w:rsidRPr="004A21B6">
          <w:rPr>
            <w:rFonts w:ascii="Courier New" w:eastAsia="Times New Roman" w:hAnsi="Courier New" w:cs="Courier New"/>
            <w:i/>
            <w:iCs/>
            <w:color w:val="2A00FF"/>
            <w:kern w:val="0"/>
            <w:sz w:val="18"/>
            <w:szCs w:val="18"/>
            <w:lang w:val="de-DE"/>
          </w:rPr>
          <w:t>20160331</w:t>
        </w:r>
      </w:ins>
      <w:del w:id="977" w:author="Willems, P.H. (Peter)" w:date="2019-03-27T08:32:00Z">
        <w:r w:rsidRPr="009377D9" w:rsidDel="004A21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78" w:author="Willems, P.H. (Peter)" w:date="2019-06-04T09:03: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290"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msgPlaatsingBestelling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"bericht010"</w:t>
      </w:r>
      <w:r w:rsidRPr="00FA659F">
        <w:rPr>
          <w:rFonts w:ascii="Courier New" w:eastAsia="Times New Roman" w:hAnsi="Courier New" w:cs="Courier New"/>
          <w:color w:val="008080"/>
          <w:kern w:val="0"/>
          <w:sz w:val="18"/>
          <w:szCs w:val="18"/>
        </w:rPr>
        <w:t>&gt;</w:t>
      </w:r>
    </w:p>
    <w:p w14:paraId="72B96291"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92"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293"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bericht009</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p>
    <w:p w14:paraId="72B96294"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true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295"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296"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BerichtInTransactie13Ref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297"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298"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299"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"transactie004"</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9A"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29B"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29C"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"bestelling002"</w:t>
      </w:r>
      <w:r w:rsidRPr="00FA659F">
        <w:rPr>
          <w:rFonts w:ascii="Courier New" w:eastAsia="Times New Roman" w:hAnsi="Courier New" w:cs="Courier New"/>
          <w:color w:val="008080"/>
          <w:kern w:val="0"/>
          <w:sz w:val="18"/>
          <w:szCs w:val="18"/>
        </w:rPr>
        <w:t>&gt;</w:t>
      </w:r>
    </w:p>
    <w:p w14:paraId="72B9629D"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29E"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"inhoudBestelling002"</w:t>
      </w:r>
      <w:r w:rsidRPr="00FA659F">
        <w:rPr>
          <w:rFonts w:ascii="Courier New" w:eastAsia="Times New Roman" w:hAnsi="Courier New" w:cs="Courier New"/>
          <w:color w:val="008080"/>
          <w:kern w:val="0"/>
          <w:sz w:val="18"/>
          <w:szCs w:val="18"/>
        </w:rPr>
        <w:t>&gt;</w:t>
      </w:r>
    </w:p>
    <w:p w14:paraId="72B9629F"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Biefstuk</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p>
    <w:p w14:paraId="72B962A0"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met mayonaise</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p>
    <w:p w14:paraId="72B962A1"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2A2"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2A3"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2A4"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2A5"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msgPlaatsingBestelling</w:t>
      </w:r>
      <w:r w:rsidRPr="00FA659F">
        <w:rPr>
          <w:rFonts w:ascii="Courier New" w:eastAsia="Times New Roman" w:hAnsi="Courier New" w:cs="Courier New"/>
          <w:color w:val="008080"/>
          <w:kern w:val="0"/>
          <w:sz w:val="18"/>
          <w:szCs w:val="18"/>
        </w:rPr>
        <w:t>&gt;</w:t>
      </w:r>
    </w:p>
    <w:p w14:paraId="72B962A6"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BerichtInTransactie13</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2A7"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A8"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BerichtInTransactie13</w:t>
      </w:r>
      <w:r w:rsidRPr="00FA659F">
        <w:rPr>
          <w:rFonts w:ascii="Courier New" w:eastAsia="Times New Roman" w:hAnsi="Courier New" w:cs="Courier New"/>
          <w:color w:val="008080"/>
          <w:kern w:val="0"/>
          <w:sz w:val="18"/>
          <w:szCs w:val="18"/>
        </w:rPr>
        <w:t>&gt;</w:t>
      </w:r>
    </w:p>
    <w:p w14:paraId="72B962A9"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"transactie004"</w:t>
      </w:r>
      <w:r w:rsidRPr="00FA659F">
        <w:rPr>
          <w:rFonts w:ascii="Courier New" w:eastAsia="Times New Roman" w:hAnsi="Courier New" w:cs="Courier New"/>
          <w:color w:val="008080"/>
          <w:kern w:val="0"/>
          <w:sz w:val="18"/>
          <w:szCs w:val="18"/>
        </w:rPr>
        <w:t>&gt;</w:t>
      </w:r>
    </w:p>
    <w:p w14:paraId="72B962AA"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4</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2AB"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AC"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AD"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2AE"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2AF"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2B0"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2B1"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2B2"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2B3"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"PiR005"</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2B4"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2B5"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2B6"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2B7"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2B8"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w:t>
      </w:r>
      <w:r w:rsidRPr="00FA659F">
        <w:rPr>
          <w:rFonts w:ascii="Courier New" w:eastAsia="Times New Roman" w:hAnsi="Courier New" w:cs="Courier New"/>
          <w:color w:val="008080"/>
          <w:kern w:val="0"/>
          <w:sz w:val="18"/>
          <w:szCs w:val="18"/>
        </w:rPr>
        <w:t>&gt;</w:t>
      </w:r>
    </w:p>
    <w:p w14:paraId="72B962B9"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FA659F">
        <w:rPr>
          <w:rFonts w:ascii="Courier New" w:eastAsia="Times New Roman" w:hAnsi="Courier New" w:cs="Courier New"/>
          <w:color w:val="008080"/>
          <w:kern w:val="0"/>
          <w:sz w:val="18"/>
          <w:szCs w:val="18"/>
          <w:lang w:val="en-US"/>
        </w:rPr>
        <w:t>&gt;</w:t>
      </w:r>
    </w:p>
    <w:p w14:paraId="72B962BA"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Project Top Koks</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2BB"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2BC"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2BD"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2BE"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2BF"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2C0"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2C1"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2C2"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2C3"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2C4"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2C5"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2C6"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2C7"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2C8"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2C9"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2CA"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2CB"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2CC"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2CD"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"OrganisatieGegevensRestaurant"</w:t>
      </w:r>
      <w:r w:rsidRPr="00FA659F">
        <w:rPr>
          <w:rFonts w:ascii="Courier New" w:eastAsia="Times New Roman" w:hAnsi="Courier New" w:cs="Courier New"/>
          <w:color w:val="008080"/>
          <w:kern w:val="0"/>
          <w:sz w:val="18"/>
          <w:szCs w:val="18"/>
        </w:rPr>
        <w:t>&gt;</w:t>
      </w:r>
    </w:p>
    <w:p w14:paraId="72B962CE"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http://192.168.0.105/specifiek_project/visi.wsdl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p>
    <w:p w14:paraId="72B962CF"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2D0"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2D1"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2D2"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2D3"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2D4"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2D5"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2D6"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"JanToet"</w:t>
      </w:r>
      <w:r w:rsidRPr="00FA659F">
        <w:rPr>
          <w:rFonts w:ascii="Courier New" w:eastAsia="Times New Roman" w:hAnsi="Courier New" w:cs="Courier New"/>
          <w:color w:val="008080"/>
          <w:kern w:val="0"/>
          <w:sz w:val="18"/>
          <w:szCs w:val="18"/>
        </w:rPr>
        <w:t>&gt;</w:t>
      </w:r>
    </w:p>
    <w:p w14:paraId="72B962D7"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jt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2D8"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Jan Toet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2D9"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2DA"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2DB"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2DC"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2DD"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2DE"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"kokRol"</w:t>
      </w:r>
      <w:r w:rsidRPr="00FA659F">
        <w:rPr>
          <w:rFonts w:ascii="Courier New" w:eastAsia="Times New Roman" w:hAnsi="Courier New" w:cs="Courier New"/>
          <w:color w:val="008080"/>
          <w:kern w:val="0"/>
          <w:sz w:val="18"/>
          <w:szCs w:val="18"/>
        </w:rPr>
        <w:t>&gt;</w:t>
      </w:r>
    </w:p>
    <w:p w14:paraId="72B962DF"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Kok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2E0"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Diegene die kookt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p>
    <w:p w14:paraId="72B962E1"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kok</w:t>
      </w:r>
      <w:r w:rsidRPr="00FA659F">
        <w:rPr>
          <w:rFonts w:ascii="Courier New" w:eastAsia="Times New Roman" w:hAnsi="Courier New" w:cs="Courier New"/>
          <w:color w:val="008080"/>
          <w:kern w:val="0"/>
          <w:sz w:val="18"/>
          <w:szCs w:val="18"/>
          <w:lang w:val="de-DE"/>
        </w:rPr>
        <w:t>&gt;</w:t>
      </w:r>
    </w:p>
    <w:p w14:paraId="72B962E2"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"PiR002"</w:t>
      </w:r>
      <w:r w:rsidRPr="00FA659F">
        <w:rPr>
          <w:rFonts w:ascii="Courier New" w:eastAsia="Times New Roman" w:hAnsi="Courier New" w:cs="Courier New"/>
          <w:color w:val="008080"/>
          <w:kern w:val="0"/>
          <w:sz w:val="18"/>
          <w:szCs w:val="18"/>
          <w:lang w:val="de-DE"/>
        </w:rPr>
        <w:t>&gt;</w:t>
      </w:r>
    </w:p>
    <w:p w14:paraId="72B962E3"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2E4"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"PietJansen"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E5"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2E6"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2E7"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E8"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2E9"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2EA"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"oberRol"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EB"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2EC"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2ED"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"PiR005"</w:t>
      </w:r>
      <w:r w:rsidRPr="00FA659F">
        <w:rPr>
          <w:rFonts w:ascii="Courier New" w:eastAsia="Times New Roman" w:hAnsi="Courier New" w:cs="Courier New"/>
          <w:color w:val="008080"/>
          <w:kern w:val="0"/>
          <w:sz w:val="18"/>
          <w:szCs w:val="18"/>
          <w:lang w:val="de-DE"/>
        </w:rPr>
        <w:t>&gt;</w:t>
      </w:r>
    </w:p>
    <w:p w14:paraId="72B962EE"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2EF"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"JanToet"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F0"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2F1"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2F2"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F3"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2F4"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2F5"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"kokRol"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2F6"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2F7" w14:textId="77777777" w:rsidR="00C27703" w:rsidRPr="003E0F3E" w:rsidRDefault="00C27703" w:rsidP="00C27703">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2F8" w14:textId="77777777" w:rsidR="00D90007" w:rsidRPr="00BB039F" w:rsidRDefault="00C27703" w:rsidP="00C27703">
      <w:pPr>
        <w:pBdr>
          <w:top w:val="single" w:sz="4" w:space="1" w:color="auto"/>
          <w:left w:val="single" w:sz="4" w:space="1" w:color="auto"/>
          <w:bottom w:val="single" w:sz="4" w:space="1" w:color="auto"/>
          <w:right w:val="single" w:sz="4" w:space="1" w:color="auto"/>
        </w:pBdr>
        <w:autoSpaceDE w:val="0"/>
        <w:autoSpaceDN w:val="0"/>
        <w:adjustRightInd w:val="0"/>
        <w:rPr>
          <w:rFonts w:ascii="Corbel" w:hAnsi="Corbel"/>
          <w:sz w:val="16"/>
          <w:szCs w:val="16"/>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FA659F">
        <w:rPr>
          <w:rFonts w:ascii="Courier New" w:eastAsia="Times New Roman" w:hAnsi="Courier New" w:cs="Courier New"/>
          <w:color w:val="008080"/>
          <w:kern w:val="0"/>
          <w:sz w:val="18"/>
          <w:szCs w:val="18"/>
          <w:lang w:val="de-DE"/>
        </w:rPr>
        <w:t>&gt;</w:t>
      </w:r>
    </w:p>
    <w:p w14:paraId="72B962F9" w14:textId="77777777" w:rsidR="004C69CC" w:rsidRPr="00BB039F" w:rsidRDefault="004C69CC" w:rsidP="004C69CC">
      <w:pPr>
        <w:pStyle w:val="Gobarsubparagraaftitel"/>
        <w:numPr>
          <w:ilvl w:val="0"/>
          <w:numId w:val="0"/>
        </w:numPr>
        <w:rPr>
          <w:rFonts w:ascii="Corbel" w:hAnsi="Corbel"/>
          <w:lang w:val="de-DE"/>
        </w:rPr>
      </w:pPr>
    </w:p>
    <w:p w14:paraId="72B962FA" w14:textId="77777777" w:rsidR="00D90007" w:rsidRPr="00BB039F" w:rsidRDefault="00DF0D6D" w:rsidP="00152CA3">
      <w:pPr>
        <w:pStyle w:val="Gobarsubparagraaftitel"/>
        <w:ind w:left="0" w:firstLine="0"/>
        <w:rPr>
          <w:rFonts w:ascii="Corbel" w:hAnsi="Corbel"/>
          <w:lang w:val="nl-NL"/>
        </w:rPr>
      </w:pPr>
      <w:bookmarkStart w:id="979" w:name="_Toc408989381"/>
      <w:bookmarkStart w:id="980" w:name="_Toc4568159"/>
      <w:r w:rsidRPr="00BB039F">
        <w:rPr>
          <w:rFonts w:ascii="Corbel" w:hAnsi="Corbel"/>
          <w:lang w:val="nl-NL"/>
        </w:rPr>
        <w:t>Het elfde bericht (“elfde_</w:t>
      </w:r>
      <w:r w:rsidR="00D90007" w:rsidRPr="00BB039F">
        <w:rPr>
          <w:rFonts w:ascii="Corbel" w:hAnsi="Corbel"/>
          <w:lang w:val="nl-NL"/>
        </w:rPr>
        <w:t>bericht.xml”)</w:t>
      </w:r>
      <w:bookmarkEnd w:id="979"/>
      <w:bookmarkEnd w:id="980"/>
    </w:p>
    <w:p w14:paraId="72B962FB"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kok ontvangt de bestelling en gaat op zoek naar de mayonaise. Helaas is het potje al twee jaar verlopen. Hierdoor kan hij de bestelling in deze vorm niet aannemen. Hij verstuur</w:t>
      </w:r>
      <w:r w:rsidR="00762F48" w:rsidRPr="00BB039F">
        <w:rPr>
          <w:rFonts w:ascii="Corbel" w:hAnsi="Corbel"/>
          <w:sz w:val="22"/>
          <w:szCs w:val="22"/>
        </w:rPr>
        <w:t>t</w:t>
      </w:r>
      <w:r w:rsidRPr="00BB039F">
        <w:rPr>
          <w:rFonts w:ascii="Corbel" w:hAnsi="Corbel"/>
          <w:sz w:val="22"/>
          <w:szCs w:val="22"/>
        </w:rPr>
        <w:t xml:space="preserve"> het bericht </w:t>
      </w:r>
      <w:r w:rsidR="00762F48" w:rsidRPr="00BB039F">
        <w:rPr>
          <w:rFonts w:ascii="Corbel" w:hAnsi="Corbel"/>
          <w:i/>
          <w:sz w:val="22"/>
          <w:szCs w:val="22"/>
        </w:rPr>
        <w:t>msgBestellingNietAkkoord</w:t>
      </w:r>
      <w:r w:rsidRPr="00BB039F">
        <w:rPr>
          <w:rFonts w:ascii="Corbel" w:hAnsi="Corbel"/>
          <w:sz w:val="22"/>
          <w:szCs w:val="22"/>
        </w:rPr>
        <w:t xml:space="preserve"> naar de ober. De richtlijn voor de overname en blokkering van gegevens</w:t>
      </w:r>
      <w:r w:rsidR="00810963" w:rsidRPr="00BB039F">
        <w:rPr>
          <w:rFonts w:ascii="Corbel" w:hAnsi="Corbel"/>
          <w:sz w:val="22"/>
          <w:szCs w:val="22"/>
        </w:rPr>
        <w:softHyphen/>
      </w:r>
      <w:r w:rsidRPr="00BB039F">
        <w:rPr>
          <w:rFonts w:ascii="Corbel" w:hAnsi="Corbel"/>
          <w:sz w:val="22"/>
          <w:szCs w:val="22"/>
        </w:rPr>
        <w:t>elementen is weer in deze situatie van kracht. Het bericht ziet er als volgt uit.</w:t>
      </w:r>
    </w:p>
    <w:p w14:paraId="72B962FC" w14:textId="77777777" w:rsidR="00D90007" w:rsidRPr="00BB039F" w:rsidRDefault="00D90007" w:rsidP="00D90007">
      <w:pPr>
        <w:autoSpaceDE w:val="0"/>
        <w:autoSpaceDN w:val="0"/>
        <w:adjustRightInd w:val="0"/>
        <w:rPr>
          <w:rFonts w:ascii="Corbel" w:hAnsi="Corbel"/>
        </w:rPr>
      </w:pPr>
    </w:p>
    <w:p w14:paraId="72B962FD"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xml</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version</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"1.0"</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encoding</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"UTF-8"</w:t>
      </w:r>
      <w:r w:rsidRPr="00FA659F">
        <w:rPr>
          <w:rFonts w:ascii="Courier New" w:eastAsia="Times New Roman" w:hAnsi="Courier New" w:cs="Courier New"/>
          <w:color w:val="008080"/>
          <w:kern w:val="0"/>
          <w:sz w:val="18"/>
          <w:szCs w:val="18"/>
        </w:rPr>
        <w:t>?&gt;</w:t>
      </w:r>
    </w:p>
    <w:p w14:paraId="72B962FE" w14:textId="6C975D8F"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81" w:author="Willems, P.H. (Peter)" w:date="2019-03-27T08:32:00Z">
        <w:r w:rsidR="004A21B6" w:rsidRPr="004A21B6">
          <w:rPr>
            <w:rFonts w:ascii="Courier New" w:eastAsia="Times New Roman" w:hAnsi="Courier New" w:cs="Courier New"/>
            <w:i/>
            <w:iCs/>
            <w:color w:val="2A00FF"/>
            <w:kern w:val="0"/>
            <w:sz w:val="18"/>
            <w:szCs w:val="18"/>
            <w:lang w:val="de-DE"/>
          </w:rPr>
          <w:t>20160331</w:t>
        </w:r>
      </w:ins>
      <w:del w:id="982" w:author="Willems, P.H. (Peter)" w:date="2019-03-27T08:32:00Z">
        <w:r w:rsidRPr="009377D9" w:rsidDel="004A21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83" w:author="Willems, P.H. (Peter)" w:date="2019-06-04T09:03: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2FF"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300" w14:textId="738A1D0A" w:rsidR="00F02AA1"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84" w:author="Willems, P.H. (Peter)" w:date="2019-03-27T08:32:00Z">
        <w:r w:rsidR="004A21B6" w:rsidRPr="004A21B6">
          <w:rPr>
            <w:rFonts w:ascii="Courier New" w:eastAsia="Times New Roman" w:hAnsi="Courier New" w:cs="Courier New"/>
            <w:i/>
            <w:iCs/>
            <w:color w:val="2A00FF"/>
            <w:kern w:val="0"/>
            <w:sz w:val="18"/>
            <w:szCs w:val="18"/>
            <w:lang w:val="de-DE"/>
          </w:rPr>
          <w:t>20160331</w:t>
        </w:r>
      </w:ins>
      <w:del w:id="985" w:author="Willems, P.H. (Peter)" w:date="2019-03-27T08:32:00Z">
        <w:r w:rsidRPr="009377D9" w:rsidDel="004A21B6">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86" w:author="Willems, P.H. (Peter)" w:date="2019-06-04T09:03: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301"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msgBestellingNietAkkoord</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"bericht011"</w:t>
      </w:r>
      <w:r w:rsidRPr="00FA659F">
        <w:rPr>
          <w:rFonts w:ascii="Courier New" w:eastAsia="Times New Roman" w:hAnsi="Courier New" w:cs="Courier New"/>
          <w:color w:val="008080"/>
          <w:kern w:val="0"/>
          <w:sz w:val="18"/>
          <w:szCs w:val="18"/>
        </w:rPr>
        <w:t>&gt;</w:t>
      </w:r>
    </w:p>
    <w:p w14:paraId="72B96302"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03"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304"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bericht009</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p>
    <w:p w14:paraId="72B96305"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false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306"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307"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BerichtInTransactie15Ref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308"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309"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30A"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"transactie004"</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0B"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30C"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30D"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"bestelling003"</w:t>
      </w:r>
      <w:r w:rsidRPr="00FA659F">
        <w:rPr>
          <w:rFonts w:ascii="Courier New" w:eastAsia="Times New Roman" w:hAnsi="Courier New" w:cs="Courier New"/>
          <w:color w:val="008080"/>
          <w:kern w:val="0"/>
          <w:sz w:val="18"/>
          <w:szCs w:val="18"/>
        </w:rPr>
        <w:t>&gt;</w:t>
      </w:r>
    </w:p>
    <w:p w14:paraId="72B9630E"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30F"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"inhoudBestelling003"</w:t>
      </w:r>
      <w:r w:rsidRPr="00FA659F">
        <w:rPr>
          <w:rFonts w:ascii="Courier New" w:eastAsia="Times New Roman" w:hAnsi="Courier New" w:cs="Courier New"/>
          <w:color w:val="008080"/>
          <w:kern w:val="0"/>
          <w:sz w:val="18"/>
          <w:szCs w:val="18"/>
        </w:rPr>
        <w:t>&gt;</w:t>
      </w:r>
    </w:p>
    <w:p w14:paraId="72B96310"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Biefstuk</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p>
    <w:p w14:paraId="72B96311"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met mayonaise</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p>
    <w:p w14:paraId="72B96312"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313"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314"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315"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316"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msgBestellingNietAkkoord</w:t>
      </w:r>
      <w:r w:rsidRPr="00FA659F">
        <w:rPr>
          <w:rFonts w:ascii="Courier New" w:eastAsia="Times New Roman" w:hAnsi="Courier New" w:cs="Courier New"/>
          <w:color w:val="008080"/>
          <w:kern w:val="0"/>
          <w:sz w:val="18"/>
          <w:szCs w:val="18"/>
        </w:rPr>
        <w:t>&gt;</w:t>
      </w:r>
    </w:p>
    <w:p w14:paraId="72B96317"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BerichtInTransactie15</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318"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19"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BerichtInTransactie15</w:t>
      </w:r>
      <w:r w:rsidRPr="00FA659F">
        <w:rPr>
          <w:rFonts w:ascii="Courier New" w:eastAsia="Times New Roman" w:hAnsi="Courier New" w:cs="Courier New"/>
          <w:color w:val="008080"/>
          <w:kern w:val="0"/>
          <w:sz w:val="18"/>
          <w:szCs w:val="18"/>
        </w:rPr>
        <w:t>&gt;</w:t>
      </w:r>
    </w:p>
    <w:p w14:paraId="72B9631A"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"transactie004"</w:t>
      </w:r>
      <w:r w:rsidRPr="00FA659F">
        <w:rPr>
          <w:rFonts w:ascii="Courier New" w:eastAsia="Times New Roman" w:hAnsi="Courier New" w:cs="Courier New"/>
          <w:color w:val="008080"/>
          <w:kern w:val="0"/>
          <w:sz w:val="18"/>
          <w:szCs w:val="18"/>
        </w:rPr>
        <w:t>&gt;</w:t>
      </w:r>
    </w:p>
    <w:p w14:paraId="72B9631B"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4</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31C"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1D"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1E"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31F"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320"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321"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322"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323"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324"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"PiR005"</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325"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326"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327"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28"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329"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w:t>
      </w:r>
      <w:r w:rsidRPr="00FA659F">
        <w:rPr>
          <w:rFonts w:ascii="Courier New" w:eastAsia="Times New Roman" w:hAnsi="Courier New" w:cs="Courier New"/>
          <w:color w:val="008080"/>
          <w:kern w:val="0"/>
          <w:sz w:val="18"/>
          <w:szCs w:val="18"/>
        </w:rPr>
        <w:t>&gt;</w:t>
      </w:r>
    </w:p>
    <w:p w14:paraId="72B9632A"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FA659F">
        <w:rPr>
          <w:rFonts w:ascii="Courier New" w:eastAsia="Times New Roman" w:hAnsi="Courier New" w:cs="Courier New"/>
          <w:color w:val="008080"/>
          <w:kern w:val="0"/>
          <w:sz w:val="18"/>
          <w:szCs w:val="18"/>
          <w:lang w:val="en-US"/>
        </w:rPr>
        <w:t>&gt;</w:t>
      </w:r>
    </w:p>
    <w:p w14:paraId="72B9632B"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Project Top Koks</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32C"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32D"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32E"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32F"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330"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331"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332"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333"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334"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335"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336"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337"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338"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339"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33A"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33B"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33C"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33D"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33E"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"OrganisatieGegevensRestaurant"</w:t>
      </w:r>
      <w:r w:rsidRPr="00FA659F">
        <w:rPr>
          <w:rFonts w:ascii="Courier New" w:eastAsia="Times New Roman" w:hAnsi="Courier New" w:cs="Courier New"/>
          <w:color w:val="008080"/>
          <w:kern w:val="0"/>
          <w:sz w:val="18"/>
          <w:szCs w:val="18"/>
        </w:rPr>
        <w:t>&gt;</w:t>
      </w:r>
    </w:p>
    <w:p w14:paraId="72B9633F"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http://192.168.0.105/specifiek_project/visi.wsdl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p>
    <w:p w14:paraId="72B96340"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341"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342"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343"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344"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345"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346"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347"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"JanToet"</w:t>
      </w:r>
      <w:r w:rsidRPr="00FA659F">
        <w:rPr>
          <w:rFonts w:ascii="Courier New" w:eastAsia="Times New Roman" w:hAnsi="Courier New" w:cs="Courier New"/>
          <w:color w:val="008080"/>
          <w:kern w:val="0"/>
          <w:sz w:val="18"/>
          <w:szCs w:val="18"/>
        </w:rPr>
        <w:t>&gt;</w:t>
      </w:r>
    </w:p>
    <w:p w14:paraId="72B96348"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jt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349"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Jan Toet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34A"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34B"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34C"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34D"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34E"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34F"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"kokRol"</w:t>
      </w:r>
      <w:r w:rsidRPr="00FA659F">
        <w:rPr>
          <w:rFonts w:ascii="Courier New" w:eastAsia="Times New Roman" w:hAnsi="Courier New" w:cs="Courier New"/>
          <w:color w:val="008080"/>
          <w:kern w:val="0"/>
          <w:sz w:val="18"/>
          <w:szCs w:val="18"/>
        </w:rPr>
        <w:t>&gt;</w:t>
      </w:r>
    </w:p>
    <w:p w14:paraId="72B96350"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Kok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351"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Diegene die kookt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p>
    <w:p w14:paraId="72B96352"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kok</w:t>
      </w:r>
      <w:r w:rsidRPr="00FA659F">
        <w:rPr>
          <w:rFonts w:ascii="Courier New" w:eastAsia="Times New Roman" w:hAnsi="Courier New" w:cs="Courier New"/>
          <w:color w:val="008080"/>
          <w:kern w:val="0"/>
          <w:sz w:val="18"/>
          <w:szCs w:val="18"/>
          <w:lang w:val="de-DE"/>
        </w:rPr>
        <w:t>&gt;</w:t>
      </w:r>
    </w:p>
    <w:p w14:paraId="72B96353"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"PiR002"</w:t>
      </w:r>
      <w:r w:rsidRPr="00FA659F">
        <w:rPr>
          <w:rFonts w:ascii="Courier New" w:eastAsia="Times New Roman" w:hAnsi="Courier New" w:cs="Courier New"/>
          <w:color w:val="008080"/>
          <w:kern w:val="0"/>
          <w:sz w:val="18"/>
          <w:szCs w:val="18"/>
          <w:lang w:val="de-DE"/>
        </w:rPr>
        <w:t>&gt;</w:t>
      </w:r>
    </w:p>
    <w:p w14:paraId="72B96354"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355"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lastRenderedPageBreak/>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"PietJansen"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56"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357"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358"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59"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35A"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35B"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"oberRol"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5C"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35D"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35E"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"PiR005"</w:t>
      </w:r>
      <w:r w:rsidRPr="00FA659F">
        <w:rPr>
          <w:rFonts w:ascii="Courier New" w:eastAsia="Times New Roman" w:hAnsi="Courier New" w:cs="Courier New"/>
          <w:color w:val="008080"/>
          <w:kern w:val="0"/>
          <w:sz w:val="18"/>
          <w:szCs w:val="18"/>
          <w:lang w:val="de-DE"/>
        </w:rPr>
        <w:t>&gt;</w:t>
      </w:r>
    </w:p>
    <w:p w14:paraId="72B9635F"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360"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"JanToet"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61"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362"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363"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64"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365"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366"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"kokRol"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67"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368" w14:textId="77777777" w:rsidR="00F02AA1" w:rsidRPr="003E0F3E" w:rsidRDefault="00F02AA1" w:rsidP="00F02AA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369" w14:textId="77777777" w:rsidR="00D90007" w:rsidRPr="00BB039F" w:rsidRDefault="00F02AA1" w:rsidP="00F02AA1">
      <w:pPr>
        <w:pBdr>
          <w:top w:val="single" w:sz="4" w:space="1" w:color="auto"/>
          <w:left w:val="single" w:sz="4" w:space="1" w:color="auto"/>
          <w:bottom w:val="single" w:sz="4" w:space="1" w:color="auto"/>
          <w:right w:val="single" w:sz="4" w:space="1" w:color="auto"/>
        </w:pBdr>
        <w:autoSpaceDE w:val="0"/>
        <w:autoSpaceDN w:val="0"/>
        <w:adjustRightInd w:val="0"/>
        <w:rPr>
          <w:rFonts w:ascii="Corbel" w:hAnsi="Corbel"/>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FA659F">
        <w:rPr>
          <w:rFonts w:ascii="Courier New" w:eastAsia="Times New Roman" w:hAnsi="Courier New" w:cs="Courier New"/>
          <w:color w:val="008080"/>
          <w:kern w:val="0"/>
          <w:sz w:val="18"/>
          <w:szCs w:val="18"/>
          <w:lang w:val="de-DE"/>
        </w:rPr>
        <w:t>&gt;</w:t>
      </w:r>
    </w:p>
    <w:p w14:paraId="72B9636A" w14:textId="77777777" w:rsidR="00D90007" w:rsidRPr="00BB039F" w:rsidRDefault="00810963" w:rsidP="00152CA3">
      <w:pPr>
        <w:pStyle w:val="Gobarsubparagraaftitel"/>
        <w:ind w:left="0" w:firstLine="0"/>
        <w:rPr>
          <w:rFonts w:ascii="Corbel" w:hAnsi="Corbel"/>
          <w:lang w:val="nl-NL"/>
        </w:rPr>
      </w:pPr>
      <w:bookmarkStart w:id="987" w:name="_Toc408989382"/>
      <w:bookmarkStart w:id="988" w:name="_Toc4568160"/>
      <w:r w:rsidRPr="00BB039F">
        <w:rPr>
          <w:rFonts w:ascii="Corbel" w:hAnsi="Corbel"/>
          <w:lang w:val="nl-NL"/>
        </w:rPr>
        <w:t>Het twaalfde bericht (“twaalfde_</w:t>
      </w:r>
      <w:r w:rsidR="00D90007" w:rsidRPr="00BB039F">
        <w:rPr>
          <w:rFonts w:ascii="Corbel" w:hAnsi="Corbel"/>
          <w:lang w:val="nl-NL"/>
        </w:rPr>
        <w:t>bericht.xml”)</w:t>
      </w:r>
      <w:bookmarkEnd w:id="987"/>
      <w:bookmarkEnd w:id="988"/>
    </w:p>
    <w:p w14:paraId="72B9636B"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Als de ober het bericht van de kok ontvangt waarin de kok aangeeft dat hij niet akkoord gaat met de bestelling, kan de ober niets anders doen dan een bericht naar de klant versturen waarmee hij aangeeft dat de bestelling niet mogelijk is. Hij</w:t>
      </w:r>
      <w:r w:rsidR="00666D6B" w:rsidRPr="00BB039F">
        <w:rPr>
          <w:rFonts w:ascii="Corbel" w:hAnsi="Corbel"/>
          <w:sz w:val="22"/>
          <w:szCs w:val="22"/>
        </w:rPr>
        <w:t xml:space="preserve"> gebruikt hiervoor het bericht </w:t>
      </w:r>
      <w:r w:rsidR="003470DB" w:rsidRPr="00BB039F">
        <w:rPr>
          <w:rFonts w:ascii="Corbel" w:hAnsi="Corbel"/>
          <w:i/>
          <w:sz w:val="22"/>
          <w:szCs w:val="22"/>
        </w:rPr>
        <w:t>msgBestellingNietAkkoord</w:t>
      </w:r>
      <w:r w:rsidR="003470DB" w:rsidRPr="00BB039F">
        <w:rPr>
          <w:rFonts w:ascii="Corbel" w:hAnsi="Corbel"/>
          <w:sz w:val="22"/>
          <w:szCs w:val="22"/>
        </w:rPr>
        <w:t xml:space="preserve">  </w:t>
      </w:r>
      <w:r w:rsidR="00C057D5" w:rsidRPr="00BB039F">
        <w:rPr>
          <w:rFonts w:ascii="Corbel" w:hAnsi="Corbel"/>
          <w:sz w:val="22"/>
          <w:szCs w:val="22"/>
        </w:rPr>
        <w:t xml:space="preserve">uit </w:t>
      </w:r>
      <w:r w:rsidR="00C057D5" w:rsidRPr="00BB039F">
        <w:rPr>
          <w:rFonts w:ascii="Corbel" w:hAnsi="Corbel"/>
          <w:i/>
          <w:sz w:val="22"/>
          <w:szCs w:val="22"/>
        </w:rPr>
        <w:t>T</w:t>
      </w:r>
      <w:r w:rsidR="00666D6B" w:rsidRPr="00BB039F">
        <w:rPr>
          <w:rFonts w:ascii="Corbel" w:hAnsi="Corbel"/>
          <w:i/>
          <w:sz w:val="22"/>
          <w:szCs w:val="22"/>
        </w:rPr>
        <w:t>1_OpnameBestelling</w:t>
      </w:r>
      <w:r w:rsidRPr="00BB039F">
        <w:rPr>
          <w:rFonts w:ascii="Corbel" w:hAnsi="Corbel"/>
          <w:sz w:val="22"/>
          <w:szCs w:val="22"/>
        </w:rPr>
        <w:t xml:space="preserve">  (dit bericht</w:t>
      </w:r>
      <w:r w:rsidR="00666D6B" w:rsidRPr="00BB039F">
        <w:rPr>
          <w:rFonts w:ascii="Corbel" w:hAnsi="Corbel"/>
          <w:sz w:val="22"/>
          <w:szCs w:val="22"/>
        </w:rPr>
        <w:t xml:space="preserve"> heeft in de MITT als previous </w:t>
      </w:r>
      <w:r w:rsidRPr="00BB039F">
        <w:rPr>
          <w:rFonts w:ascii="Corbel" w:hAnsi="Corbel"/>
          <w:i/>
          <w:sz w:val="22"/>
          <w:szCs w:val="22"/>
        </w:rPr>
        <w:t>ms</w:t>
      </w:r>
      <w:r w:rsidR="00666D6B" w:rsidRPr="00BB039F">
        <w:rPr>
          <w:rFonts w:ascii="Corbel" w:hAnsi="Corbel"/>
          <w:i/>
          <w:sz w:val="22"/>
          <w:szCs w:val="22"/>
        </w:rPr>
        <w:t>gBestellingNietAkkoord</w:t>
      </w:r>
      <w:r w:rsidR="00666D6B" w:rsidRPr="00BB039F">
        <w:rPr>
          <w:rFonts w:ascii="Corbel" w:hAnsi="Corbel"/>
          <w:sz w:val="22"/>
          <w:szCs w:val="22"/>
        </w:rPr>
        <w:t xml:space="preserve">  uit transactie </w:t>
      </w:r>
      <w:r w:rsidR="00C057D5" w:rsidRPr="00BB039F">
        <w:rPr>
          <w:rFonts w:ascii="Corbel" w:hAnsi="Corbel"/>
          <w:i/>
          <w:sz w:val="22"/>
          <w:szCs w:val="22"/>
        </w:rPr>
        <w:t>T</w:t>
      </w:r>
      <w:r w:rsidRPr="00BB039F">
        <w:rPr>
          <w:rFonts w:ascii="Corbel" w:hAnsi="Corbel"/>
          <w:i/>
          <w:sz w:val="22"/>
          <w:szCs w:val="22"/>
        </w:rPr>
        <w:t>3_OpdrachtKok</w:t>
      </w:r>
      <w:r w:rsidRPr="00BB039F">
        <w:rPr>
          <w:rFonts w:ascii="Corbel" w:hAnsi="Corbel"/>
          <w:sz w:val="22"/>
          <w:szCs w:val="22"/>
        </w:rPr>
        <w:t>). De richtlijn voor de overname en blokkering van gegevenselementen is weer in deze situatie van kracht. Het bericht ziet er als volgt uit.</w:t>
      </w:r>
    </w:p>
    <w:p w14:paraId="72B9636C" w14:textId="77777777" w:rsidR="00D90007" w:rsidRPr="00BB039F" w:rsidRDefault="00D90007" w:rsidP="00D90007">
      <w:pPr>
        <w:autoSpaceDE w:val="0"/>
        <w:autoSpaceDN w:val="0"/>
        <w:adjustRightInd w:val="0"/>
        <w:rPr>
          <w:rFonts w:ascii="Corbel" w:hAnsi="Corbel"/>
        </w:rPr>
      </w:pPr>
    </w:p>
    <w:p w14:paraId="72B9636D"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xml</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version</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"1.0"</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encoding</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"UTF-8"</w:t>
      </w:r>
      <w:r w:rsidRPr="00FA659F">
        <w:rPr>
          <w:rFonts w:ascii="Courier New" w:eastAsia="Times New Roman" w:hAnsi="Courier New" w:cs="Courier New"/>
          <w:color w:val="008080"/>
          <w:kern w:val="0"/>
          <w:sz w:val="18"/>
          <w:szCs w:val="18"/>
        </w:rPr>
        <w:t>?&gt;</w:t>
      </w:r>
    </w:p>
    <w:p w14:paraId="72B9636E" w14:textId="66F13940"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89" w:author="Willems, P.H. (Peter)" w:date="2019-03-27T08:32:00Z">
        <w:r w:rsidR="0057329F" w:rsidRPr="0057329F">
          <w:rPr>
            <w:rFonts w:ascii="Courier New" w:eastAsia="Times New Roman" w:hAnsi="Courier New" w:cs="Courier New"/>
            <w:i/>
            <w:iCs/>
            <w:color w:val="2A00FF"/>
            <w:kern w:val="0"/>
            <w:sz w:val="18"/>
            <w:szCs w:val="18"/>
            <w:lang w:val="de-DE"/>
          </w:rPr>
          <w:t>20160331</w:t>
        </w:r>
      </w:ins>
      <w:del w:id="990" w:author="Willems, P.H. (Peter)" w:date="2019-03-27T08:32:00Z">
        <w:r w:rsidRPr="009377D9" w:rsidDel="0057329F">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91" w:author="Willems, P.H. (Peter)" w:date="2019-06-04T09:04: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36F"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370" w14:textId="3B3E1216" w:rsidR="00A176B1"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92" w:author="Willems, P.H. (Peter)" w:date="2019-03-27T08:32:00Z">
        <w:r w:rsidR="0057329F" w:rsidRPr="0057329F">
          <w:rPr>
            <w:rFonts w:ascii="Courier New" w:eastAsia="Times New Roman" w:hAnsi="Courier New" w:cs="Courier New"/>
            <w:i/>
            <w:iCs/>
            <w:color w:val="2A00FF"/>
            <w:kern w:val="0"/>
            <w:sz w:val="18"/>
            <w:szCs w:val="18"/>
            <w:lang w:val="de-DE"/>
          </w:rPr>
          <w:t>20160331</w:t>
        </w:r>
      </w:ins>
      <w:del w:id="993" w:author="Willems, P.H. (Peter)" w:date="2019-03-27T08:32:00Z">
        <w:r w:rsidRPr="009377D9" w:rsidDel="0057329F">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994" w:author="Willems, P.H. (Peter)" w:date="2019-06-04T09:04: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371"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msgBestellingNietAkkoord</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"bericht012"</w:t>
      </w:r>
      <w:r w:rsidRPr="00FA659F">
        <w:rPr>
          <w:rFonts w:ascii="Courier New" w:eastAsia="Times New Roman" w:hAnsi="Courier New" w:cs="Courier New"/>
          <w:color w:val="008080"/>
          <w:kern w:val="0"/>
          <w:sz w:val="18"/>
          <w:szCs w:val="18"/>
        </w:rPr>
        <w:t>&gt;</w:t>
      </w:r>
    </w:p>
    <w:p w14:paraId="72B96372"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73"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374"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false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375"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376"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BerichtInTransactie8Ref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377"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messageInTransaction</w:t>
      </w:r>
      <w:r w:rsidRPr="00FA659F">
        <w:rPr>
          <w:rFonts w:ascii="Courier New" w:eastAsia="Times New Roman" w:hAnsi="Courier New" w:cs="Courier New"/>
          <w:color w:val="008080"/>
          <w:kern w:val="0"/>
          <w:sz w:val="18"/>
          <w:szCs w:val="18"/>
        </w:rPr>
        <w:t>&gt;</w:t>
      </w:r>
    </w:p>
    <w:p w14:paraId="72B96378"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379"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7A"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37B"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37C"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"bestelling004"</w:t>
      </w:r>
      <w:r w:rsidRPr="00FA659F">
        <w:rPr>
          <w:rFonts w:ascii="Courier New" w:eastAsia="Times New Roman" w:hAnsi="Courier New" w:cs="Courier New"/>
          <w:color w:val="008080"/>
          <w:kern w:val="0"/>
          <w:sz w:val="18"/>
          <w:szCs w:val="18"/>
        </w:rPr>
        <w:t>&gt;</w:t>
      </w:r>
    </w:p>
    <w:p w14:paraId="72B9637D"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37E"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"inhoudBestelling004"</w:t>
      </w:r>
      <w:r w:rsidRPr="00FA659F">
        <w:rPr>
          <w:rFonts w:ascii="Courier New" w:eastAsia="Times New Roman" w:hAnsi="Courier New" w:cs="Courier New"/>
          <w:color w:val="008080"/>
          <w:kern w:val="0"/>
          <w:sz w:val="18"/>
          <w:szCs w:val="18"/>
        </w:rPr>
        <w:t>&gt;</w:t>
      </w:r>
    </w:p>
    <w:p w14:paraId="72B9637F"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Biefstuk</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p>
    <w:p w14:paraId="72B96380"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met mayonaise</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p>
    <w:p w14:paraId="72B96381"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382"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383"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384"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385"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msgBestellingNietAkkoord</w:t>
      </w:r>
      <w:r w:rsidRPr="00FA659F">
        <w:rPr>
          <w:rFonts w:ascii="Courier New" w:eastAsia="Times New Roman" w:hAnsi="Courier New" w:cs="Courier New"/>
          <w:color w:val="008080"/>
          <w:kern w:val="0"/>
          <w:sz w:val="18"/>
          <w:szCs w:val="18"/>
        </w:rPr>
        <w:t>&gt;</w:t>
      </w:r>
    </w:p>
    <w:p w14:paraId="72B96386"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BerichtInTransactie8</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387"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88"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BerichtInTransactie8</w:t>
      </w:r>
      <w:r w:rsidRPr="00FA659F">
        <w:rPr>
          <w:rFonts w:ascii="Courier New" w:eastAsia="Times New Roman" w:hAnsi="Courier New" w:cs="Courier New"/>
          <w:color w:val="008080"/>
          <w:kern w:val="0"/>
          <w:sz w:val="18"/>
          <w:szCs w:val="18"/>
        </w:rPr>
        <w:t>&gt;</w:t>
      </w:r>
    </w:p>
    <w:p w14:paraId="72B96389"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FA659F">
        <w:rPr>
          <w:rFonts w:ascii="Courier New" w:eastAsia="Times New Roman" w:hAnsi="Courier New" w:cs="Courier New"/>
          <w:color w:val="008080"/>
          <w:kern w:val="0"/>
          <w:sz w:val="18"/>
          <w:szCs w:val="18"/>
        </w:rPr>
        <w:t>&gt;</w:t>
      </w:r>
    </w:p>
    <w:p w14:paraId="72B9638A"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1</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38B"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8C"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lastRenderedPageBreak/>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38D"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38E"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38F"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initiator</w:t>
      </w:r>
      <w:r w:rsidRPr="00FA659F">
        <w:rPr>
          <w:rFonts w:ascii="Courier New" w:eastAsia="Times New Roman" w:hAnsi="Courier New" w:cs="Courier New"/>
          <w:color w:val="008080"/>
          <w:kern w:val="0"/>
          <w:sz w:val="18"/>
          <w:szCs w:val="18"/>
        </w:rPr>
        <w:t>&gt;</w:t>
      </w:r>
    </w:p>
    <w:p w14:paraId="72B96390"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91"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392"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393"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394"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395"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396"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397"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398"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FA659F">
        <w:rPr>
          <w:rFonts w:ascii="Courier New" w:eastAsia="Times New Roman" w:hAnsi="Courier New" w:cs="Courier New"/>
          <w:color w:val="008080"/>
          <w:kern w:val="0"/>
          <w:sz w:val="18"/>
          <w:szCs w:val="18"/>
        </w:rPr>
        <w:t>&gt;</w:t>
      </w:r>
    </w:p>
    <w:p w14:paraId="72B96399"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FA659F">
        <w:rPr>
          <w:rFonts w:ascii="Courier New" w:eastAsia="Times New Roman" w:hAnsi="Courier New" w:cs="Courier New"/>
          <w:color w:val="008080"/>
          <w:kern w:val="0"/>
          <w:sz w:val="18"/>
          <w:szCs w:val="18"/>
        </w:rPr>
        <w:t>&gt;</w:t>
      </w:r>
    </w:p>
    <w:p w14:paraId="72B9639A"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Project Top Koks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39B"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39C"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39D"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39E"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39F"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3A0"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3A1"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3A2"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3A3"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3A4"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3A5"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3A6"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"consument"</w:t>
      </w:r>
      <w:r w:rsidRPr="00FA659F">
        <w:rPr>
          <w:rFonts w:ascii="Courier New" w:eastAsia="Times New Roman" w:hAnsi="Courier New" w:cs="Courier New"/>
          <w:color w:val="008080"/>
          <w:kern w:val="0"/>
          <w:sz w:val="18"/>
          <w:szCs w:val="18"/>
          <w:lang w:val="fr-FR"/>
        </w:rPr>
        <w:t>&gt;</w:t>
      </w:r>
    </w:p>
    <w:p w14:paraId="72B963A7"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Consument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3A8"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CSMT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3A9"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3AA"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"KeesDeVries"</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3AB"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3AC"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3AD"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"OrganisatieGegevensConsument"</w:t>
      </w:r>
      <w:r w:rsidRPr="00FA659F">
        <w:rPr>
          <w:rFonts w:ascii="Courier New" w:eastAsia="Times New Roman" w:hAnsi="Courier New" w:cs="Courier New"/>
          <w:color w:val="008080"/>
          <w:kern w:val="0"/>
          <w:sz w:val="18"/>
          <w:szCs w:val="18"/>
          <w:lang w:val="fr-FR"/>
        </w:rPr>
        <w:t>&gt;</w:t>
      </w:r>
    </w:p>
    <w:p w14:paraId="72B963AE"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http://192.168.0.102/specifiek_project/visi.wsdl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3AF"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3B0"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3B1"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FA659F">
        <w:rPr>
          <w:rFonts w:ascii="Courier New" w:eastAsia="Times New Roman" w:hAnsi="Courier New" w:cs="Courier New"/>
          <w:color w:val="008080"/>
          <w:kern w:val="0"/>
          <w:sz w:val="18"/>
          <w:szCs w:val="18"/>
          <w:lang w:val="fr-FR"/>
        </w:rPr>
        <w:t>&gt;</w:t>
      </w:r>
    </w:p>
    <w:p w14:paraId="72B963B2"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3B3"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3B4"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3B5"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3B6"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3B7"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3B8"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3B9"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"OrganisatieGegevensRestaurant"</w:t>
      </w:r>
      <w:r w:rsidRPr="00FA659F">
        <w:rPr>
          <w:rFonts w:ascii="Courier New" w:eastAsia="Times New Roman" w:hAnsi="Courier New" w:cs="Courier New"/>
          <w:color w:val="008080"/>
          <w:kern w:val="0"/>
          <w:sz w:val="18"/>
          <w:szCs w:val="18"/>
          <w:lang w:val="fr-FR"/>
        </w:rPr>
        <w:t>&gt;</w:t>
      </w:r>
    </w:p>
    <w:p w14:paraId="72B963BA"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http://192.168.0.105/specifiek_project/visi.wsdl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3BB"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3BC"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3BD"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3BE"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FA659F">
        <w:rPr>
          <w:rFonts w:ascii="Courier New" w:eastAsia="Times New Roman" w:hAnsi="Courier New" w:cs="Courier New"/>
          <w:color w:val="008080"/>
          <w:kern w:val="0"/>
          <w:sz w:val="18"/>
          <w:szCs w:val="18"/>
        </w:rPr>
        <w:t>&gt;</w:t>
      </w:r>
    </w:p>
    <w:p w14:paraId="72B963BF"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kvd</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3C0"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Kees de Vries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3C1"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3C2"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3C3"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3C4"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3C5"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3C6"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FA659F">
        <w:rPr>
          <w:rFonts w:ascii="Courier New" w:eastAsia="Times New Roman" w:hAnsi="Courier New" w:cs="Courier New"/>
          <w:color w:val="008080"/>
          <w:kern w:val="0"/>
          <w:sz w:val="18"/>
          <w:szCs w:val="18"/>
        </w:rPr>
        <w:t>&gt;</w:t>
      </w:r>
    </w:p>
    <w:p w14:paraId="72B963C7"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Klant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3C8"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de klant is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3C9"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FA659F">
        <w:rPr>
          <w:rFonts w:ascii="Courier New" w:eastAsia="Times New Roman" w:hAnsi="Courier New" w:cs="Courier New"/>
          <w:color w:val="008080"/>
          <w:kern w:val="0"/>
          <w:sz w:val="18"/>
          <w:szCs w:val="18"/>
        </w:rPr>
        <w:t>&gt;</w:t>
      </w:r>
    </w:p>
    <w:p w14:paraId="72B963CA"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3CB"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3CC"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3CD"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3CE"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"PiR001"</w:t>
      </w:r>
      <w:r w:rsidRPr="00FA659F">
        <w:rPr>
          <w:rFonts w:ascii="Courier New" w:eastAsia="Times New Roman" w:hAnsi="Courier New" w:cs="Courier New"/>
          <w:color w:val="008080"/>
          <w:kern w:val="0"/>
          <w:sz w:val="18"/>
          <w:szCs w:val="18"/>
        </w:rPr>
        <w:t>&gt;</w:t>
      </w:r>
    </w:p>
    <w:p w14:paraId="72B963CF"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3D0"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D1"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3D2"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3D3"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"consument"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D4"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3D5"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3D6"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D7"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3D8"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3D9"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FA659F">
        <w:rPr>
          <w:rFonts w:ascii="Courier New" w:eastAsia="Times New Roman" w:hAnsi="Courier New" w:cs="Courier New"/>
          <w:color w:val="008080"/>
          <w:kern w:val="0"/>
          <w:sz w:val="18"/>
          <w:szCs w:val="18"/>
        </w:rPr>
        <w:t>&gt;</w:t>
      </w:r>
    </w:p>
    <w:p w14:paraId="72B963DA"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3DB"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DC"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3DD"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3DE"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"restaurant"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DF"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3E0"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3E1"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E2"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3E3" w14:textId="77777777" w:rsidR="00A176B1"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3E4" w14:textId="77777777" w:rsidR="00F87387" w:rsidRPr="003E0F3E" w:rsidRDefault="00A176B1" w:rsidP="00A176B1">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visiXML_MessageSchema</w:t>
      </w:r>
      <w:r w:rsidRPr="00FA659F">
        <w:rPr>
          <w:rFonts w:ascii="Courier New" w:eastAsia="Times New Roman" w:hAnsi="Courier New" w:cs="Courier New"/>
          <w:color w:val="008080"/>
          <w:kern w:val="0"/>
          <w:sz w:val="18"/>
          <w:szCs w:val="18"/>
        </w:rPr>
        <w:t>&gt;</w:t>
      </w:r>
    </w:p>
    <w:p w14:paraId="72B963E5" w14:textId="77777777" w:rsidR="00D90007" w:rsidRPr="00BB039F" w:rsidRDefault="00D90007" w:rsidP="00D90007">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sz w:val="17"/>
          <w:szCs w:val="17"/>
          <w:lang w:val="de-DE"/>
        </w:rPr>
      </w:pPr>
    </w:p>
    <w:p w14:paraId="72B963E6" w14:textId="77777777" w:rsidR="00D90007" w:rsidRPr="00BB039F" w:rsidRDefault="00D90007" w:rsidP="00D90007">
      <w:pPr>
        <w:autoSpaceDE w:val="0"/>
        <w:autoSpaceDN w:val="0"/>
        <w:adjustRightInd w:val="0"/>
        <w:rPr>
          <w:rFonts w:ascii="Corbel" w:hAnsi="Corbel"/>
          <w:lang w:val="de-DE"/>
        </w:rPr>
      </w:pPr>
    </w:p>
    <w:p w14:paraId="72B963E7" w14:textId="77777777" w:rsidR="00D90007" w:rsidRPr="00BB039F" w:rsidRDefault="00D90007" w:rsidP="00152CA3">
      <w:pPr>
        <w:pStyle w:val="Gobarsubparagraaftitel"/>
        <w:ind w:left="0" w:firstLine="0"/>
        <w:rPr>
          <w:rFonts w:ascii="Corbel" w:hAnsi="Corbel"/>
          <w:lang w:val="nl-NL"/>
        </w:rPr>
      </w:pPr>
      <w:bookmarkStart w:id="995" w:name="_Toc408989383"/>
      <w:bookmarkStart w:id="996" w:name="_Toc4568161"/>
      <w:r w:rsidRPr="00BB039F">
        <w:rPr>
          <w:rFonts w:ascii="Corbel" w:hAnsi="Corbel"/>
          <w:lang w:val="nl-NL"/>
        </w:rPr>
        <w:t>Het de</w:t>
      </w:r>
      <w:r w:rsidR="008E52B0" w:rsidRPr="00BB039F">
        <w:rPr>
          <w:rFonts w:ascii="Corbel" w:hAnsi="Corbel"/>
          <w:lang w:val="nl-NL"/>
        </w:rPr>
        <w:t>rtiende bericht (“</w:t>
      </w:r>
      <w:r w:rsidRPr="00BB039F">
        <w:rPr>
          <w:rFonts w:ascii="Corbel" w:hAnsi="Corbel"/>
          <w:lang w:val="nl-NL"/>
        </w:rPr>
        <w:t>dertiende</w:t>
      </w:r>
      <w:r w:rsidR="008E52B0" w:rsidRPr="00BB039F">
        <w:rPr>
          <w:rFonts w:ascii="Corbel" w:hAnsi="Corbel"/>
          <w:lang w:val="nl-NL"/>
        </w:rPr>
        <w:t>_</w:t>
      </w:r>
      <w:r w:rsidRPr="00BB039F">
        <w:rPr>
          <w:rFonts w:ascii="Corbel" w:hAnsi="Corbel"/>
          <w:lang w:val="nl-NL"/>
        </w:rPr>
        <w:t>bericht.xml”)</w:t>
      </w:r>
      <w:bookmarkEnd w:id="995"/>
      <w:bookmarkEnd w:id="996"/>
    </w:p>
    <w:p w14:paraId="72B963E8"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klant is uiteraard niet blij als hij van de ober het bericht krijgt dat de bestelling niet mogelijk is. Hij overweegt boos het restaurant uit te lopen, maar gooit het vervolgens over een andere boeg. In plaats van de biefstuk bestelt hij alleen een Carpaccio. Hie</w:t>
      </w:r>
      <w:r w:rsidR="008E52B0" w:rsidRPr="00BB039F">
        <w:rPr>
          <w:rFonts w:ascii="Corbel" w:hAnsi="Corbel"/>
          <w:sz w:val="22"/>
          <w:szCs w:val="22"/>
        </w:rPr>
        <w:t xml:space="preserve">rvoor gebruikt hij het bericht </w:t>
      </w:r>
      <w:r w:rsidRPr="00BB039F">
        <w:rPr>
          <w:rFonts w:ascii="Corbel" w:hAnsi="Corbel"/>
          <w:i/>
          <w:sz w:val="22"/>
          <w:szCs w:val="22"/>
        </w:rPr>
        <w:t>msgPlaatsing</w:t>
      </w:r>
      <w:r w:rsidR="008E52B0" w:rsidRPr="00BB039F">
        <w:rPr>
          <w:rFonts w:ascii="Corbel" w:hAnsi="Corbel"/>
          <w:i/>
          <w:sz w:val="22"/>
          <w:szCs w:val="22"/>
        </w:rPr>
        <w:softHyphen/>
      </w:r>
      <w:r w:rsidRPr="00BB039F">
        <w:rPr>
          <w:rFonts w:ascii="Corbel" w:hAnsi="Corbel"/>
          <w:i/>
          <w:sz w:val="22"/>
          <w:szCs w:val="22"/>
        </w:rPr>
        <w:t>Bestelling</w:t>
      </w:r>
      <w:r w:rsidRPr="00BB039F">
        <w:rPr>
          <w:rFonts w:ascii="Corbel" w:hAnsi="Corbel"/>
          <w:sz w:val="22"/>
          <w:szCs w:val="22"/>
        </w:rPr>
        <w:t xml:space="preserve">. Omdat in het bericht de bestelling moet worden </w:t>
      </w:r>
      <w:r w:rsidR="00C83DC9" w:rsidRPr="00BB039F">
        <w:rPr>
          <w:rFonts w:ascii="Corbel" w:hAnsi="Corbel"/>
          <w:sz w:val="22"/>
          <w:szCs w:val="22"/>
        </w:rPr>
        <w:t xml:space="preserve">aangepast, </w:t>
      </w:r>
      <w:r w:rsidRPr="00BB039F">
        <w:rPr>
          <w:rFonts w:ascii="Corbel" w:hAnsi="Corbel"/>
          <w:sz w:val="22"/>
          <w:szCs w:val="22"/>
        </w:rPr>
        <w:t>wordt een uitzondering gemaakt op de richtlijn voor het overname en blokkering van gegevenselementen. In het raamwerk is hiervoor de ele</w:t>
      </w:r>
      <w:r w:rsidR="008E52B0" w:rsidRPr="00BB039F">
        <w:rPr>
          <w:rFonts w:ascii="Corbel" w:hAnsi="Corbel"/>
          <w:sz w:val="22"/>
          <w:szCs w:val="22"/>
        </w:rPr>
        <w:t xml:space="preserve">mentcondition  </w:t>
      </w:r>
      <w:r w:rsidR="008E52B0" w:rsidRPr="00BB039F">
        <w:rPr>
          <w:rFonts w:ascii="Corbel" w:hAnsi="Corbel"/>
          <w:i/>
          <w:sz w:val="22"/>
          <w:szCs w:val="22"/>
        </w:rPr>
        <w:t>ElementCondition1</w:t>
      </w:r>
      <w:r w:rsidRPr="00BB039F">
        <w:rPr>
          <w:rFonts w:ascii="Corbel" w:hAnsi="Corbel"/>
          <w:sz w:val="22"/>
          <w:szCs w:val="22"/>
        </w:rPr>
        <w:t xml:space="preserve"> opgenomen. In deze conditie wor</w:t>
      </w:r>
      <w:r w:rsidR="008E52B0" w:rsidRPr="00BB039F">
        <w:rPr>
          <w:rFonts w:ascii="Corbel" w:hAnsi="Corbel"/>
          <w:sz w:val="22"/>
          <w:szCs w:val="22"/>
        </w:rPr>
        <w:t xml:space="preserve">dt aangegeven dat in deze MITT </w:t>
      </w:r>
      <w:r w:rsidR="008E52B0" w:rsidRPr="00BB039F">
        <w:rPr>
          <w:rFonts w:ascii="Corbel" w:hAnsi="Corbel"/>
          <w:i/>
          <w:sz w:val="22"/>
          <w:szCs w:val="22"/>
        </w:rPr>
        <w:t>BerichtInTransactie9</w:t>
      </w:r>
      <w:r w:rsidRPr="00BB039F">
        <w:rPr>
          <w:rFonts w:ascii="Corbel" w:hAnsi="Corbel"/>
          <w:sz w:val="22"/>
          <w:szCs w:val="22"/>
        </w:rPr>
        <w:t xml:space="preserve"> de condition FREE is. Dit houdt in dat de bestellingen kunnen worden aangepast. De klant doet dit dan ook in dit bericht.</w:t>
      </w:r>
    </w:p>
    <w:p w14:paraId="72B963E9" w14:textId="77777777" w:rsidR="00D90007" w:rsidRPr="00BB039F" w:rsidRDefault="00D90007" w:rsidP="00D90007">
      <w:pPr>
        <w:autoSpaceDE w:val="0"/>
        <w:autoSpaceDN w:val="0"/>
        <w:adjustRightInd w:val="0"/>
        <w:rPr>
          <w:rFonts w:ascii="Corbel" w:hAnsi="Corbel"/>
          <w:sz w:val="22"/>
          <w:szCs w:val="22"/>
        </w:rPr>
      </w:pPr>
    </w:p>
    <w:p w14:paraId="72B963EA"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xml</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version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"1.0"</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encoding</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"UTF-8"</w:t>
      </w:r>
      <w:r w:rsidRPr="00FA659F">
        <w:rPr>
          <w:rFonts w:ascii="Courier New" w:eastAsia="Times New Roman" w:hAnsi="Courier New" w:cs="Courier New"/>
          <w:color w:val="008080"/>
          <w:kern w:val="0"/>
          <w:sz w:val="18"/>
          <w:szCs w:val="18"/>
          <w:lang w:val="de-DE"/>
        </w:rPr>
        <w:t>?&gt;</w:t>
      </w:r>
    </w:p>
    <w:p w14:paraId="72B963EB" w14:textId="176C5423"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997" w:author="Willems, P.H. (Peter)" w:date="2019-03-27T08:33:00Z">
        <w:r w:rsidR="0057329F" w:rsidRPr="0057329F">
          <w:rPr>
            <w:rFonts w:ascii="Courier New" w:eastAsia="Times New Roman" w:hAnsi="Courier New" w:cs="Courier New"/>
            <w:i/>
            <w:iCs/>
            <w:color w:val="2A00FF"/>
            <w:kern w:val="0"/>
            <w:sz w:val="18"/>
            <w:szCs w:val="18"/>
            <w:lang w:val="de-DE"/>
          </w:rPr>
          <w:t>20160331</w:t>
        </w:r>
      </w:ins>
      <w:del w:id="998" w:author="Willems, P.H. (Peter)" w:date="2019-03-27T08:33:00Z">
        <w:r w:rsidRPr="009377D9" w:rsidDel="0057329F">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999" w:author="Willems, P.H. (Peter)" w:date="2019-06-04T09:04: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3EC"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3ED" w14:textId="245AAA31" w:rsidR="00824066"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1000" w:author="Willems, P.H. (Peter)" w:date="2019-03-27T08:33:00Z">
        <w:r w:rsidR="0057329F" w:rsidRPr="0057329F">
          <w:rPr>
            <w:rFonts w:ascii="Courier New" w:eastAsia="Times New Roman" w:hAnsi="Courier New" w:cs="Courier New"/>
            <w:i/>
            <w:iCs/>
            <w:color w:val="2A00FF"/>
            <w:kern w:val="0"/>
            <w:sz w:val="18"/>
            <w:szCs w:val="18"/>
            <w:lang w:val="de-DE"/>
          </w:rPr>
          <w:t>20160331</w:t>
        </w:r>
      </w:ins>
      <w:del w:id="1001" w:author="Willems, P.H. (Peter)" w:date="2019-03-27T08:33:00Z">
        <w:r w:rsidRPr="009377D9" w:rsidDel="0057329F">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1002" w:author="Willems, P.H. (Peter)" w:date="2019-06-04T09:04: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3EE"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msgPlaatsingBestelling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"bericht013"</w:t>
      </w:r>
      <w:r w:rsidRPr="00FA659F">
        <w:rPr>
          <w:rFonts w:ascii="Courier New" w:eastAsia="Times New Roman" w:hAnsi="Courier New" w:cs="Courier New"/>
          <w:color w:val="008080"/>
          <w:kern w:val="0"/>
          <w:sz w:val="18"/>
          <w:szCs w:val="18"/>
        </w:rPr>
        <w:t>&gt;</w:t>
      </w:r>
    </w:p>
    <w:p w14:paraId="72B963EF"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F0"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3F1"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true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3F2"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3F3"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BerichtInTransactie9Ref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3F4"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messageInTransaction</w:t>
      </w:r>
      <w:r w:rsidRPr="00FA659F">
        <w:rPr>
          <w:rFonts w:ascii="Courier New" w:eastAsia="Times New Roman" w:hAnsi="Courier New" w:cs="Courier New"/>
          <w:color w:val="008080"/>
          <w:kern w:val="0"/>
          <w:sz w:val="18"/>
          <w:szCs w:val="18"/>
        </w:rPr>
        <w:t>&gt;</w:t>
      </w:r>
    </w:p>
    <w:p w14:paraId="72B963F5"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3F6"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3F7"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3F8"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3F9"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"bestelling005"</w:t>
      </w:r>
      <w:r w:rsidRPr="00FA659F">
        <w:rPr>
          <w:rFonts w:ascii="Courier New" w:eastAsia="Times New Roman" w:hAnsi="Courier New" w:cs="Courier New"/>
          <w:color w:val="008080"/>
          <w:kern w:val="0"/>
          <w:sz w:val="18"/>
          <w:szCs w:val="18"/>
        </w:rPr>
        <w:t>&gt;</w:t>
      </w:r>
    </w:p>
    <w:p w14:paraId="72B963FA"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3FB"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"inhoudBestelling005"</w:t>
      </w:r>
      <w:r w:rsidRPr="00FA659F">
        <w:rPr>
          <w:rFonts w:ascii="Courier New" w:eastAsia="Times New Roman" w:hAnsi="Courier New" w:cs="Courier New"/>
          <w:color w:val="008080"/>
          <w:kern w:val="0"/>
          <w:sz w:val="18"/>
          <w:szCs w:val="18"/>
        </w:rPr>
        <w:t>&gt;</w:t>
      </w:r>
    </w:p>
    <w:p w14:paraId="72B963FC"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Carpaccio</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p>
    <w:p w14:paraId="72B963FD"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Ik hoop dat jullie dit wel hebben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p>
    <w:p w14:paraId="72B963FE"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3FF"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400"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401"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402"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msgPlaatsingBestelling</w:t>
      </w:r>
      <w:r w:rsidRPr="00FA659F">
        <w:rPr>
          <w:rFonts w:ascii="Courier New" w:eastAsia="Times New Roman" w:hAnsi="Courier New" w:cs="Courier New"/>
          <w:color w:val="008080"/>
          <w:kern w:val="0"/>
          <w:sz w:val="18"/>
          <w:szCs w:val="18"/>
        </w:rPr>
        <w:t>&gt;</w:t>
      </w:r>
    </w:p>
    <w:p w14:paraId="72B96403"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BerichtInTransactie9</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404"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05"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BerichtInTransactie9</w:t>
      </w:r>
      <w:r w:rsidRPr="00FA659F">
        <w:rPr>
          <w:rFonts w:ascii="Courier New" w:eastAsia="Times New Roman" w:hAnsi="Courier New" w:cs="Courier New"/>
          <w:color w:val="008080"/>
          <w:kern w:val="0"/>
          <w:sz w:val="18"/>
          <w:szCs w:val="18"/>
        </w:rPr>
        <w:t>&gt;</w:t>
      </w:r>
    </w:p>
    <w:p w14:paraId="72B96406"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t1_OpnameBestelling</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"transactie001"</w:t>
      </w:r>
      <w:r w:rsidRPr="00FA659F">
        <w:rPr>
          <w:rFonts w:ascii="Courier New" w:eastAsia="Times New Roman" w:hAnsi="Courier New" w:cs="Courier New"/>
          <w:color w:val="008080"/>
          <w:kern w:val="0"/>
          <w:sz w:val="18"/>
          <w:szCs w:val="18"/>
          <w:lang w:val="de-DE"/>
        </w:rPr>
        <w:t>&gt;</w:t>
      </w:r>
    </w:p>
    <w:p w14:paraId="72B96407"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1</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408"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09"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0A"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40B"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40C"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initiator</w:t>
      </w:r>
      <w:r w:rsidRPr="00FA659F">
        <w:rPr>
          <w:rFonts w:ascii="Courier New" w:eastAsia="Times New Roman" w:hAnsi="Courier New" w:cs="Courier New"/>
          <w:color w:val="008080"/>
          <w:kern w:val="0"/>
          <w:sz w:val="18"/>
          <w:szCs w:val="18"/>
          <w:lang w:val="de-DE"/>
        </w:rPr>
        <w:t>&gt;</w:t>
      </w:r>
    </w:p>
    <w:p w14:paraId="72B9640D"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0E"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40F"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410"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411"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412"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413"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414"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415"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FA659F">
        <w:rPr>
          <w:rFonts w:ascii="Courier New" w:eastAsia="Times New Roman" w:hAnsi="Courier New" w:cs="Courier New"/>
          <w:color w:val="008080"/>
          <w:kern w:val="0"/>
          <w:sz w:val="18"/>
          <w:szCs w:val="18"/>
        </w:rPr>
        <w:t>&gt;</w:t>
      </w:r>
    </w:p>
    <w:p w14:paraId="72B96416"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FA659F">
        <w:rPr>
          <w:rFonts w:ascii="Courier New" w:eastAsia="Times New Roman" w:hAnsi="Courier New" w:cs="Courier New"/>
          <w:color w:val="008080"/>
          <w:kern w:val="0"/>
          <w:sz w:val="18"/>
          <w:szCs w:val="18"/>
        </w:rPr>
        <w:t>&gt;</w:t>
      </w:r>
    </w:p>
    <w:p w14:paraId="72B96417"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Project Top Koks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418"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419"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41A"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41B"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41C"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41D"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41E"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41F"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420"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421"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422"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423"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"consument"</w:t>
      </w:r>
      <w:r w:rsidRPr="00FA659F">
        <w:rPr>
          <w:rFonts w:ascii="Courier New" w:eastAsia="Times New Roman" w:hAnsi="Courier New" w:cs="Courier New"/>
          <w:color w:val="008080"/>
          <w:kern w:val="0"/>
          <w:sz w:val="18"/>
          <w:szCs w:val="18"/>
          <w:lang w:val="fr-FR"/>
        </w:rPr>
        <w:t>&gt;</w:t>
      </w:r>
    </w:p>
    <w:p w14:paraId="72B96424"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Consument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425"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CSMT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426"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427"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"KeesDeVries"</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428"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429"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42A"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"OrganisatieGegevensConsument"</w:t>
      </w:r>
      <w:r w:rsidRPr="00FA659F">
        <w:rPr>
          <w:rFonts w:ascii="Courier New" w:eastAsia="Times New Roman" w:hAnsi="Courier New" w:cs="Courier New"/>
          <w:color w:val="008080"/>
          <w:kern w:val="0"/>
          <w:sz w:val="18"/>
          <w:szCs w:val="18"/>
          <w:lang w:val="fr-FR"/>
        </w:rPr>
        <w:t>&gt;</w:t>
      </w:r>
    </w:p>
    <w:p w14:paraId="72B9642B"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http://192.168.0.102/specifiek_project/visi.wsdl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42C"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42D"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42E"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FA659F">
        <w:rPr>
          <w:rFonts w:ascii="Courier New" w:eastAsia="Times New Roman" w:hAnsi="Courier New" w:cs="Courier New"/>
          <w:color w:val="008080"/>
          <w:kern w:val="0"/>
          <w:sz w:val="18"/>
          <w:szCs w:val="18"/>
          <w:lang w:val="fr-FR"/>
        </w:rPr>
        <w:t>&gt;</w:t>
      </w:r>
    </w:p>
    <w:p w14:paraId="72B9642F"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430"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431"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432"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433"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434"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435"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436"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"OrganisatieGegevensRestaurant"</w:t>
      </w:r>
      <w:r w:rsidRPr="00FA659F">
        <w:rPr>
          <w:rFonts w:ascii="Courier New" w:eastAsia="Times New Roman" w:hAnsi="Courier New" w:cs="Courier New"/>
          <w:color w:val="008080"/>
          <w:kern w:val="0"/>
          <w:sz w:val="18"/>
          <w:szCs w:val="18"/>
          <w:lang w:val="fr-FR"/>
        </w:rPr>
        <w:t>&gt;</w:t>
      </w:r>
    </w:p>
    <w:p w14:paraId="72B96437"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http://192.168.0.105/specifiek_project/visi.wsdl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438"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lastRenderedPageBreak/>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439"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43A"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43B"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FA659F">
        <w:rPr>
          <w:rFonts w:ascii="Courier New" w:eastAsia="Times New Roman" w:hAnsi="Courier New" w:cs="Courier New"/>
          <w:color w:val="008080"/>
          <w:kern w:val="0"/>
          <w:sz w:val="18"/>
          <w:szCs w:val="18"/>
        </w:rPr>
        <w:t>&gt;</w:t>
      </w:r>
    </w:p>
    <w:p w14:paraId="72B9643C"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kvd</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43D"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Kees de Vries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43E"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43F"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440"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441"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442"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443"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FA659F">
        <w:rPr>
          <w:rFonts w:ascii="Courier New" w:eastAsia="Times New Roman" w:hAnsi="Courier New" w:cs="Courier New"/>
          <w:color w:val="008080"/>
          <w:kern w:val="0"/>
          <w:sz w:val="18"/>
          <w:szCs w:val="18"/>
        </w:rPr>
        <w:t>&gt;</w:t>
      </w:r>
    </w:p>
    <w:p w14:paraId="72B96444"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Klant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445"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de klant is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446"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FA659F">
        <w:rPr>
          <w:rFonts w:ascii="Courier New" w:eastAsia="Times New Roman" w:hAnsi="Courier New" w:cs="Courier New"/>
          <w:color w:val="008080"/>
          <w:kern w:val="0"/>
          <w:sz w:val="18"/>
          <w:szCs w:val="18"/>
        </w:rPr>
        <w:t>&gt;</w:t>
      </w:r>
    </w:p>
    <w:p w14:paraId="72B96447"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448"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449"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44A"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44B"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"PiR001"</w:t>
      </w:r>
      <w:r w:rsidRPr="00FA659F">
        <w:rPr>
          <w:rFonts w:ascii="Courier New" w:eastAsia="Times New Roman" w:hAnsi="Courier New" w:cs="Courier New"/>
          <w:color w:val="008080"/>
          <w:kern w:val="0"/>
          <w:sz w:val="18"/>
          <w:szCs w:val="18"/>
        </w:rPr>
        <w:t>&gt;</w:t>
      </w:r>
    </w:p>
    <w:p w14:paraId="72B9644C"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44D"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4E"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44F"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450"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"consument"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51"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452"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453"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54"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455"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456"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FA659F">
        <w:rPr>
          <w:rFonts w:ascii="Courier New" w:eastAsia="Times New Roman" w:hAnsi="Courier New" w:cs="Courier New"/>
          <w:color w:val="008080"/>
          <w:kern w:val="0"/>
          <w:sz w:val="18"/>
          <w:szCs w:val="18"/>
        </w:rPr>
        <w:t>&gt;</w:t>
      </w:r>
    </w:p>
    <w:p w14:paraId="72B96457"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458"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59"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45A"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45B"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"restaurant"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5C"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45D"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45E"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5F"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460" w14:textId="77777777" w:rsidR="00824066" w:rsidRPr="003E0F3E" w:rsidRDefault="00824066" w:rsidP="00824066">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461" w14:textId="77777777" w:rsidR="0071154F" w:rsidRPr="00FA659F" w:rsidRDefault="00824066" w:rsidP="00824066">
      <w:pPr>
        <w:pBdr>
          <w:top w:val="single" w:sz="4" w:space="1" w:color="auto"/>
          <w:left w:val="single" w:sz="4" w:space="1" w:color="auto"/>
          <w:bottom w:val="single" w:sz="4" w:space="1" w:color="auto"/>
          <w:right w:val="single" w:sz="4" w:space="1" w:color="auto"/>
        </w:pBdr>
        <w:autoSpaceDE w:val="0"/>
        <w:autoSpaceDN w:val="0"/>
        <w:adjustRightInd w:val="0"/>
        <w:rPr>
          <w:rFonts w:ascii="Courier New" w:eastAsia="Times New Roman" w:hAnsi="Courier New" w:cs="Courier New"/>
          <w:color w:val="008080"/>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visiXML_MessageSchema</w:t>
      </w:r>
      <w:r w:rsidRPr="00FA659F">
        <w:rPr>
          <w:rFonts w:ascii="Courier New" w:eastAsia="Times New Roman" w:hAnsi="Courier New" w:cs="Courier New"/>
          <w:color w:val="008080"/>
          <w:kern w:val="0"/>
          <w:sz w:val="18"/>
          <w:szCs w:val="18"/>
        </w:rPr>
        <w:t>&gt;</w:t>
      </w:r>
    </w:p>
    <w:p w14:paraId="72B96462" w14:textId="77777777" w:rsidR="00D90007" w:rsidRPr="00BB039F" w:rsidRDefault="00CF2F55" w:rsidP="00152CA3">
      <w:pPr>
        <w:pStyle w:val="Gobarsubparagraaftitel"/>
        <w:ind w:left="0" w:firstLine="0"/>
        <w:rPr>
          <w:rFonts w:ascii="Corbel" w:hAnsi="Corbel"/>
          <w:lang w:val="nl-NL"/>
        </w:rPr>
      </w:pPr>
      <w:bookmarkStart w:id="1003" w:name="_Toc408989384"/>
      <w:bookmarkStart w:id="1004" w:name="_Toc4568162"/>
      <w:r w:rsidRPr="00BB039F">
        <w:rPr>
          <w:rFonts w:ascii="Corbel" w:hAnsi="Corbel"/>
          <w:lang w:val="nl-NL"/>
        </w:rPr>
        <w:t>Het veertiende bericht (“</w:t>
      </w:r>
      <w:r w:rsidR="00D90007" w:rsidRPr="00BB039F">
        <w:rPr>
          <w:rFonts w:ascii="Corbel" w:hAnsi="Corbel"/>
          <w:lang w:val="nl-NL"/>
        </w:rPr>
        <w:t>veertiende</w:t>
      </w:r>
      <w:r w:rsidRPr="00BB039F">
        <w:rPr>
          <w:rFonts w:ascii="Corbel" w:hAnsi="Corbel"/>
          <w:lang w:val="nl-NL"/>
        </w:rPr>
        <w:t>_</w:t>
      </w:r>
      <w:r w:rsidR="00D90007" w:rsidRPr="00BB039F">
        <w:rPr>
          <w:rFonts w:ascii="Corbel" w:hAnsi="Corbel"/>
          <w:lang w:val="nl-NL"/>
        </w:rPr>
        <w:t>bericht.xml”)</w:t>
      </w:r>
      <w:bookmarkEnd w:id="1003"/>
      <w:bookmarkEnd w:id="1004"/>
    </w:p>
    <w:p w14:paraId="72B96463"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ober heeft de bestelling nu opnieuw van de klant gekreg</w:t>
      </w:r>
      <w:r w:rsidR="00D8053B" w:rsidRPr="00BB039F">
        <w:rPr>
          <w:rFonts w:ascii="Corbel" w:hAnsi="Corbel"/>
          <w:sz w:val="22"/>
          <w:szCs w:val="22"/>
        </w:rPr>
        <w:t xml:space="preserve">en en zal deze met het bericht </w:t>
      </w:r>
      <w:r w:rsidRPr="00BB039F">
        <w:rPr>
          <w:rFonts w:ascii="Corbel" w:hAnsi="Corbel"/>
          <w:i/>
          <w:sz w:val="22"/>
          <w:szCs w:val="22"/>
        </w:rPr>
        <w:t>msgPlaat</w:t>
      </w:r>
      <w:r w:rsidR="00D8053B" w:rsidRPr="00BB039F">
        <w:rPr>
          <w:rFonts w:ascii="Corbel" w:hAnsi="Corbel"/>
          <w:i/>
          <w:sz w:val="22"/>
          <w:szCs w:val="22"/>
        </w:rPr>
        <w:softHyphen/>
      </w:r>
      <w:r w:rsidRPr="00BB039F">
        <w:rPr>
          <w:rFonts w:ascii="Corbel" w:hAnsi="Corbel"/>
          <w:i/>
          <w:sz w:val="22"/>
          <w:szCs w:val="22"/>
        </w:rPr>
        <w:t>s</w:t>
      </w:r>
      <w:r w:rsidR="00C83DC9" w:rsidRPr="00BB039F">
        <w:rPr>
          <w:rFonts w:ascii="Corbel" w:hAnsi="Corbel"/>
          <w:i/>
          <w:sz w:val="22"/>
          <w:szCs w:val="22"/>
        </w:rPr>
        <w:t>ingBestelling</w:t>
      </w:r>
      <w:r w:rsidR="00D8053B" w:rsidRPr="00BB039F">
        <w:rPr>
          <w:rFonts w:ascii="Corbel" w:hAnsi="Corbel"/>
          <w:sz w:val="22"/>
          <w:szCs w:val="22"/>
        </w:rPr>
        <w:t xml:space="preserve"> uit transactie </w:t>
      </w:r>
      <w:r w:rsidR="00C83DC9" w:rsidRPr="00BB039F">
        <w:rPr>
          <w:rFonts w:ascii="Corbel" w:hAnsi="Corbel"/>
          <w:i/>
          <w:sz w:val="22"/>
          <w:szCs w:val="22"/>
        </w:rPr>
        <w:t>T</w:t>
      </w:r>
      <w:r w:rsidRPr="00BB039F">
        <w:rPr>
          <w:rFonts w:ascii="Corbel" w:hAnsi="Corbel"/>
          <w:i/>
          <w:sz w:val="22"/>
          <w:szCs w:val="22"/>
        </w:rPr>
        <w:t>3_OpdrachtKok</w:t>
      </w:r>
      <w:r w:rsidRPr="00BB039F">
        <w:rPr>
          <w:rFonts w:ascii="Corbel" w:hAnsi="Corbel"/>
          <w:sz w:val="22"/>
          <w:szCs w:val="22"/>
        </w:rPr>
        <w:t xml:space="preserve"> (dit bericht</w:t>
      </w:r>
      <w:r w:rsidR="00D8053B" w:rsidRPr="00BB039F">
        <w:rPr>
          <w:rFonts w:ascii="Corbel" w:hAnsi="Corbel"/>
          <w:sz w:val="22"/>
          <w:szCs w:val="22"/>
        </w:rPr>
        <w:t xml:space="preserve"> heeft in de MITT als previous </w:t>
      </w:r>
      <w:r w:rsidRPr="00BB039F">
        <w:rPr>
          <w:rFonts w:ascii="Corbel" w:hAnsi="Corbel"/>
          <w:i/>
          <w:sz w:val="22"/>
          <w:szCs w:val="22"/>
        </w:rPr>
        <w:t>msgPlaats</w:t>
      </w:r>
      <w:r w:rsidR="00C83DC9" w:rsidRPr="00BB039F">
        <w:rPr>
          <w:rFonts w:ascii="Corbel" w:hAnsi="Corbel"/>
          <w:i/>
          <w:sz w:val="22"/>
          <w:szCs w:val="22"/>
        </w:rPr>
        <w:t>ing</w:t>
      </w:r>
      <w:r w:rsidR="00D8053B" w:rsidRPr="00BB039F">
        <w:rPr>
          <w:rFonts w:ascii="Corbel" w:hAnsi="Corbel"/>
          <w:i/>
          <w:sz w:val="22"/>
          <w:szCs w:val="22"/>
        </w:rPr>
        <w:softHyphen/>
      </w:r>
      <w:r w:rsidR="00C83DC9" w:rsidRPr="00BB039F">
        <w:rPr>
          <w:rFonts w:ascii="Corbel" w:hAnsi="Corbel"/>
          <w:i/>
          <w:sz w:val="22"/>
          <w:szCs w:val="22"/>
        </w:rPr>
        <w:t>Bestelling</w:t>
      </w:r>
      <w:r w:rsidR="00D8053B" w:rsidRPr="00BB039F">
        <w:rPr>
          <w:rFonts w:ascii="Corbel" w:hAnsi="Corbel"/>
          <w:sz w:val="22"/>
          <w:szCs w:val="22"/>
        </w:rPr>
        <w:t xml:space="preserve"> uit transactie </w:t>
      </w:r>
      <w:r w:rsidR="00C83DC9" w:rsidRPr="00BB039F">
        <w:rPr>
          <w:rFonts w:ascii="Corbel" w:hAnsi="Corbel"/>
          <w:i/>
          <w:sz w:val="22"/>
          <w:szCs w:val="22"/>
        </w:rPr>
        <w:t>T</w:t>
      </w:r>
      <w:r w:rsidR="00D8053B" w:rsidRPr="00BB039F">
        <w:rPr>
          <w:rFonts w:ascii="Corbel" w:hAnsi="Corbel"/>
          <w:i/>
          <w:sz w:val="22"/>
          <w:szCs w:val="22"/>
        </w:rPr>
        <w:t>1_Opname bestelling</w:t>
      </w:r>
      <w:r w:rsidRPr="00BB039F">
        <w:rPr>
          <w:rFonts w:ascii="Corbel" w:hAnsi="Corbel"/>
          <w:sz w:val="22"/>
          <w:szCs w:val="22"/>
        </w:rPr>
        <w:t>). De richtlijn voor de overname en blokkering van gegevenselementen is weer in deze situatie van kracht. Het bericht ziet er als volgt uit.</w:t>
      </w:r>
    </w:p>
    <w:p w14:paraId="72B96464" w14:textId="77777777" w:rsidR="00D90007" w:rsidRPr="00BB039F" w:rsidRDefault="00D90007" w:rsidP="00D90007">
      <w:pPr>
        <w:autoSpaceDE w:val="0"/>
        <w:autoSpaceDN w:val="0"/>
        <w:adjustRightInd w:val="0"/>
        <w:rPr>
          <w:rFonts w:ascii="Corbel" w:hAnsi="Corbel"/>
          <w:sz w:val="22"/>
          <w:szCs w:val="22"/>
        </w:rPr>
      </w:pPr>
    </w:p>
    <w:p w14:paraId="72B96465"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xml</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version</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"1.0"</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encoding</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"UTF-8"</w:t>
      </w:r>
      <w:r w:rsidRPr="00FA659F">
        <w:rPr>
          <w:rFonts w:ascii="Courier New" w:eastAsia="Times New Roman" w:hAnsi="Courier New" w:cs="Courier New"/>
          <w:color w:val="008080"/>
          <w:kern w:val="0"/>
          <w:sz w:val="18"/>
          <w:szCs w:val="18"/>
        </w:rPr>
        <w:t>?&gt;</w:t>
      </w:r>
    </w:p>
    <w:p w14:paraId="72B96466" w14:textId="3D1A3E4D"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1005" w:author="Willems, P.H. (Peter)" w:date="2019-03-27T08:33:00Z">
        <w:r w:rsidR="0057329F" w:rsidRPr="0057329F">
          <w:rPr>
            <w:rFonts w:ascii="Courier New" w:eastAsia="Times New Roman" w:hAnsi="Courier New" w:cs="Courier New"/>
            <w:i/>
            <w:iCs/>
            <w:color w:val="2A00FF"/>
            <w:kern w:val="0"/>
            <w:sz w:val="18"/>
            <w:szCs w:val="18"/>
            <w:lang w:val="de-DE"/>
          </w:rPr>
          <w:t>20160331</w:t>
        </w:r>
      </w:ins>
      <w:del w:id="1006" w:author="Willems, P.H. (Peter)" w:date="2019-03-27T08:33:00Z">
        <w:r w:rsidRPr="009377D9" w:rsidDel="0057329F">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1007" w:author="Willems, P.H. (Peter)" w:date="2019-06-04T09:04: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467"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468" w14:textId="2A93DF56" w:rsidR="00E31D6B"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1008" w:author="Willems, P.H. (Peter)" w:date="2019-03-27T08:33:00Z">
        <w:r w:rsidR="0057329F" w:rsidRPr="0057329F">
          <w:rPr>
            <w:rFonts w:ascii="Courier New" w:eastAsia="Times New Roman" w:hAnsi="Courier New" w:cs="Courier New"/>
            <w:i/>
            <w:iCs/>
            <w:color w:val="2A00FF"/>
            <w:kern w:val="0"/>
            <w:sz w:val="18"/>
            <w:szCs w:val="18"/>
            <w:lang w:val="de-DE"/>
          </w:rPr>
          <w:t>20160331</w:t>
        </w:r>
      </w:ins>
      <w:del w:id="1009" w:author="Willems, P.H. (Peter)" w:date="2019-03-27T08:33:00Z">
        <w:r w:rsidRPr="009377D9" w:rsidDel="0057329F">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1010" w:author="Willems, P.H. (Peter)" w:date="2019-06-04T09:04: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469"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msgPlaatsingBestelling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"bericht014"</w:t>
      </w:r>
      <w:r w:rsidRPr="00FA659F">
        <w:rPr>
          <w:rFonts w:ascii="Courier New" w:eastAsia="Times New Roman" w:hAnsi="Courier New" w:cs="Courier New"/>
          <w:color w:val="008080"/>
          <w:kern w:val="0"/>
          <w:sz w:val="18"/>
          <w:szCs w:val="18"/>
        </w:rPr>
        <w:t>&gt;</w:t>
      </w:r>
    </w:p>
    <w:p w14:paraId="72B9646A"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6B"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46C"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bericht013</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p>
    <w:p w14:paraId="72B9646D"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true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46E"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46F"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BerichtInTransactie13Ref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470"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471"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472"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"transactie005"</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73"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474"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475"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"bestelling006"</w:t>
      </w:r>
      <w:r w:rsidRPr="00FA659F">
        <w:rPr>
          <w:rFonts w:ascii="Courier New" w:eastAsia="Times New Roman" w:hAnsi="Courier New" w:cs="Courier New"/>
          <w:color w:val="008080"/>
          <w:kern w:val="0"/>
          <w:sz w:val="18"/>
          <w:szCs w:val="18"/>
        </w:rPr>
        <w:t>&gt;</w:t>
      </w:r>
    </w:p>
    <w:p w14:paraId="72B96476"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477"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"inhoudBestelling006"</w:t>
      </w:r>
      <w:r w:rsidRPr="00FA659F">
        <w:rPr>
          <w:rFonts w:ascii="Courier New" w:eastAsia="Times New Roman" w:hAnsi="Courier New" w:cs="Courier New"/>
          <w:color w:val="008080"/>
          <w:kern w:val="0"/>
          <w:sz w:val="18"/>
          <w:szCs w:val="18"/>
        </w:rPr>
        <w:t>&gt;</w:t>
      </w:r>
    </w:p>
    <w:p w14:paraId="72B96478"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Carpatio</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p>
    <w:p w14:paraId="72B96479"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Ik hoop dat jullie dit wel hebben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p>
    <w:p w14:paraId="72B9647A"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47B"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47C"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47D"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47E"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msgPlaatsingBestelling</w:t>
      </w:r>
      <w:r w:rsidRPr="00FA659F">
        <w:rPr>
          <w:rFonts w:ascii="Courier New" w:eastAsia="Times New Roman" w:hAnsi="Courier New" w:cs="Courier New"/>
          <w:color w:val="008080"/>
          <w:kern w:val="0"/>
          <w:sz w:val="18"/>
          <w:szCs w:val="18"/>
        </w:rPr>
        <w:t>&gt;</w:t>
      </w:r>
    </w:p>
    <w:p w14:paraId="72B9647F"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BerichtInTransactie13</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480"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81"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BerichtInTransactie13</w:t>
      </w:r>
      <w:r w:rsidRPr="00FA659F">
        <w:rPr>
          <w:rFonts w:ascii="Courier New" w:eastAsia="Times New Roman" w:hAnsi="Courier New" w:cs="Courier New"/>
          <w:color w:val="008080"/>
          <w:kern w:val="0"/>
          <w:sz w:val="18"/>
          <w:szCs w:val="18"/>
        </w:rPr>
        <w:t>&gt;</w:t>
      </w:r>
    </w:p>
    <w:p w14:paraId="72B96482"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"transactie005"</w:t>
      </w:r>
      <w:r w:rsidRPr="00FA659F">
        <w:rPr>
          <w:rFonts w:ascii="Courier New" w:eastAsia="Times New Roman" w:hAnsi="Courier New" w:cs="Courier New"/>
          <w:color w:val="008080"/>
          <w:kern w:val="0"/>
          <w:sz w:val="18"/>
          <w:szCs w:val="18"/>
        </w:rPr>
        <w:t>&gt;</w:t>
      </w:r>
    </w:p>
    <w:p w14:paraId="72B96483"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number</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5</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number</w:t>
      </w:r>
      <w:r w:rsidRPr="00FA659F">
        <w:rPr>
          <w:rFonts w:ascii="Courier New" w:eastAsia="Times New Roman" w:hAnsi="Courier New" w:cs="Courier New"/>
          <w:color w:val="008080"/>
          <w:kern w:val="0"/>
          <w:sz w:val="18"/>
          <w:szCs w:val="18"/>
        </w:rPr>
        <w:t>&gt;</w:t>
      </w:r>
    </w:p>
    <w:p w14:paraId="72B96484"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85"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86"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487"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488"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initiator</w:t>
      </w:r>
      <w:r w:rsidRPr="00FA659F">
        <w:rPr>
          <w:rFonts w:ascii="Courier New" w:eastAsia="Times New Roman" w:hAnsi="Courier New" w:cs="Courier New"/>
          <w:color w:val="008080"/>
          <w:kern w:val="0"/>
          <w:sz w:val="18"/>
          <w:szCs w:val="18"/>
          <w:lang w:val="de-DE"/>
        </w:rPr>
        <w:t>&gt;</w:t>
      </w:r>
    </w:p>
    <w:p w14:paraId="72B96489"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48A"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48B"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48C"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"PiR005"</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48D"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48E"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48F"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90"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491"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w:t>
      </w:r>
      <w:r w:rsidRPr="00FA659F">
        <w:rPr>
          <w:rFonts w:ascii="Courier New" w:eastAsia="Times New Roman" w:hAnsi="Courier New" w:cs="Courier New"/>
          <w:color w:val="008080"/>
          <w:kern w:val="0"/>
          <w:sz w:val="18"/>
          <w:szCs w:val="18"/>
        </w:rPr>
        <w:t>&gt;</w:t>
      </w:r>
    </w:p>
    <w:p w14:paraId="72B96492"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FA659F">
        <w:rPr>
          <w:rFonts w:ascii="Courier New" w:eastAsia="Times New Roman" w:hAnsi="Courier New" w:cs="Courier New"/>
          <w:color w:val="008080"/>
          <w:kern w:val="0"/>
          <w:sz w:val="18"/>
          <w:szCs w:val="18"/>
          <w:lang w:val="en-US"/>
        </w:rPr>
        <w:t>&gt;</w:t>
      </w:r>
    </w:p>
    <w:p w14:paraId="72B96493"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Project Top Koks</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494"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495"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496"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497"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498"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499"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49A"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49B"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49C"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49D"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49E"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49F"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4A0"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4A1"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4A2"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4A3"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4A4"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4A5"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4A6"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"OrganisatieGegevensRestaurant"</w:t>
      </w:r>
      <w:r w:rsidRPr="00FA659F">
        <w:rPr>
          <w:rFonts w:ascii="Courier New" w:eastAsia="Times New Roman" w:hAnsi="Courier New" w:cs="Courier New"/>
          <w:color w:val="008080"/>
          <w:kern w:val="0"/>
          <w:sz w:val="18"/>
          <w:szCs w:val="18"/>
        </w:rPr>
        <w:t>&gt;</w:t>
      </w:r>
    </w:p>
    <w:p w14:paraId="72B964A7"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http://192.168.0.105/specifiek_project/visi.wsdl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p>
    <w:p w14:paraId="72B964A8"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4A9"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4AA"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4AB"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4AC"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4AD"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4AE"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4AF"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"JanToet"</w:t>
      </w:r>
      <w:r w:rsidRPr="00FA659F">
        <w:rPr>
          <w:rFonts w:ascii="Courier New" w:eastAsia="Times New Roman" w:hAnsi="Courier New" w:cs="Courier New"/>
          <w:color w:val="008080"/>
          <w:kern w:val="0"/>
          <w:sz w:val="18"/>
          <w:szCs w:val="18"/>
        </w:rPr>
        <w:t>&gt;</w:t>
      </w:r>
    </w:p>
    <w:p w14:paraId="72B964B0"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jt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4B1"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Jan Toet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4B2"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4B3"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4B4"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4B5"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4B6"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4B7"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"kokRol"</w:t>
      </w:r>
      <w:r w:rsidRPr="00FA659F">
        <w:rPr>
          <w:rFonts w:ascii="Courier New" w:eastAsia="Times New Roman" w:hAnsi="Courier New" w:cs="Courier New"/>
          <w:color w:val="008080"/>
          <w:kern w:val="0"/>
          <w:sz w:val="18"/>
          <w:szCs w:val="18"/>
        </w:rPr>
        <w:t>&gt;</w:t>
      </w:r>
    </w:p>
    <w:p w14:paraId="72B964B8"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Kok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4B9"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Diegene die kookt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p>
    <w:p w14:paraId="72B964BA"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kok</w:t>
      </w:r>
      <w:r w:rsidRPr="00FA659F">
        <w:rPr>
          <w:rFonts w:ascii="Courier New" w:eastAsia="Times New Roman" w:hAnsi="Courier New" w:cs="Courier New"/>
          <w:color w:val="008080"/>
          <w:kern w:val="0"/>
          <w:sz w:val="18"/>
          <w:szCs w:val="18"/>
          <w:lang w:val="de-DE"/>
        </w:rPr>
        <w:t>&gt;</w:t>
      </w:r>
    </w:p>
    <w:p w14:paraId="72B964BB"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"PiR002"</w:t>
      </w:r>
      <w:r w:rsidRPr="00FA659F">
        <w:rPr>
          <w:rFonts w:ascii="Courier New" w:eastAsia="Times New Roman" w:hAnsi="Courier New" w:cs="Courier New"/>
          <w:color w:val="008080"/>
          <w:kern w:val="0"/>
          <w:sz w:val="18"/>
          <w:szCs w:val="18"/>
          <w:lang w:val="de-DE"/>
        </w:rPr>
        <w:t>&gt;</w:t>
      </w:r>
    </w:p>
    <w:p w14:paraId="72B964BC"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4BD"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"PietJansen"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BE"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4BF"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4C0"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C1"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4C2"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4C3"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"oberRol"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C4"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4C5"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4C6"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"PiR005"</w:t>
      </w:r>
      <w:r w:rsidRPr="00FA659F">
        <w:rPr>
          <w:rFonts w:ascii="Courier New" w:eastAsia="Times New Roman" w:hAnsi="Courier New" w:cs="Courier New"/>
          <w:color w:val="008080"/>
          <w:kern w:val="0"/>
          <w:sz w:val="18"/>
          <w:szCs w:val="18"/>
          <w:lang w:val="de-DE"/>
        </w:rPr>
        <w:t>&gt;</w:t>
      </w:r>
    </w:p>
    <w:p w14:paraId="72B964C7"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4C8"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"JanToet"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C9"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4CA"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4CB"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CC"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4CD"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4CE"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"kokRol"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CF"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4D0" w14:textId="77777777" w:rsidR="00E31D6B" w:rsidRPr="003E0F3E" w:rsidRDefault="00E31D6B" w:rsidP="00E31D6B">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4D1" w14:textId="77777777" w:rsidR="00D90007" w:rsidRPr="00BB039F" w:rsidRDefault="00E31D6B" w:rsidP="00E31D6B">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b/>
          <w:i/>
          <w:sz w:val="16"/>
          <w:szCs w:val="16"/>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FA659F">
        <w:rPr>
          <w:rFonts w:ascii="Courier New" w:eastAsia="Times New Roman" w:hAnsi="Courier New" w:cs="Courier New"/>
          <w:color w:val="008080"/>
          <w:kern w:val="0"/>
          <w:sz w:val="18"/>
          <w:szCs w:val="18"/>
          <w:lang w:val="de-DE"/>
        </w:rPr>
        <w:t>&gt;</w:t>
      </w:r>
    </w:p>
    <w:p w14:paraId="72B964D2" w14:textId="77777777" w:rsidR="00D90007" w:rsidRPr="00BB039F" w:rsidRDefault="000C318D" w:rsidP="00152CA3">
      <w:pPr>
        <w:pStyle w:val="Gobarsubparagraaftitel"/>
        <w:ind w:left="0" w:firstLine="0"/>
        <w:rPr>
          <w:rFonts w:ascii="Corbel" w:hAnsi="Corbel"/>
          <w:lang w:val="nl-NL"/>
        </w:rPr>
      </w:pPr>
      <w:bookmarkStart w:id="1011" w:name="_Toc408989385"/>
      <w:bookmarkStart w:id="1012" w:name="_Toc4568163"/>
      <w:r w:rsidRPr="00BB039F">
        <w:rPr>
          <w:rFonts w:ascii="Corbel" w:hAnsi="Corbel"/>
          <w:lang w:val="nl-NL"/>
        </w:rPr>
        <w:t>Het vijftiende bericht (“vijtiende_</w:t>
      </w:r>
      <w:r w:rsidR="00D90007" w:rsidRPr="00BB039F">
        <w:rPr>
          <w:rFonts w:ascii="Corbel" w:hAnsi="Corbel"/>
          <w:lang w:val="nl-NL"/>
        </w:rPr>
        <w:t>bericht.xml”)</w:t>
      </w:r>
      <w:bookmarkEnd w:id="1011"/>
      <w:bookmarkEnd w:id="1012"/>
    </w:p>
    <w:p w14:paraId="72B964D3"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De kok ontvangt de aangepaste bestelling. Carpaccio is nooit een een probleem, hij kan de bestelling dus aanne</w:t>
      </w:r>
      <w:r w:rsidR="002D2EE7" w:rsidRPr="00BB039F">
        <w:rPr>
          <w:rFonts w:ascii="Corbel" w:hAnsi="Corbel"/>
          <w:sz w:val="22"/>
          <w:szCs w:val="22"/>
        </w:rPr>
        <w:t xml:space="preserve">men. Hij verstuurt het bericht </w:t>
      </w:r>
      <w:r w:rsidR="002D2EE7" w:rsidRPr="00BB039F">
        <w:rPr>
          <w:rFonts w:ascii="Corbel" w:hAnsi="Corbel"/>
          <w:i/>
          <w:sz w:val="22"/>
          <w:szCs w:val="22"/>
        </w:rPr>
        <w:t>msg</w:t>
      </w:r>
      <w:r w:rsidR="006108C5" w:rsidRPr="00BB039F">
        <w:rPr>
          <w:rFonts w:ascii="Corbel" w:hAnsi="Corbel"/>
          <w:i/>
          <w:sz w:val="22"/>
          <w:szCs w:val="22"/>
        </w:rPr>
        <w:t>Bestelling</w:t>
      </w:r>
      <w:r w:rsidR="002D2EE7" w:rsidRPr="00BB039F">
        <w:rPr>
          <w:rFonts w:ascii="Corbel" w:hAnsi="Corbel"/>
          <w:i/>
          <w:sz w:val="22"/>
          <w:szCs w:val="22"/>
        </w:rPr>
        <w:t>A</w:t>
      </w:r>
      <w:r w:rsidR="006108C5" w:rsidRPr="00BB039F">
        <w:rPr>
          <w:rFonts w:ascii="Corbel" w:hAnsi="Corbel"/>
          <w:i/>
          <w:sz w:val="22"/>
          <w:szCs w:val="22"/>
        </w:rPr>
        <w:t>cc</w:t>
      </w:r>
      <w:r w:rsidR="002D2EE7" w:rsidRPr="00BB039F">
        <w:rPr>
          <w:rFonts w:ascii="Corbel" w:hAnsi="Corbel"/>
          <w:i/>
          <w:sz w:val="22"/>
          <w:szCs w:val="22"/>
        </w:rPr>
        <w:t>oord</w:t>
      </w:r>
      <w:r w:rsidRPr="00BB039F">
        <w:rPr>
          <w:rFonts w:ascii="Corbel" w:hAnsi="Corbel"/>
          <w:sz w:val="22"/>
          <w:szCs w:val="22"/>
        </w:rPr>
        <w:t xml:space="preserve"> naar de ober. De richtlijn voor de over</w:t>
      </w:r>
      <w:r w:rsidR="006108C5" w:rsidRPr="00BB039F">
        <w:rPr>
          <w:rFonts w:ascii="Corbel" w:hAnsi="Corbel"/>
          <w:sz w:val="22"/>
          <w:szCs w:val="22"/>
        </w:rPr>
        <w:softHyphen/>
      </w:r>
      <w:r w:rsidRPr="00BB039F">
        <w:rPr>
          <w:rFonts w:ascii="Corbel" w:hAnsi="Corbel"/>
          <w:sz w:val="22"/>
          <w:szCs w:val="22"/>
        </w:rPr>
        <w:t>name en blokkering van gegevenselementen is weer in deze situatie van kracht. Het bericht ziet er als volgt uit.</w:t>
      </w:r>
    </w:p>
    <w:p w14:paraId="72B964D4" w14:textId="77777777" w:rsidR="00D90007" w:rsidRPr="00BB039F" w:rsidRDefault="00D90007" w:rsidP="00D90007">
      <w:pPr>
        <w:autoSpaceDE w:val="0"/>
        <w:autoSpaceDN w:val="0"/>
        <w:adjustRightInd w:val="0"/>
        <w:rPr>
          <w:rFonts w:ascii="Corbel" w:hAnsi="Corbel"/>
          <w:sz w:val="22"/>
          <w:szCs w:val="22"/>
        </w:rPr>
      </w:pPr>
    </w:p>
    <w:p w14:paraId="72B964D5"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xml</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version</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"1.0"</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encoding</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"UTF-8"</w:t>
      </w:r>
      <w:r w:rsidRPr="00FA659F">
        <w:rPr>
          <w:rFonts w:ascii="Courier New" w:eastAsia="Times New Roman" w:hAnsi="Courier New" w:cs="Courier New"/>
          <w:color w:val="008080"/>
          <w:kern w:val="0"/>
          <w:sz w:val="18"/>
          <w:szCs w:val="18"/>
        </w:rPr>
        <w:t>?&gt;</w:t>
      </w:r>
    </w:p>
    <w:p w14:paraId="72B964D6" w14:textId="3B5DCF0A"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1013" w:author="Willems, P.H. (Peter)" w:date="2019-03-27T08:33:00Z">
        <w:r w:rsidR="00364CA8" w:rsidRPr="00364CA8">
          <w:rPr>
            <w:rFonts w:ascii="Courier New" w:eastAsia="Times New Roman" w:hAnsi="Courier New" w:cs="Courier New"/>
            <w:i/>
            <w:iCs/>
            <w:color w:val="2A00FF"/>
            <w:kern w:val="0"/>
            <w:sz w:val="18"/>
            <w:szCs w:val="18"/>
            <w:lang w:val="de-DE"/>
          </w:rPr>
          <w:t>20160331</w:t>
        </w:r>
      </w:ins>
      <w:del w:id="1014" w:author="Willems, P.H. (Peter)" w:date="2019-03-27T08:33:00Z">
        <w:r w:rsidRPr="009377D9" w:rsidDel="00364CA8">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1015" w:author="Willems, P.H. (Peter)" w:date="2019-06-04T09:04: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4D7"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4D8" w14:textId="61AC5C9E" w:rsidR="00833DE9"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1016" w:author="Willems, P.H. (Peter)" w:date="2019-03-27T08:34:00Z">
        <w:r w:rsidR="00364CA8" w:rsidRPr="00364CA8">
          <w:rPr>
            <w:rFonts w:ascii="Courier New" w:eastAsia="Times New Roman" w:hAnsi="Courier New" w:cs="Courier New"/>
            <w:i/>
            <w:iCs/>
            <w:color w:val="2A00FF"/>
            <w:kern w:val="0"/>
            <w:sz w:val="18"/>
            <w:szCs w:val="18"/>
            <w:lang w:val="de-DE"/>
          </w:rPr>
          <w:t>20160331</w:t>
        </w:r>
      </w:ins>
      <w:del w:id="1017" w:author="Willems, P.H. (Peter)" w:date="2019-03-27T08:34:00Z">
        <w:r w:rsidRPr="009377D9" w:rsidDel="00364CA8">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1018" w:author="Willems, P.H. (Peter)" w:date="2019-06-04T09:05: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4D9"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msgBestellingAkkoord</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"bericht015"</w:t>
      </w:r>
      <w:r w:rsidRPr="00FA659F">
        <w:rPr>
          <w:rFonts w:ascii="Courier New" w:eastAsia="Times New Roman" w:hAnsi="Courier New" w:cs="Courier New"/>
          <w:color w:val="008080"/>
          <w:kern w:val="0"/>
          <w:sz w:val="18"/>
          <w:szCs w:val="18"/>
        </w:rPr>
        <w:t>&gt;</w:t>
      </w:r>
    </w:p>
    <w:p w14:paraId="72B964DA"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DB"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4DC"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bericht013</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initiatingTransactionMessageID</w:t>
      </w:r>
      <w:r w:rsidRPr="00FA659F">
        <w:rPr>
          <w:rFonts w:ascii="Courier New" w:eastAsia="Times New Roman" w:hAnsi="Courier New" w:cs="Courier New"/>
          <w:color w:val="008080"/>
          <w:kern w:val="0"/>
          <w:sz w:val="18"/>
          <w:szCs w:val="18"/>
          <w:lang w:val="en-US"/>
        </w:rPr>
        <w:t>&gt;</w:t>
      </w:r>
    </w:p>
    <w:p w14:paraId="72B964DD"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false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4DE"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4DF"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BerichtInTransactie14Ref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4E0"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4E1"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4E2"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"transactie005"</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E3"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4E4"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4E5"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"bestelling007"</w:t>
      </w:r>
      <w:r w:rsidRPr="00FA659F">
        <w:rPr>
          <w:rFonts w:ascii="Courier New" w:eastAsia="Times New Roman" w:hAnsi="Courier New" w:cs="Courier New"/>
          <w:color w:val="008080"/>
          <w:kern w:val="0"/>
          <w:sz w:val="18"/>
          <w:szCs w:val="18"/>
        </w:rPr>
        <w:t>&gt;</w:t>
      </w:r>
    </w:p>
    <w:p w14:paraId="72B964E6"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4E7"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"inhoudBestelling007"</w:t>
      </w:r>
      <w:r w:rsidRPr="00FA659F">
        <w:rPr>
          <w:rFonts w:ascii="Courier New" w:eastAsia="Times New Roman" w:hAnsi="Courier New" w:cs="Courier New"/>
          <w:color w:val="008080"/>
          <w:kern w:val="0"/>
          <w:sz w:val="18"/>
          <w:szCs w:val="18"/>
        </w:rPr>
        <w:t>&gt;</w:t>
      </w:r>
    </w:p>
    <w:p w14:paraId="72B964E8"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Carpatio</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p>
    <w:p w14:paraId="72B964E9"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Ik hoop dat jullie dit wel hebben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opmerking</w:t>
      </w:r>
      <w:r w:rsidRPr="00FA659F">
        <w:rPr>
          <w:rFonts w:ascii="Courier New" w:eastAsia="Times New Roman" w:hAnsi="Courier New" w:cs="Courier New"/>
          <w:color w:val="008080"/>
          <w:kern w:val="0"/>
          <w:sz w:val="18"/>
          <w:szCs w:val="18"/>
        </w:rPr>
        <w:t>&gt;</w:t>
      </w:r>
    </w:p>
    <w:p w14:paraId="72B964EA"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4EB"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4EC"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4ED"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4EE"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msgBestellingAkkoord</w:t>
      </w:r>
      <w:r w:rsidRPr="00FA659F">
        <w:rPr>
          <w:rFonts w:ascii="Courier New" w:eastAsia="Times New Roman" w:hAnsi="Courier New" w:cs="Courier New"/>
          <w:color w:val="008080"/>
          <w:kern w:val="0"/>
          <w:sz w:val="18"/>
          <w:szCs w:val="18"/>
        </w:rPr>
        <w:t>&gt;</w:t>
      </w:r>
    </w:p>
    <w:p w14:paraId="72B964EF"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BerichtInTransactie14</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4F0"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4F1"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BerichtInTransactie14</w:t>
      </w:r>
      <w:r w:rsidRPr="00FA659F">
        <w:rPr>
          <w:rFonts w:ascii="Courier New" w:eastAsia="Times New Roman" w:hAnsi="Courier New" w:cs="Courier New"/>
          <w:color w:val="008080"/>
          <w:kern w:val="0"/>
          <w:sz w:val="18"/>
          <w:szCs w:val="18"/>
        </w:rPr>
        <w:t>&gt;</w:t>
      </w:r>
    </w:p>
    <w:p w14:paraId="72B964F2"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"transactie005"</w:t>
      </w:r>
      <w:r w:rsidRPr="00FA659F">
        <w:rPr>
          <w:rFonts w:ascii="Courier New" w:eastAsia="Times New Roman" w:hAnsi="Courier New" w:cs="Courier New"/>
          <w:color w:val="008080"/>
          <w:kern w:val="0"/>
          <w:sz w:val="18"/>
          <w:szCs w:val="18"/>
        </w:rPr>
        <w:t>&gt;</w:t>
      </w:r>
    </w:p>
    <w:p w14:paraId="72B964F3"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number</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5</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number</w:t>
      </w:r>
      <w:r w:rsidRPr="00FA659F">
        <w:rPr>
          <w:rFonts w:ascii="Courier New" w:eastAsia="Times New Roman" w:hAnsi="Courier New" w:cs="Courier New"/>
          <w:color w:val="008080"/>
          <w:kern w:val="0"/>
          <w:sz w:val="18"/>
          <w:szCs w:val="18"/>
        </w:rPr>
        <w:t>&gt;</w:t>
      </w:r>
    </w:p>
    <w:p w14:paraId="72B964F4"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F5"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4F6"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4F7"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4F8"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initiator</w:t>
      </w:r>
      <w:r w:rsidRPr="00FA659F">
        <w:rPr>
          <w:rFonts w:ascii="Courier New" w:eastAsia="Times New Roman" w:hAnsi="Courier New" w:cs="Courier New"/>
          <w:color w:val="008080"/>
          <w:kern w:val="0"/>
          <w:sz w:val="18"/>
          <w:szCs w:val="18"/>
          <w:lang w:val="de-DE"/>
        </w:rPr>
        <w:t>&gt;</w:t>
      </w:r>
    </w:p>
    <w:p w14:paraId="72B964F9"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"PiR002"</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4FA"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4FB"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4FC"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"PiR005"</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4FD"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4FE"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4FF"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00"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501"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t3_OpdrachtKok</w:t>
      </w:r>
      <w:r w:rsidRPr="00FA659F">
        <w:rPr>
          <w:rFonts w:ascii="Courier New" w:eastAsia="Times New Roman" w:hAnsi="Courier New" w:cs="Courier New"/>
          <w:color w:val="008080"/>
          <w:kern w:val="0"/>
          <w:sz w:val="18"/>
          <w:szCs w:val="18"/>
        </w:rPr>
        <w:t>&gt;</w:t>
      </w:r>
    </w:p>
    <w:p w14:paraId="72B96502"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FA659F">
        <w:rPr>
          <w:rFonts w:ascii="Courier New" w:eastAsia="Times New Roman" w:hAnsi="Courier New" w:cs="Courier New"/>
          <w:color w:val="008080"/>
          <w:kern w:val="0"/>
          <w:sz w:val="18"/>
          <w:szCs w:val="18"/>
          <w:lang w:val="en-US"/>
        </w:rPr>
        <w:t>&gt;</w:t>
      </w:r>
    </w:p>
    <w:p w14:paraId="72B96503"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Project Top Koks</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name</w:t>
      </w:r>
      <w:r w:rsidRPr="00FA659F">
        <w:rPr>
          <w:rFonts w:ascii="Courier New" w:eastAsia="Times New Roman" w:hAnsi="Courier New" w:cs="Courier New"/>
          <w:color w:val="008080"/>
          <w:kern w:val="0"/>
          <w:sz w:val="18"/>
          <w:szCs w:val="18"/>
          <w:lang w:val="en-US"/>
        </w:rPr>
        <w:t>&gt;</w:t>
      </w:r>
    </w:p>
    <w:p w14:paraId="72B96504"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505"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506"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507"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508"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509"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50A"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50B"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http://www.crow.nl/testcases/case001/visi.wsdl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sOAPCentralServerURL</w:t>
      </w:r>
      <w:r w:rsidRPr="00FA659F">
        <w:rPr>
          <w:rFonts w:ascii="Courier New" w:eastAsia="Times New Roman" w:hAnsi="Courier New" w:cs="Courier New"/>
          <w:color w:val="008080"/>
          <w:kern w:val="0"/>
          <w:sz w:val="18"/>
          <w:szCs w:val="18"/>
          <w:lang w:val="fr-FR"/>
        </w:rPr>
        <w:t>&gt;</w:t>
      </w:r>
    </w:p>
    <w:p w14:paraId="72B9650C"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50D"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50E"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50F"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510"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511"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512"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513"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514"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515"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516"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"OrganisatieGegevensRestaurant"</w:t>
      </w:r>
      <w:r w:rsidRPr="00FA659F">
        <w:rPr>
          <w:rFonts w:ascii="Courier New" w:eastAsia="Times New Roman" w:hAnsi="Courier New" w:cs="Courier New"/>
          <w:color w:val="008080"/>
          <w:kern w:val="0"/>
          <w:sz w:val="18"/>
          <w:szCs w:val="18"/>
        </w:rPr>
        <w:t>&gt;</w:t>
      </w:r>
    </w:p>
    <w:p w14:paraId="72B96517"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http://192.168.0.105/specifiek_project/visi.wsdl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sOAPServerURL</w:t>
      </w:r>
      <w:r w:rsidRPr="00FA659F">
        <w:rPr>
          <w:rFonts w:ascii="Courier New" w:eastAsia="Times New Roman" w:hAnsi="Courier New" w:cs="Courier New"/>
          <w:color w:val="008080"/>
          <w:kern w:val="0"/>
          <w:sz w:val="18"/>
          <w:szCs w:val="18"/>
        </w:rPr>
        <w:t>&gt;</w:t>
      </w:r>
    </w:p>
    <w:p w14:paraId="72B96518"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519"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51A"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51B"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51C"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51D"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51E"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51F"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"JanToet"</w:t>
      </w:r>
      <w:r w:rsidRPr="00FA659F">
        <w:rPr>
          <w:rFonts w:ascii="Courier New" w:eastAsia="Times New Roman" w:hAnsi="Courier New" w:cs="Courier New"/>
          <w:color w:val="008080"/>
          <w:kern w:val="0"/>
          <w:sz w:val="18"/>
          <w:szCs w:val="18"/>
        </w:rPr>
        <w:t>&gt;</w:t>
      </w:r>
    </w:p>
    <w:p w14:paraId="72B96520"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jt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521"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Jan Toet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522"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523"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524"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525"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526"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527"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kok</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"kokRol"</w:t>
      </w:r>
      <w:r w:rsidRPr="00FA659F">
        <w:rPr>
          <w:rFonts w:ascii="Courier New" w:eastAsia="Times New Roman" w:hAnsi="Courier New" w:cs="Courier New"/>
          <w:color w:val="008080"/>
          <w:kern w:val="0"/>
          <w:sz w:val="18"/>
          <w:szCs w:val="18"/>
        </w:rPr>
        <w:t>&gt;</w:t>
      </w:r>
    </w:p>
    <w:p w14:paraId="72B96528"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Kok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529"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Diegene die kookt</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FA659F">
        <w:rPr>
          <w:rFonts w:ascii="Courier New" w:eastAsia="Times New Roman" w:hAnsi="Courier New" w:cs="Courier New"/>
          <w:color w:val="008080"/>
          <w:kern w:val="0"/>
          <w:sz w:val="18"/>
          <w:szCs w:val="18"/>
          <w:lang w:val="de-DE"/>
        </w:rPr>
        <w:t>&gt;</w:t>
      </w:r>
    </w:p>
    <w:p w14:paraId="72B9652A"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kok</w:t>
      </w:r>
      <w:r w:rsidRPr="00FA659F">
        <w:rPr>
          <w:rFonts w:ascii="Courier New" w:eastAsia="Times New Roman" w:hAnsi="Courier New" w:cs="Courier New"/>
          <w:color w:val="008080"/>
          <w:kern w:val="0"/>
          <w:sz w:val="18"/>
          <w:szCs w:val="18"/>
          <w:lang w:val="de-DE"/>
        </w:rPr>
        <w:t>&gt;</w:t>
      </w:r>
    </w:p>
    <w:p w14:paraId="72B9652B"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"PiR002"</w:t>
      </w:r>
      <w:r w:rsidRPr="00FA659F">
        <w:rPr>
          <w:rFonts w:ascii="Courier New" w:eastAsia="Times New Roman" w:hAnsi="Courier New" w:cs="Courier New"/>
          <w:color w:val="008080"/>
          <w:kern w:val="0"/>
          <w:sz w:val="18"/>
          <w:szCs w:val="18"/>
          <w:lang w:val="de-DE"/>
        </w:rPr>
        <w:t>&gt;</w:t>
      </w:r>
    </w:p>
    <w:p w14:paraId="72B9652C"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52D"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"PietJansen"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52E"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52F"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530"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531"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532"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533"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"oberRol"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534"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535"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536"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"PiR005"</w:t>
      </w:r>
      <w:r w:rsidRPr="00FA659F">
        <w:rPr>
          <w:rFonts w:ascii="Courier New" w:eastAsia="Times New Roman" w:hAnsi="Courier New" w:cs="Courier New"/>
          <w:color w:val="008080"/>
          <w:kern w:val="0"/>
          <w:sz w:val="18"/>
          <w:szCs w:val="18"/>
          <w:lang w:val="de-DE"/>
        </w:rPr>
        <w:t>&gt;</w:t>
      </w:r>
    </w:p>
    <w:p w14:paraId="72B96537"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538"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StandardPersonTypeRef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"JanToet"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539"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contactPerson</w:t>
      </w:r>
      <w:r w:rsidRPr="00FA659F">
        <w:rPr>
          <w:rFonts w:ascii="Courier New" w:eastAsia="Times New Roman" w:hAnsi="Courier New" w:cs="Courier New"/>
          <w:color w:val="008080"/>
          <w:kern w:val="0"/>
          <w:sz w:val="18"/>
          <w:szCs w:val="18"/>
          <w:lang w:val="de-DE"/>
        </w:rPr>
        <w:t>&gt;</w:t>
      </w:r>
    </w:p>
    <w:p w14:paraId="72B9653A"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53B"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StandardOrganisationTypeRef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"restaurant"</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53C"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organisation</w:t>
      </w:r>
      <w:r w:rsidRPr="00FA659F">
        <w:rPr>
          <w:rFonts w:ascii="Courier New" w:eastAsia="Times New Roman" w:hAnsi="Courier New" w:cs="Courier New"/>
          <w:color w:val="008080"/>
          <w:kern w:val="0"/>
          <w:sz w:val="18"/>
          <w:szCs w:val="18"/>
          <w:lang w:val="de-DE"/>
        </w:rPr>
        <w:t>&gt;</w:t>
      </w:r>
    </w:p>
    <w:p w14:paraId="72B9653D"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53E"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klantRef</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idref</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"kokRol"</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53F"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role</w:t>
      </w:r>
      <w:r w:rsidRPr="00FA659F">
        <w:rPr>
          <w:rFonts w:ascii="Courier New" w:eastAsia="Times New Roman" w:hAnsi="Courier New" w:cs="Courier New"/>
          <w:color w:val="008080"/>
          <w:kern w:val="0"/>
          <w:sz w:val="18"/>
          <w:szCs w:val="18"/>
          <w:lang w:val="de-DE"/>
        </w:rPr>
        <w:t>&gt;</w:t>
      </w:r>
    </w:p>
    <w:p w14:paraId="72B96540" w14:textId="77777777" w:rsidR="00833DE9" w:rsidRPr="003E0F3E" w:rsidRDefault="00833DE9" w:rsidP="00833DE9">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PersonInRole</w:t>
      </w:r>
      <w:r w:rsidRPr="00FA659F">
        <w:rPr>
          <w:rFonts w:ascii="Courier New" w:eastAsia="Times New Roman" w:hAnsi="Courier New" w:cs="Courier New"/>
          <w:color w:val="008080"/>
          <w:kern w:val="0"/>
          <w:sz w:val="18"/>
          <w:szCs w:val="18"/>
          <w:lang w:val="de-DE"/>
        </w:rPr>
        <w:t>&gt;</w:t>
      </w:r>
    </w:p>
    <w:p w14:paraId="72B96541" w14:textId="77777777" w:rsidR="00D90007" w:rsidRPr="00BB039F" w:rsidRDefault="00833DE9" w:rsidP="00833DE9">
      <w:pPr>
        <w:pBdr>
          <w:top w:val="single" w:sz="4" w:space="1" w:color="auto"/>
          <w:left w:val="single" w:sz="4" w:space="1" w:color="auto"/>
          <w:bottom w:val="single" w:sz="4" w:space="1" w:color="auto"/>
          <w:right w:val="single" w:sz="4" w:space="1" w:color="auto"/>
        </w:pBd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rPr>
          <w:rFonts w:ascii="Corbel" w:hAnsi="Corbel" w:cs="Arial"/>
          <w:color w:val="000000"/>
          <w:sz w:val="16"/>
          <w:szCs w:val="16"/>
          <w:highlight w:val="white"/>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FA659F">
        <w:rPr>
          <w:rFonts w:ascii="Courier New" w:eastAsia="Times New Roman" w:hAnsi="Courier New" w:cs="Courier New"/>
          <w:color w:val="008080"/>
          <w:kern w:val="0"/>
          <w:sz w:val="18"/>
          <w:szCs w:val="18"/>
          <w:lang w:val="de-DE"/>
        </w:rPr>
        <w:t>&gt;</w:t>
      </w:r>
    </w:p>
    <w:p w14:paraId="72B96542" w14:textId="77777777" w:rsidR="00D90007" w:rsidRPr="00BB039F" w:rsidRDefault="006108C5" w:rsidP="00152CA3">
      <w:pPr>
        <w:pStyle w:val="Gobarsubparagraaftitel"/>
        <w:ind w:left="0" w:firstLine="0"/>
        <w:rPr>
          <w:rFonts w:ascii="Corbel" w:hAnsi="Corbel"/>
          <w:lang w:val="nl-NL"/>
        </w:rPr>
      </w:pPr>
      <w:bookmarkStart w:id="1019" w:name="_Toc408989386"/>
      <w:bookmarkStart w:id="1020" w:name="_Toc4568164"/>
      <w:r w:rsidRPr="00BB039F">
        <w:rPr>
          <w:rFonts w:ascii="Corbel" w:hAnsi="Corbel"/>
          <w:lang w:val="nl-NL"/>
        </w:rPr>
        <w:t>Het zestiende bericht (“zestiende</w:t>
      </w:r>
      <w:r w:rsidRPr="00BB039F">
        <w:rPr>
          <w:rFonts w:ascii="Corbel" w:hAnsi="Corbel"/>
          <w:lang w:val="nl-NL"/>
        </w:rPr>
        <w:softHyphen/>
        <w:t>_</w:t>
      </w:r>
      <w:r w:rsidR="00D90007" w:rsidRPr="00BB039F">
        <w:rPr>
          <w:rFonts w:ascii="Corbel" w:hAnsi="Corbel"/>
          <w:lang w:val="nl-NL"/>
        </w:rPr>
        <w:t>bericht.xml”)</w:t>
      </w:r>
      <w:bookmarkEnd w:id="1019"/>
      <w:bookmarkEnd w:id="1020"/>
    </w:p>
    <w:p w14:paraId="72B96543" w14:textId="77777777" w:rsidR="00D90007" w:rsidRPr="00BB039F" w:rsidRDefault="00D90007" w:rsidP="00D90007">
      <w:pPr>
        <w:autoSpaceDE w:val="0"/>
        <w:autoSpaceDN w:val="0"/>
        <w:adjustRightInd w:val="0"/>
        <w:rPr>
          <w:rFonts w:ascii="Corbel" w:hAnsi="Corbel"/>
          <w:sz w:val="22"/>
          <w:szCs w:val="22"/>
        </w:rPr>
      </w:pPr>
      <w:r w:rsidRPr="00BB039F">
        <w:rPr>
          <w:rFonts w:ascii="Corbel" w:hAnsi="Corbel"/>
          <w:sz w:val="22"/>
          <w:szCs w:val="22"/>
        </w:rPr>
        <w:t>Als de ober het bericht van de kok ontvangt dat hij akkoord gaat met de bestelling kan de ober het bericht naar de klant versturen om de bestelling te bevestiging. Hij gebruikt hiervoor h</w:t>
      </w:r>
      <w:r w:rsidR="001746AD" w:rsidRPr="00BB039F">
        <w:rPr>
          <w:rFonts w:ascii="Corbel" w:hAnsi="Corbel"/>
          <w:sz w:val="22"/>
          <w:szCs w:val="22"/>
        </w:rPr>
        <w:t xml:space="preserve">et bericht </w:t>
      </w:r>
      <w:r w:rsidRPr="00BB039F">
        <w:rPr>
          <w:rFonts w:ascii="Corbel" w:hAnsi="Corbel"/>
          <w:i/>
          <w:sz w:val="22"/>
          <w:szCs w:val="22"/>
        </w:rPr>
        <w:t>msg</w:t>
      </w:r>
      <w:r w:rsidR="00BF1FD3" w:rsidRPr="00BB039F">
        <w:rPr>
          <w:rFonts w:ascii="Corbel" w:hAnsi="Corbel"/>
          <w:i/>
          <w:sz w:val="22"/>
          <w:szCs w:val="22"/>
        </w:rPr>
        <w:softHyphen/>
      </w:r>
      <w:r w:rsidRPr="00BB039F">
        <w:rPr>
          <w:rFonts w:ascii="Corbel" w:hAnsi="Corbel"/>
          <w:i/>
          <w:sz w:val="22"/>
          <w:szCs w:val="22"/>
        </w:rPr>
        <w:t>Be</w:t>
      </w:r>
      <w:r w:rsidR="00BF1FD3" w:rsidRPr="00BB039F">
        <w:rPr>
          <w:rFonts w:ascii="Corbel" w:hAnsi="Corbel"/>
          <w:i/>
          <w:sz w:val="22"/>
          <w:szCs w:val="22"/>
        </w:rPr>
        <w:t xml:space="preserve">stellingAccoord </w:t>
      </w:r>
      <w:r w:rsidR="001746AD" w:rsidRPr="00BB039F">
        <w:rPr>
          <w:rFonts w:ascii="Corbel" w:hAnsi="Corbel"/>
          <w:sz w:val="22"/>
          <w:szCs w:val="22"/>
        </w:rPr>
        <w:t xml:space="preserve">uit </w:t>
      </w:r>
      <w:r w:rsidR="00C07EC7" w:rsidRPr="00BB039F">
        <w:rPr>
          <w:rFonts w:ascii="Corbel" w:hAnsi="Corbel"/>
          <w:i/>
          <w:sz w:val="22"/>
          <w:szCs w:val="22"/>
        </w:rPr>
        <w:t>T</w:t>
      </w:r>
      <w:r w:rsidR="001746AD" w:rsidRPr="00BB039F">
        <w:rPr>
          <w:rFonts w:ascii="Corbel" w:hAnsi="Corbel"/>
          <w:i/>
          <w:sz w:val="22"/>
          <w:szCs w:val="22"/>
        </w:rPr>
        <w:t>1_OpnameBestelling</w:t>
      </w:r>
      <w:r w:rsidRPr="00BB039F">
        <w:rPr>
          <w:rFonts w:ascii="Corbel" w:hAnsi="Corbel"/>
          <w:sz w:val="22"/>
          <w:szCs w:val="22"/>
        </w:rPr>
        <w:t xml:space="preserve"> </w:t>
      </w:r>
      <w:r w:rsidR="007D5758" w:rsidRPr="00BB039F">
        <w:rPr>
          <w:rFonts w:ascii="Corbel" w:hAnsi="Corbel"/>
          <w:sz w:val="22"/>
          <w:szCs w:val="22"/>
        </w:rPr>
        <w:t>(</w:t>
      </w:r>
      <w:r w:rsidRPr="00BB039F">
        <w:rPr>
          <w:rFonts w:ascii="Corbel" w:hAnsi="Corbel"/>
          <w:sz w:val="22"/>
          <w:szCs w:val="22"/>
        </w:rPr>
        <w:t xml:space="preserve">dit bericht heeft in de MITT als previous </w:t>
      </w:r>
      <w:r w:rsidRPr="00BB039F">
        <w:rPr>
          <w:rFonts w:ascii="Corbel" w:hAnsi="Corbel"/>
          <w:i/>
          <w:sz w:val="22"/>
          <w:szCs w:val="22"/>
        </w:rPr>
        <w:t>msg</w:t>
      </w:r>
      <w:r w:rsidR="001746AD" w:rsidRPr="00BB039F">
        <w:rPr>
          <w:rFonts w:ascii="Corbel" w:hAnsi="Corbel"/>
          <w:i/>
          <w:sz w:val="22"/>
          <w:szCs w:val="22"/>
        </w:rPr>
        <w:t>Bestelling</w:t>
      </w:r>
      <w:r w:rsidR="00BF1FD3" w:rsidRPr="00BB039F">
        <w:rPr>
          <w:rFonts w:ascii="Corbel" w:hAnsi="Corbel"/>
          <w:i/>
          <w:sz w:val="22"/>
          <w:szCs w:val="22"/>
        </w:rPr>
        <w:softHyphen/>
      </w:r>
      <w:r w:rsidRPr="00BB039F">
        <w:rPr>
          <w:rFonts w:ascii="Corbel" w:hAnsi="Corbel"/>
          <w:i/>
          <w:sz w:val="22"/>
          <w:szCs w:val="22"/>
        </w:rPr>
        <w:t>A</w:t>
      </w:r>
      <w:r w:rsidR="001746AD" w:rsidRPr="00BB039F">
        <w:rPr>
          <w:rFonts w:ascii="Corbel" w:hAnsi="Corbel"/>
          <w:i/>
          <w:sz w:val="22"/>
          <w:szCs w:val="22"/>
        </w:rPr>
        <w:t>ccoord</w:t>
      </w:r>
      <w:r w:rsidR="001746AD" w:rsidRPr="00BB039F">
        <w:rPr>
          <w:rFonts w:ascii="Corbel" w:hAnsi="Corbel"/>
          <w:sz w:val="22"/>
          <w:szCs w:val="22"/>
        </w:rPr>
        <w:t xml:space="preserve">  uit transactie </w:t>
      </w:r>
      <w:r w:rsidR="00C07EC7" w:rsidRPr="00BB039F">
        <w:rPr>
          <w:rFonts w:ascii="Corbel" w:hAnsi="Corbel"/>
          <w:i/>
          <w:sz w:val="22"/>
          <w:szCs w:val="22"/>
        </w:rPr>
        <w:t>T</w:t>
      </w:r>
      <w:r w:rsidR="001746AD" w:rsidRPr="00BB039F">
        <w:rPr>
          <w:rFonts w:ascii="Corbel" w:hAnsi="Corbel"/>
          <w:i/>
          <w:sz w:val="22"/>
          <w:szCs w:val="22"/>
        </w:rPr>
        <w:t>3_OpdrachtKok</w:t>
      </w:r>
      <w:r w:rsidRPr="00BB039F">
        <w:rPr>
          <w:rFonts w:ascii="Corbel" w:hAnsi="Corbel"/>
          <w:sz w:val="22"/>
          <w:szCs w:val="22"/>
        </w:rPr>
        <w:t>). De richtlijn voor de overname en blokkering van gegevens</w:t>
      </w:r>
      <w:r w:rsidR="00BF1FD3" w:rsidRPr="00BB039F">
        <w:rPr>
          <w:rFonts w:ascii="Corbel" w:hAnsi="Corbel"/>
          <w:sz w:val="22"/>
          <w:szCs w:val="22"/>
        </w:rPr>
        <w:softHyphen/>
      </w:r>
      <w:r w:rsidRPr="00BB039F">
        <w:rPr>
          <w:rFonts w:ascii="Corbel" w:hAnsi="Corbel"/>
          <w:sz w:val="22"/>
          <w:szCs w:val="22"/>
        </w:rPr>
        <w:t>elementen is weer in deze situatie van kracht. De bericht is tevens het laatste beric</w:t>
      </w:r>
      <w:r w:rsidR="001746AD" w:rsidRPr="00BB039F">
        <w:rPr>
          <w:rFonts w:ascii="Corbel" w:hAnsi="Corbel"/>
          <w:sz w:val="22"/>
          <w:szCs w:val="22"/>
        </w:rPr>
        <w:t xml:space="preserve">ht uit de primaire transactie </w:t>
      </w:r>
      <w:r w:rsidR="00C07EC7" w:rsidRPr="00BB039F">
        <w:rPr>
          <w:rFonts w:ascii="Corbel" w:hAnsi="Corbel"/>
          <w:i/>
          <w:sz w:val="22"/>
          <w:szCs w:val="22"/>
        </w:rPr>
        <w:t>T</w:t>
      </w:r>
      <w:r w:rsidR="001746AD" w:rsidRPr="00BB039F">
        <w:rPr>
          <w:rFonts w:ascii="Corbel" w:hAnsi="Corbel"/>
          <w:i/>
          <w:sz w:val="22"/>
          <w:szCs w:val="22"/>
        </w:rPr>
        <w:t>1_OpnameBestelling</w:t>
      </w:r>
      <w:r w:rsidRPr="00BB039F">
        <w:rPr>
          <w:rFonts w:ascii="Corbel" w:hAnsi="Corbel"/>
          <w:sz w:val="22"/>
          <w:szCs w:val="22"/>
        </w:rPr>
        <w:t>. De transactie is nu afgerond. Het bericht ziet er als volgt uit.</w:t>
      </w:r>
    </w:p>
    <w:p w14:paraId="72B96544" w14:textId="77777777" w:rsidR="00D90007" w:rsidRPr="00BB039F" w:rsidRDefault="00D90007" w:rsidP="00D90007">
      <w:pPr>
        <w:autoSpaceDE w:val="0"/>
        <w:autoSpaceDN w:val="0"/>
        <w:adjustRightInd w:val="0"/>
        <w:rPr>
          <w:rFonts w:ascii="Corbel" w:hAnsi="Corbel"/>
        </w:rPr>
      </w:pPr>
    </w:p>
    <w:p w14:paraId="72B96545"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xml</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version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"1.0"</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encoding</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"UTF-8"</w:t>
      </w:r>
      <w:r w:rsidRPr="00FA659F">
        <w:rPr>
          <w:rFonts w:ascii="Courier New" w:eastAsia="Times New Roman" w:hAnsi="Courier New" w:cs="Courier New"/>
          <w:color w:val="008080"/>
          <w:kern w:val="0"/>
          <w:sz w:val="18"/>
          <w:szCs w:val="18"/>
          <w:lang w:val="de-DE"/>
        </w:rPr>
        <w:t>?&gt;</w:t>
      </w:r>
    </w:p>
    <w:p w14:paraId="72B96546" w14:textId="78C78FC4"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visiXML_MessageSchema</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xmlns</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1021" w:author="Willems, P.H. (Peter)" w:date="2019-03-27T08:34:00Z">
        <w:r w:rsidR="00364CA8" w:rsidRPr="00364CA8">
          <w:rPr>
            <w:rFonts w:ascii="Courier New" w:eastAsia="Times New Roman" w:hAnsi="Courier New" w:cs="Courier New"/>
            <w:i/>
            <w:iCs/>
            <w:color w:val="2A00FF"/>
            <w:kern w:val="0"/>
            <w:sz w:val="18"/>
            <w:szCs w:val="18"/>
            <w:lang w:val="de-DE"/>
          </w:rPr>
          <w:t>20160331</w:t>
        </w:r>
      </w:ins>
      <w:del w:id="1022" w:author="Willems, P.H. (Peter)" w:date="2019-03-27T08:34:00Z">
        <w:r w:rsidRPr="009377D9" w:rsidDel="00364CA8">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w:t>
      </w:r>
      <w:del w:id="1023" w:author="Willems, P.H. (Peter)" w:date="2019-06-04T09:05: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p>
    <w:p w14:paraId="72B96547" w14:textId="77777777" w:rsidR="00E12A50"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xmlns:xsi</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"http://www.w3.org/2001/XMLSchema-instance"</w:t>
      </w:r>
    </w:p>
    <w:p w14:paraId="72B96548" w14:textId="1EA9486C" w:rsidR="00DE1CE7" w:rsidRPr="003E0F3E" w:rsidRDefault="00E12A50" w:rsidP="00E12A50">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E0F3E">
        <w:rPr>
          <w:rFonts w:ascii="Courier New" w:eastAsia="Times New Roman" w:hAnsi="Courier New" w:cs="Courier New"/>
          <w:kern w:val="0"/>
          <w:sz w:val="18"/>
          <w:szCs w:val="18"/>
          <w:lang w:val="de-DE"/>
        </w:rPr>
        <w:tab/>
      </w:r>
      <w:r w:rsidRPr="003E0F3E">
        <w:rPr>
          <w:rFonts w:ascii="Courier New" w:eastAsia="Times New Roman" w:hAnsi="Courier New" w:cs="Courier New"/>
          <w:color w:val="7F007F"/>
          <w:kern w:val="0"/>
          <w:sz w:val="18"/>
          <w:szCs w:val="18"/>
          <w:lang w:val="de-DE"/>
        </w:rPr>
        <w:t>xsi:schemaLocation</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"http://www.visi.nl/schemas/</w:t>
      </w:r>
      <w:ins w:id="1024" w:author="Willems, P.H. (Peter)" w:date="2019-03-27T08:34:00Z">
        <w:r w:rsidR="00364CA8" w:rsidRPr="00364CA8">
          <w:rPr>
            <w:rFonts w:ascii="Courier New" w:eastAsia="Times New Roman" w:hAnsi="Courier New" w:cs="Courier New"/>
            <w:i/>
            <w:iCs/>
            <w:color w:val="2A00FF"/>
            <w:kern w:val="0"/>
            <w:sz w:val="18"/>
            <w:szCs w:val="18"/>
            <w:lang w:val="de-DE"/>
          </w:rPr>
          <w:t>20160331</w:t>
        </w:r>
      </w:ins>
      <w:del w:id="1025" w:author="Willems, P.H. (Peter)" w:date="2019-03-27T08:34:00Z">
        <w:r w:rsidRPr="009377D9" w:rsidDel="00364CA8">
          <w:rPr>
            <w:rFonts w:ascii="Courier New" w:eastAsia="Times New Roman" w:hAnsi="Courier New" w:cs="Courier New"/>
            <w:i/>
            <w:iCs/>
            <w:color w:val="2A00FF"/>
            <w:kern w:val="0"/>
            <w:sz w:val="18"/>
            <w:szCs w:val="18"/>
            <w:lang w:val="de-DE"/>
          </w:rPr>
          <w:delText>20140331</w:delText>
        </w:r>
      </w:del>
      <w:r w:rsidRPr="009377D9">
        <w:rPr>
          <w:rFonts w:ascii="Courier New" w:eastAsia="Times New Roman" w:hAnsi="Courier New" w:cs="Courier New"/>
          <w:i/>
          <w:iCs/>
          <w:color w:val="2A00FF"/>
          <w:kern w:val="0"/>
          <w:sz w:val="18"/>
          <w:szCs w:val="18"/>
          <w:lang w:val="de-DE"/>
        </w:rPr>
        <w:t>/TestFramework 10.xsd</w:t>
      </w:r>
      <w:del w:id="1026" w:author="Willems, P.H. (Peter)" w:date="2019-06-04T09:05:00Z">
        <w:r w:rsidRPr="009377D9" w:rsidDel="009F47D7">
          <w:rPr>
            <w:rFonts w:ascii="Courier New" w:eastAsia="Times New Roman" w:hAnsi="Courier New" w:cs="Courier New"/>
            <w:i/>
            <w:iCs/>
            <w:color w:val="2A00FF"/>
            <w:kern w:val="0"/>
            <w:sz w:val="18"/>
            <w:szCs w:val="18"/>
            <w:lang w:val="de-DE"/>
          </w:rPr>
          <w:delText xml:space="preserve"> </w:delText>
        </w:r>
      </w:del>
      <w:r w:rsidRPr="009377D9">
        <w:rPr>
          <w:rFonts w:ascii="Courier New" w:eastAsia="Times New Roman" w:hAnsi="Courier New" w:cs="Courier New"/>
          <w:i/>
          <w:iCs/>
          <w:color w:val="2A00FF"/>
          <w:kern w:val="0"/>
          <w:sz w:val="18"/>
          <w:szCs w:val="18"/>
          <w:lang w:val="de-DE"/>
        </w:rPr>
        <w:t>"</w:t>
      </w:r>
      <w:r w:rsidRPr="00FA659F">
        <w:rPr>
          <w:rFonts w:ascii="Courier New" w:eastAsia="Times New Roman" w:hAnsi="Courier New" w:cs="Courier New"/>
          <w:color w:val="008080"/>
          <w:kern w:val="0"/>
          <w:sz w:val="18"/>
          <w:szCs w:val="18"/>
          <w:lang w:val="de-DE"/>
        </w:rPr>
        <w:t>&gt;</w:t>
      </w:r>
    </w:p>
    <w:p w14:paraId="72B96549"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msgBestellingAkkoord</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"bericht016"</w:t>
      </w:r>
      <w:r w:rsidRPr="00FA659F">
        <w:rPr>
          <w:rFonts w:ascii="Courier New" w:eastAsia="Times New Roman" w:hAnsi="Courier New" w:cs="Courier New"/>
          <w:color w:val="008080"/>
          <w:kern w:val="0"/>
          <w:sz w:val="18"/>
          <w:szCs w:val="18"/>
        </w:rPr>
        <w:t>&gt;</w:t>
      </w:r>
    </w:p>
    <w:p w14:paraId="72B9654A"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4B"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2008-05-04T00:00:00.0Z</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dateSend</w:t>
      </w:r>
      <w:r w:rsidRPr="00FA659F">
        <w:rPr>
          <w:rFonts w:ascii="Courier New" w:eastAsia="Times New Roman" w:hAnsi="Courier New" w:cs="Courier New"/>
          <w:color w:val="008080"/>
          <w:kern w:val="0"/>
          <w:sz w:val="18"/>
          <w:szCs w:val="18"/>
        </w:rPr>
        <w:t>&gt;</w:t>
      </w:r>
    </w:p>
    <w:p w14:paraId="72B9654C"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r w:rsidRPr="003A2280">
        <w:rPr>
          <w:rFonts w:ascii="Courier New" w:eastAsia="Times New Roman" w:hAnsi="Courier New" w:cs="Courier New"/>
          <w:color w:val="000000"/>
          <w:kern w:val="0"/>
          <w:sz w:val="18"/>
          <w:szCs w:val="18"/>
          <w:lang w:val="en-US"/>
        </w:rPr>
        <w:t>false</w:t>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initiatorToExecutor</w:t>
      </w:r>
      <w:r w:rsidRPr="00FA659F">
        <w:rPr>
          <w:rFonts w:ascii="Courier New" w:eastAsia="Times New Roman" w:hAnsi="Courier New" w:cs="Courier New"/>
          <w:color w:val="008080"/>
          <w:kern w:val="0"/>
          <w:sz w:val="18"/>
          <w:szCs w:val="18"/>
          <w:lang w:val="en-US"/>
        </w:rPr>
        <w:t>&gt;</w:t>
      </w:r>
    </w:p>
    <w:p w14:paraId="72B9654D"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messageInTransaction</w:t>
      </w:r>
      <w:r w:rsidRPr="00FA659F">
        <w:rPr>
          <w:rFonts w:ascii="Courier New" w:eastAsia="Times New Roman" w:hAnsi="Courier New" w:cs="Courier New"/>
          <w:color w:val="008080"/>
          <w:kern w:val="0"/>
          <w:sz w:val="18"/>
          <w:szCs w:val="18"/>
          <w:lang w:val="en-US"/>
        </w:rPr>
        <w:t>&gt;</w:t>
      </w:r>
    </w:p>
    <w:p w14:paraId="72B9654E"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BerichtInTransactie10Ref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"BiT001"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54F"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messageInTransaction</w:t>
      </w:r>
      <w:r w:rsidRPr="00FA659F">
        <w:rPr>
          <w:rFonts w:ascii="Courier New" w:eastAsia="Times New Roman" w:hAnsi="Courier New" w:cs="Courier New"/>
          <w:color w:val="008080"/>
          <w:kern w:val="0"/>
          <w:sz w:val="18"/>
          <w:szCs w:val="18"/>
        </w:rPr>
        <w:t>&gt;</w:t>
      </w:r>
    </w:p>
    <w:p w14:paraId="72B96550"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551"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"transactie001"</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52"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transaction</w:t>
      </w:r>
      <w:r w:rsidRPr="00FA659F">
        <w:rPr>
          <w:rFonts w:ascii="Courier New" w:eastAsia="Times New Roman" w:hAnsi="Courier New" w:cs="Courier New"/>
          <w:color w:val="008080"/>
          <w:kern w:val="0"/>
          <w:sz w:val="18"/>
          <w:szCs w:val="18"/>
        </w:rPr>
        <w:t>&gt;</w:t>
      </w:r>
    </w:p>
    <w:p w14:paraId="72B96553"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554"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"bestelling008"</w:t>
      </w:r>
      <w:r w:rsidRPr="00FA659F">
        <w:rPr>
          <w:rFonts w:ascii="Courier New" w:eastAsia="Times New Roman" w:hAnsi="Courier New" w:cs="Courier New"/>
          <w:color w:val="008080"/>
          <w:kern w:val="0"/>
          <w:sz w:val="18"/>
          <w:szCs w:val="18"/>
        </w:rPr>
        <w:t>&gt;</w:t>
      </w:r>
    </w:p>
    <w:p w14:paraId="72B96555"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556"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"inhoudBestelling008"</w:t>
      </w:r>
      <w:r w:rsidRPr="00FA659F">
        <w:rPr>
          <w:rFonts w:ascii="Courier New" w:eastAsia="Times New Roman" w:hAnsi="Courier New" w:cs="Courier New"/>
          <w:color w:val="008080"/>
          <w:kern w:val="0"/>
          <w:sz w:val="18"/>
          <w:szCs w:val="18"/>
        </w:rPr>
        <w:t>&gt;</w:t>
      </w:r>
    </w:p>
    <w:p w14:paraId="72B96557"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Carpatio</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naamGerecht</w:t>
      </w:r>
      <w:r w:rsidRPr="00FA659F">
        <w:rPr>
          <w:rFonts w:ascii="Courier New" w:eastAsia="Times New Roman" w:hAnsi="Courier New" w:cs="Courier New"/>
          <w:color w:val="008080"/>
          <w:kern w:val="0"/>
          <w:sz w:val="18"/>
          <w:szCs w:val="18"/>
        </w:rPr>
        <w:t>&gt;</w:t>
      </w:r>
    </w:p>
    <w:p w14:paraId="72B96558" w14:textId="77777777" w:rsidR="00DE1CE7" w:rsidRPr="003E0F3E" w:rsidRDefault="006F641C"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00DE1CE7" w:rsidRPr="00FA659F">
        <w:rPr>
          <w:rFonts w:ascii="Courier New" w:eastAsia="Times New Roman" w:hAnsi="Courier New" w:cs="Courier New"/>
          <w:color w:val="008080"/>
          <w:kern w:val="0"/>
          <w:sz w:val="18"/>
          <w:szCs w:val="18"/>
        </w:rPr>
        <w:t>&lt;</w:t>
      </w:r>
      <w:r w:rsidR="00DE1CE7" w:rsidRPr="003E7D17">
        <w:rPr>
          <w:rFonts w:ascii="Courier New" w:eastAsia="Times New Roman" w:hAnsi="Courier New" w:cs="Courier New"/>
          <w:color w:val="3F7F7F"/>
          <w:kern w:val="0"/>
          <w:sz w:val="18"/>
          <w:szCs w:val="18"/>
        </w:rPr>
        <w:t>opmerking</w:t>
      </w:r>
      <w:r w:rsidR="00DE1CE7" w:rsidRPr="00FA659F">
        <w:rPr>
          <w:rFonts w:ascii="Courier New" w:eastAsia="Times New Roman" w:hAnsi="Courier New" w:cs="Courier New"/>
          <w:color w:val="008080"/>
          <w:kern w:val="0"/>
          <w:sz w:val="18"/>
          <w:szCs w:val="18"/>
        </w:rPr>
        <w:t>&gt;</w:t>
      </w:r>
      <w:r w:rsidR="00DE1CE7" w:rsidRPr="003A2280">
        <w:rPr>
          <w:rFonts w:ascii="Courier New" w:eastAsia="Times New Roman" w:hAnsi="Courier New" w:cs="Courier New"/>
          <w:color w:val="000000"/>
          <w:kern w:val="0"/>
          <w:sz w:val="18"/>
          <w:szCs w:val="18"/>
        </w:rPr>
        <w:t>Ik hoop dat jullie dit wel hebben</w:t>
      </w:r>
      <w:r w:rsidR="00DE1CE7" w:rsidRPr="00FA659F">
        <w:rPr>
          <w:rFonts w:ascii="Courier New" w:eastAsia="Times New Roman" w:hAnsi="Courier New" w:cs="Courier New"/>
          <w:color w:val="008080"/>
          <w:kern w:val="0"/>
          <w:sz w:val="18"/>
          <w:szCs w:val="18"/>
        </w:rPr>
        <w:t>&lt;/</w:t>
      </w:r>
      <w:r w:rsidR="00DE1CE7" w:rsidRPr="003E7D17">
        <w:rPr>
          <w:rFonts w:ascii="Courier New" w:eastAsia="Times New Roman" w:hAnsi="Courier New" w:cs="Courier New"/>
          <w:color w:val="3F7F7F"/>
          <w:kern w:val="0"/>
          <w:sz w:val="18"/>
          <w:szCs w:val="18"/>
        </w:rPr>
        <w:t>opmerking</w:t>
      </w:r>
      <w:r w:rsidR="00DE1CE7" w:rsidRPr="00FA659F">
        <w:rPr>
          <w:rFonts w:ascii="Courier New" w:eastAsia="Times New Roman" w:hAnsi="Courier New" w:cs="Courier New"/>
          <w:color w:val="008080"/>
          <w:kern w:val="0"/>
          <w:sz w:val="18"/>
          <w:szCs w:val="18"/>
        </w:rPr>
        <w:t>&gt;</w:t>
      </w:r>
    </w:p>
    <w:p w14:paraId="72B96559"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55A"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ceInhoudBestelling</w:t>
      </w:r>
      <w:r w:rsidRPr="00FA659F">
        <w:rPr>
          <w:rFonts w:ascii="Courier New" w:eastAsia="Times New Roman" w:hAnsi="Courier New" w:cs="Courier New"/>
          <w:color w:val="008080"/>
          <w:kern w:val="0"/>
          <w:sz w:val="18"/>
          <w:szCs w:val="18"/>
        </w:rPr>
        <w:t>&gt;</w:t>
      </w:r>
    </w:p>
    <w:p w14:paraId="72B9655B"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55C"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ceBestelling</w:t>
      </w:r>
      <w:r w:rsidRPr="00FA659F">
        <w:rPr>
          <w:rFonts w:ascii="Courier New" w:eastAsia="Times New Roman" w:hAnsi="Courier New" w:cs="Courier New"/>
          <w:color w:val="008080"/>
          <w:kern w:val="0"/>
          <w:sz w:val="18"/>
          <w:szCs w:val="18"/>
        </w:rPr>
        <w:t>&gt;</w:t>
      </w:r>
    </w:p>
    <w:p w14:paraId="72B9655D"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msgBestellingAkkoord</w:t>
      </w:r>
      <w:r w:rsidRPr="00FA659F">
        <w:rPr>
          <w:rFonts w:ascii="Courier New" w:eastAsia="Times New Roman" w:hAnsi="Courier New" w:cs="Courier New"/>
          <w:color w:val="008080"/>
          <w:kern w:val="0"/>
          <w:sz w:val="18"/>
          <w:szCs w:val="18"/>
        </w:rPr>
        <w:t>&gt;</w:t>
      </w:r>
    </w:p>
    <w:p w14:paraId="72B9655E"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BerichtInTransactie10</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"BiT001"</w:t>
      </w:r>
      <w:r w:rsidRPr="00FA659F">
        <w:rPr>
          <w:rFonts w:ascii="Courier New" w:eastAsia="Times New Roman" w:hAnsi="Courier New" w:cs="Courier New"/>
          <w:color w:val="008080"/>
          <w:kern w:val="0"/>
          <w:sz w:val="18"/>
          <w:szCs w:val="18"/>
        </w:rPr>
        <w:t>&gt;</w:t>
      </w:r>
    </w:p>
    <w:p w14:paraId="72B9655F"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identification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60"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BerichtInTransactie10</w:t>
      </w:r>
      <w:r w:rsidRPr="00FA659F">
        <w:rPr>
          <w:rFonts w:ascii="Courier New" w:eastAsia="Times New Roman" w:hAnsi="Courier New" w:cs="Courier New"/>
          <w:color w:val="008080"/>
          <w:kern w:val="0"/>
          <w:sz w:val="18"/>
          <w:szCs w:val="18"/>
        </w:rPr>
        <w:t>&gt;</w:t>
      </w:r>
    </w:p>
    <w:p w14:paraId="72B96561"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t1_OpnameBestelling</w:t>
      </w:r>
      <w:r w:rsidRPr="003E0F3E">
        <w:rPr>
          <w:rFonts w:ascii="Courier New" w:eastAsia="Times New Roman" w:hAnsi="Courier New" w:cs="Courier New"/>
          <w:kern w:val="0"/>
          <w:sz w:val="18"/>
          <w:szCs w:val="18"/>
          <w:lang w:val="de-DE"/>
        </w:rPr>
        <w:t xml:space="preserve"> </w:t>
      </w:r>
      <w:r w:rsidRPr="003E0F3E">
        <w:rPr>
          <w:rFonts w:ascii="Courier New" w:eastAsia="Times New Roman" w:hAnsi="Courier New" w:cs="Courier New"/>
          <w:color w:val="7F007F"/>
          <w:kern w:val="0"/>
          <w:sz w:val="18"/>
          <w:szCs w:val="18"/>
          <w:lang w:val="de-DE"/>
        </w:rPr>
        <w:t>id</w:t>
      </w:r>
      <w:r w:rsidRPr="003A2280">
        <w:rPr>
          <w:rFonts w:ascii="Courier New" w:eastAsia="Times New Roman" w:hAnsi="Courier New" w:cs="Courier New"/>
          <w:color w:val="000000"/>
          <w:kern w:val="0"/>
          <w:sz w:val="18"/>
          <w:szCs w:val="18"/>
          <w:lang w:val="de-DE"/>
        </w:rPr>
        <w:t>=</w:t>
      </w:r>
      <w:r w:rsidRPr="009377D9">
        <w:rPr>
          <w:rFonts w:ascii="Courier New" w:eastAsia="Times New Roman" w:hAnsi="Courier New" w:cs="Courier New"/>
          <w:i/>
          <w:iCs/>
          <w:color w:val="2A00FF"/>
          <w:kern w:val="0"/>
          <w:sz w:val="18"/>
          <w:szCs w:val="18"/>
          <w:lang w:val="de-DE"/>
        </w:rPr>
        <w:t>"transactie001"</w:t>
      </w:r>
      <w:r w:rsidRPr="00FA659F">
        <w:rPr>
          <w:rFonts w:ascii="Courier New" w:eastAsia="Times New Roman" w:hAnsi="Courier New" w:cs="Courier New"/>
          <w:color w:val="008080"/>
          <w:kern w:val="0"/>
          <w:sz w:val="18"/>
          <w:szCs w:val="18"/>
          <w:lang w:val="de-DE"/>
        </w:rPr>
        <w:t>&gt;</w:t>
      </w:r>
    </w:p>
    <w:p w14:paraId="72B96562"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1</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number</w:t>
      </w:r>
      <w:r w:rsidRPr="00FA659F">
        <w:rPr>
          <w:rFonts w:ascii="Courier New" w:eastAsia="Times New Roman" w:hAnsi="Courier New" w:cs="Courier New"/>
          <w:color w:val="008080"/>
          <w:kern w:val="0"/>
          <w:sz w:val="18"/>
          <w:szCs w:val="18"/>
          <w:lang w:val="de-DE"/>
        </w:rPr>
        <w:t>&gt;</w:t>
      </w:r>
    </w:p>
    <w:p w14:paraId="72B96563"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name</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564"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description</w:t>
      </w:r>
      <w:r w:rsidRPr="003E0F3E">
        <w:rPr>
          <w:rFonts w:ascii="Courier New" w:eastAsia="Times New Roman" w:hAnsi="Courier New" w:cs="Courier New"/>
          <w:kern w:val="0"/>
          <w:sz w:val="18"/>
          <w:szCs w:val="18"/>
          <w:lang w:val="de-DE"/>
        </w:rPr>
        <w:t xml:space="preserve"> </w:t>
      </w:r>
      <w:r w:rsidRPr="00FA659F">
        <w:rPr>
          <w:rFonts w:ascii="Courier New" w:eastAsia="Times New Roman" w:hAnsi="Courier New" w:cs="Courier New"/>
          <w:color w:val="008080"/>
          <w:kern w:val="0"/>
          <w:sz w:val="18"/>
          <w:szCs w:val="18"/>
          <w:lang w:val="de-DE"/>
        </w:rPr>
        <w:t>/&gt;</w:t>
      </w:r>
    </w:p>
    <w:p w14:paraId="72B96565"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566"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567"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initiator</w:t>
      </w:r>
      <w:r w:rsidRPr="00FA659F">
        <w:rPr>
          <w:rFonts w:ascii="Courier New" w:eastAsia="Times New Roman" w:hAnsi="Courier New" w:cs="Courier New"/>
          <w:color w:val="008080"/>
          <w:kern w:val="0"/>
          <w:sz w:val="18"/>
          <w:szCs w:val="18"/>
          <w:lang w:val="de-DE"/>
        </w:rPr>
        <w:t>&gt;</w:t>
      </w:r>
    </w:p>
    <w:p w14:paraId="72B96568"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69"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initiator</w:t>
      </w:r>
      <w:r w:rsidRPr="00FA659F">
        <w:rPr>
          <w:rFonts w:ascii="Courier New" w:eastAsia="Times New Roman" w:hAnsi="Courier New" w:cs="Courier New"/>
          <w:color w:val="008080"/>
          <w:kern w:val="0"/>
          <w:sz w:val="18"/>
          <w:szCs w:val="18"/>
          <w:lang w:val="en-US"/>
        </w:rPr>
        <w:t>&gt;</w:t>
      </w:r>
    </w:p>
    <w:p w14:paraId="72B9656A"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56B"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PersonInRoleRef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"PiR001"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56C"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executor</w:t>
      </w:r>
      <w:r w:rsidRPr="00FA659F">
        <w:rPr>
          <w:rFonts w:ascii="Courier New" w:eastAsia="Times New Roman" w:hAnsi="Courier New" w:cs="Courier New"/>
          <w:color w:val="008080"/>
          <w:kern w:val="0"/>
          <w:sz w:val="18"/>
          <w:szCs w:val="18"/>
          <w:lang w:val="en-US"/>
        </w:rPr>
        <w:t>&gt;</w:t>
      </w:r>
    </w:p>
    <w:p w14:paraId="72B9656D"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w:t>
      </w:r>
      <w:r w:rsidRPr="00FA659F">
        <w:rPr>
          <w:rFonts w:ascii="Courier New" w:eastAsia="Times New Roman" w:hAnsi="Courier New" w:cs="Courier New"/>
          <w:color w:val="008080"/>
          <w:kern w:val="0"/>
          <w:sz w:val="18"/>
          <w:szCs w:val="18"/>
          <w:lang w:val="en-US"/>
        </w:rPr>
        <w:t>&gt;</w:t>
      </w:r>
    </w:p>
    <w:p w14:paraId="72B9656E"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en-US"/>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lang w:val="en-US"/>
        </w:rPr>
        <w:t>&lt;</w:t>
      </w:r>
      <w:r w:rsidRPr="003E7D17">
        <w:rPr>
          <w:rFonts w:ascii="Courier New" w:eastAsia="Times New Roman" w:hAnsi="Courier New" w:cs="Courier New"/>
          <w:color w:val="3F7F7F"/>
          <w:kern w:val="0"/>
          <w:sz w:val="18"/>
          <w:szCs w:val="18"/>
          <w:lang w:val="en-US"/>
        </w:rPr>
        <w:t>ProjectType1Ref</w:t>
      </w:r>
      <w:r w:rsidRPr="003E0F3E">
        <w:rPr>
          <w:rFonts w:ascii="Courier New" w:eastAsia="Times New Roman" w:hAnsi="Courier New" w:cs="Courier New"/>
          <w:kern w:val="0"/>
          <w:sz w:val="18"/>
          <w:szCs w:val="18"/>
          <w:lang w:val="en-US"/>
        </w:rPr>
        <w:t xml:space="preserve"> </w:t>
      </w:r>
      <w:r w:rsidRPr="003E0F3E">
        <w:rPr>
          <w:rFonts w:ascii="Courier New" w:eastAsia="Times New Roman" w:hAnsi="Courier New" w:cs="Courier New"/>
          <w:color w:val="7F007F"/>
          <w:kern w:val="0"/>
          <w:sz w:val="18"/>
          <w:szCs w:val="18"/>
          <w:lang w:val="en-US"/>
        </w:rPr>
        <w:t>idref</w:t>
      </w:r>
      <w:r w:rsidRPr="003A2280">
        <w:rPr>
          <w:rFonts w:ascii="Courier New" w:eastAsia="Times New Roman" w:hAnsi="Courier New" w:cs="Courier New"/>
          <w:color w:val="000000"/>
          <w:kern w:val="0"/>
          <w:sz w:val="18"/>
          <w:szCs w:val="18"/>
          <w:lang w:val="en-US"/>
        </w:rPr>
        <w:t>=</w:t>
      </w:r>
      <w:r w:rsidRPr="009377D9">
        <w:rPr>
          <w:rFonts w:ascii="Courier New" w:eastAsia="Times New Roman" w:hAnsi="Courier New" w:cs="Courier New"/>
          <w:i/>
          <w:iCs/>
          <w:color w:val="2A00FF"/>
          <w:kern w:val="0"/>
          <w:sz w:val="18"/>
          <w:szCs w:val="18"/>
          <w:lang w:val="en-US"/>
        </w:rPr>
        <w:t>"Project1"</w:t>
      </w:r>
      <w:r w:rsidRPr="003E0F3E">
        <w:rPr>
          <w:rFonts w:ascii="Courier New" w:eastAsia="Times New Roman" w:hAnsi="Courier New" w:cs="Courier New"/>
          <w:kern w:val="0"/>
          <w:sz w:val="18"/>
          <w:szCs w:val="18"/>
          <w:lang w:val="en-US"/>
        </w:rPr>
        <w:t xml:space="preserve"> </w:t>
      </w:r>
      <w:r w:rsidRPr="00FA659F">
        <w:rPr>
          <w:rFonts w:ascii="Courier New" w:eastAsia="Times New Roman" w:hAnsi="Courier New" w:cs="Courier New"/>
          <w:color w:val="008080"/>
          <w:kern w:val="0"/>
          <w:sz w:val="18"/>
          <w:szCs w:val="18"/>
          <w:lang w:val="en-US"/>
        </w:rPr>
        <w:t>/&gt;</w:t>
      </w:r>
    </w:p>
    <w:p w14:paraId="72B9656F"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en-US"/>
        </w:rPr>
        <w:tab/>
      </w:r>
      <w:r w:rsidRPr="003A2280">
        <w:rPr>
          <w:rFonts w:ascii="Courier New" w:eastAsia="Times New Roman" w:hAnsi="Courier New" w:cs="Courier New"/>
          <w:color w:val="000000"/>
          <w:kern w:val="0"/>
          <w:sz w:val="18"/>
          <w:szCs w:val="18"/>
          <w:lang w:val="en-US"/>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w:t>
      </w:r>
      <w:r w:rsidRPr="00FA659F">
        <w:rPr>
          <w:rFonts w:ascii="Courier New" w:eastAsia="Times New Roman" w:hAnsi="Courier New" w:cs="Courier New"/>
          <w:color w:val="008080"/>
          <w:kern w:val="0"/>
          <w:sz w:val="18"/>
          <w:szCs w:val="18"/>
        </w:rPr>
        <w:t>&gt;</w:t>
      </w:r>
    </w:p>
    <w:p w14:paraId="72B96570"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t1_OpnameBestelling</w:t>
      </w:r>
      <w:r w:rsidRPr="00FA659F">
        <w:rPr>
          <w:rFonts w:ascii="Courier New" w:eastAsia="Times New Roman" w:hAnsi="Courier New" w:cs="Courier New"/>
          <w:color w:val="008080"/>
          <w:kern w:val="0"/>
          <w:sz w:val="18"/>
          <w:szCs w:val="18"/>
        </w:rPr>
        <w:t>&gt;</w:t>
      </w:r>
    </w:p>
    <w:p w14:paraId="72B96571"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ProjectType1</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"Project1"</w:t>
      </w:r>
      <w:r w:rsidRPr="00FA659F">
        <w:rPr>
          <w:rFonts w:ascii="Courier New" w:eastAsia="Times New Roman" w:hAnsi="Courier New" w:cs="Courier New"/>
          <w:color w:val="008080"/>
          <w:kern w:val="0"/>
          <w:sz w:val="18"/>
          <w:szCs w:val="18"/>
        </w:rPr>
        <w:t>&gt;</w:t>
      </w:r>
    </w:p>
    <w:p w14:paraId="72B96572"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Project Top Koks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573"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 xml:space="preserve">Project voor het opnemen van een bestelling </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574"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2008-05-04T00:00:00.0Z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startDate</w:t>
      </w:r>
      <w:r w:rsidRPr="00FA659F">
        <w:rPr>
          <w:rFonts w:ascii="Courier New" w:eastAsia="Times New Roman" w:hAnsi="Courier New" w:cs="Courier New"/>
          <w:color w:val="008080"/>
          <w:kern w:val="0"/>
          <w:sz w:val="18"/>
          <w:szCs w:val="18"/>
          <w:lang w:val="de-DE"/>
        </w:rPr>
        <w:t>&gt;</w:t>
      </w:r>
    </w:p>
    <w:p w14:paraId="72B96575"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de-DE"/>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r w:rsidRPr="003A2280">
        <w:rPr>
          <w:rFonts w:ascii="Courier New" w:eastAsia="Times New Roman" w:hAnsi="Courier New" w:cs="Courier New"/>
          <w:color w:val="000000"/>
          <w:kern w:val="0"/>
          <w:sz w:val="18"/>
          <w:szCs w:val="18"/>
          <w:lang w:val="de-DE"/>
        </w:rPr>
        <w:t>2009-05-04T00:00:00.0Z</w:t>
      </w:r>
      <w:r w:rsidRPr="00FA659F">
        <w:rPr>
          <w:rFonts w:ascii="Courier New" w:eastAsia="Times New Roman" w:hAnsi="Courier New" w:cs="Courier New"/>
          <w:color w:val="008080"/>
          <w:kern w:val="0"/>
          <w:sz w:val="18"/>
          <w:szCs w:val="18"/>
          <w:lang w:val="de-DE"/>
        </w:rPr>
        <w:t>&lt;/</w:t>
      </w:r>
      <w:r w:rsidRPr="003E7D17">
        <w:rPr>
          <w:rFonts w:ascii="Courier New" w:eastAsia="Times New Roman" w:hAnsi="Courier New" w:cs="Courier New"/>
          <w:color w:val="3F7F7F"/>
          <w:kern w:val="0"/>
          <w:sz w:val="18"/>
          <w:szCs w:val="18"/>
          <w:lang w:val="de-DE"/>
        </w:rPr>
        <w:t>endDate</w:t>
      </w:r>
      <w:r w:rsidRPr="00FA659F">
        <w:rPr>
          <w:rFonts w:ascii="Courier New" w:eastAsia="Times New Roman" w:hAnsi="Courier New" w:cs="Courier New"/>
          <w:color w:val="008080"/>
          <w:kern w:val="0"/>
          <w:sz w:val="18"/>
          <w:szCs w:val="18"/>
          <w:lang w:val="de-DE"/>
        </w:rPr>
        <w:t>&gt;</w:t>
      </w:r>
    </w:p>
    <w:p w14:paraId="72B96576"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de-DE"/>
        </w:rPr>
        <w:tab/>
      </w:r>
      <w:r w:rsidRPr="003A2280">
        <w:rPr>
          <w:rFonts w:ascii="Courier New" w:eastAsia="Times New Roman" w:hAnsi="Courier New" w:cs="Courier New"/>
          <w:color w:val="000000"/>
          <w:kern w:val="0"/>
          <w:sz w:val="18"/>
          <w:szCs w:val="18"/>
          <w:lang w:val="de-DE"/>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577"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"ProjectGegevens"</w:t>
      </w:r>
      <w:r w:rsidRPr="00FA659F">
        <w:rPr>
          <w:rFonts w:ascii="Courier New" w:eastAsia="Times New Roman" w:hAnsi="Courier New" w:cs="Courier New"/>
          <w:color w:val="008080"/>
          <w:kern w:val="0"/>
          <w:sz w:val="18"/>
          <w:szCs w:val="18"/>
          <w:lang w:val="fr-FR"/>
        </w:rPr>
        <w:t>&gt;</w:t>
      </w:r>
    </w:p>
    <w:p w14:paraId="72B96578"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MTOM</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sOAPProtocol</w:t>
      </w:r>
      <w:r w:rsidRPr="00FA659F">
        <w:rPr>
          <w:rFonts w:ascii="Courier New" w:eastAsia="Times New Roman" w:hAnsi="Courier New" w:cs="Courier New"/>
          <w:color w:val="008080"/>
          <w:kern w:val="0"/>
          <w:sz w:val="18"/>
          <w:szCs w:val="18"/>
          <w:lang w:val="fr-FR"/>
        </w:rPr>
        <w:t>&gt;</w:t>
      </w:r>
    </w:p>
    <w:p w14:paraId="72B96579"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http://192.168.0.1/visi.wsdl</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sOAPServerURL</w:t>
      </w:r>
      <w:r w:rsidRPr="00FA659F">
        <w:rPr>
          <w:rFonts w:ascii="Courier New" w:eastAsia="Times New Roman" w:hAnsi="Courier New" w:cs="Courier New"/>
          <w:color w:val="008080"/>
          <w:kern w:val="0"/>
          <w:sz w:val="18"/>
          <w:szCs w:val="18"/>
          <w:lang w:val="fr-FR"/>
        </w:rPr>
        <w:t>&gt;</w:t>
      </w:r>
    </w:p>
    <w:p w14:paraId="72B9657A" w14:textId="77777777" w:rsidR="00DE1CE7" w:rsidRPr="003E0F3E" w:rsidRDefault="006F641C"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00DE1CE7" w:rsidRPr="00FA659F">
        <w:rPr>
          <w:rFonts w:ascii="Courier New" w:eastAsia="Times New Roman" w:hAnsi="Courier New" w:cs="Courier New"/>
          <w:color w:val="008080"/>
          <w:kern w:val="0"/>
          <w:sz w:val="18"/>
          <w:szCs w:val="18"/>
          <w:lang w:val="fr-FR"/>
        </w:rPr>
        <w:t>&lt;</w:t>
      </w:r>
      <w:r w:rsidR="00DE1CE7" w:rsidRPr="003E7D17">
        <w:rPr>
          <w:rFonts w:ascii="Courier New" w:eastAsia="Times New Roman" w:hAnsi="Courier New" w:cs="Courier New"/>
          <w:color w:val="3F7F7F"/>
          <w:kern w:val="0"/>
          <w:sz w:val="18"/>
          <w:szCs w:val="18"/>
          <w:lang w:val="fr-FR"/>
        </w:rPr>
        <w:t>sOAPCentralServerURL</w:t>
      </w:r>
      <w:r w:rsidR="00DE1CE7" w:rsidRPr="00FA659F">
        <w:rPr>
          <w:rFonts w:ascii="Courier New" w:eastAsia="Times New Roman" w:hAnsi="Courier New" w:cs="Courier New"/>
          <w:color w:val="008080"/>
          <w:kern w:val="0"/>
          <w:sz w:val="18"/>
          <w:szCs w:val="18"/>
          <w:lang w:val="fr-FR"/>
        </w:rPr>
        <w:t>&gt;</w:t>
      </w:r>
      <w:r w:rsidR="00DE1CE7" w:rsidRPr="003A2280">
        <w:rPr>
          <w:rFonts w:ascii="Courier New" w:eastAsia="Times New Roman" w:hAnsi="Courier New" w:cs="Courier New"/>
          <w:color w:val="000000"/>
          <w:kern w:val="0"/>
          <w:sz w:val="18"/>
          <w:szCs w:val="18"/>
          <w:lang w:val="fr-FR"/>
        </w:rPr>
        <w:t>http://www.crow.nl/testcases/case001/visi.wsdl</w:t>
      </w:r>
      <w:r w:rsidR="00DE1CE7" w:rsidRPr="00FA659F">
        <w:rPr>
          <w:rFonts w:ascii="Courier New" w:eastAsia="Times New Roman" w:hAnsi="Courier New" w:cs="Courier New"/>
          <w:color w:val="008080"/>
          <w:kern w:val="0"/>
          <w:sz w:val="18"/>
          <w:szCs w:val="18"/>
          <w:lang w:val="fr-FR"/>
        </w:rPr>
        <w:t>&lt;/</w:t>
      </w:r>
      <w:r w:rsidR="00DE1CE7" w:rsidRPr="003E7D17">
        <w:rPr>
          <w:rFonts w:ascii="Courier New" w:eastAsia="Times New Roman" w:hAnsi="Courier New" w:cs="Courier New"/>
          <w:color w:val="3F7F7F"/>
          <w:kern w:val="0"/>
          <w:sz w:val="18"/>
          <w:szCs w:val="18"/>
          <w:lang w:val="fr-FR"/>
        </w:rPr>
        <w:t>sOAPCentralServerURL</w:t>
      </w:r>
      <w:r w:rsidR="00DE1CE7" w:rsidRPr="00FA659F">
        <w:rPr>
          <w:rFonts w:ascii="Courier New" w:eastAsia="Times New Roman" w:hAnsi="Courier New" w:cs="Courier New"/>
          <w:color w:val="008080"/>
          <w:kern w:val="0"/>
          <w:sz w:val="18"/>
          <w:szCs w:val="18"/>
          <w:lang w:val="fr-FR"/>
        </w:rPr>
        <w:t>&gt;</w:t>
      </w:r>
    </w:p>
    <w:p w14:paraId="72B9657B"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57C"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ceSOAP</w:t>
      </w:r>
      <w:r w:rsidRPr="00FA659F">
        <w:rPr>
          <w:rFonts w:ascii="Courier New" w:eastAsia="Times New Roman" w:hAnsi="Courier New" w:cs="Courier New"/>
          <w:color w:val="008080"/>
          <w:kern w:val="0"/>
          <w:sz w:val="18"/>
          <w:szCs w:val="18"/>
          <w:lang w:val="fr-FR"/>
        </w:rPr>
        <w:t>&gt;</w:t>
      </w:r>
    </w:p>
    <w:p w14:paraId="72B9657D"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ProjectType1</w:t>
      </w:r>
      <w:r w:rsidRPr="00FA659F">
        <w:rPr>
          <w:rFonts w:ascii="Courier New" w:eastAsia="Times New Roman" w:hAnsi="Courier New" w:cs="Courier New"/>
          <w:color w:val="008080"/>
          <w:kern w:val="0"/>
          <w:sz w:val="18"/>
          <w:szCs w:val="18"/>
          <w:lang w:val="fr-FR"/>
        </w:rPr>
        <w:t>&gt;</w:t>
      </w:r>
    </w:p>
    <w:p w14:paraId="72B9657E"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"consument"</w:t>
      </w:r>
      <w:r w:rsidRPr="00FA659F">
        <w:rPr>
          <w:rFonts w:ascii="Courier New" w:eastAsia="Times New Roman" w:hAnsi="Courier New" w:cs="Courier New"/>
          <w:color w:val="008080"/>
          <w:kern w:val="0"/>
          <w:sz w:val="18"/>
          <w:szCs w:val="18"/>
          <w:lang w:val="fr-FR"/>
        </w:rPr>
        <w:t>&gt;</w:t>
      </w:r>
    </w:p>
    <w:p w14:paraId="72B9657F"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Consument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580"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CSMT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581"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582"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"KeesDeVries"</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583"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584"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585"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"OrganisatieGegevensConsument"</w:t>
      </w:r>
      <w:r w:rsidRPr="00FA659F">
        <w:rPr>
          <w:rFonts w:ascii="Courier New" w:eastAsia="Times New Roman" w:hAnsi="Courier New" w:cs="Courier New"/>
          <w:color w:val="008080"/>
          <w:kern w:val="0"/>
          <w:sz w:val="18"/>
          <w:szCs w:val="18"/>
          <w:lang w:val="fr-FR"/>
        </w:rPr>
        <w:t>&gt;</w:t>
      </w:r>
    </w:p>
    <w:p w14:paraId="72B96586" w14:textId="77777777" w:rsidR="00DE1CE7" w:rsidRPr="003E0F3E" w:rsidRDefault="006F641C"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00DE1CE7" w:rsidRPr="00FA659F">
        <w:rPr>
          <w:rFonts w:ascii="Courier New" w:eastAsia="Times New Roman" w:hAnsi="Courier New" w:cs="Courier New"/>
          <w:color w:val="008080"/>
          <w:kern w:val="0"/>
          <w:sz w:val="18"/>
          <w:szCs w:val="18"/>
          <w:lang w:val="fr-FR"/>
        </w:rPr>
        <w:t>&lt;</w:t>
      </w:r>
      <w:r w:rsidR="00DE1CE7" w:rsidRPr="003E7D17">
        <w:rPr>
          <w:rFonts w:ascii="Courier New" w:eastAsia="Times New Roman" w:hAnsi="Courier New" w:cs="Courier New"/>
          <w:color w:val="3F7F7F"/>
          <w:kern w:val="0"/>
          <w:sz w:val="18"/>
          <w:szCs w:val="18"/>
          <w:lang w:val="fr-FR"/>
        </w:rPr>
        <w:t>sOAPServerURL</w:t>
      </w:r>
      <w:r w:rsidR="00DE1CE7" w:rsidRPr="00FA659F">
        <w:rPr>
          <w:rFonts w:ascii="Courier New" w:eastAsia="Times New Roman" w:hAnsi="Courier New" w:cs="Courier New"/>
          <w:color w:val="008080"/>
          <w:kern w:val="0"/>
          <w:sz w:val="18"/>
          <w:szCs w:val="18"/>
          <w:lang w:val="fr-FR"/>
        </w:rPr>
        <w:t>&gt;</w:t>
      </w:r>
      <w:r w:rsidR="00DE1CE7" w:rsidRPr="003A2280">
        <w:rPr>
          <w:rFonts w:ascii="Courier New" w:eastAsia="Times New Roman" w:hAnsi="Courier New" w:cs="Courier New"/>
          <w:color w:val="000000"/>
          <w:kern w:val="0"/>
          <w:sz w:val="18"/>
          <w:szCs w:val="18"/>
          <w:lang w:val="fr-FR"/>
        </w:rPr>
        <w:t>http://192.168.0.102/specifiek_project/visi.wsdl</w:t>
      </w:r>
      <w:r w:rsidR="00DE1CE7" w:rsidRPr="00FA659F">
        <w:rPr>
          <w:rFonts w:ascii="Courier New" w:eastAsia="Times New Roman" w:hAnsi="Courier New" w:cs="Courier New"/>
          <w:color w:val="008080"/>
          <w:kern w:val="0"/>
          <w:sz w:val="18"/>
          <w:szCs w:val="18"/>
          <w:lang w:val="fr-FR"/>
        </w:rPr>
        <w:t>&lt;/</w:t>
      </w:r>
      <w:r w:rsidR="00DE1CE7" w:rsidRPr="003E7D17">
        <w:rPr>
          <w:rFonts w:ascii="Courier New" w:eastAsia="Times New Roman" w:hAnsi="Courier New" w:cs="Courier New"/>
          <w:color w:val="3F7F7F"/>
          <w:kern w:val="0"/>
          <w:sz w:val="18"/>
          <w:szCs w:val="18"/>
          <w:lang w:val="fr-FR"/>
        </w:rPr>
        <w:t>sOAPServerURL</w:t>
      </w:r>
      <w:r w:rsidR="00DE1CE7" w:rsidRPr="00FA659F">
        <w:rPr>
          <w:rFonts w:ascii="Courier New" w:eastAsia="Times New Roman" w:hAnsi="Courier New" w:cs="Courier New"/>
          <w:color w:val="008080"/>
          <w:kern w:val="0"/>
          <w:sz w:val="18"/>
          <w:szCs w:val="18"/>
          <w:lang w:val="fr-FR"/>
        </w:rPr>
        <w:t>&gt;</w:t>
      </w:r>
    </w:p>
    <w:p w14:paraId="72B96587"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588"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589"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FA659F">
        <w:rPr>
          <w:rFonts w:ascii="Courier New" w:eastAsia="Times New Roman" w:hAnsi="Courier New" w:cs="Courier New"/>
          <w:color w:val="008080"/>
          <w:kern w:val="0"/>
          <w:sz w:val="18"/>
          <w:szCs w:val="18"/>
          <w:lang w:val="fr-FR"/>
        </w:rPr>
        <w:t>&gt;</w:t>
      </w:r>
    </w:p>
    <w:p w14:paraId="72B9658A"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StandardOrganisationType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"restaurant"</w:t>
      </w:r>
      <w:r w:rsidRPr="00FA659F">
        <w:rPr>
          <w:rFonts w:ascii="Courier New" w:eastAsia="Times New Roman" w:hAnsi="Courier New" w:cs="Courier New"/>
          <w:color w:val="008080"/>
          <w:kern w:val="0"/>
          <w:sz w:val="18"/>
          <w:szCs w:val="18"/>
          <w:lang w:val="fr-FR"/>
        </w:rPr>
        <w:t>&gt;</w:t>
      </w:r>
    </w:p>
    <w:p w14:paraId="72B9658B"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Restaurant</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name</w:t>
      </w:r>
      <w:r w:rsidRPr="00FA659F">
        <w:rPr>
          <w:rFonts w:ascii="Courier New" w:eastAsia="Times New Roman" w:hAnsi="Courier New" w:cs="Courier New"/>
          <w:color w:val="008080"/>
          <w:kern w:val="0"/>
          <w:sz w:val="18"/>
          <w:szCs w:val="18"/>
          <w:lang w:val="fr-FR"/>
        </w:rPr>
        <w:t>&gt;</w:t>
      </w:r>
    </w:p>
    <w:p w14:paraId="72B9658C"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r w:rsidRPr="003A2280">
        <w:rPr>
          <w:rFonts w:ascii="Courier New" w:eastAsia="Times New Roman" w:hAnsi="Courier New" w:cs="Courier New"/>
          <w:color w:val="000000"/>
          <w:kern w:val="0"/>
          <w:sz w:val="18"/>
          <w:szCs w:val="18"/>
          <w:lang w:val="fr-FR"/>
        </w:rPr>
        <w:t>RSTR</w:t>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abbreviation</w:t>
      </w:r>
      <w:r w:rsidRPr="00FA659F">
        <w:rPr>
          <w:rFonts w:ascii="Courier New" w:eastAsia="Times New Roman" w:hAnsi="Courier New" w:cs="Courier New"/>
          <w:color w:val="008080"/>
          <w:kern w:val="0"/>
          <w:sz w:val="18"/>
          <w:szCs w:val="18"/>
          <w:lang w:val="fr-FR"/>
        </w:rPr>
        <w:t>&gt;</w:t>
      </w:r>
    </w:p>
    <w:p w14:paraId="72B9658D" w14:textId="77777777" w:rsidR="00DE1CE7" w:rsidRPr="003E0F3E" w:rsidRDefault="00DE1CE7" w:rsidP="006F641C">
      <w:pPr>
        <w:widowControl/>
        <w:pBdr>
          <w:top w:val="single" w:sz="4" w:space="1" w:color="auto"/>
          <w:left w:val="single" w:sz="4" w:space="1" w:color="auto"/>
          <w:bottom w:val="single" w:sz="4" w:space="1"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58E"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StandardPersonTypeRef</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idref</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"PietJansen"</w:t>
      </w:r>
      <w:r w:rsidRPr="003E0F3E">
        <w:rPr>
          <w:rFonts w:ascii="Courier New" w:eastAsia="Times New Roman" w:hAnsi="Courier New" w:cs="Courier New"/>
          <w:kern w:val="0"/>
          <w:sz w:val="18"/>
          <w:szCs w:val="18"/>
          <w:lang w:val="fr-FR"/>
        </w:rPr>
        <w:t xml:space="preserve"> </w:t>
      </w:r>
      <w:r w:rsidRPr="00FA659F">
        <w:rPr>
          <w:rFonts w:ascii="Courier New" w:eastAsia="Times New Roman" w:hAnsi="Courier New" w:cs="Courier New"/>
          <w:color w:val="008080"/>
          <w:kern w:val="0"/>
          <w:sz w:val="18"/>
          <w:szCs w:val="18"/>
          <w:lang w:val="fr-FR"/>
        </w:rPr>
        <w:t>/&gt;</w:t>
      </w:r>
    </w:p>
    <w:p w14:paraId="72B9658F"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contactPerson</w:t>
      </w:r>
      <w:r w:rsidRPr="00FA659F">
        <w:rPr>
          <w:rFonts w:ascii="Courier New" w:eastAsia="Times New Roman" w:hAnsi="Courier New" w:cs="Courier New"/>
          <w:color w:val="008080"/>
          <w:kern w:val="0"/>
          <w:sz w:val="18"/>
          <w:szCs w:val="18"/>
          <w:lang w:val="fr-FR"/>
        </w:rPr>
        <w:t>&gt;</w:t>
      </w:r>
    </w:p>
    <w:p w14:paraId="72B96590"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FA659F">
        <w:rPr>
          <w:rFonts w:ascii="Courier New" w:eastAsia="Times New Roman" w:hAnsi="Courier New" w:cs="Courier New"/>
          <w:color w:val="008080"/>
          <w:kern w:val="0"/>
          <w:sz w:val="18"/>
          <w:szCs w:val="18"/>
          <w:lang w:val="fr-FR"/>
        </w:rPr>
        <w:t>&gt;</w:t>
      </w:r>
    </w:p>
    <w:p w14:paraId="72B96591"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lang w:val="fr-FR"/>
        </w:rPr>
        <w:t>&lt;</w:t>
      </w:r>
      <w:r w:rsidRPr="003E7D17">
        <w:rPr>
          <w:rFonts w:ascii="Courier New" w:eastAsia="Times New Roman" w:hAnsi="Courier New" w:cs="Courier New"/>
          <w:color w:val="3F7F7F"/>
          <w:kern w:val="0"/>
          <w:sz w:val="18"/>
          <w:szCs w:val="18"/>
          <w:lang w:val="fr-FR"/>
        </w:rPr>
        <w:t>CeOrganisatie</w:t>
      </w:r>
      <w:r w:rsidRPr="003E0F3E">
        <w:rPr>
          <w:rFonts w:ascii="Courier New" w:eastAsia="Times New Roman" w:hAnsi="Courier New" w:cs="Courier New"/>
          <w:kern w:val="0"/>
          <w:sz w:val="18"/>
          <w:szCs w:val="18"/>
          <w:lang w:val="fr-FR"/>
        </w:rPr>
        <w:t xml:space="preserve"> </w:t>
      </w:r>
      <w:r w:rsidRPr="003E0F3E">
        <w:rPr>
          <w:rFonts w:ascii="Courier New" w:eastAsia="Times New Roman" w:hAnsi="Courier New" w:cs="Courier New"/>
          <w:color w:val="7F007F"/>
          <w:kern w:val="0"/>
          <w:sz w:val="18"/>
          <w:szCs w:val="18"/>
          <w:lang w:val="fr-FR"/>
        </w:rPr>
        <w:t>id</w:t>
      </w:r>
      <w:r w:rsidRPr="003A2280">
        <w:rPr>
          <w:rFonts w:ascii="Courier New" w:eastAsia="Times New Roman" w:hAnsi="Courier New" w:cs="Courier New"/>
          <w:color w:val="000000"/>
          <w:kern w:val="0"/>
          <w:sz w:val="18"/>
          <w:szCs w:val="18"/>
          <w:lang w:val="fr-FR"/>
        </w:rPr>
        <w:t>=</w:t>
      </w:r>
      <w:r w:rsidRPr="009377D9">
        <w:rPr>
          <w:rFonts w:ascii="Courier New" w:eastAsia="Times New Roman" w:hAnsi="Courier New" w:cs="Courier New"/>
          <w:i/>
          <w:iCs/>
          <w:color w:val="2A00FF"/>
          <w:kern w:val="0"/>
          <w:sz w:val="18"/>
          <w:szCs w:val="18"/>
          <w:lang w:val="fr-FR"/>
        </w:rPr>
        <w:t>"OrganisatieGegevensRestaurant"</w:t>
      </w:r>
      <w:r w:rsidRPr="00FA659F">
        <w:rPr>
          <w:rFonts w:ascii="Courier New" w:eastAsia="Times New Roman" w:hAnsi="Courier New" w:cs="Courier New"/>
          <w:color w:val="008080"/>
          <w:kern w:val="0"/>
          <w:sz w:val="18"/>
          <w:szCs w:val="18"/>
          <w:lang w:val="fr-FR"/>
        </w:rPr>
        <w:t>&gt;</w:t>
      </w:r>
    </w:p>
    <w:p w14:paraId="72B96592" w14:textId="77777777" w:rsidR="00DE1CE7" w:rsidRPr="003E0F3E" w:rsidRDefault="006F641C"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lang w:val="fr-FR"/>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00DE1CE7" w:rsidRPr="00FA659F">
        <w:rPr>
          <w:rFonts w:ascii="Courier New" w:eastAsia="Times New Roman" w:hAnsi="Courier New" w:cs="Courier New"/>
          <w:color w:val="008080"/>
          <w:kern w:val="0"/>
          <w:sz w:val="18"/>
          <w:szCs w:val="18"/>
          <w:lang w:val="fr-FR"/>
        </w:rPr>
        <w:t>&lt;</w:t>
      </w:r>
      <w:r w:rsidR="00DE1CE7" w:rsidRPr="003E7D17">
        <w:rPr>
          <w:rFonts w:ascii="Courier New" w:eastAsia="Times New Roman" w:hAnsi="Courier New" w:cs="Courier New"/>
          <w:color w:val="3F7F7F"/>
          <w:kern w:val="0"/>
          <w:sz w:val="18"/>
          <w:szCs w:val="18"/>
          <w:lang w:val="fr-FR"/>
        </w:rPr>
        <w:t>sOAPServerURL</w:t>
      </w:r>
      <w:r w:rsidR="00DE1CE7" w:rsidRPr="00FA659F">
        <w:rPr>
          <w:rFonts w:ascii="Courier New" w:eastAsia="Times New Roman" w:hAnsi="Courier New" w:cs="Courier New"/>
          <w:color w:val="008080"/>
          <w:kern w:val="0"/>
          <w:sz w:val="18"/>
          <w:szCs w:val="18"/>
          <w:lang w:val="fr-FR"/>
        </w:rPr>
        <w:t>&gt;</w:t>
      </w:r>
      <w:r w:rsidR="00DE1CE7" w:rsidRPr="003A2280">
        <w:rPr>
          <w:rFonts w:ascii="Courier New" w:eastAsia="Times New Roman" w:hAnsi="Courier New" w:cs="Courier New"/>
          <w:color w:val="000000"/>
          <w:kern w:val="0"/>
          <w:sz w:val="18"/>
          <w:szCs w:val="18"/>
          <w:lang w:val="fr-FR"/>
        </w:rPr>
        <w:t>http://192.168.0.105/specifiek_project/visi.wsdl</w:t>
      </w:r>
      <w:r w:rsidR="00DE1CE7" w:rsidRPr="00FA659F">
        <w:rPr>
          <w:rFonts w:ascii="Courier New" w:eastAsia="Times New Roman" w:hAnsi="Courier New" w:cs="Courier New"/>
          <w:color w:val="008080"/>
          <w:kern w:val="0"/>
          <w:sz w:val="18"/>
          <w:szCs w:val="18"/>
          <w:lang w:val="fr-FR"/>
        </w:rPr>
        <w:t>&lt;/</w:t>
      </w:r>
      <w:r w:rsidR="00DE1CE7" w:rsidRPr="003E7D17">
        <w:rPr>
          <w:rFonts w:ascii="Courier New" w:eastAsia="Times New Roman" w:hAnsi="Courier New" w:cs="Courier New"/>
          <w:color w:val="3F7F7F"/>
          <w:kern w:val="0"/>
          <w:sz w:val="18"/>
          <w:szCs w:val="18"/>
          <w:lang w:val="fr-FR"/>
        </w:rPr>
        <w:t>sOAPServerURL</w:t>
      </w:r>
      <w:r w:rsidR="00DE1CE7" w:rsidRPr="00FA659F">
        <w:rPr>
          <w:rFonts w:ascii="Courier New" w:eastAsia="Times New Roman" w:hAnsi="Courier New" w:cs="Courier New"/>
          <w:color w:val="008080"/>
          <w:kern w:val="0"/>
          <w:sz w:val="18"/>
          <w:szCs w:val="18"/>
          <w:lang w:val="fr-FR"/>
        </w:rPr>
        <w:t>&gt;</w:t>
      </w:r>
    </w:p>
    <w:p w14:paraId="72B96593"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3A2280">
        <w:rPr>
          <w:rFonts w:ascii="Courier New" w:eastAsia="Times New Roman" w:hAnsi="Courier New" w:cs="Courier New"/>
          <w:color w:val="000000"/>
          <w:kern w:val="0"/>
          <w:sz w:val="18"/>
          <w:szCs w:val="18"/>
          <w:lang w:val="fr-FR"/>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594"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ceOrganisatie</w:t>
      </w:r>
      <w:r w:rsidRPr="00FA659F">
        <w:rPr>
          <w:rFonts w:ascii="Courier New" w:eastAsia="Times New Roman" w:hAnsi="Courier New" w:cs="Courier New"/>
          <w:color w:val="008080"/>
          <w:kern w:val="0"/>
          <w:sz w:val="18"/>
          <w:szCs w:val="18"/>
        </w:rPr>
        <w:t>&gt;</w:t>
      </w:r>
    </w:p>
    <w:p w14:paraId="72B96595"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w:t>
      </w:r>
      <w:r w:rsidRPr="00FA659F">
        <w:rPr>
          <w:rFonts w:ascii="Courier New" w:eastAsia="Times New Roman" w:hAnsi="Courier New" w:cs="Courier New"/>
          <w:color w:val="008080"/>
          <w:kern w:val="0"/>
          <w:sz w:val="18"/>
          <w:szCs w:val="18"/>
        </w:rPr>
        <w:t>&gt;</w:t>
      </w:r>
    </w:p>
    <w:p w14:paraId="72B96596"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FA659F">
        <w:rPr>
          <w:rFonts w:ascii="Courier New" w:eastAsia="Times New Roman" w:hAnsi="Courier New" w:cs="Courier New"/>
          <w:color w:val="008080"/>
          <w:kern w:val="0"/>
          <w:sz w:val="18"/>
          <w:szCs w:val="18"/>
        </w:rPr>
        <w:t>&gt;</w:t>
      </w:r>
    </w:p>
    <w:p w14:paraId="72B96597"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lastRenderedPageBreak/>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kvd</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598"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Kees de Vries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599"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59A"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FA659F">
        <w:rPr>
          <w:rFonts w:ascii="Courier New" w:eastAsia="Times New Roman" w:hAnsi="Courier New" w:cs="Courier New"/>
          <w:color w:val="008080"/>
          <w:kern w:val="0"/>
          <w:sz w:val="18"/>
          <w:szCs w:val="18"/>
        </w:rPr>
        <w:t>&gt;</w:t>
      </w:r>
    </w:p>
    <w:p w14:paraId="72B9659B"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pj</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userName</w:t>
      </w:r>
      <w:r w:rsidRPr="00FA659F">
        <w:rPr>
          <w:rFonts w:ascii="Courier New" w:eastAsia="Times New Roman" w:hAnsi="Courier New" w:cs="Courier New"/>
          <w:color w:val="008080"/>
          <w:kern w:val="0"/>
          <w:sz w:val="18"/>
          <w:szCs w:val="18"/>
        </w:rPr>
        <w:t>&gt;</w:t>
      </w:r>
    </w:p>
    <w:p w14:paraId="72B9659C"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Piet Jansen</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59D"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w:t>
      </w:r>
      <w:r w:rsidRPr="00FA659F">
        <w:rPr>
          <w:rFonts w:ascii="Courier New" w:eastAsia="Times New Roman" w:hAnsi="Courier New" w:cs="Courier New"/>
          <w:color w:val="008080"/>
          <w:kern w:val="0"/>
          <w:sz w:val="18"/>
          <w:szCs w:val="18"/>
        </w:rPr>
        <w:t>&gt;</w:t>
      </w:r>
    </w:p>
    <w:p w14:paraId="72B9659E"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FA659F">
        <w:rPr>
          <w:rFonts w:ascii="Courier New" w:eastAsia="Times New Roman" w:hAnsi="Courier New" w:cs="Courier New"/>
          <w:color w:val="008080"/>
          <w:kern w:val="0"/>
          <w:sz w:val="18"/>
          <w:szCs w:val="18"/>
        </w:rPr>
        <w:t>&gt;</w:t>
      </w:r>
    </w:p>
    <w:p w14:paraId="72B9659F"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Klant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5A0"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de klant is</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5A1"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w:t>
      </w:r>
      <w:r w:rsidRPr="00FA659F">
        <w:rPr>
          <w:rFonts w:ascii="Courier New" w:eastAsia="Times New Roman" w:hAnsi="Courier New" w:cs="Courier New"/>
          <w:color w:val="008080"/>
          <w:kern w:val="0"/>
          <w:sz w:val="18"/>
          <w:szCs w:val="18"/>
        </w:rPr>
        <w:t>&gt;</w:t>
      </w:r>
    </w:p>
    <w:p w14:paraId="72B965A2"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FA659F">
        <w:rPr>
          <w:rFonts w:ascii="Courier New" w:eastAsia="Times New Roman" w:hAnsi="Courier New" w:cs="Courier New"/>
          <w:color w:val="008080"/>
          <w:kern w:val="0"/>
          <w:sz w:val="18"/>
          <w:szCs w:val="18"/>
        </w:rPr>
        <w:t>&gt;</w:t>
      </w:r>
    </w:p>
    <w:p w14:paraId="72B965A3"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Ober Rol</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name</w:t>
      </w:r>
      <w:r w:rsidRPr="00FA659F">
        <w:rPr>
          <w:rFonts w:ascii="Courier New" w:eastAsia="Times New Roman" w:hAnsi="Courier New" w:cs="Courier New"/>
          <w:color w:val="008080"/>
          <w:kern w:val="0"/>
          <w:sz w:val="18"/>
          <w:szCs w:val="18"/>
        </w:rPr>
        <w:t>&gt;</w:t>
      </w:r>
    </w:p>
    <w:p w14:paraId="72B965A4"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r w:rsidRPr="003A2280">
        <w:rPr>
          <w:rFonts w:ascii="Courier New" w:eastAsia="Times New Roman" w:hAnsi="Courier New" w:cs="Courier New"/>
          <w:color w:val="000000"/>
          <w:kern w:val="0"/>
          <w:sz w:val="18"/>
          <w:szCs w:val="18"/>
        </w:rPr>
        <w:t>Diegene die serveert</w:t>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description</w:t>
      </w:r>
      <w:r w:rsidRPr="00FA659F">
        <w:rPr>
          <w:rFonts w:ascii="Courier New" w:eastAsia="Times New Roman" w:hAnsi="Courier New" w:cs="Courier New"/>
          <w:color w:val="008080"/>
          <w:kern w:val="0"/>
          <w:sz w:val="18"/>
          <w:szCs w:val="18"/>
        </w:rPr>
        <w:t>&gt;</w:t>
      </w:r>
    </w:p>
    <w:p w14:paraId="72B965A5"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ober</w:t>
      </w:r>
      <w:r w:rsidRPr="00FA659F">
        <w:rPr>
          <w:rFonts w:ascii="Courier New" w:eastAsia="Times New Roman" w:hAnsi="Courier New" w:cs="Courier New"/>
          <w:color w:val="008080"/>
          <w:kern w:val="0"/>
          <w:sz w:val="18"/>
          <w:szCs w:val="18"/>
        </w:rPr>
        <w:t>&gt;</w:t>
      </w:r>
    </w:p>
    <w:p w14:paraId="72B965A6"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"PiR001"</w:t>
      </w:r>
      <w:r w:rsidRPr="00FA659F">
        <w:rPr>
          <w:rFonts w:ascii="Courier New" w:eastAsia="Times New Roman" w:hAnsi="Courier New" w:cs="Courier New"/>
          <w:color w:val="008080"/>
          <w:kern w:val="0"/>
          <w:sz w:val="18"/>
          <w:szCs w:val="18"/>
        </w:rPr>
        <w:t>&gt;</w:t>
      </w:r>
    </w:p>
    <w:p w14:paraId="72B965A7"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5A8"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"KeesDeVries"</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A9"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5AA"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5AB"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"consument"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AC"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5AD"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5AE"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"klantRol"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AF"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5B0"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5B1"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"PiR002"</w:t>
      </w:r>
      <w:r w:rsidRPr="00FA659F">
        <w:rPr>
          <w:rFonts w:ascii="Courier New" w:eastAsia="Times New Roman" w:hAnsi="Courier New" w:cs="Courier New"/>
          <w:color w:val="008080"/>
          <w:kern w:val="0"/>
          <w:sz w:val="18"/>
          <w:szCs w:val="18"/>
        </w:rPr>
        <w:t>&gt;</w:t>
      </w:r>
    </w:p>
    <w:p w14:paraId="72B965B2"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5B3"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StandardPersonTypeRef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"PietJansen"</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B4"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contactPerson</w:t>
      </w:r>
      <w:r w:rsidRPr="00FA659F">
        <w:rPr>
          <w:rFonts w:ascii="Courier New" w:eastAsia="Times New Roman" w:hAnsi="Courier New" w:cs="Courier New"/>
          <w:color w:val="008080"/>
          <w:kern w:val="0"/>
          <w:sz w:val="18"/>
          <w:szCs w:val="18"/>
        </w:rPr>
        <w:t>&gt;</w:t>
      </w:r>
    </w:p>
    <w:p w14:paraId="72B965B5"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5B6"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StandardOrganisationTypeRef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"restaurant"</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B7"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organisation</w:t>
      </w:r>
      <w:r w:rsidRPr="00FA659F">
        <w:rPr>
          <w:rFonts w:ascii="Courier New" w:eastAsia="Times New Roman" w:hAnsi="Courier New" w:cs="Courier New"/>
          <w:color w:val="008080"/>
          <w:kern w:val="0"/>
          <w:sz w:val="18"/>
          <w:szCs w:val="18"/>
        </w:rPr>
        <w:t>&gt;</w:t>
      </w:r>
    </w:p>
    <w:p w14:paraId="72B965B8"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5B9"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klantRef</w:t>
      </w:r>
      <w:r w:rsidRPr="003E0F3E">
        <w:rPr>
          <w:rFonts w:ascii="Courier New" w:eastAsia="Times New Roman" w:hAnsi="Courier New" w:cs="Courier New"/>
          <w:kern w:val="0"/>
          <w:sz w:val="18"/>
          <w:szCs w:val="18"/>
        </w:rPr>
        <w:t xml:space="preserve"> </w:t>
      </w:r>
      <w:r w:rsidRPr="003E0F3E">
        <w:rPr>
          <w:rFonts w:ascii="Courier New" w:eastAsia="Times New Roman" w:hAnsi="Courier New" w:cs="Courier New"/>
          <w:color w:val="7F007F"/>
          <w:kern w:val="0"/>
          <w:sz w:val="18"/>
          <w:szCs w:val="18"/>
        </w:rPr>
        <w:t>idref</w:t>
      </w:r>
      <w:r w:rsidRPr="003A2280">
        <w:rPr>
          <w:rFonts w:ascii="Courier New" w:eastAsia="Times New Roman" w:hAnsi="Courier New" w:cs="Courier New"/>
          <w:color w:val="000000"/>
          <w:kern w:val="0"/>
          <w:sz w:val="18"/>
          <w:szCs w:val="18"/>
        </w:rPr>
        <w:t>=</w:t>
      </w:r>
      <w:r w:rsidRPr="009377D9">
        <w:rPr>
          <w:rFonts w:ascii="Courier New" w:eastAsia="Times New Roman" w:hAnsi="Courier New" w:cs="Courier New"/>
          <w:i/>
          <w:iCs/>
          <w:color w:val="2A00FF"/>
          <w:kern w:val="0"/>
          <w:sz w:val="18"/>
          <w:szCs w:val="18"/>
        </w:rPr>
        <w:t>"oberRol"</w:t>
      </w:r>
      <w:r w:rsidRPr="003E0F3E">
        <w:rPr>
          <w:rFonts w:ascii="Courier New" w:eastAsia="Times New Roman" w:hAnsi="Courier New" w:cs="Courier New"/>
          <w:kern w:val="0"/>
          <w:sz w:val="18"/>
          <w:szCs w:val="18"/>
        </w:rPr>
        <w:t xml:space="preserve"> </w:t>
      </w:r>
      <w:r w:rsidRPr="00FA659F">
        <w:rPr>
          <w:rFonts w:ascii="Courier New" w:eastAsia="Times New Roman" w:hAnsi="Courier New" w:cs="Courier New"/>
          <w:color w:val="008080"/>
          <w:kern w:val="0"/>
          <w:sz w:val="18"/>
          <w:szCs w:val="18"/>
        </w:rPr>
        <w:t>/&gt;</w:t>
      </w:r>
    </w:p>
    <w:p w14:paraId="72B965BA"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role</w:t>
      </w:r>
      <w:r w:rsidRPr="00FA659F">
        <w:rPr>
          <w:rFonts w:ascii="Courier New" w:eastAsia="Times New Roman" w:hAnsi="Courier New" w:cs="Courier New"/>
          <w:color w:val="008080"/>
          <w:kern w:val="0"/>
          <w:sz w:val="18"/>
          <w:szCs w:val="18"/>
        </w:rPr>
        <w:t>&gt;</w:t>
      </w:r>
    </w:p>
    <w:p w14:paraId="72B965BB" w14:textId="77777777" w:rsidR="00DE1CE7"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kern w:val="0"/>
          <w:sz w:val="18"/>
          <w:szCs w:val="18"/>
        </w:rPr>
      </w:pPr>
      <w:r w:rsidRPr="003A2280">
        <w:rPr>
          <w:rFonts w:ascii="Courier New" w:eastAsia="Times New Roman" w:hAnsi="Courier New" w:cs="Courier New"/>
          <w:color w:val="000000"/>
          <w:kern w:val="0"/>
          <w:sz w:val="18"/>
          <w:szCs w:val="18"/>
        </w:rPr>
        <w:tab/>
      </w:r>
      <w:r w:rsidRPr="00FA659F">
        <w:rPr>
          <w:rFonts w:ascii="Courier New" w:eastAsia="Times New Roman" w:hAnsi="Courier New" w:cs="Courier New"/>
          <w:color w:val="008080"/>
          <w:kern w:val="0"/>
          <w:sz w:val="18"/>
          <w:szCs w:val="18"/>
        </w:rPr>
        <w:t>&lt;/</w:t>
      </w:r>
      <w:r w:rsidRPr="003E7D17">
        <w:rPr>
          <w:rFonts w:ascii="Courier New" w:eastAsia="Times New Roman" w:hAnsi="Courier New" w:cs="Courier New"/>
          <w:color w:val="3F7F7F"/>
          <w:kern w:val="0"/>
          <w:sz w:val="18"/>
          <w:szCs w:val="18"/>
        </w:rPr>
        <w:t>PersonInRole</w:t>
      </w:r>
      <w:r w:rsidRPr="00FA659F">
        <w:rPr>
          <w:rFonts w:ascii="Courier New" w:eastAsia="Times New Roman" w:hAnsi="Courier New" w:cs="Courier New"/>
          <w:color w:val="008080"/>
          <w:kern w:val="0"/>
          <w:sz w:val="18"/>
          <w:szCs w:val="18"/>
        </w:rPr>
        <w:t>&gt;</w:t>
      </w:r>
    </w:p>
    <w:p w14:paraId="72B965BC" w14:textId="66A7DEFE" w:rsidR="00A840D4" w:rsidRPr="003E0F3E" w:rsidRDefault="00DE1CE7" w:rsidP="00264CF9">
      <w:pPr>
        <w:widowControl/>
        <w:pBdr>
          <w:top w:val="single" w:sz="4" w:space="1" w:color="auto"/>
          <w:left w:val="single" w:sz="4" w:space="1" w:color="auto"/>
          <w:bottom w:val="single" w:sz="4" w:space="0" w:color="auto"/>
          <w:right w:val="single" w:sz="4" w:space="1" w:color="auto"/>
        </w:pBdr>
        <w:suppressAutoHyphens w:val="0"/>
        <w:autoSpaceDE w:val="0"/>
        <w:autoSpaceDN w:val="0"/>
        <w:adjustRightInd w:val="0"/>
        <w:rPr>
          <w:rFonts w:ascii="Courier New" w:eastAsia="Times New Roman" w:hAnsi="Courier New" w:cs="Courier New"/>
          <w:color w:val="3F7F7F"/>
          <w:kern w:val="0"/>
          <w:sz w:val="18"/>
          <w:szCs w:val="18"/>
        </w:rPr>
      </w:pPr>
      <w:r w:rsidRPr="003E0F3E">
        <w:rPr>
          <w:rFonts w:ascii="Courier New" w:eastAsia="Times New Roman" w:hAnsi="Courier New" w:cs="Courier New"/>
          <w:color w:val="3F7F7F"/>
          <w:kern w:val="0"/>
          <w:sz w:val="18"/>
          <w:szCs w:val="18"/>
        </w:rPr>
        <w:t>&lt;/visiXML_MessageSchema&gt;</w:t>
      </w:r>
    </w:p>
    <w:sectPr w:rsidR="00A840D4" w:rsidRPr="003E0F3E" w:rsidSect="00FF41F3">
      <w:pgSz w:w="11880" w:h="16800"/>
      <w:pgMar w:top="1702" w:right="1107" w:bottom="1418" w:left="1701" w:header="708" w:footer="708"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B2AFA" w14:textId="77777777" w:rsidR="00B137FD" w:rsidRDefault="00B137FD">
      <w:r>
        <w:separator/>
      </w:r>
    </w:p>
  </w:endnote>
  <w:endnote w:type="continuationSeparator" w:id="0">
    <w:p w14:paraId="2B1545F1" w14:textId="77777777" w:rsidR="00B137FD" w:rsidRDefault="00B13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Frutiger-Roman">
    <w:altName w:val="Arial Unicode MS"/>
    <w:panose1 w:val="00000000000000000000"/>
    <w:charset w:val="80"/>
    <w:family w:val="auto"/>
    <w:notTrueType/>
    <w:pitch w:val="default"/>
    <w:sig w:usb0="00000003" w:usb1="08070000" w:usb2="00000010" w:usb3="00000000" w:csb0="0002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965D5" w14:textId="77777777" w:rsidR="00662740" w:rsidRPr="00D31238" w:rsidRDefault="00662740" w:rsidP="00054691">
    <w:pPr>
      <w:pStyle w:val="Voettekst"/>
      <w:rPr>
        <w:rFonts w:asciiTheme="minorHAnsi" w:hAnsiTheme="minorHAnsi"/>
      </w:rPr>
    </w:pPr>
    <w:r w:rsidRPr="00D31238">
      <w:rPr>
        <w:rFonts w:asciiTheme="minorHAnsi" w:hAnsiTheme="minorHAnsi"/>
        <w:noProof/>
      </w:rPr>
      <w:drawing>
        <wp:inline distT="0" distB="0" distL="0" distR="0" wp14:anchorId="72B965DB" wp14:editId="72B965DC">
          <wp:extent cx="694690" cy="124460"/>
          <wp:effectExtent l="0" t="0" r="0" b="8890"/>
          <wp:docPr id="9" name="Afbeelding 9"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124460"/>
                  </a:xfrm>
                  <a:prstGeom prst="rect">
                    <a:avLst/>
                  </a:prstGeom>
                  <a:noFill/>
                  <a:ln>
                    <a:noFill/>
                  </a:ln>
                </pic:spPr>
              </pic:pic>
            </a:graphicData>
          </a:graphic>
        </wp:inline>
      </w:drawing>
    </w:r>
    <w:r w:rsidRPr="00D31238">
      <w:rPr>
        <w:rFonts w:asciiTheme="minorHAnsi" w:hAnsiTheme="minorHAnsi"/>
        <w:sz w:val="16"/>
        <w:szCs w:val="16"/>
      </w:rPr>
      <w:t xml:space="preserve"> VISI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965DA" w14:textId="77777777" w:rsidR="00662740" w:rsidRPr="00BB039F" w:rsidRDefault="00662740" w:rsidP="00D90007">
    <w:pPr>
      <w:pStyle w:val="Voettekst"/>
      <w:tabs>
        <w:tab w:val="left" w:pos="4180"/>
        <w:tab w:val="center" w:pos="4820"/>
      </w:tabs>
      <w:spacing w:before="120"/>
      <w:ind w:left="20" w:right="-28"/>
      <w:rPr>
        <w:rFonts w:ascii="Corbel" w:hAnsi="Corbel"/>
        <w:sz w:val="16"/>
        <w:szCs w:val="16"/>
      </w:rPr>
    </w:pPr>
    <w:r w:rsidRPr="00BB039F">
      <w:rPr>
        <w:rFonts w:ascii="Corbel" w:hAnsi="Corbel"/>
        <w:noProof/>
      </w:rPr>
      <w:drawing>
        <wp:inline distT="0" distB="0" distL="0" distR="0" wp14:anchorId="72B965DF" wp14:editId="72B965E0">
          <wp:extent cx="694690" cy="124460"/>
          <wp:effectExtent l="0" t="0" r="0" b="8890"/>
          <wp:docPr id="10" name="Afbeelding 10"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124460"/>
                  </a:xfrm>
                  <a:prstGeom prst="rect">
                    <a:avLst/>
                  </a:prstGeom>
                  <a:noFill/>
                  <a:ln>
                    <a:noFill/>
                  </a:ln>
                </pic:spPr>
              </pic:pic>
            </a:graphicData>
          </a:graphic>
        </wp:inline>
      </w:drawing>
    </w:r>
    <w:r w:rsidRPr="00BB039F">
      <w:rPr>
        <w:rFonts w:ascii="Corbel" w:hAnsi="Corbel"/>
        <w:sz w:val="16"/>
        <w:szCs w:val="16"/>
      </w:rPr>
      <w:t xml:space="preserve"> VISI</w:t>
    </w:r>
    <w:r w:rsidRPr="00BB039F">
      <w:rPr>
        <w:rFonts w:ascii="Corbel" w:hAnsi="Corbel"/>
        <w:sz w:val="16"/>
        <w:szCs w:val="16"/>
      </w:rPr>
      <w:tab/>
      <w:t xml:space="preserve">Pagina </w:t>
    </w:r>
    <w:r w:rsidRPr="00BB039F">
      <w:rPr>
        <w:rFonts w:ascii="Corbel" w:hAnsi="Corbel"/>
        <w:sz w:val="16"/>
        <w:szCs w:val="16"/>
      </w:rPr>
      <w:fldChar w:fldCharType="begin"/>
    </w:r>
    <w:r w:rsidRPr="00BB039F">
      <w:rPr>
        <w:rFonts w:ascii="Corbel" w:hAnsi="Corbel"/>
        <w:sz w:val="16"/>
        <w:szCs w:val="16"/>
      </w:rPr>
      <w:instrText xml:space="preserve"> PAGE </w:instrText>
    </w:r>
    <w:r w:rsidRPr="00BB039F">
      <w:rPr>
        <w:rFonts w:ascii="Corbel" w:hAnsi="Corbel"/>
        <w:sz w:val="16"/>
        <w:szCs w:val="16"/>
      </w:rPr>
      <w:fldChar w:fldCharType="separate"/>
    </w:r>
    <w:r>
      <w:rPr>
        <w:rFonts w:ascii="Corbel" w:hAnsi="Corbel"/>
        <w:noProof/>
        <w:sz w:val="16"/>
        <w:szCs w:val="16"/>
      </w:rPr>
      <w:t>2</w:t>
    </w:r>
    <w:r w:rsidRPr="00BB039F">
      <w:rPr>
        <w:rFonts w:ascii="Corbel" w:hAnsi="Corbel"/>
        <w:sz w:val="16"/>
        <w:szCs w:val="16"/>
      </w:rPr>
      <w:fldChar w:fldCharType="end"/>
    </w:r>
    <w:r w:rsidRPr="00BB039F">
      <w:rPr>
        <w:rFonts w:ascii="Corbel" w:hAnsi="Corbel"/>
        <w:sz w:val="16"/>
        <w:szCs w:val="16"/>
      </w:rPr>
      <w:t xml:space="preserve"> van </w:t>
    </w:r>
    <w:r w:rsidRPr="00BB039F">
      <w:rPr>
        <w:rFonts w:ascii="Corbel" w:hAnsi="Corbel"/>
        <w:sz w:val="16"/>
        <w:szCs w:val="16"/>
      </w:rPr>
      <w:fldChar w:fldCharType="begin"/>
    </w:r>
    <w:r w:rsidRPr="00BB039F">
      <w:rPr>
        <w:rFonts w:ascii="Corbel" w:hAnsi="Corbel"/>
        <w:sz w:val="16"/>
        <w:szCs w:val="16"/>
      </w:rPr>
      <w:instrText xml:space="preserve"> NUMPAGES </w:instrText>
    </w:r>
    <w:r w:rsidRPr="00BB039F">
      <w:rPr>
        <w:rFonts w:ascii="Corbel" w:hAnsi="Corbel"/>
        <w:sz w:val="16"/>
        <w:szCs w:val="16"/>
      </w:rPr>
      <w:fldChar w:fldCharType="separate"/>
    </w:r>
    <w:r>
      <w:rPr>
        <w:rFonts w:ascii="Corbel" w:hAnsi="Corbel"/>
        <w:noProof/>
        <w:sz w:val="16"/>
        <w:szCs w:val="16"/>
      </w:rPr>
      <w:t>79</w:t>
    </w:r>
    <w:r w:rsidRPr="00BB039F">
      <w:rPr>
        <w:rFonts w:ascii="Corbel" w:hAnsi="Corbe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662DB" w14:textId="77777777" w:rsidR="00B137FD" w:rsidRDefault="00B137FD">
      <w:r>
        <w:separator/>
      </w:r>
    </w:p>
  </w:footnote>
  <w:footnote w:type="continuationSeparator" w:id="0">
    <w:p w14:paraId="5D9511BF" w14:textId="77777777" w:rsidR="00B137FD" w:rsidRDefault="00B137FD">
      <w:r>
        <w:continuationSeparator/>
      </w:r>
    </w:p>
  </w:footnote>
  <w:footnote w:id="1">
    <w:p w14:paraId="72B965E1" w14:textId="77777777" w:rsidR="00662740" w:rsidRPr="00D31238" w:rsidRDefault="00662740" w:rsidP="000A0073">
      <w:pPr>
        <w:pStyle w:val="Voetnoottekst"/>
        <w:ind w:left="0"/>
        <w:rPr>
          <w:rFonts w:asciiTheme="minorHAnsi" w:hAnsiTheme="minorHAnsi"/>
          <w:sz w:val="20"/>
        </w:rPr>
      </w:pPr>
      <w:r w:rsidRPr="00D31238">
        <w:rPr>
          <w:rStyle w:val="Voetnootmarkering"/>
          <w:rFonts w:asciiTheme="minorHAnsi" w:hAnsiTheme="minorHAnsi"/>
          <w:sz w:val="20"/>
        </w:rPr>
        <w:footnoteRef/>
      </w:r>
      <w:r w:rsidRPr="00D31238">
        <w:rPr>
          <w:rFonts w:asciiTheme="minorHAnsi" w:hAnsiTheme="minorHAnsi"/>
          <w:sz w:val="20"/>
        </w:rPr>
        <w:t xml:space="preserve"> Alle bestanden kunnen worden gedownload via het volgende webadres</w:t>
      </w:r>
      <w:r>
        <w:rPr>
          <w:rFonts w:asciiTheme="minorHAnsi" w:hAnsiTheme="minorHAnsi"/>
          <w:sz w:val="20"/>
        </w:rPr>
        <w:t xml:space="preserve"> (svn-server)</w:t>
      </w:r>
      <w:r w:rsidRPr="00D31238">
        <w:rPr>
          <w:rFonts w:asciiTheme="minorHAnsi" w:hAnsiTheme="minorHAnsi"/>
          <w:sz w:val="20"/>
        </w:rPr>
        <w:t>:</w:t>
      </w:r>
      <w:r>
        <w:rPr>
          <w:rFonts w:asciiTheme="minorHAnsi" w:hAnsiTheme="minorHAnsi"/>
          <w:sz w:val="20"/>
        </w:rPr>
        <w:br/>
        <w:t xml:space="preserve">   </w:t>
      </w:r>
      <w:hyperlink r:id="rId1" w:history="1">
        <w:r>
          <w:rPr>
            <w:rStyle w:val="Hyperlink"/>
          </w:rPr>
          <w:t>http://www.modelservers.org:8080/svn/VISI/trunk</w:t>
        </w:r>
      </w:hyperlink>
      <w:r>
        <w:t>.</w:t>
      </w:r>
      <w:r>
        <w:rPr>
          <w:rFonts w:asciiTheme="minorHAnsi" w:hAnsiTheme="minorHAnsi"/>
          <w:sz w:val="20"/>
        </w:rPr>
        <w:t xml:space="preserve"> (en dan ‘</w:t>
      </w:r>
      <w:r w:rsidRPr="00D31238">
        <w:rPr>
          <w:rFonts w:asciiTheme="minorHAnsi" w:hAnsiTheme="minorHAnsi"/>
          <w:sz w:val="20"/>
        </w:rPr>
        <w:t>Top Koks testproject</w:t>
      </w:r>
      <w:r>
        <w:rPr>
          <w:rFonts w:asciiTheme="minorHAnsi" w:hAnsiTheme="minorHAnsi"/>
          <w:sz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965D6" w14:textId="77777777" w:rsidR="00662740" w:rsidRDefault="00662740"/>
  <w:p w14:paraId="72B965D7" w14:textId="77777777" w:rsidR="00662740" w:rsidRDefault="006627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965D8" w14:textId="77777777" w:rsidR="00662740" w:rsidRPr="00BB039F" w:rsidRDefault="00662740" w:rsidP="00F75B64">
    <w:pPr>
      <w:pStyle w:val="Koptekst"/>
      <w:pBdr>
        <w:bottom w:val="single" w:sz="6" w:space="1" w:color="auto"/>
      </w:pBdr>
      <w:tabs>
        <w:tab w:val="left" w:pos="4395"/>
        <w:tab w:val="left" w:pos="5387"/>
        <w:tab w:val="left" w:pos="5954"/>
      </w:tabs>
      <w:ind w:right="3260"/>
      <w:rPr>
        <w:rFonts w:ascii="Corbel" w:hAnsi="Corbel"/>
        <w:sz w:val="20"/>
        <w:szCs w:val="20"/>
      </w:rPr>
    </w:pPr>
    <w:r w:rsidRPr="00BB039F">
      <w:rPr>
        <w:rFonts w:ascii="Corbel" w:hAnsi="Corbel"/>
        <w:b/>
        <w:i/>
        <w:noProof/>
        <w:sz w:val="32"/>
        <w:szCs w:val="32"/>
        <w:u w:val="single"/>
      </w:rPr>
      <w:drawing>
        <wp:anchor distT="0" distB="0" distL="114300" distR="114300" simplePos="0" relativeHeight="251659264" behindDoc="0" locked="0" layoutInCell="1" allowOverlap="1" wp14:anchorId="72B965DD" wp14:editId="72B965DE">
          <wp:simplePos x="0" y="0"/>
          <wp:positionH relativeFrom="column">
            <wp:posOffset>3862705</wp:posOffset>
          </wp:positionH>
          <wp:positionV relativeFrom="paragraph">
            <wp:posOffset>-199390</wp:posOffset>
          </wp:positionV>
          <wp:extent cx="2252980" cy="53975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2980" cy="539750"/>
                  </a:xfrm>
                  <a:prstGeom prst="rect">
                    <a:avLst/>
                  </a:prstGeom>
                </pic:spPr>
              </pic:pic>
            </a:graphicData>
          </a:graphic>
          <wp14:sizeRelH relativeFrom="page">
            <wp14:pctWidth>0</wp14:pctWidth>
          </wp14:sizeRelH>
          <wp14:sizeRelV relativeFrom="page">
            <wp14:pctHeight>0</wp14:pctHeight>
          </wp14:sizeRelV>
        </wp:anchor>
      </w:drawing>
    </w:r>
    <w:r w:rsidRPr="00BB039F">
      <w:rPr>
        <w:rFonts w:ascii="Corbel" w:hAnsi="Corbel"/>
        <w:sz w:val="20"/>
        <w:szCs w:val="20"/>
      </w:rPr>
      <w:t>Leidraad VISI systematiek v.1.6</w:t>
    </w:r>
  </w:p>
  <w:p w14:paraId="72B965D9" w14:textId="77777777" w:rsidR="00662740" w:rsidRPr="00BB039F" w:rsidRDefault="00662740" w:rsidP="00D31238">
    <w:pPr>
      <w:pStyle w:val="Koptekst"/>
      <w:pBdr>
        <w:bottom w:val="single" w:sz="6" w:space="1" w:color="auto"/>
      </w:pBdr>
      <w:tabs>
        <w:tab w:val="left" w:pos="1866"/>
        <w:tab w:val="left" w:pos="4395"/>
        <w:tab w:val="left" w:pos="5387"/>
        <w:tab w:val="left" w:pos="5954"/>
      </w:tabs>
      <w:ind w:right="3260"/>
      <w:rPr>
        <w:rFonts w:ascii="Corbel" w:hAnsi="Corbel"/>
        <w:sz w:val="20"/>
        <w:szCs w:val="20"/>
      </w:rPr>
    </w:pPr>
    <w:r w:rsidRPr="00BB039F">
      <w:rPr>
        <w:rFonts w:ascii="Corbel" w:hAnsi="Corbel"/>
        <w:sz w:val="20"/>
        <w:szCs w:val="20"/>
      </w:rPr>
      <w:t>Bijlage 4</w:t>
    </w:r>
    <w:r w:rsidRPr="00BB039F">
      <w:rPr>
        <w:rFonts w:ascii="Corbel" w:hAnsi="Corbel"/>
        <w:sz w:val="20"/>
        <w:szCs w:val="20"/>
      </w:rPr>
      <w:tab/>
    </w:r>
    <w:r w:rsidRPr="00BB039F">
      <w:rPr>
        <w:rFonts w:ascii="Corbel" w:hAnsi="Corbel"/>
        <w:sz w:val="20"/>
        <w:szCs w:val="20"/>
      </w:rPr>
      <w:tab/>
      <w:t>INFORMATIEF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in;height:3in" o:bullet="t"/>
    </w:pict>
  </w:numPicBullet>
  <w:numPicBullet w:numPicBulletId="1">
    <w:pict>
      <v:shape id="_x0000_i1077" type="#_x0000_t75" style="width:3in;height:3in" o:bullet="t"/>
    </w:pict>
  </w:numPicBullet>
  <w:numPicBullet w:numPicBulletId="2">
    <w:pict>
      <v:shape id="_x0000_i1078" type="#_x0000_t75" style="width:3in;height:3in" o:bullet="t"/>
    </w:pict>
  </w:numPicBullet>
  <w:numPicBullet w:numPicBulletId="3">
    <w:pict>
      <v:shape id="_x0000_i1079" type="#_x0000_t75" style="width:3in;height:3in" o:bullet="t"/>
    </w:pict>
  </w:numPicBullet>
  <w:numPicBullet w:numPicBulletId="4">
    <w:pict>
      <v:shape id="_x0000_i1080" type="#_x0000_t75" style="width:3in;height:3in" o:bullet="t"/>
    </w:pict>
  </w:numPicBullet>
  <w:numPicBullet w:numPicBulletId="5">
    <w:pict>
      <v:shape id="_x0000_i1081" type="#_x0000_t75" style="width:3in;height:3in" o:bullet="t"/>
    </w:pict>
  </w:numPicBullet>
  <w:numPicBullet w:numPicBulletId="6">
    <w:pict>
      <v:shape id="_x0000_i1082" type="#_x0000_t75" style="width:3in;height:3in" o:bullet="t"/>
    </w:pict>
  </w:numPicBullet>
  <w:numPicBullet w:numPicBulletId="7">
    <w:pict>
      <v:shape id="_x0000_i1083" type="#_x0000_t75" style="width:3in;height:3in" o:bullet="t"/>
    </w:pict>
  </w:numPicBullet>
  <w:numPicBullet w:numPicBulletId="8">
    <w:pict>
      <v:shape id="_x0000_i1084" type="#_x0000_t75" style="width:3in;height:3in" o:bullet="t"/>
    </w:pict>
  </w:numPicBullet>
  <w:numPicBullet w:numPicBulletId="9">
    <w:pict>
      <v:shape id="_x0000_i1085" type="#_x0000_t75" style="width:3in;height:3in" o:bullet="t"/>
    </w:pict>
  </w:numPicBullet>
  <w:abstractNum w:abstractNumId="0" w15:restartNumberingAfterBreak="0">
    <w:nsid w:val="00000001"/>
    <w:multiLevelType w:val="multilevel"/>
    <w:tmpl w:val="00000001"/>
    <w:lvl w:ilvl="0">
      <w:start w:val="1"/>
      <w:numFmt w:val="none"/>
      <w:pStyle w:val="Kop1"/>
      <w:lvlText w:val=""/>
      <w:lvlJc w:val="left"/>
      <w:pPr>
        <w:tabs>
          <w:tab w:val="num" w:pos="432"/>
        </w:tabs>
        <w:ind w:left="432" w:hanging="432"/>
      </w:pPr>
    </w:lvl>
    <w:lvl w:ilvl="1">
      <w:start w:val="1"/>
      <w:numFmt w:val="none"/>
      <w:pStyle w:val="Kop2"/>
      <w:lvlText w:val=""/>
      <w:lvlJc w:val="left"/>
      <w:pPr>
        <w:tabs>
          <w:tab w:val="num" w:pos="576"/>
        </w:tabs>
        <w:ind w:left="576" w:hanging="576"/>
      </w:pPr>
    </w:lvl>
    <w:lvl w:ilvl="2">
      <w:start w:val="1"/>
      <w:numFmt w:val="none"/>
      <w:pStyle w:val="Kop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pStyle w:val="Rapporttitel"/>
      <w:lvlText w:val=""/>
      <w:lvlJc w:val="left"/>
      <w:pPr>
        <w:tabs>
          <w:tab w:val="num" w:pos="1584"/>
        </w:tabs>
        <w:ind w:left="1584" w:hanging="1584"/>
      </w:pPr>
    </w:lvl>
  </w:abstractNum>
  <w:abstractNum w:abstractNumId="1" w15:restartNumberingAfterBreak="0">
    <w:nsid w:val="00E041CB"/>
    <w:multiLevelType w:val="singleLevel"/>
    <w:tmpl w:val="4D08AE56"/>
    <w:lvl w:ilvl="0">
      <w:start w:val="1"/>
      <w:numFmt w:val="bullet"/>
      <w:pStyle w:val="opsomming"/>
      <w:lvlText w:val=""/>
      <w:lvlJc w:val="left"/>
      <w:pPr>
        <w:tabs>
          <w:tab w:val="num" w:pos="360"/>
        </w:tabs>
        <w:ind w:left="360" w:hanging="360"/>
      </w:pPr>
      <w:rPr>
        <w:rFonts w:ascii="Symbol" w:hAnsi="Symbol" w:hint="default"/>
      </w:rPr>
    </w:lvl>
  </w:abstractNum>
  <w:abstractNum w:abstractNumId="2" w15:restartNumberingAfterBreak="0">
    <w:nsid w:val="01D31B05"/>
    <w:multiLevelType w:val="multilevel"/>
    <w:tmpl w:val="A686E1CC"/>
    <w:lvl w:ilvl="0">
      <w:start w:val="1"/>
      <w:numFmt w:val="decimal"/>
      <w:lvlText w:val="%1."/>
      <w:lvlJc w:val="left"/>
      <w:pPr>
        <w:tabs>
          <w:tab w:val="num" w:pos="360"/>
        </w:tabs>
        <w:ind w:left="360" w:hanging="360"/>
      </w:pPr>
      <w:rPr>
        <w:rFonts w:hint="default"/>
      </w:rPr>
    </w:lvl>
    <w:lvl w:ilvl="1">
      <w:start w:val="1"/>
      <w:numFmt w:val="decimal"/>
      <w:pStyle w:val="Paragraaftitel"/>
      <w:lvlText w:val="%1.%2."/>
      <w:lvlJc w:val="left"/>
      <w:pPr>
        <w:tabs>
          <w:tab w:val="num" w:pos="792"/>
        </w:tabs>
        <w:ind w:left="792" w:hanging="432"/>
      </w:pPr>
      <w:rPr>
        <w:rFonts w:ascii="Arial" w:hAnsi="Arial" w:hint="default"/>
        <w:b/>
        <w:i w:val="0"/>
        <w:sz w:val="20"/>
        <w:szCs w:val="20"/>
      </w:rPr>
    </w:lvl>
    <w:lvl w:ilvl="2">
      <w:start w:val="1"/>
      <w:numFmt w:val="decimal"/>
      <w:lvlText w:val="%1.%2.%3."/>
      <w:lvlJc w:val="left"/>
      <w:pPr>
        <w:tabs>
          <w:tab w:val="num" w:pos="720"/>
        </w:tabs>
        <w:ind w:left="357" w:hanging="357"/>
      </w:pPr>
      <w:rPr>
        <w:rFonts w:hint="default"/>
      </w:rPr>
    </w:lvl>
    <w:lvl w:ilvl="3">
      <w:start w:val="1"/>
      <w:numFmt w:val="decimal"/>
      <w:lvlText w:val="%1.%2.%3.%4."/>
      <w:lvlJc w:val="left"/>
      <w:pPr>
        <w:tabs>
          <w:tab w:val="num" w:pos="720"/>
        </w:tabs>
        <w:ind w:left="357" w:hanging="357"/>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15:restartNumberingAfterBreak="0">
    <w:nsid w:val="0F4F052A"/>
    <w:multiLevelType w:val="multilevel"/>
    <w:tmpl w:val="BFE2E1FE"/>
    <w:lvl w:ilvl="0">
      <w:start w:val="1"/>
      <w:numFmt w:val="decimal"/>
      <w:pStyle w:val="Gobarhoofdstuktitel"/>
      <w:lvlText w:val="%1."/>
      <w:lvlJc w:val="left"/>
      <w:pPr>
        <w:tabs>
          <w:tab w:val="num" w:pos="360"/>
        </w:tabs>
        <w:ind w:left="360" w:firstLine="1908"/>
      </w:pPr>
      <w:rPr>
        <w:rFonts w:hint="default"/>
      </w:rPr>
    </w:lvl>
    <w:lvl w:ilvl="1">
      <w:start w:val="1"/>
      <w:numFmt w:val="decimal"/>
      <w:lvlText w:val="%1.%2."/>
      <w:lvlJc w:val="left"/>
      <w:pPr>
        <w:tabs>
          <w:tab w:val="num" w:pos="2835"/>
        </w:tabs>
        <w:ind w:left="2835" w:hanging="567"/>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3C373B50"/>
    <w:multiLevelType w:val="hybridMultilevel"/>
    <w:tmpl w:val="7BEEC4B2"/>
    <w:lvl w:ilvl="0" w:tplc="0413000F">
      <w:start w:val="1"/>
      <w:numFmt w:val="decimal"/>
      <w:lvlText w:val="%1."/>
      <w:lvlJc w:val="left"/>
      <w:pPr>
        <w:tabs>
          <w:tab w:val="num" w:pos="720"/>
        </w:tabs>
        <w:ind w:left="72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5" w15:restartNumberingAfterBreak="0">
    <w:nsid w:val="4E2C4223"/>
    <w:multiLevelType w:val="hybridMultilevel"/>
    <w:tmpl w:val="18C0E136"/>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71B6C9E"/>
    <w:multiLevelType w:val="multilevel"/>
    <w:tmpl w:val="5F64E2E6"/>
    <w:lvl w:ilvl="0">
      <w:start w:val="1"/>
      <w:numFmt w:val="decimal"/>
      <w:pStyle w:val="Hoofdstuktitel"/>
      <w:lvlText w:val="%1."/>
      <w:lvlJc w:val="left"/>
      <w:pPr>
        <w:ind w:left="360" w:hanging="360"/>
      </w:pPr>
      <w:rPr>
        <w:rFonts w:hint="default"/>
      </w:rPr>
    </w:lvl>
    <w:lvl w:ilvl="1">
      <w:start w:val="1"/>
      <w:numFmt w:val="decimal"/>
      <w:pStyle w:val="Gobarparagraaftitel"/>
      <w:lvlText w:val="%1.%2."/>
      <w:lvlJc w:val="left"/>
      <w:pPr>
        <w:ind w:left="792" w:hanging="432"/>
      </w:pPr>
      <w:rPr>
        <w:rFonts w:hint="default"/>
      </w:rPr>
    </w:lvl>
    <w:lvl w:ilvl="2">
      <w:start w:val="1"/>
      <w:numFmt w:val="decimal"/>
      <w:pStyle w:val="Gobarsubparagraaftite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6FD4B94"/>
    <w:multiLevelType w:val="hybridMultilevel"/>
    <w:tmpl w:val="52201B94"/>
    <w:lvl w:ilvl="0" w:tplc="2A22D8A4">
      <w:start w:val="1"/>
      <w:numFmt w:val="decimal"/>
      <w:lvlText w:val="%1."/>
      <w:lvlJc w:val="left"/>
      <w:pPr>
        <w:tabs>
          <w:tab w:val="num" w:pos="2620"/>
        </w:tabs>
        <w:ind w:left="2620" w:hanging="360"/>
      </w:pPr>
      <w:rPr>
        <w:rFonts w:hint="default"/>
      </w:rPr>
    </w:lvl>
    <w:lvl w:ilvl="1" w:tplc="04090003" w:tentative="1">
      <w:start w:val="1"/>
      <w:numFmt w:val="bullet"/>
      <w:lvlText w:val="o"/>
      <w:lvlJc w:val="left"/>
      <w:pPr>
        <w:tabs>
          <w:tab w:val="num" w:pos="3340"/>
        </w:tabs>
        <w:ind w:left="3340" w:hanging="360"/>
      </w:pPr>
      <w:rPr>
        <w:rFonts w:ascii="Courier New" w:hAnsi="Courier New" w:cs="Courier New" w:hint="default"/>
      </w:rPr>
    </w:lvl>
    <w:lvl w:ilvl="2" w:tplc="04090005" w:tentative="1">
      <w:start w:val="1"/>
      <w:numFmt w:val="bullet"/>
      <w:lvlText w:val=""/>
      <w:lvlJc w:val="left"/>
      <w:pPr>
        <w:tabs>
          <w:tab w:val="num" w:pos="4060"/>
        </w:tabs>
        <w:ind w:left="4060" w:hanging="360"/>
      </w:pPr>
      <w:rPr>
        <w:rFonts w:ascii="Wingdings" w:hAnsi="Wingdings" w:hint="default"/>
      </w:rPr>
    </w:lvl>
    <w:lvl w:ilvl="3" w:tplc="04090001" w:tentative="1">
      <w:start w:val="1"/>
      <w:numFmt w:val="bullet"/>
      <w:lvlText w:val=""/>
      <w:lvlJc w:val="left"/>
      <w:pPr>
        <w:tabs>
          <w:tab w:val="num" w:pos="4780"/>
        </w:tabs>
        <w:ind w:left="4780" w:hanging="360"/>
      </w:pPr>
      <w:rPr>
        <w:rFonts w:ascii="Symbol" w:hAnsi="Symbol" w:hint="default"/>
      </w:rPr>
    </w:lvl>
    <w:lvl w:ilvl="4" w:tplc="04090003" w:tentative="1">
      <w:start w:val="1"/>
      <w:numFmt w:val="bullet"/>
      <w:lvlText w:val="o"/>
      <w:lvlJc w:val="left"/>
      <w:pPr>
        <w:tabs>
          <w:tab w:val="num" w:pos="5500"/>
        </w:tabs>
        <w:ind w:left="5500" w:hanging="360"/>
      </w:pPr>
      <w:rPr>
        <w:rFonts w:ascii="Courier New" w:hAnsi="Courier New" w:cs="Courier New" w:hint="default"/>
      </w:rPr>
    </w:lvl>
    <w:lvl w:ilvl="5" w:tplc="04090005" w:tentative="1">
      <w:start w:val="1"/>
      <w:numFmt w:val="bullet"/>
      <w:lvlText w:val=""/>
      <w:lvlJc w:val="left"/>
      <w:pPr>
        <w:tabs>
          <w:tab w:val="num" w:pos="6220"/>
        </w:tabs>
        <w:ind w:left="6220" w:hanging="360"/>
      </w:pPr>
      <w:rPr>
        <w:rFonts w:ascii="Wingdings" w:hAnsi="Wingdings" w:hint="default"/>
      </w:rPr>
    </w:lvl>
    <w:lvl w:ilvl="6" w:tplc="04090001" w:tentative="1">
      <w:start w:val="1"/>
      <w:numFmt w:val="bullet"/>
      <w:lvlText w:val=""/>
      <w:lvlJc w:val="left"/>
      <w:pPr>
        <w:tabs>
          <w:tab w:val="num" w:pos="6940"/>
        </w:tabs>
        <w:ind w:left="6940" w:hanging="360"/>
      </w:pPr>
      <w:rPr>
        <w:rFonts w:ascii="Symbol" w:hAnsi="Symbol" w:hint="default"/>
      </w:rPr>
    </w:lvl>
    <w:lvl w:ilvl="7" w:tplc="04090003" w:tentative="1">
      <w:start w:val="1"/>
      <w:numFmt w:val="bullet"/>
      <w:lvlText w:val="o"/>
      <w:lvlJc w:val="left"/>
      <w:pPr>
        <w:tabs>
          <w:tab w:val="num" w:pos="7660"/>
        </w:tabs>
        <w:ind w:left="7660" w:hanging="360"/>
      </w:pPr>
      <w:rPr>
        <w:rFonts w:ascii="Courier New" w:hAnsi="Courier New" w:cs="Courier New" w:hint="default"/>
      </w:rPr>
    </w:lvl>
    <w:lvl w:ilvl="8" w:tplc="04090005" w:tentative="1">
      <w:start w:val="1"/>
      <w:numFmt w:val="bullet"/>
      <w:lvlText w:val=""/>
      <w:lvlJc w:val="left"/>
      <w:pPr>
        <w:tabs>
          <w:tab w:val="num" w:pos="8380"/>
        </w:tabs>
        <w:ind w:left="8380" w:hanging="360"/>
      </w:pPr>
      <w:rPr>
        <w:rFonts w:ascii="Wingdings" w:hAnsi="Wingdings" w:hint="default"/>
      </w:rPr>
    </w:lvl>
  </w:abstractNum>
  <w:abstractNum w:abstractNumId="8" w15:restartNumberingAfterBreak="0">
    <w:nsid w:val="737D42E5"/>
    <w:multiLevelType w:val="hybridMultilevel"/>
    <w:tmpl w:val="10B2CECE"/>
    <w:lvl w:ilvl="0" w:tplc="0413000F">
      <w:start w:val="1"/>
      <w:numFmt w:val="bullet"/>
      <w:lvlText w:val=""/>
      <w:lvlJc w:val="left"/>
      <w:pPr>
        <w:ind w:left="2620" w:hanging="360"/>
      </w:pPr>
      <w:rPr>
        <w:rFonts w:ascii="Symbol" w:hAnsi="Symbol" w:hint="default"/>
      </w:rPr>
    </w:lvl>
    <w:lvl w:ilvl="1" w:tplc="04090003" w:tentative="1">
      <w:start w:val="1"/>
      <w:numFmt w:val="bullet"/>
      <w:lvlText w:val="o"/>
      <w:lvlJc w:val="left"/>
      <w:pPr>
        <w:ind w:left="3340" w:hanging="360"/>
      </w:pPr>
      <w:rPr>
        <w:rFonts w:ascii="Courier New" w:hAnsi="Courier New" w:cs="Courier New" w:hint="default"/>
      </w:rPr>
    </w:lvl>
    <w:lvl w:ilvl="2" w:tplc="04090005" w:tentative="1">
      <w:start w:val="1"/>
      <w:numFmt w:val="bullet"/>
      <w:lvlText w:val=""/>
      <w:lvlJc w:val="left"/>
      <w:pPr>
        <w:ind w:left="4060" w:hanging="360"/>
      </w:pPr>
      <w:rPr>
        <w:rFonts w:ascii="Wingdings" w:hAnsi="Wingdings" w:hint="default"/>
      </w:rPr>
    </w:lvl>
    <w:lvl w:ilvl="3" w:tplc="04090001" w:tentative="1">
      <w:start w:val="1"/>
      <w:numFmt w:val="bullet"/>
      <w:lvlText w:val=""/>
      <w:lvlJc w:val="left"/>
      <w:pPr>
        <w:ind w:left="4780" w:hanging="360"/>
      </w:pPr>
      <w:rPr>
        <w:rFonts w:ascii="Symbol" w:hAnsi="Symbol" w:hint="default"/>
      </w:rPr>
    </w:lvl>
    <w:lvl w:ilvl="4" w:tplc="04090003" w:tentative="1">
      <w:start w:val="1"/>
      <w:numFmt w:val="bullet"/>
      <w:lvlText w:val="o"/>
      <w:lvlJc w:val="left"/>
      <w:pPr>
        <w:ind w:left="5500" w:hanging="360"/>
      </w:pPr>
      <w:rPr>
        <w:rFonts w:ascii="Courier New" w:hAnsi="Courier New" w:cs="Courier New" w:hint="default"/>
      </w:rPr>
    </w:lvl>
    <w:lvl w:ilvl="5" w:tplc="04090005" w:tentative="1">
      <w:start w:val="1"/>
      <w:numFmt w:val="bullet"/>
      <w:lvlText w:val=""/>
      <w:lvlJc w:val="left"/>
      <w:pPr>
        <w:ind w:left="6220" w:hanging="360"/>
      </w:pPr>
      <w:rPr>
        <w:rFonts w:ascii="Wingdings" w:hAnsi="Wingdings" w:hint="default"/>
      </w:rPr>
    </w:lvl>
    <w:lvl w:ilvl="6" w:tplc="04090001" w:tentative="1">
      <w:start w:val="1"/>
      <w:numFmt w:val="bullet"/>
      <w:lvlText w:val=""/>
      <w:lvlJc w:val="left"/>
      <w:pPr>
        <w:ind w:left="6940" w:hanging="360"/>
      </w:pPr>
      <w:rPr>
        <w:rFonts w:ascii="Symbol" w:hAnsi="Symbol" w:hint="default"/>
      </w:rPr>
    </w:lvl>
    <w:lvl w:ilvl="7" w:tplc="04090003" w:tentative="1">
      <w:start w:val="1"/>
      <w:numFmt w:val="bullet"/>
      <w:lvlText w:val="o"/>
      <w:lvlJc w:val="left"/>
      <w:pPr>
        <w:ind w:left="7660" w:hanging="360"/>
      </w:pPr>
      <w:rPr>
        <w:rFonts w:ascii="Courier New" w:hAnsi="Courier New" w:cs="Courier New" w:hint="default"/>
      </w:rPr>
    </w:lvl>
    <w:lvl w:ilvl="8" w:tplc="04090005" w:tentative="1">
      <w:start w:val="1"/>
      <w:numFmt w:val="bullet"/>
      <w:lvlText w:val=""/>
      <w:lvlJc w:val="left"/>
      <w:pPr>
        <w:ind w:left="8380" w:hanging="360"/>
      </w:pPr>
      <w:rPr>
        <w:rFonts w:ascii="Wingdings" w:hAnsi="Wingdings" w:hint="default"/>
      </w:rPr>
    </w:lvl>
  </w:abstractNum>
  <w:num w:numId="1">
    <w:abstractNumId w:val="0"/>
  </w:num>
  <w:num w:numId="2">
    <w:abstractNumId w:val="1"/>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8"/>
  </w:num>
  <w:num w:numId="7">
    <w:abstractNumId w:val="6"/>
  </w:num>
  <w:num w:numId="8">
    <w:abstractNumId w:val="4"/>
  </w:num>
  <w:num w:numId="9">
    <w:abstractNumId w:val="5"/>
  </w:num>
  <w:num w:numId="10">
    <w:abstractNumId w:val="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ems, P.H. (Peter)">
    <w15:presenceInfo w15:providerId="AD" w15:userId="S-1-5-21-1104492580-2141259050-3462381582-2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trackRevisions/>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EC0"/>
    <w:rsid w:val="00007CDA"/>
    <w:rsid w:val="00011217"/>
    <w:rsid w:val="00015211"/>
    <w:rsid w:val="0002673C"/>
    <w:rsid w:val="00036C61"/>
    <w:rsid w:val="00043700"/>
    <w:rsid w:val="0004681A"/>
    <w:rsid w:val="00050098"/>
    <w:rsid w:val="00054691"/>
    <w:rsid w:val="00054BA5"/>
    <w:rsid w:val="00063143"/>
    <w:rsid w:val="00064595"/>
    <w:rsid w:val="0007584A"/>
    <w:rsid w:val="000775C5"/>
    <w:rsid w:val="000816F1"/>
    <w:rsid w:val="0008700D"/>
    <w:rsid w:val="000902DE"/>
    <w:rsid w:val="000907A8"/>
    <w:rsid w:val="000921D2"/>
    <w:rsid w:val="00093A43"/>
    <w:rsid w:val="00093BD3"/>
    <w:rsid w:val="00097978"/>
    <w:rsid w:val="000A0073"/>
    <w:rsid w:val="000A1FFA"/>
    <w:rsid w:val="000A605A"/>
    <w:rsid w:val="000A76FD"/>
    <w:rsid w:val="000A7C9F"/>
    <w:rsid w:val="000B476B"/>
    <w:rsid w:val="000B6854"/>
    <w:rsid w:val="000C318D"/>
    <w:rsid w:val="000D410A"/>
    <w:rsid w:val="000E1E01"/>
    <w:rsid w:val="000E3B12"/>
    <w:rsid w:val="000F7239"/>
    <w:rsid w:val="00102BB5"/>
    <w:rsid w:val="00103C6C"/>
    <w:rsid w:val="00110140"/>
    <w:rsid w:val="00122DC8"/>
    <w:rsid w:val="00124961"/>
    <w:rsid w:val="001278E1"/>
    <w:rsid w:val="0013181A"/>
    <w:rsid w:val="0013612D"/>
    <w:rsid w:val="001442D4"/>
    <w:rsid w:val="0015133B"/>
    <w:rsid w:val="00152CA3"/>
    <w:rsid w:val="00165953"/>
    <w:rsid w:val="001746AD"/>
    <w:rsid w:val="0018475A"/>
    <w:rsid w:val="00194BE9"/>
    <w:rsid w:val="00195F9B"/>
    <w:rsid w:val="001968F8"/>
    <w:rsid w:val="001A63F8"/>
    <w:rsid w:val="001A6E0B"/>
    <w:rsid w:val="001A7113"/>
    <w:rsid w:val="001B25E3"/>
    <w:rsid w:val="001B59E4"/>
    <w:rsid w:val="001C6446"/>
    <w:rsid w:val="001D0342"/>
    <w:rsid w:val="001E05BF"/>
    <w:rsid w:val="001F1055"/>
    <w:rsid w:val="001F47BD"/>
    <w:rsid w:val="002006FD"/>
    <w:rsid w:val="00217807"/>
    <w:rsid w:val="00220081"/>
    <w:rsid w:val="00223E81"/>
    <w:rsid w:val="00231A58"/>
    <w:rsid w:val="00244560"/>
    <w:rsid w:val="00251327"/>
    <w:rsid w:val="00261BA5"/>
    <w:rsid w:val="002627C4"/>
    <w:rsid w:val="00264869"/>
    <w:rsid w:val="00264CF9"/>
    <w:rsid w:val="00267BF1"/>
    <w:rsid w:val="002708C4"/>
    <w:rsid w:val="00272A4F"/>
    <w:rsid w:val="002756F7"/>
    <w:rsid w:val="002807C4"/>
    <w:rsid w:val="00296062"/>
    <w:rsid w:val="0029628E"/>
    <w:rsid w:val="002978D5"/>
    <w:rsid w:val="002A7F41"/>
    <w:rsid w:val="002B1D9A"/>
    <w:rsid w:val="002B3583"/>
    <w:rsid w:val="002B60BA"/>
    <w:rsid w:val="002C65E0"/>
    <w:rsid w:val="002D133F"/>
    <w:rsid w:val="002D2EE7"/>
    <w:rsid w:val="002D4671"/>
    <w:rsid w:val="002D7A88"/>
    <w:rsid w:val="002F1915"/>
    <w:rsid w:val="002F5FC7"/>
    <w:rsid w:val="002F79E6"/>
    <w:rsid w:val="00300FFA"/>
    <w:rsid w:val="00307E48"/>
    <w:rsid w:val="00315EE0"/>
    <w:rsid w:val="00317E2A"/>
    <w:rsid w:val="003233BF"/>
    <w:rsid w:val="00334FD9"/>
    <w:rsid w:val="00336793"/>
    <w:rsid w:val="003403CF"/>
    <w:rsid w:val="00342112"/>
    <w:rsid w:val="00344517"/>
    <w:rsid w:val="003470DB"/>
    <w:rsid w:val="003475C4"/>
    <w:rsid w:val="003560D6"/>
    <w:rsid w:val="0035610D"/>
    <w:rsid w:val="00361ABA"/>
    <w:rsid w:val="00362887"/>
    <w:rsid w:val="00364CA8"/>
    <w:rsid w:val="003723E3"/>
    <w:rsid w:val="003825EF"/>
    <w:rsid w:val="003906FE"/>
    <w:rsid w:val="003A0F03"/>
    <w:rsid w:val="003A2280"/>
    <w:rsid w:val="003A449F"/>
    <w:rsid w:val="003A5531"/>
    <w:rsid w:val="003A608C"/>
    <w:rsid w:val="003A7C02"/>
    <w:rsid w:val="003B3084"/>
    <w:rsid w:val="003B5A35"/>
    <w:rsid w:val="003D708E"/>
    <w:rsid w:val="003E0F3E"/>
    <w:rsid w:val="003E32FC"/>
    <w:rsid w:val="003E7D17"/>
    <w:rsid w:val="003F0366"/>
    <w:rsid w:val="003F5BD7"/>
    <w:rsid w:val="00402B38"/>
    <w:rsid w:val="00407285"/>
    <w:rsid w:val="00411240"/>
    <w:rsid w:val="00425D3B"/>
    <w:rsid w:val="004326C2"/>
    <w:rsid w:val="00434E88"/>
    <w:rsid w:val="00446AEF"/>
    <w:rsid w:val="00453180"/>
    <w:rsid w:val="004716BE"/>
    <w:rsid w:val="0047750B"/>
    <w:rsid w:val="00482B09"/>
    <w:rsid w:val="00490429"/>
    <w:rsid w:val="004913AF"/>
    <w:rsid w:val="00495E57"/>
    <w:rsid w:val="0049685E"/>
    <w:rsid w:val="004A21B6"/>
    <w:rsid w:val="004C2B85"/>
    <w:rsid w:val="004C48BD"/>
    <w:rsid w:val="004C52EF"/>
    <w:rsid w:val="004C69CC"/>
    <w:rsid w:val="004C6D08"/>
    <w:rsid w:val="004D41A1"/>
    <w:rsid w:val="004D45D7"/>
    <w:rsid w:val="004D5EE8"/>
    <w:rsid w:val="004D6A86"/>
    <w:rsid w:val="004D6DB1"/>
    <w:rsid w:val="004E04CC"/>
    <w:rsid w:val="004E17F6"/>
    <w:rsid w:val="004E2E20"/>
    <w:rsid w:val="004E3451"/>
    <w:rsid w:val="004E3F5B"/>
    <w:rsid w:val="004E6490"/>
    <w:rsid w:val="004E6AA1"/>
    <w:rsid w:val="004F1233"/>
    <w:rsid w:val="004F2E0D"/>
    <w:rsid w:val="0050295D"/>
    <w:rsid w:val="0050438F"/>
    <w:rsid w:val="0051330A"/>
    <w:rsid w:val="0051406A"/>
    <w:rsid w:val="00527C61"/>
    <w:rsid w:val="00533546"/>
    <w:rsid w:val="00545F84"/>
    <w:rsid w:val="00551A53"/>
    <w:rsid w:val="0055698D"/>
    <w:rsid w:val="00560B2D"/>
    <w:rsid w:val="005617B9"/>
    <w:rsid w:val="0057063A"/>
    <w:rsid w:val="00573138"/>
    <w:rsid w:val="0057329F"/>
    <w:rsid w:val="00573E12"/>
    <w:rsid w:val="00587A45"/>
    <w:rsid w:val="00592CFE"/>
    <w:rsid w:val="0059379A"/>
    <w:rsid w:val="00593EF1"/>
    <w:rsid w:val="005A7CB4"/>
    <w:rsid w:val="005B1825"/>
    <w:rsid w:val="005B3D07"/>
    <w:rsid w:val="005B7908"/>
    <w:rsid w:val="005C3D91"/>
    <w:rsid w:val="005D387B"/>
    <w:rsid w:val="005D4536"/>
    <w:rsid w:val="005D4691"/>
    <w:rsid w:val="005F0864"/>
    <w:rsid w:val="005F12A6"/>
    <w:rsid w:val="005F1559"/>
    <w:rsid w:val="005F1EC0"/>
    <w:rsid w:val="006108C5"/>
    <w:rsid w:val="00611F1D"/>
    <w:rsid w:val="006218AF"/>
    <w:rsid w:val="00630F29"/>
    <w:rsid w:val="00636455"/>
    <w:rsid w:val="00643DF1"/>
    <w:rsid w:val="0065520F"/>
    <w:rsid w:val="006570BF"/>
    <w:rsid w:val="00661A93"/>
    <w:rsid w:val="00662740"/>
    <w:rsid w:val="006636E4"/>
    <w:rsid w:val="00666D6B"/>
    <w:rsid w:val="00673FB3"/>
    <w:rsid w:val="00676484"/>
    <w:rsid w:val="00687085"/>
    <w:rsid w:val="00694A47"/>
    <w:rsid w:val="006973FE"/>
    <w:rsid w:val="00697D33"/>
    <w:rsid w:val="006A4142"/>
    <w:rsid w:val="006A43DF"/>
    <w:rsid w:val="006B43B9"/>
    <w:rsid w:val="006B67A6"/>
    <w:rsid w:val="006C60AD"/>
    <w:rsid w:val="006C70B3"/>
    <w:rsid w:val="006D02B2"/>
    <w:rsid w:val="006E008E"/>
    <w:rsid w:val="006F1BF1"/>
    <w:rsid w:val="006F641C"/>
    <w:rsid w:val="00700CC0"/>
    <w:rsid w:val="00703B75"/>
    <w:rsid w:val="00705F34"/>
    <w:rsid w:val="0071154F"/>
    <w:rsid w:val="0071668A"/>
    <w:rsid w:val="00717DCC"/>
    <w:rsid w:val="0072201B"/>
    <w:rsid w:val="0072375E"/>
    <w:rsid w:val="00726164"/>
    <w:rsid w:val="007368FC"/>
    <w:rsid w:val="00736FFA"/>
    <w:rsid w:val="00741131"/>
    <w:rsid w:val="007418E3"/>
    <w:rsid w:val="007552FE"/>
    <w:rsid w:val="00762F48"/>
    <w:rsid w:val="007648A1"/>
    <w:rsid w:val="00766142"/>
    <w:rsid w:val="0078434E"/>
    <w:rsid w:val="00784805"/>
    <w:rsid w:val="00784AC3"/>
    <w:rsid w:val="00786EC0"/>
    <w:rsid w:val="0079017E"/>
    <w:rsid w:val="00792459"/>
    <w:rsid w:val="0079622E"/>
    <w:rsid w:val="007A07B8"/>
    <w:rsid w:val="007B4466"/>
    <w:rsid w:val="007B4C9E"/>
    <w:rsid w:val="007C236E"/>
    <w:rsid w:val="007C43E2"/>
    <w:rsid w:val="007C48CB"/>
    <w:rsid w:val="007D392F"/>
    <w:rsid w:val="007D4577"/>
    <w:rsid w:val="007D5758"/>
    <w:rsid w:val="007E513E"/>
    <w:rsid w:val="007E6F04"/>
    <w:rsid w:val="007E7AE5"/>
    <w:rsid w:val="007F3AFB"/>
    <w:rsid w:val="007F6C9A"/>
    <w:rsid w:val="00804900"/>
    <w:rsid w:val="0081051D"/>
    <w:rsid w:val="00810963"/>
    <w:rsid w:val="008173DA"/>
    <w:rsid w:val="008231E7"/>
    <w:rsid w:val="00824066"/>
    <w:rsid w:val="0083395D"/>
    <w:rsid w:val="00833DE9"/>
    <w:rsid w:val="00842238"/>
    <w:rsid w:val="0084269A"/>
    <w:rsid w:val="0086542A"/>
    <w:rsid w:val="008665DC"/>
    <w:rsid w:val="00874BE9"/>
    <w:rsid w:val="008778F6"/>
    <w:rsid w:val="008802A4"/>
    <w:rsid w:val="0088395C"/>
    <w:rsid w:val="00884302"/>
    <w:rsid w:val="008965D8"/>
    <w:rsid w:val="008977FD"/>
    <w:rsid w:val="00897AFA"/>
    <w:rsid w:val="008A02B0"/>
    <w:rsid w:val="008B2EE8"/>
    <w:rsid w:val="008D06EB"/>
    <w:rsid w:val="008D6994"/>
    <w:rsid w:val="008E4335"/>
    <w:rsid w:val="008E52B0"/>
    <w:rsid w:val="008E6D10"/>
    <w:rsid w:val="00903213"/>
    <w:rsid w:val="00904BE7"/>
    <w:rsid w:val="00907222"/>
    <w:rsid w:val="00911FEC"/>
    <w:rsid w:val="00912C3E"/>
    <w:rsid w:val="00914923"/>
    <w:rsid w:val="00922BBD"/>
    <w:rsid w:val="009258F8"/>
    <w:rsid w:val="00926DA0"/>
    <w:rsid w:val="009365C4"/>
    <w:rsid w:val="009377D9"/>
    <w:rsid w:val="00952763"/>
    <w:rsid w:val="00955DF9"/>
    <w:rsid w:val="00956466"/>
    <w:rsid w:val="0096689E"/>
    <w:rsid w:val="00966F81"/>
    <w:rsid w:val="0098108C"/>
    <w:rsid w:val="009826ED"/>
    <w:rsid w:val="00983109"/>
    <w:rsid w:val="00992067"/>
    <w:rsid w:val="009A44A2"/>
    <w:rsid w:val="009B6073"/>
    <w:rsid w:val="009B70F0"/>
    <w:rsid w:val="009D690E"/>
    <w:rsid w:val="009E3697"/>
    <w:rsid w:val="009E647D"/>
    <w:rsid w:val="009F114B"/>
    <w:rsid w:val="009F15EA"/>
    <w:rsid w:val="009F47D7"/>
    <w:rsid w:val="00A05F80"/>
    <w:rsid w:val="00A11840"/>
    <w:rsid w:val="00A11A9A"/>
    <w:rsid w:val="00A12683"/>
    <w:rsid w:val="00A162E2"/>
    <w:rsid w:val="00A1646A"/>
    <w:rsid w:val="00A176B1"/>
    <w:rsid w:val="00A20D79"/>
    <w:rsid w:val="00A2227A"/>
    <w:rsid w:val="00A36AB6"/>
    <w:rsid w:val="00A379D6"/>
    <w:rsid w:val="00A44E1E"/>
    <w:rsid w:val="00A46CE9"/>
    <w:rsid w:val="00A46D9B"/>
    <w:rsid w:val="00A61A62"/>
    <w:rsid w:val="00A701C1"/>
    <w:rsid w:val="00A70D79"/>
    <w:rsid w:val="00A715D4"/>
    <w:rsid w:val="00A77009"/>
    <w:rsid w:val="00A83874"/>
    <w:rsid w:val="00A840D4"/>
    <w:rsid w:val="00A943C5"/>
    <w:rsid w:val="00AA2B54"/>
    <w:rsid w:val="00AA7CA8"/>
    <w:rsid w:val="00AC05FF"/>
    <w:rsid w:val="00AD5D52"/>
    <w:rsid w:val="00AE0753"/>
    <w:rsid w:val="00AE222D"/>
    <w:rsid w:val="00AE3C24"/>
    <w:rsid w:val="00AE499F"/>
    <w:rsid w:val="00AF1CED"/>
    <w:rsid w:val="00AF6750"/>
    <w:rsid w:val="00B02BD9"/>
    <w:rsid w:val="00B07B88"/>
    <w:rsid w:val="00B1008B"/>
    <w:rsid w:val="00B1039C"/>
    <w:rsid w:val="00B125C9"/>
    <w:rsid w:val="00B12DB1"/>
    <w:rsid w:val="00B137FD"/>
    <w:rsid w:val="00B24EB7"/>
    <w:rsid w:val="00B53C70"/>
    <w:rsid w:val="00B62AAA"/>
    <w:rsid w:val="00B71D63"/>
    <w:rsid w:val="00B72FD8"/>
    <w:rsid w:val="00B81DDA"/>
    <w:rsid w:val="00B84351"/>
    <w:rsid w:val="00B8511F"/>
    <w:rsid w:val="00B87C24"/>
    <w:rsid w:val="00BA1F19"/>
    <w:rsid w:val="00BA4AD5"/>
    <w:rsid w:val="00BA51AC"/>
    <w:rsid w:val="00BA6654"/>
    <w:rsid w:val="00BB039F"/>
    <w:rsid w:val="00BC4889"/>
    <w:rsid w:val="00BE70E5"/>
    <w:rsid w:val="00BF1FD3"/>
    <w:rsid w:val="00BF7BB1"/>
    <w:rsid w:val="00C00A07"/>
    <w:rsid w:val="00C057D5"/>
    <w:rsid w:val="00C07EC7"/>
    <w:rsid w:val="00C10F16"/>
    <w:rsid w:val="00C13A19"/>
    <w:rsid w:val="00C22F15"/>
    <w:rsid w:val="00C25D57"/>
    <w:rsid w:val="00C27703"/>
    <w:rsid w:val="00C30AFF"/>
    <w:rsid w:val="00C347F0"/>
    <w:rsid w:val="00C351B1"/>
    <w:rsid w:val="00C52735"/>
    <w:rsid w:val="00C70E49"/>
    <w:rsid w:val="00C71F39"/>
    <w:rsid w:val="00C7215A"/>
    <w:rsid w:val="00C75E2A"/>
    <w:rsid w:val="00C80FB8"/>
    <w:rsid w:val="00C83DC9"/>
    <w:rsid w:val="00C8712B"/>
    <w:rsid w:val="00C901D0"/>
    <w:rsid w:val="00C90575"/>
    <w:rsid w:val="00C90B11"/>
    <w:rsid w:val="00C90C2B"/>
    <w:rsid w:val="00C915C5"/>
    <w:rsid w:val="00C94B0F"/>
    <w:rsid w:val="00CA1CE8"/>
    <w:rsid w:val="00CB30AE"/>
    <w:rsid w:val="00CB4C7F"/>
    <w:rsid w:val="00CB738F"/>
    <w:rsid w:val="00CD577C"/>
    <w:rsid w:val="00CD74BE"/>
    <w:rsid w:val="00CE6F34"/>
    <w:rsid w:val="00CF17E0"/>
    <w:rsid w:val="00CF2F55"/>
    <w:rsid w:val="00CF3665"/>
    <w:rsid w:val="00CF3E45"/>
    <w:rsid w:val="00CF4E7D"/>
    <w:rsid w:val="00D10AD5"/>
    <w:rsid w:val="00D225A2"/>
    <w:rsid w:val="00D22A53"/>
    <w:rsid w:val="00D27BB5"/>
    <w:rsid w:val="00D31238"/>
    <w:rsid w:val="00D40558"/>
    <w:rsid w:val="00D513F9"/>
    <w:rsid w:val="00D52553"/>
    <w:rsid w:val="00D56157"/>
    <w:rsid w:val="00D750F4"/>
    <w:rsid w:val="00D77479"/>
    <w:rsid w:val="00D8053B"/>
    <w:rsid w:val="00D8410D"/>
    <w:rsid w:val="00D87BEF"/>
    <w:rsid w:val="00D87F57"/>
    <w:rsid w:val="00D90007"/>
    <w:rsid w:val="00D90466"/>
    <w:rsid w:val="00D93DE7"/>
    <w:rsid w:val="00DB4C14"/>
    <w:rsid w:val="00DD684A"/>
    <w:rsid w:val="00DE1CE7"/>
    <w:rsid w:val="00DE295E"/>
    <w:rsid w:val="00DE4BD2"/>
    <w:rsid w:val="00DE6896"/>
    <w:rsid w:val="00DE734B"/>
    <w:rsid w:val="00DF0D6D"/>
    <w:rsid w:val="00E12657"/>
    <w:rsid w:val="00E12A50"/>
    <w:rsid w:val="00E21027"/>
    <w:rsid w:val="00E242F8"/>
    <w:rsid w:val="00E25B11"/>
    <w:rsid w:val="00E31D6B"/>
    <w:rsid w:val="00E51340"/>
    <w:rsid w:val="00E55B4E"/>
    <w:rsid w:val="00E64339"/>
    <w:rsid w:val="00E6652D"/>
    <w:rsid w:val="00E772A8"/>
    <w:rsid w:val="00E77C95"/>
    <w:rsid w:val="00E82AB7"/>
    <w:rsid w:val="00E86371"/>
    <w:rsid w:val="00E96AB0"/>
    <w:rsid w:val="00E96AE4"/>
    <w:rsid w:val="00EA0C76"/>
    <w:rsid w:val="00EA5B7F"/>
    <w:rsid w:val="00EB15B4"/>
    <w:rsid w:val="00EC2923"/>
    <w:rsid w:val="00EC3D05"/>
    <w:rsid w:val="00EC73C6"/>
    <w:rsid w:val="00EE71FF"/>
    <w:rsid w:val="00EF1D1C"/>
    <w:rsid w:val="00F02AA1"/>
    <w:rsid w:val="00F103CE"/>
    <w:rsid w:val="00F1449D"/>
    <w:rsid w:val="00F20686"/>
    <w:rsid w:val="00F26C3F"/>
    <w:rsid w:val="00F31753"/>
    <w:rsid w:val="00F3633E"/>
    <w:rsid w:val="00F363F1"/>
    <w:rsid w:val="00F42671"/>
    <w:rsid w:val="00F47661"/>
    <w:rsid w:val="00F51454"/>
    <w:rsid w:val="00F54F7E"/>
    <w:rsid w:val="00F554D9"/>
    <w:rsid w:val="00F60355"/>
    <w:rsid w:val="00F6222E"/>
    <w:rsid w:val="00F73CE0"/>
    <w:rsid w:val="00F75B64"/>
    <w:rsid w:val="00F8446E"/>
    <w:rsid w:val="00F87387"/>
    <w:rsid w:val="00F87AB0"/>
    <w:rsid w:val="00F91525"/>
    <w:rsid w:val="00F932B7"/>
    <w:rsid w:val="00FA2BB5"/>
    <w:rsid w:val="00FA659F"/>
    <w:rsid w:val="00FB26EE"/>
    <w:rsid w:val="00FB2BE7"/>
    <w:rsid w:val="00FD29D8"/>
    <w:rsid w:val="00FD580F"/>
    <w:rsid w:val="00FE1C93"/>
    <w:rsid w:val="00FE6CA7"/>
    <w:rsid w:val="00FF279A"/>
    <w:rsid w:val="00FF41F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B95567"/>
  <w15:docId w15:val="{69028924-B969-4C92-A075-6C1777031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widowControl w:val="0"/>
      <w:suppressAutoHyphens/>
    </w:pPr>
    <w:rPr>
      <w:rFonts w:eastAsia="Arial Unicode MS"/>
      <w:kern w:val="1"/>
      <w:sz w:val="24"/>
      <w:szCs w:val="24"/>
    </w:rPr>
  </w:style>
  <w:style w:type="paragraph" w:styleId="Kop1">
    <w:name w:val="heading 1"/>
    <w:basedOn w:val="Kop"/>
    <w:next w:val="Plattetekst"/>
    <w:qFormat/>
    <w:pPr>
      <w:numPr>
        <w:numId w:val="1"/>
      </w:numPr>
      <w:outlineLvl w:val="0"/>
    </w:pPr>
    <w:rPr>
      <w:rFonts w:ascii="Times New Roman" w:eastAsia="Arial Unicode MS" w:hAnsi="Times New Roman"/>
      <w:b/>
      <w:bCs/>
      <w:sz w:val="48"/>
      <w:szCs w:val="48"/>
    </w:rPr>
  </w:style>
  <w:style w:type="paragraph" w:styleId="Kop2">
    <w:name w:val="heading 2"/>
    <w:basedOn w:val="Kop"/>
    <w:next w:val="Plattetekst"/>
    <w:qFormat/>
    <w:pPr>
      <w:numPr>
        <w:ilvl w:val="1"/>
        <w:numId w:val="1"/>
      </w:numPr>
      <w:outlineLvl w:val="1"/>
    </w:pPr>
    <w:rPr>
      <w:rFonts w:ascii="Times New Roman" w:eastAsia="Arial Unicode MS" w:hAnsi="Times New Roman"/>
      <w:b/>
      <w:bCs/>
      <w:sz w:val="36"/>
      <w:szCs w:val="36"/>
    </w:rPr>
  </w:style>
  <w:style w:type="paragraph" w:styleId="Kop3">
    <w:name w:val="heading 3"/>
    <w:basedOn w:val="Kop"/>
    <w:next w:val="Plattetekst"/>
    <w:link w:val="Kop3Char"/>
    <w:qFormat/>
    <w:pPr>
      <w:numPr>
        <w:ilvl w:val="2"/>
        <w:numId w:val="1"/>
      </w:numPr>
      <w:outlineLvl w:val="2"/>
    </w:pPr>
    <w:rPr>
      <w:rFonts w:ascii="Times New Roman" w:eastAsia="Arial Unicode MS" w:hAnsi="Times New Roman" w:cs="Times New Roman"/>
      <w:b/>
      <w:bCs/>
      <w:lang w:val="x-none"/>
    </w:rPr>
  </w:style>
  <w:style w:type="paragraph" w:styleId="Kop4">
    <w:name w:val="heading 4"/>
    <w:basedOn w:val="Standaard"/>
    <w:next w:val="Standaard"/>
    <w:qFormat/>
    <w:rsid w:val="00D90007"/>
    <w:pPr>
      <w:keepNext/>
      <w:widowControl/>
      <w:suppressAutoHyphens w:val="0"/>
      <w:spacing w:before="80" w:after="80" w:line="280" w:lineRule="atLeast"/>
      <w:ind w:left="864" w:right="-220" w:hanging="864"/>
      <w:outlineLvl w:val="3"/>
    </w:pPr>
    <w:rPr>
      <w:rFonts w:eastAsia="Times New Roman"/>
      <w:kern w:val="0"/>
      <w:sz w:val="20"/>
      <w:szCs w:val="20"/>
      <w:u w:val="single"/>
    </w:rPr>
  </w:style>
  <w:style w:type="paragraph" w:styleId="Kop5">
    <w:name w:val="heading 5"/>
    <w:basedOn w:val="Standaard"/>
    <w:next w:val="Standaard"/>
    <w:qFormat/>
    <w:rsid w:val="00D90007"/>
    <w:pPr>
      <w:keepNext/>
      <w:widowControl/>
      <w:suppressAutoHyphens w:val="0"/>
      <w:spacing w:line="280" w:lineRule="atLeast"/>
      <w:ind w:left="1008" w:right="-220" w:hanging="1008"/>
      <w:outlineLvl w:val="4"/>
    </w:pPr>
    <w:rPr>
      <w:rFonts w:eastAsia="Times New Roman"/>
      <w:b/>
      <w:kern w:val="0"/>
      <w:sz w:val="20"/>
      <w:szCs w:val="20"/>
    </w:rPr>
  </w:style>
  <w:style w:type="paragraph" w:styleId="Kop6">
    <w:name w:val="heading 6"/>
    <w:basedOn w:val="Standaard"/>
    <w:next w:val="Standaard"/>
    <w:qFormat/>
    <w:rsid w:val="00D90007"/>
    <w:pPr>
      <w:keepNext/>
      <w:widowControl/>
      <w:suppressAutoHyphens w:val="0"/>
      <w:spacing w:before="80" w:after="80" w:line="280" w:lineRule="atLeast"/>
      <w:ind w:left="1152" w:right="-220" w:hanging="1152"/>
      <w:outlineLvl w:val="5"/>
    </w:pPr>
    <w:rPr>
      <w:rFonts w:eastAsia="Times New Roman"/>
      <w:b/>
      <w:kern w:val="0"/>
      <w:sz w:val="20"/>
      <w:szCs w:val="20"/>
    </w:rPr>
  </w:style>
  <w:style w:type="paragraph" w:styleId="Kop7">
    <w:name w:val="heading 7"/>
    <w:basedOn w:val="Standaard"/>
    <w:next w:val="Standaard"/>
    <w:autoRedefine/>
    <w:qFormat/>
    <w:rsid w:val="00D90007"/>
    <w:pPr>
      <w:keepNext/>
      <w:widowControl/>
      <w:suppressAutoHyphens w:val="0"/>
      <w:ind w:left="1296" w:hanging="1296"/>
      <w:jc w:val="center"/>
      <w:outlineLvl w:val="6"/>
    </w:pPr>
    <w:rPr>
      <w:rFonts w:ascii="Arial" w:eastAsia="Times New Roman" w:hAnsi="Arial"/>
      <w:b/>
      <w:snapToGrid w:val="0"/>
      <w:color w:val="000000"/>
      <w:kern w:val="0"/>
      <w:szCs w:val="20"/>
      <w:lang w:val="en-US" w:eastAsia="en-US"/>
    </w:rPr>
  </w:style>
  <w:style w:type="paragraph" w:styleId="Kop8">
    <w:name w:val="heading 8"/>
    <w:basedOn w:val="Standaard"/>
    <w:next w:val="Standaard"/>
    <w:autoRedefine/>
    <w:qFormat/>
    <w:rsid w:val="00D90007"/>
    <w:pPr>
      <w:keepNext/>
      <w:widowControl/>
      <w:suppressAutoHyphens w:val="0"/>
      <w:spacing w:before="80" w:after="80" w:line="280" w:lineRule="atLeast"/>
      <w:ind w:right="-220"/>
      <w:outlineLvl w:val="7"/>
    </w:pPr>
    <w:rPr>
      <w:rFonts w:ascii="Arial" w:eastAsia="Times New Roman" w:hAnsi="Arial"/>
      <w:b/>
      <w:kern w:val="0"/>
      <w:szCs w:val="20"/>
    </w:rPr>
  </w:style>
  <w:style w:type="paragraph" w:styleId="Kop9">
    <w:name w:val="heading 9"/>
    <w:basedOn w:val="Standaard"/>
    <w:next w:val="Standaard"/>
    <w:qFormat/>
    <w:rsid w:val="00D90007"/>
    <w:pPr>
      <w:keepNext/>
      <w:widowControl/>
      <w:suppressAutoHyphens w:val="0"/>
      <w:spacing w:before="80" w:after="80" w:line="280" w:lineRule="atLeast"/>
      <w:ind w:left="1584" w:right="-220" w:hanging="1584"/>
      <w:outlineLvl w:val="8"/>
    </w:pPr>
    <w:rPr>
      <w:rFonts w:eastAsia="Times New Roman"/>
      <w:kern w:val="0"/>
      <w:sz w:val="78"/>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customStyle="1" w:styleId="Opsommingstekens">
    <w:name w:val="Opsommingstekens"/>
    <w:rPr>
      <w:rFonts w:ascii="OpenSymbol" w:eastAsia="OpenSymbol" w:hAnsi="OpenSymbol" w:cs="OpenSymbol"/>
    </w:rPr>
  </w:style>
  <w:style w:type="character" w:customStyle="1" w:styleId="Brontekst">
    <w:name w:val="Brontekst"/>
    <w:rPr>
      <w:rFonts w:ascii="Courier New" w:eastAsia="Courier New" w:hAnsi="Courier New" w:cs="Courier New"/>
    </w:rPr>
  </w:style>
  <w:style w:type="paragraph" w:customStyle="1" w:styleId="Kop">
    <w:name w:val="Kop"/>
    <w:basedOn w:val="Standaard"/>
    <w:next w:val="Plattetekst"/>
    <w:pPr>
      <w:keepNext/>
      <w:spacing w:before="240" w:after="120"/>
    </w:pPr>
    <w:rPr>
      <w:rFonts w:ascii="Arial" w:eastAsia="MS Mincho" w:hAnsi="Arial" w:cs="Tahoma"/>
      <w:sz w:val="28"/>
      <w:szCs w:val="28"/>
    </w:rPr>
  </w:style>
  <w:style w:type="paragraph" w:styleId="Plattetekst">
    <w:name w:val="Body Text"/>
    <w:basedOn w:val="Standaard"/>
    <w:semiHidden/>
    <w:pPr>
      <w:spacing w:after="120"/>
    </w:pPr>
  </w:style>
  <w:style w:type="paragraph" w:styleId="Lijst">
    <w:name w:val="List"/>
    <w:basedOn w:val="Plattetekst"/>
    <w:semiHidden/>
    <w:rPr>
      <w:rFonts w:cs="Tahoma"/>
    </w:rPr>
  </w:style>
  <w:style w:type="paragraph" w:customStyle="1" w:styleId="Bijschrift1">
    <w:name w:val="Bijschrift1"/>
    <w:basedOn w:val="Standaard"/>
    <w:pPr>
      <w:suppressLineNumbers/>
      <w:spacing w:before="120" w:after="120"/>
    </w:pPr>
    <w:rPr>
      <w:rFonts w:cs="Tahoma"/>
      <w:i/>
      <w:iCs/>
    </w:rPr>
  </w:style>
  <w:style w:type="paragraph" w:customStyle="1" w:styleId="Index">
    <w:name w:val="Index"/>
    <w:basedOn w:val="Standaard"/>
    <w:pPr>
      <w:suppressLineNumbers/>
    </w:pPr>
    <w:rPr>
      <w:rFonts w:cs="Tahoma"/>
    </w:rPr>
  </w:style>
  <w:style w:type="paragraph" w:customStyle="1" w:styleId="Inhoudtabel">
    <w:name w:val="Inhoud tabel"/>
    <w:basedOn w:val="Standaard"/>
    <w:pPr>
      <w:suppressLineNumbers/>
    </w:pPr>
  </w:style>
  <w:style w:type="paragraph" w:customStyle="1" w:styleId="Tabelkop">
    <w:name w:val="Tabelkop"/>
    <w:basedOn w:val="Inhoudtabel"/>
    <w:pPr>
      <w:jc w:val="center"/>
    </w:pPr>
    <w:rPr>
      <w:b/>
      <w:bCs/>
    </w:rPr>
  </w:style>
  <w:style w:type="paragraph" w:customStyle="1" w:styleId="Reedsopgemaaktetekst">
    <w:name w:val="Reeds opgemaakte tekst"/>
    <w:basedOn w:val="Standaard"/>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9F114B"/>
    <w:rPr>
      <w:rFonts w:ascii="Tahoma" w:hAnsi="Tahoma"/>
      <w:sz w:val="16"/>
      <w:szCs w:val="16"/>
      <w:lang w:val="x-none"/>
    </w:rPr>
  </w:style>
  <w:style w:type="character" w:customStyle="1" w:styleId="BallontekstChar">
    <w:name w:val="Ballontekst Char"/>
    <w:link w:val="Ballontekst"/>
    <w:uiPriority w:val="99"/>
    <w:semiHidden/>
    <w:rsid w:val="009F114B"/>
    <w:rPr>
      <w:rFonts w:ascii="Tahoma" w:eastAsia="Arial Unicode MS" w:hAnsi="Tahoma" w:cs="Tahoma"/>
      <w:kern w:val="1"/>
      <w:sz w:val="16"/>
      <w:szCs w:val="16"/>
    </w:rPr>
  </w:style>
  <w:style w:type="paragraph" w:styleId="Koptekst">
    <w:name w:val="header"/>
    <w:basedOn w:val="Standaard"/>
    <w:link w:val="KoptekstChar"/>
    <w:rsid w:val="004C6D08"/>
    <w:pPr>
      <w:tabs>
        <w:tab w:val="center" w:pos="4536"/>
        <w:tab w:val="right" w:pos="9072"/>
      </w:tabs>
    </w:pPr>
  </w:style>
  <w:style w:type="paragraph" w:styleId="Voettekst">
    <w:name w:val="footer"/>
    <w:basedOn w:val="Standaard"/>
    <w:link w:val="VoettekstChar"/>
    <w:uiPriority w:val="99"/>
    <w:rsid w:val="004C6D08"/>
    <w:pPr>
      <w:tabs>
        <w:tab w:val="center" w:pos="4536"/>
        <w:tab w:val="right" w:pos="9072"/>
      </w:tabs>
    </w:pPr>
  </w:style>
  <w:style w:type="paragraph" w:customStyle="1" w:styleId="Body">
    <w:name w:val="Body"/>
    <w:basedOn w:val="Standaard"/>
    <w:rsid w:val="00D90007"/>
    <w:pPr>
      <w:widowControl/>
      <w:suppressAutoHyphens w:val="0"/>
      <w:spacing w:before="80" w:after="80" w:line="240" w:lineRule="atLeast"/>
      <w:ind w:left="2260" w:right="5020"/>
    </w:pPr>
    <w:rPr>
      <w:rFonts w:eastAsia="Times New Roman"/>
      <w:kern w:val="0"/>
      <w:sz w:val="20"/>
      <w:szCs w:val="20"/>
    </w:rPr>
  </w:style>
  <w:style w:type="paragraph" w:styleId="Inhopg1">
    <w:name w:val="toc 1"/>
    <w:basedOn w:val="Hoofdstuktitel"/>
    <w:next w:val="Standaard"/>
    <w:autoRedefine/>
    <w:uiPriority w:val="39"/>
    <w:qFormat/>
    <w:rsid w:val="00D90007"/>
    <w:pPr>
      <w:widowControl w:val="0"/>
      <w:numPr>
        <w:numId w:val="0"/>
      </w:numPr>
      <w:tabs>
        <w:tab w:val="clear" w:pos="2835"/>
      </w:tabs>
      <w:suppressAutoHyphens/>
      <w:spacing w:before="360" w:after="0" w:line="240" w:lineRule="auto"/>
      <w:outlineLvl w:val="9"/>
    </w:pPr>
    <w:rPr>
      <w:rFonts w:eastAsia="Arial Unicode MS" w:cs="Arial"/>
      <w:bCs/>
      <w:caps/>
      <w:kern w:val="1"/>
      <w:sz w:val="24"/>
      <w:szCs w:val="24"/>
    </w:rPr>
  </w:style>
  <w:style w:type="paragraph" w:styleId="Inhopg2">
    <w:name w:val="toc 2"/>
    <w:basedOn w:val="Gobarparagraaftitel"/>
    <w:next w:val="Standaard"/>
    <w:autoRedefine/>
    <w:uiPriority w:val="39"/>
    <w:qFormat/>
    <w:rsid w:val="00D90007"/>
    <w:pPr>
      <w:keepNext w:val="0"/>
      <w:widowControl w:val="0"/>
      <w:numPr>
        <w:ilvl w:val="0"/>
        <w:numId w:val="0"/>
      </w:numPr>
      <w:suppressAutoHyphens/>
      <w:spacing w:line="240" w:lineRule="auto"/>
      <w:outlineLvl w:val="9"/>
    </w:pPr>
    <w:rPr>
      <w:rFonts w:ascii="Times New Roman" w:eastAsia="Arial Unicode MS" w:hAnsi="Times New Roman"/>
      <w:bCs/>
      <w:kern w:val="1"/>
    </w:rPr>
  </w:style>
  <w:style w:type="paragraph" w:styleId="Inhopg3">
    <w:name w:val="toc 3"/>
    <w:basedOn w:val="Gobarsubparagraaftitel"/>
    <w:next w:val="Standaard"/>
    <w:autoRedefine/>
    <w:uiPriority w:val="39"/>
    <w:qFormat/>
    <w:rsid w:val="00636455"/>
    <w:pPr>
      <w:keepNext w:val="0"/>
      <w:widowControl w:val="0"/>
      <w:numPr>
        <w:ilvl w:val="0"/>
        <w:numId w:val="0"/>
      </w:numPr>
      <w:tabs>
        <w:tab w:val="left" w:pos="993"/>
        <w:tab w:val="right" w:pos="9062"/>
      </w:tabs>
      <w:suppressAutoHyphens/>
      <w:spacing w:before="0" w:after="0" w:line="240" w:lineRule="auto"/>
      <w:ind w:left="240" w:right="0"/>
      <w:outlineLvl w:val="9"/>
    </w:pPr>
    <w:rPr>
      <w:rFonts w:ascii="Times New Roman" w:eastAsia="Arial Unicode MS" w:hAnsi="Times New Roman" w:cs="Times New Roman"/>
      <w:b w:val="0"/>
      <w:color w:val="auto"/>
      <w:kern w:val="1"/>
      <w:szCs w:val="20"/>
      <w:lang w:val="nl-NL"/>
    </w:rPr>
  </w:style>
  <w:style w:type="paragraph" w:styleId="Inhopg4">
    <w:name w:val="toc 4"/>
    <w:basedOn w:val="Standaard"/>
    <w:next w:val="Standaard"/>
    <w:autoRedefine/>
    <w:semiHidden/>
    <w:rsid w:val="00D90007"/>
    <w:pPr>
      <w:ind w:left="480"/>
    </w:pPr>
    <w:rPr>
      <w:sz w:val="20"/>
      <w:szCs w:val="20"/>
    </w:rPr>
  </w:style>
  <w:style w:type="paragraph" w:styleId="Inhopg5">
    <w:name w:val="toc 5"/>
    <w:basedOn w:val="Standaard"/>
    <w:next w:val="Standaard"/>
    <w:autoRedefine/>
    <w:semiHidden/>
    <w:rsid w:val="00D90007"/>
    <w:pPr>
      <w:ind w:left="720"/>
    </w:pPr>
    <w:rPr>
      <w:sz w:val="20"/>
      <w:szCs w:val="20"/>
    </w:rPr>
  </w:style>
  <w:style w:type="paragraph" w:styleId="Inhopg6">
    <w:name w:val="toc 6"/>
    <w:basedOn w:val="Standaard"/>
    <w:next w:val="Standaard"/>
    <w:autoRedefine/>
    <w:semiHidden/>
    <w:rsid w:val="00D90007"/>
    <w:pPr>
      <w:ind w:left="960"/>
    </w:pPr>
    <w:rPr>
      <w:sz w:val="20"/>
      <w:szCs w:val="20"/>
    </w:rPr>
  </w:style>
  <w:style w:type="paragraph" w:styleId="Inhopg7">
    <w:name w:val="toc 7"/>
    <w:basedOn w:val="Standaard"/>
    <w:next w:val="Standaard"/>
    <w:autoRedefine/>
    <w:semiHidden/>
    <w:rsid w:val="00D90007"/>
    <w:pPr>
      <w:ind w:left="1200"/>
    </w:pPr>
    <w:rPr>
      <w:sz w:val="20"/>
      <w:szCs w:val="20"/>
    </w:rPr>
  </w:style>
  <w:style w:type="paragraph" w:styleId="Inhopg8">
    <w:name w:val="toc 8"/>
    <w:basedOn w:val="Standaard"/>
    <w:next w:val="Standaard"/>
    <w:autoRedefine/>
    <w:semiHidden/>
    <w:rsid w:val="00D90007"/>
    <w:pPr>
      <w:ind w:left="1440"/>
    </w:pPr>
    <w:rPr>
      <w:sz w:val="20"/>
      <w:szCs w:val="20"/>
    </w:rPr>
  </w:style>
  <w:style w:type="paragraph" w:styleId="Inhopg9">
    <w:name w:val="toc 9"/>
    <w:basedOn w:val="Standaard"/>
    <w:next w:val="Standaard"/>
    <w:autoRedefine/>
    <w:semiHidden/>
    <w:rsid w:val="00D90007"/>
    <w:pPr>
      <w:ind w:left="1680"/>
    </w:pPr>
    <w:rPr>
      <w:sz w:val="20"/>
      <w:szCs w:val="20"/>
    </w:rPr>
  </w:style>
  <w:style w:type="paragraph" w:styleId="Bloktekst">
    <w:name w:val="Block Text"/>
    <w:basedOn w:val="Standaard"/>
    <w:rsid w:val="00D90007"/>
    <w:pPr>
      <w:widowControl/>
      <w:suppressAutoHyphens w:val="0"/>
      <w:spacing w:before="80" w:after="80" w:line="280" w:lineRule="atLeast"/>
      <w:ind w:left="2260" w:right="-220"/>
    </w:pPr>
    <w:rPr>
      <w:rFonts w:eastAsia="Times New Roman"/>
      <w:kern w:val="0"/>
      <w:sz w:val="20"/>
      <w:szCs w:val="20"/>
    </w:rPr>
  </w:style>
  <w:style w:type="paragraph" w:styleId="Voetnoottekst">
    <w:name w:val="footnote text"/>
    <w:basedOn w:val="Standaard"/>
    <w:semiHidden/>
    <w:rsid w:val="00D90007"/>
    <w:pPr>
      <w:keepNext/>
      <w:widowControl/>
      <w:suppressAutoHyphens w:val="0"/>
      <w:spacing w:before="80" w:after="80" w:line="280" w:lineRule="atLeast"/>
      <w:ind w:left="2260" w:right="-220"/>
    </w:pPr>
    <w:rPr>
      <w:rFonts w:ascii="Arial" w:eastAsia="Times New Roman" w:hAnsi="Arial"/>
      <w:kern w:val="0"/>
      <w:sz w:val="16"/>
      <w:szCs w:val="20"/>
    </w:rPr>
  </w:style>
  <w:style w:type="character" w:styleId="Voetnootmarkering">
    <w:name w:val="footnote reference"/>
    <w:semiHidden/>
    <w:rsid w:val="00D90007"/>
    <w:rPr>
      <w:vertAlign w:val="superscript"/>
    </w:rPr>
  </w:style>
  <w:style w:type="paragraph" w:styleId="Bijschrift">
    <w:name w:val="caption"/>
    <w:basedOn w:val="Standaard"/>
    <w:next w:val="Standaard"/>
    <w:qFormat/>
    <w:rsid w:val="00D90007"/>
    <w:pPr>
      <w:widowControl/>
      <w:suppressAutoHyphens w:val="0"/>
      <w:spacing w:before="80" w:after="80" w:line="280" w:lineRule="atLeast"/>
      <w:ind w:left="2260" w:right="-220"/>
    </w:pPr>
    <w:rPr>
      <w:rFonts w:ascii="Arial" w:eastAsia="Times New Roman" w:hAnsi="Arial"/>
      <w:kern w:val="0"/>
      <w:sz w:val="16"/>
      <w:szCs w:val="20"/>
    </w:rPr>
  </w:style>
  <w:style w:type="character" w:styleId="Verwijzingopmerking">
    <w:name w:val="annotation reference"/>
    <w:semiHidden/>
    <w:rsid w:val="00D90007"/>
    <w:rPr>
      <w:sz w:val="16"/>
    </w:rPr>
  </w:style>
  <w:style w:type="paragraph" w:styleId="Tekstopmerking">
    <w:name w:val="annotation text"/>
    <w:basedOn w:val="Standaard"/>
    <w:link w:val="TekstopmerkingChar"/>
    <w:semiHidden/>
    <w:rsid w:val="00D90007"/>
    <w:pPr>
      <w:widowControl/>
      <w:suppressAutoHyphens w:val="0"/>
      <w:spacing w:before="80" w:after="80" w:line="280" w:lineRule="atLeast"/>
      <w:ind w:left="2260" w:right="-220"/>
    </w:pPr>
    <w:rPr>
      <w:rFonts w:eastAsia="Times New Roman"/>
      <w:kern w:val="0"/>
      <w:sz w:val="20"/>
      <w:szCs w:val="20"/>
    </w:rPr>
  </w:style>
  <w:style w:type="paragraph" w:customStyle="1" w:styleId="opsomming">
    <w:name w:val="opsomming"/>
    <w:basedOn w:val="Standaard"/>
    <w:rsid w:val="00D90007"/>
    <w:pPr>
      <w:widowControl/>
      <w:numPr>
        <w:numId w:val="2"/>
      </w:numPr>
      <w:tabs>
        <w:tab w:val="left" w:pos="2552"/>
      </w:tabs>
      <w:suppressAutoHyphens w:val="0"/>
      <w:spacing w:after="120"/>
      <w:ind w:left="2552" w:hanging="284"/>
    </w:pPr>
    <w:rPr>
      <w:rFonts w:eastAsia="Times New Roman"/>
      <w:kern w:val="0"/>
      <w:sz w:val="20"/>
      <w:szCs w:val="20"/>
    </w:rPr>
  </w:style>
  <w:style w:type="paragraph" w:customStyle="1" w:styleId="Hoofdstuktitel">
    <w:name w:val="Hoofdstuktitel"/>
    <w:basedOn w:val="Standaard"/>
    <w:next w:val="Rapporttekst"/>
    <w:rsid w:val="00D90007"/>
    <w:pPr>
      <w:widowControl/>
      <w:numPr>
        <w:numId w:val="7"/>
      </w:numPr>
      <w:tabs>
        <w:tab w:val="left" w:pos="2835"/>
      </w:tabs>
      <w:suppressAutoHyphens w:val="0"/>
      <w:spacing w:before="160" w:after="160" w:line="360" w:lineRule="auto"/>
      <w:outlineLvl w:val="0"/>
    </w:pPr>
    <w:rPr>
      <w:rFonts w:ascii="Arial" w:eastAsia="Times New Roman" w:hAnsi="Arial"/>
      <w:b/>
      <w:kern w:val="0"/>
      <w:sz w:val="28"/>
      <w:szCs w:val="20"/>
    </w:rPr>
  </w:style>
  <w:style w:type="paragraph" w:customStyle="1" w:styleId="Rapporttekst">
    <w:name w:val="Rapport tekst"/>
    <w:basedOn w:val="Standaard"/>
    <w:rsid w:val="00D90007"/>
    <w:pPr>
      <w:widowControl/>
      <w:suppressAutoHyphens w:val="0"/>
      <w:spacing w:before="80" w:after="80" w:line="280" w:lineRule="atLeast"/>
      <w:ind w:left="2268"/>
    </w:pPr>
    <w:rPr>
      <w:rFonts w:eastAsia="Times New Roman"/>
      <w:kern w:val="0"/>
      <w:sz w:val="20"/>
      <w:szCs w:val="20"/>
    </w:rPr>
  </w:style>
  <w:style w:type="paragraph" w:customStyle="1" w:styleId="Paragraaftitel">
    <w:name w:val="Paragraaf titel"/>
    <w:basedOn w:val="Kop2"/>
    <w:next w:val="Rapporttekst"/>
    <w:rsid w:val="00D90007"/>
    <w:pPr>
      <w:widowControl/>
      <w:numPr>
        <w:numId w:val="3"/>
      </w:numPr>
      <w:tabs>
        <w:tab w:val="left" w:pos="2835"/>
      </w:tabs>
      <w:suppressAutoHyphens w:val="0"/>
      <w:spacing w:after="60"/>
      <w:ind w:left="2699" w:hanging="431"/>
    </w:pPr>
    <w:rPr>
      <w:rFonts w:eastAsia="Times New Roman" w:cs="Times New Roman"/>
      <w:bCs w:val="0"/>
      <w:i/>
      <w:kern w:val="0"/>
      <w:sz w:val="24"/>
      <w:szCs w:val="20"/>
    </w:rPr>
  </w:style>
  <w:style w:type="paragraph" w:customStyle="1" w:styleId="Sectiekopje">
    <w:name w:val="Sectie kopje"/>
    <w:basedOn w:val="Rapporttekst"/>
    <w:next w:val="Rapporttekst"/>
    <w:rsid w:val="00D90007"/>
    <w:pPr>
      <w:spacing w:after="0"/>
    </w:pPr>
    <w:rPr>
      <w:i/>
      <w:u w:val="single"/>
    </w:rPr>
  </w:style>
  <w:style w:type="paragraph" w:styleId="Index1">
    <w:name w:val="index 1"/>
    <w:basedOn w:val="Standaard"/>
    <w:next w:val="Standaard"/>
    <w:autoRedefine/>
    <w:semiHidden/>
    <w:rsid w:val="00D90007"/>
    <w:pPr>
      <w:widowControl/>
      <w:suppressAutoHyphens w:val="0"/>
      <w:spacing w:line="280" w:lineRule="atLeast"/>
      <w:ind w:left="200" w:right="-220" w:hanging="200"/>
    </w:pPr>
    <w:rPr>
      <w:rFonts w:eastAsia="Times New Roman"/>
      <w:kern w:val="0"/>
      <w:sz w:val="20"/>
      <w:szCs w:val="20"/>
    </w:rPr>
  </w:style>
  <w:style w:type="paragraph" w:styleId="Index2">
    <w:name w:val="index 2"/>
    <w:basedOn w:val="Standaard"/>
    <w:next w:val="Standaard"/>
    <w:autoRedefine/>
    <w:semiHidden/>
    <w:rsid w:val="00D90007"/>
    <w:pPr>
      <w:widowControl/>
      <w:suppressAutoHyphens w:val="0"/>
      <w:spacing w:line="280" w:lineRule="atLeast"/>
      <w:ind w:left="400" w:right="-220" w:hanging="200"/>
    </w:pPr>
    <w:rPr>
      <w:rFonts w:eastAsia="Times New Roman"/>
      <w:kern w:val="0"/>
      <w:sz w:val="20"/>
      <w:szCs w:val="20"/>
    </w:rPr>
  </w:style>
  <w:style w:type="paragraph" w:styleId="Index3">
    <w:name w:val="index 3"/>
    <w:basedOn w:val="Standaard"/>
    <w:next w:val="Standaard"/>
    <w:autoRedefine/>
    <w:semiHidden/>
    <w:rsid w:val="00D90007"/>
    <w:pPr>
      <w:widowControl/>
      <w:suppressAutoHyphens w:val="0"/>
      <w:spacing w:line="280" w:lineRule="atLeast"/>
      <w:ind w:left="600" w:right="-220" w:hanging="200"/>
    </w:pPr>
    <w:rPr>
      <w:rFonts w:eastAsia="Times New Roman"/>
      <w:kern w:val="0"/>
      <w:sz w:val="20"/>
      <w:szCs w:val="20"/>
    </w:rPr>
  </w:style>
  <w:style w:type="paragraph" w:styleId="Index4">
    <w:name w:val="index 4"/>
    <w:basedOn w:val="Standaard"/>
    <w:next w:val="Standaard"/>
    <w:autoRedefine/>
    <w:semiHidden/>
    <w:rsid w:val="00D90007"/>
    <w:pPr>
      <w:widowControl/>
      <w:suppressAutoHyphens w:val="0"/>
      <w:spacing w:line="280" w:lineRule="atLeast"/>
      <w:ind w:left="800" w:right="-220" w:hanging="200"/>
    </w:pPr>
    <w:rPr>
      <w:rFonts w:eastAsia="Times New Roman"/>
      <w:kern w:val="0"/>
      <w:sz w:val="20"/>
      <w:szCs w:val="20"/>
    </w:rPr>
  </w:style>
  <w:style w:type="paragraph" w:styleId="Index5">
    <w:name w:val="index 5"/>
    <w:basedOn w:val="Standaard"/>
    <w:next w:val="Standaard"/>
    <w:autoRedefine/>
    <w:semiHidden/>
    <w:rsid w:val="00D90007"/>
    <w:pPr>
      <w:widowControl/>
      <w:suppressAutoHyphens w:val="0"/>
      <w:spacing w:line="280" w:lineRule="atLeast"/>
      <w:ind w:left="1000" w:right="-220" w:hanging="200"/>
    </w:pPr>
    <w:rPr>
      <w:rFonts w:eastAsia="Times New Roman"/>
      <w:kern w:val="0"/>
      <w:sz w:val="20"/>
      <w:szCs w:val="20"/>
    </w:rPr>
  </w:style>
  <w:style w:type="paragraph" w:styleId="Index6">
    <w:name w:val="index 6"/>
    <w:basedOn w:val="Standaard"/>
    <w:next w:val="Standaard"/>
    <w:autoRedefine/>
    <w:semiHidden/>
    <w:rsid w:val="00D90007"/>
    <w:pPr>
      <w:widowControl/>
      <w:suppressAutoHyphens w:val="0"/>
      <w:spacing w:line="280" w:lineRule="atLeast"/>
      <w:ind w:left="1200" w:right="-220" w:hanging="200"/>
    </w:pPr>
    <w:rPr>
      <w:rFonts w:eastAsia="Times New Roman"/>
      <w:kern w:val="0"/>
      <w:sz w:val="20"/>
      <w:szCs w:val="20"/>
    </w:rPr>
  </w:style>
  <w:style w:type="paragraph" w:styleId="Index7">
    <w:name w:val="index 7"/>
    <w:basedOn w:val="Standaard"/>
    <w:next w:val="Standaard"/>
    <w:autoRedefine/>
    <w:semiHidden/>
    <w:rsid w:val="00D90007"/>
    <w:pPr>
      <w:widowControl/>
      <w:suppressAutoHyphens w:val="0"/>
      <w:spacing w:line="280" w:lineRule="atLeast"/>
      <w:ind w:left="1400" w:right="-220" w:hanging="200"/>
    </w:pPr>
    <w:rPr>
      <w:rFonts w:eastAsia="Times New Roman"/>
      <w:kern w:val="0"/>
      <w:sz w:val="20"/>
      <w:szCs w:val="20"/>
    </w:rPr>
  </w:style>
  <w:style w:type="paragraph" w:styleId="Index8">
    <w:name w:val="index 8"/>
    <w:basedOn w:val="Standaard"/>
    <w:next w:val="Standaard"/>
    <w:autoRedefine/>
    <w:semiHidden/>
    <w:rsid w:val="00D90007"/>
    <w:pPr>
      <w:widowControl/>
      <w:suppressAutoHyphens w:val="0"/>
      <w:spacing w:line="280" w:lineRule="atLeast"/>
      <w:ind w:left="1600" w:right="-220" w:hanging="200"/>
    </w:pPr>
    <w:rPr>
      <w:rFonts w:eastAsia="Times New Roman"/>
      <w:kern w:val="0"/>
      <w:sz w:val="20"/>
      <w:szCs w:val="20"/>
    </w:rPr>
  </w:style>
  <w:style w:type="paragraph" w:styleId="Index9">
    <w:name w:val="index 9"/>
    <w:basedOn w:val="Standaard"/>
    <w:next w:val="Standaard"/>
    <w:autoRedefine/>
    <w:semiHidden/>
    <w:rsid w:val="00D90007"/>
    <w:pPr>
      <w:widowControl/>
      <w:suppressAutoHyphens w:val="0"/>
      <w:spacing w:line="280" w:lineRule="atLeast"/>
      <w:ind w:left="1800" w:right="-220" w:hanging="200"/>
    </w:pPr>
    <w:rPr>
      <w:rFonts w:eastAsia="Times New Roman"/>
      <w:kern w:val="0"/>
      <w:sz w:val="20"/>
      <w:szCs w:val="20"/>
    </w:rPr>
  </w:style>
  <w:style w:type="paragraph" w:styleId="Indexkop">
    <w:name w:val="index heading"/>
    <w:basedOn w:val="Standaard"/>
    <w:next w:val="Index1"/>
    <w:semiHidden/>
    <w:rsid w:val="00D90007"/>
    <w:pPr>
      <w:widowControl/>
      <w:suppressAutoHyphens w:val="0"/>
      <w:spacing w:before="120" w:after="120" w:line="280" w:lineRule="atLeast"/>
      <w:ind w:left="2260" w:right="-220"/>
    </w:pPr>
    <w:rPr>
      <w:rFonts w:eastAsia="Times New Roman"/>
      <w:b/>
      <w:i/>
      <w:kern w:val="0"/>
      <w:sz w:val="20"/>
      <w:szCs w:val="20"/>
    </w:rPr>
  </w:style>
  <w:style w:type="character" w:styleId="Paginanummer">
    <w:name w:val="page number"/>
    <w:basedOn w:val="Standaardalinea-lettertype"/>
    <w:rsid w:val="00D90007"/>
  </w:style>
  <w:style w:type="paragraph" w:customStyle="1" w:styleId="Rapporttitel">
    <w:name w:val="Rapporttitel"/>
    <w:basedOn w:val="Kop9"/>
    <w:rsid w:val="00D90007"/>
    <w:pPr>
      <w:numPr>
        <w:ilvl w:val="8"/>
        <w:numId w:val="1"/>
      </w:numPr>
      <w:tabs>
        <w:tab w:val="clear" w:pos="1584"/>
      </w:tabs>
    </w:pPr>
  </w:style>
  <w:style w:type="paragraph" w:customStyle="1" w:styleId="Rapportondertitel">
    <w:name w:val="Rapport ondertitel"/>
    <w:basedOn w:val="Kop8"/>
    <w:rsid w:val="00D90007"/>
    <w:rPr>
      <w:b w:val="0"/>
      <w:i/>
      <w:sz w:val="32"/>
    </w:rPr>
  </w:style>
  <w:style w:type="paragraph" w:customStyle="1" w:styleId="Rapporttitel0">
    <w:name w:val="Rapport titel"/>
    <w:basedOn w:val="Rapporttitel"/>
    <w:rsid w:val="00D90007"/>
  </w:style>
  <w:style w:type="paragraph" w:customStyle="1" w:styleId="Gobartekst">
    <w:name w:val="Gobar tekst"/>
    <w:basedOn w:val="Rapporttekst"/>
    <w:rsid w:val="00D90007"/>
  </w:style>
  <w:style w:type="paragraph" w:customStyle="1" w:styleId="Gobarondertitel">
    <w:name w:val="Gobar ondertitel"/>
    <w:basedOn w:val="Rapportondertitel"/>
    <w:rsid w:val="00D90007"/>
  </w:style>
  <w:style w:type="paragraph" w:customStyle="1" w:styleId="Gobarhoofdstuktitel">
    <w:name w:val="Gobar hoofdstuktitel"/>
    <w:basedOn w:val="Hoofdstuktitel"/>
    <w:next w:val="Gobarparagraaftitel"/>
    <w:autoRedefine/>
    <w:rsid w:val="00D90007"/>
    <w:pPr>
      <w:numPr>
        <w:numId w:val="4"/>
      </w:numPr>
      <w:tabs>
        <w:tab w:val="clear" w:pos="2835"/>
      </w:tabs>
      <w:spacing w:before="240" w:after="60" w:line="280" w:lineRule="atLeast"/>
    </w:pPr>
    <w:rPr>
      <w:i/>
      <w:sz w:val="24"/>
    </w:rPr>
  </w:style>
  <w:style w:type="paragraph" w:customStyle="1" w:styleId="Gobarparagraaftitel">
    <w:name w:val="Gobar paragraaftitel"/>
    <w:basedOn w:val="Paragraaftitel"/>
    <w:next w:val="Gobartekst"/>
    <w:autoRedefine/>
    <w:rsid w:val="00361ABA"/>
    <w:pPr>
      <w:numPr>
        <w:numId w:val="7"/>
      </w:numPr>
      <w:tabs>
        <w:tab w:val="clear" w:pos="2835"/>
      </w:tabs>
      <w:spacing w:after="0" w:line="280" w:lineRule="atLeast"/>
      <w:ind w:left="0" w:firstLine="0"/>
    </w:pPr>
    <w:rPr>
      <w:rFonts w:ascii="Arial" w:hAnsi="Arial"/>
      <w:i w:val="0"/>
      <w:sz w:val="20"/>
    </w:rPr>
  </w:style>
  <w:style w:type="paragraph" w:customStyle="1" w:styleId="Opmaakprofiel1">
    <w:name w:val="Opmaakprofiel1"/>
    <w:basedOn w:val="Inhopg1"/>
    <w:autoRedefine/>
    <w:rsid w:val="00D90007"/>
    <w:rPr>
      <w:noProof/>
    </w:rPr>
  </w:style>
  <w:style w:type="paragraph" w:customStyle="1" w:styleId="OpmaakprofielGobarparagraaftitelRegelafstandMinimaal14pt">
    <w:name w:val="Opmaakprofiel Gobar paragraaftitel + Regelafstand:  Minimaal 14 pt"/>
    <w:basedOn w:val="Gobarparagraaftitel"/>
    <w:autoRedefine/>
    <w:rsid w:val="00D90007"/>
    <w:pPr>
      <w:ind w:left="2268"/>
    </w:pPr>
    <w:rPr>
      <w:bCs/>
    </w:rPr>
  </w:style>
  <w:style w:type="character" w:customStyle="1" w:styleId="CharChar1">
    <w:name w:val="Char Char1"/>
    <w:semiHidden/>
    <w:rsid w:val="00D90007"/>
    <w:rPr>
      <w:rFonts w:ascii="Tahoma" w:hAnsi="Tahoma" w:cs="Tahoma"/>
      <w:sz w:val="16"/>
      <w:szCs w:val="16"/>
    </w:rPr>
  </w:style>
  <w:style w:type="character" w:styleId="GevolgdeHyperlink">
    <w:name w:val="FollowedHyperlink"/>
    <w:semiHidden/>
    <w:rsid w:val="00D90007"/>
    <w:rPr>
      <w:color w:val="800080"/>
      <w:u w:val="single"/>
    </w:rPr>
  </w:style>
  <w:style w:type="character" w:customStyle="1" w:styleId="Kop2Char">
    <w:name w:val="Kop 2 Char"/>
    <w:rsid w:val="00D90007"/>
    <w:rPr>
      <w:b/>
      <w:i/>
      <w:noProof w:val="0"/>
      <w:lang w:val="nl-NL" w:eastAsia="nl-NL" w:bidi="ar-SA"/>
    </w:rPr>
  </w:style>
  <w:style w:type="character" w:customStyle="1" w:styleId="ParagraaftitelChar">
    <w:name w:val="Paragraaf titel Char"/>
    <w:rsid w:val="00D90007"/>
    <w:rPr>
      <w:b/>
      <w:i/>
      <w:noProof w:val="0"/>
      <w:sz w:val="24"/>
      <w:lang w:val="nl-NL" w:eastAsia="nl-NL" w:bidi="ar-SA"/>
    </w:rPr>
  </w:style>
  <w:style w:type="character" w:customStyle="1" w:styleId="GobarparagraaftitelChar">
    <w:name w:val="Gobar paragraaftitel Char"/>
    <w:rsid w:val="00D90007"/>
    <w:rPr>
      <w:b/>
      <w:i w:val="0"/>
      <w:noProof w:val="0"/>
      <w:sz w:val="24"/>
      <w:lang w:val="nl-NL" w:eastAsia="nl-NL" w:bidi="ar-SA"/>
    </w:rPr>
  </w:style>
  <w:style w:type="paragraph" w:customStyle="1" w:styleId="Gobarbijschrift">
    <w:name w:val="Gobar bijschrift"/>
    <w:basedOn w:val="Gobartekst"/>
    <w:rsid w:val="00D90007"/>
    <w:rPr>
      <w:rFonts w:ascii="Arial" w:hAnsi="Arial"/>
      <w:sz w:val="16"/>
    </w:rPr>
  </w:style>
  <w:style w:type="character" w:customStyle="1" w:styleId="m1">
    <w:name w:val="m1"/>
    <w:rsid w:val="00D90007"/>
    <w:rPr>
      <w:color w:val="0000FF"/>
    </w:rPr>
  </w:style>
  <w:style w:type="character" w:customStyle="1" w:styleId="t1">
    <w:name w:val="t1"/>
    <w:rsid w:val="00D90007"/>
    <w:rPr>
      <w:color w:val="990000"/>
    </w:rPr>
  </w:style>
  <w:style w:type="character" w:customStyle="1" w:styleId="b1">
    <w:name w:val="b1"/>
    <w:rsid w:val="00D90007"/>
    <w:rPr>
      <w:rFonts w:ascii="Courier New" w:hAnsi="Courier New" w:cs="Courier New" w:hint="default"/>
      <w:b/>
      <w:bCs/>
      <w:strike w:val="0"/>
      <w:dstrike w:val="0"/>
      <w:color w:val="FF0000"/>
      <w:u w:val="none"/>
      <w:effect w:val="none"/>
    </w:rPr>
  </w:style>
  <w:style w:type="character" w:customStyle="1" w:styleId="tx1">
    <w:name w:val="tx1"/>
    <w:rsid w:val="00D90007"/>
    <w:rPr>
      <w:b/>
      <w:bCs/>
    </w:rPr>
  </w:style>
  <w:style w:type="character" w:customStyle="1" w:styleId="Kop3Char">
    <w:name w:val="Kop 3 Char"/>
    <w:link w:val="Kop3"/>
    <w:rsid w:val="00D90007"/>
    <w:rPr>
      <w:rFonts w:eastAsia="Arial Unicode MS" w:cs="Tahoma"/>
      <w:b/>
      <w:bCs/>
      <w:kern w:val="1"/>
      <w:sz w:val="28"/>
      <w:szCs w:val="28"/>
    </w:rPr>
  </w:style>
  <w:style w:type="character" w:customStyle="1" w:styleId="KoptekstChar">
    <w:name w:val="Koptekst Char"/>
    <w:link w:val="Koptekst"/>
    <w:rsid w:val="00D90007"/>
    <w:rPr>
      <w:rFonts w:eastAsia="Arial Unicode MS"/>
      <w:kern w:val="1"/>
      <w:sz w:val="24"/>
      <w:szCs w:val="24"/>
      <w:lang w:val="nl-NL" w:bidi="ar-SA"/>
    </w:rPr>
  </w:style>
  <w:style w:type="character" w:customStyle="1" w:styleId="VoettekstChar">
    <w:name w:val="Voettekst Char"/>
    <w:link w:val="Voettekst"/>
    <w:uiPriority w:val="99"/>
    <w:rsid w:val="00D90007"/>
    <w:rPr>
      <w:rFonts w:eastAsia="Arial Unicode MS"/>
      <w:kern w:val="1"/>
      <w:sz w:val="24"/>
      <w:szCs w:val="24"/>
      <w:lang w:val="nl-NL" w:bidi="ar-SA"/>
    </w:rPr>
  </w:style>
  <w:style w:type="paragraph" w:customStyle="1" w:styleId="Lijstalinea1">
    <w:name w:val="Lijstalinea1"/>
    <w:basedOn w:val="Standaard"/>
    <w:qFormat/>
    <w:rsid w:val="00D90007"/>
    <w:pPr>
      <w:widowControl/>
      <w:suppressAutoHyphens w:val="0"/>
      <w:spacing w:before="80" w:after="80" w:line="280" w:lineRule="atLeast"/>
      <w:ind w:left="708" w:right="-220"/>
    </w:pPr>
    <w:rPr>
      <w:rFonts w:eastAsia="Times New Roman"/>
      <w:kern w:val="0"/>
      <w:sz w:val="20"/>
      <w:szCs w:val="20"/>
    </w:rPr>
  </w:style>
  <w:style w:type="paragraph" w:customStyle="1" w:styleId="Gobarsubparagraaftitel">
    <w:name w:val="Gobar subparagraaftitel"/>
    <w:basedOn w:val="Kop3"/>
    <w:qFormat/>
    <w:rsid w:val="00D90007"/>
    <w:pPr>
      <w:widowControl/>
      <w:numPr>
        <w:numId w:val="7"/>
      </w:numPr>
      <w:suppressAutoHyphens w:val="0"/>
      <w:spacing w:after="60" w:line="280" w:lineRule="atLeast"/>
      <w:ind w:right="-220"/>
    </w:pPr>
    <w:rPr>
      <w:rFonts w:ascii="Arial" w:eastAsia="Times New Roman" w:hAnsi="Arial" w:cs="Arial"/>
      <w:bCs w:val="0"/>
      <w:color w:val="000000"/>
      <w:kern w:val="0"/>
      <w:sz w:val="20"/>
      <w:szCs w:val="17"/>
      <w:lang w:val="en-US"/>
    </w:rPr>
  </w:style>
  <w:style w:type="paragraph" w:customStyle="1" w:styleId="Kopvaninhoudsopgave1">
    <w:name w:val="Kop van inhoudsopgave1"/>
    <w:basedOn w:val="Kop1"/>
    <w:next w:val="Standaard"/>
    <w:qFormat/>
    <w:rsid w:val="00D90007"/>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rPr>
  </w:style>
  <w:style w:type="paragraph" w:styleId="Onderwerpvanopmerking">
    <w:name w:val="annotation subject"/>
    <w:basedOn w:val="Tekstopmerking"/>
    <w:next w:val="Tekstopmerking"/>
    <w:link w:val="OnderwerpvanopmerkingChar"/>
    <w:semiHidden/>
    <w:unhideWhenUsed/>
    <w:rsid w:val="00D90007"/>
    <w:rPr>
      <w:b/>
      <w:bCs/>
    </w:rPr>
  </w:style>
  <w:style w:type="character" w:customStyle="1" w:styleId="TekstopmerkingChar">
    <w:name w:val="Tekst opmerking Char"/>
    <w:link w:val="Tekstopmerking"/>
    <w:semiHidden/>
    <w:rsid w:val="00D90007"/>
    <w:rPr>
      <w:lang w:val="nl-NL" w:eastAsia="nl-NL" w:bidi="ar-SA"/>
    </w:rPr>
  </w:style>
  <w:style w:type="character" w:customStyle="1" w:styleId="OnderwerpvanopmerkingChar">
    <w:name w:val="Onderwerp van opmerking Char"/>
    <w:link w:val="Onderwerpvanopmerking"/>
    <w:rsid w:val="00D90007"/>
    <w:rPr>
      <w:b/>
      <w:bCs/>
      <w:lang w:val="nl-NL" w:eastAsia="nl-NL" w:bidi="ar-SA"/>
    </w:rPr>
  </w:style>
  <w:style w:type="table" w:styleId="Tabelraster">
    <w:name w:val="Table Grid"/>
    <w:basedOn w:val="Standaardtabel"/>
    <w:rsid w:val="00D9000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i1">
    <w:name w:val="pi1"/>
    <w:rsid w:val="00D90007"/>
    <w:rPr>
      <w:color w:val="0000FF"/>
    </w:rPr>
  </w:style>
  <w:style w:type="character" w:customStyle="1" w:styleId="ns1">
    <w:name w:val="ns1"/>
    <w:rsid w:val="00D90007"/>
    <w:rPr>
      <w:color w:val="FF0000"/>
    </w:rPr>
  </w:style>
  <w:style w:type="character" w:styleId="Zwaar">
    <w:name w:val="Strong"/>
    <w:qFormat/>
    <w:rsid w:val="00D90007"/>
    <w:rPr>
      <w:b/>
      <w:bCs/>
    </w:rPr>
  </w:style>
  <w:style w:type="paragraph" w:styleId="Normaalweb">
    <w:name w:val="Normal (Web)"/>
    <w:basedOn w:val="Standaard"/>
    <w:semiHidden/>
    <w:unhideWhenUsed/>
    <w:rsid w:val="00D90007"/>
    <w:pPr>
      <w:widowControl/>
      <w:suppressAutoHyphens w:val="0"/>
      <w:spacing w:before="96" w:after="120" w:line="360" w:lineRule="atLeast"/>
    </w:pPr>
    <w:rPr>
      <w:rFonts w:eastAsia="Times New Roman"/>
      <w:kern w:val="0"/>
    </w:rPr>
  </w:style>
  <w:style w:type="paragraph" w:styleId="HTML-voorafopgemaakt">
    <w:name w:val="HTML Preformatted"/>
    <w:basedOn w:val="Standaard"/>
    <w:unhideWhenUsed/>
    <w:rsid w:val="00D900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Calibri" w:hAnsi="Courier New" w:cs="Courier New"/>
      <w:kern w:val="0"/>
      <w:sz w:val="20"/>
      <w:szCs w:val="20"/>
    </w:rPr>
  </w:style>
  <w:style w:type="character" w:styleId="HTML-schrijfmachine">
    <w:name w:val="HTML Typewriter"/>
    <w:semiHidden/>
    <w:unhideWhenUsed/>
    <w:rsid w:val="00D90007"/>
    <w:rPr>
      <w:rFonts w:ascii="Courier New" w:eastAsia="Calibri" w:hAnsi="Courier New" w:cs="Courier New" w:hint="default"/>
      <w:sz w:val="20"/>
      <w:szCs w:val="20"/>
    </w:rPr>
  </w:style>
  <w:style w:type="character" w:customStyle="1" w:styleId="pl-ent">
    <w:name w:val="pl-ent"/>
    <w:basedOn w:val="Standaardalinea-lettertype"/>
    <w:rsid w:val="00966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421707">
      <w:bodyDiv w:val="1"/>
      <w:marLeft w:val="0"/>
      <w:marRight w:val="0"/>
      <w:marTop w:val="0"/>
      <w:marBottom w:val="0"/>
      <w:divBdr>
        <w:top w:val="none" w:sz="0" w:space="0" w:color="auto"/>
        <w:left w:val="none" w:sz="0" w:space="0" w:color="auto"/>
        <w:bottom w:val="none" w:sz="0" w:space="0" w:color="auto"/>
        <w:right w:val="none" w:sz="0" w:space="0" w:color="auto"/>
      </w:divBdr>
    </w:div>
    <w:div w:id="937758810">
      <w:bodyDiv w:val="1"/>
      <w:marLeft w:val="0"/>
      <w:marRight w:val="0"/>
      <w:marTop w:val="0"/>
      <w:marBottom w:val="0"/>
      <w:divBdr>
        <w:top w:val="none" w:sz="0" w:space="0" w:color="auto"/>
        <w:left w:val="none" w:sz="0" w:space="0" w:color="auto"/>
        <w:bottom w:val="none" w:sz="0" w:space="0" w:color="auto"/>
        <w:right w:val="none" w:sz="0" w:space="0" w:color="auto"/>
      </w:divBdr>
      <w:divsChild>
        <w:div w:id="2007244490">
          <w:marLeft w:val="0"/>
          <w:marRight w:val="0"/>
          <w:marTop w:val="0"/>
          <w:marBottom w:val="0"/>
          <w:divBdr>
            <w:top w:val="none" w:sz="0" w:space="0" w:color="auto"/>
            <w:left w:val="none" w:sz="0" w:space="0" w:color="auto"/>
            <w:bottom w:val="none" w:sz="0" w:space="0" w:color="auto"/>
            <w:right w:val="none" w:sz="0" w:space="0" w:color="auto"/>
          </w:divBdr>
        </w:div>
      </w:divsChild>
    </w:div>
    <w:div w:id="1332639116">
      <w:bodyDiv w:val="1"/>
      <w:marLeft w:val="0"/>
      <w:marRight w:val="0"/>
      <w:marTop w:val="0"/>
      <w:marBottom w:val="0"/>
      <w:divBdr>
        <w:top w:val="none" w:sz="0" w:space="0" w:color="auto"/>
        <w:left w:val="none" w:sz="0" w:space="0" w:color="auto"/>
        <w:bottom w:val="none" w:sz="0" w:space="0" w:color="auto"/>
        <w:right w:val="none" w:sz="0" w:space="0" w:color="auto"/>
      </w:divBdr>
    </w:div>
    <w:div w:id="1368018759">
      <w:bodyDiv w:val="1"/>
      <w:marLeft w:val="0"/>
      <w:marRight w:val="0"/>
      <w:marTop w:val="0"/>
      <w:marBottom w:val="0"/>
      <w:divBdr>
        <w:top w:val="none" w:sz="0" w:space="0" w:color="auto"/>
        <w:left w:val="none" w:sz="0" w:space="0" w:color="auto"/>
        <w:bottom w:val="none" w:sz="0" w:space="0" w:color="auto"/>
        <w:right w:val="none" w:sz="0" w:space="0" w:color="auto"/>
      </w:divBdr>
    </w:div>
    <w:div w:id="1547834089">
      <w:bodyDiv w:val="1"/>
      <w:marLeft w:val="0"/>
      <w:marRight w:val="0"/>
      <w:marTop w:val="0"/>
      <w:marBottom w:val="0"/>
      <w:divBdr>
        <w:top w:val="none" w:sz="0" w:space="0" w:color="auto"/>
        <w:left w:val="none" w:sz="0" w:space="0" w:color="auto"/>
        <w:bottom w:val="none" w:sz="0" w:space="0" w:color="auto"/>
        <w:right w:val="none" w:sz="0" w:space="0" w:color="auto"/>
      </w:divBdr>
    </w:div>
    <w:div w:id="1915313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em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hyperlink" Target="http://creativecommons.org/licenses/by-nc-sa/3.0/nl/"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hyperlink" Target="http://www.crow.nl/visi"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www.modelservers.org:8080/svn/VISI/trun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1539</TotalTime>
  <Pages>1</Pages>
  <Words>11569</Words>
  <Characters>149367</Characters>
  <Application>Microsoft Office Word</Application>
  <DocSecurity>0</DocSecurity>
  <Lines>5334</Lines>
  <Paragraphs>4733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TNO</Company>
  <LinksUpToDate>false</LinksUpToDate>
  <CharactersWithSpaces>156203</CharactersWithSpaces>
  <SharedDoc>false</SharedDoc>
  <HLinks>
    <vt:vector size="24" baseType="variant">
      <vt:variant>
        <vt:i4>6291581</vt:i4>
      </vt:variant>
      <vt:variant>
        <vt:i4>129</vt:i4>
      </vt:variant>
      <vt:variant>
        <vt:i4>0</vt:i4>
      </vt:variant>
      <vt:variant>
        <vt:i4>5</vt:i4>
      </vt:variant>
      <vt:variant>
        <vt:lpwstr>http://www.crow.nl/visi</vt:lpwstr>
      </vt:variant>
      <vt:variant>
        <vt:lpwstr/>
      </vt:variant>
      <vt:variant>
        <vt:i4>458776</vt:i4>
      </vt:variant>
      <vt:variant>
        <vt:i4>0</vt:i4>
      </vt:variant>
      <vt:variant>
        <vt:i4>0</vt:i4>
      </vt:variant>
      <vt:variant>
        <vt:i4>5</vt:i4>
      </vt:variant>
      <vt:variant>
        <vt:lpwstr>http://creativecommons.org/licenses/by-nc-sa/3.0/nl/</vt:lpwstr>
      </vt:variant>
      <vt:variant>
        <vt:lpwstr/>
      </vt:variant>
      <vt:variant>
        <vt:i4>4915271</vt:i4>
      </vt:variant>
      <vt:variant>
        <vt:i4>-1</vt:i4>
      </vt:variant>
      <vt:variant>
        <vt:i4>2050</vt:i4>
      </vt:variant>
      <vt:variant>
        <vt:i4>1</vt:i4>
      </vt:variant>
      <vt:variant>
        <vt:lpwstr>C:\Documents and Settings\100048\Local Settings\Temporary Internet Files\Content.MSO\9258BF21.gif</vt:lpwstr>
      </vt:variant>
      <vt:variant>
        <vt:lpwstr/>
      </vt:variant>
      <vt:variant>
        <vt:i4>4915271</vt:i4>
      </vt:variant>
      <vt:variant>
        <vt:i4>-1</vt:i4>
      </vt:variant>
      <vt:variant>
        <vt:i4>1027</vt:i4>
      </vt:variant>
      <vt:variant>
        <vt:i4>1</vt:i4>
      </vt:variant>
      <vt:variant>
        <vt:lpwstr>C:\Documents and Settings\100048\Local Settings\Temporary Internet Files\Content.MSO\9258BF21.gif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Werknemer</dc:creator>
  <cp:lastModifiedBy>Willems, P.H. (Peter)</cp:lastModifiedBy>
  <cp:revision>74</cp:revision>
  <cp:lastPrinted>2019-06-04T07:09:00Z</cp:lastPrinted>
  <dcterms:created xsi:type="dcterms:W3CDTF">2015-01-14T10:13:00Z</dcterms:created>
  <dcterms:modified xsi:type="dcterms:W3CDTF">2019-06-04T07:09:00Z</dcterms:modified>
</cp:coreProperties>
</file>