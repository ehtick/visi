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C02F9" w14:textId="77777777" w:rsidR="007B2803" w:rsidRPr="00B1257A" w:rsidRDefault="00B1257A" w:rsidP="00F267BF">
      <w:pPr>
        <w:widowControl w:val="0"/>
        <w:rPr>
          <w:rFonts w:ascii="Corbel" w:hAnsi="Corbel"/>
          <w:sz w:val="22"/>
          <w:szCs w:val="22"/>
        </w:rPr>
      </w:pPr>
      <w:r w:rsidRPr="00B1257A">
        <w:rPr>
          <w:rFonts w:ascii="Corbel" w:hAnsi="Corbel"/>
          <w:b/>
          <w:i/>
          <w:noProof/>
          <w:sz w:val="32"/>
          <w:szCs w:val="32"/>
          <w:u w:val="single"/>
        </w:rPr>
        <w:drawing>
          <wp:anchor distT="0" distB="0" distL="114300" distR="114300" simplePos="0" relativeHeight="251659264" behindDoc="0" locked="0" layoutInCell="1" allowOverlap="1" wp14:anchorId="09FC05B3" wp14:editId="09FC05B4">
            <wp:simplePos x="0" y="0"/>
            <wp:positionH relativeFrom="column">
              <wp:posOffset>3093720</wp:posOffset>
            </wp:positionH>
            <wp:positionV relativeFrom="paragraph">
              <wp:posOffset>-438785</wp:posOffset>
            </wp:positionV>
            <wp:extent cx="2586990" cy="620395"/>
            <wp:effectExtent l="0" t="0" r="3810" b="825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 logo standaard vis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6990" cy="620395"/>
                    </a:xfrm>
                    <a:prstGeom prst="rect">
                      <a:avLst/>
                    </a:prstGeom>
                  </pic:spPr>
                </pic:pic>
              </a:graphicData>
            </a:graphic>
            <wp14:sizeRelH relativeFrom="page">
              <wp14:pctWidth>0</wp14:pctWidth>
            </wp14:sizeRelH>
            <wp14:sizeRelV relativeFrom="page">
              <wp14:pctHeight>0</wp14:pctHeight>
            </wp14:sizeRelV>
          </wp:anchor>
        </w:drawing>
      </w:r>
    </w:p>
    <w:p w14:paraId="09FC02FA" w14:textId="77777777" w:rsidR="007B2803" w:rsidRPr="00B1257A" w:rsidRDefault="007B2803" w:rsidP="00F267BF">
      <w:pPr>
        <w:widowControl w:val="0"/>
        <w:rPr>
          <w:rFonts w:ascii="Corbel" w:hAnsi="Corbel"/>
          <w:sz w:val="22"/>
          <w:szCs w:val="22"/>
        </w:rPr>
      </w:pPr>
    </w:p>
    <w:p w14:paraId="09FC02FB" w14:textId="77777777" w:rsidR="007B2803" w:rsidRPr="00B1257A" w:rsidRDefault="007B2803" w:rsidP="00F267BF">
      <w:pPr>
        <w:widowControl w:val="0"/>
        <w:rPr>
          <w:rFonts w:ascii="Corbel" w:hAnsi="Corbel"/>
          <w:sz w:val="22"/>
          <w:szCs w:val="22"/>
        </w:rPr>
      </w:pPr>
    </w:p>
    <w:p w14:paraId="09FC02FC" w14:textId="77777777" w:rsidR="007B2803" w:rsidRPr="00B1257A" w:rsidRDefault="007B2803" w:rsidP="00F267BF">
      <w:pPr>
        <w:widowControl w:val="0"/>
        <w:rPr>
          <w:rFonts w:ascii="Corbel" w:hAnsi="Corbel"/>
          <w:sz w:val="22"/>
          <w:szCs w:val="22"/>
        </w:rPr>
      </w:pPr>
    </w:p>
    <w:p w14:paraId="09FC02FD" w14:textId="77777777" w:rsidR="009113BF" w:rsidRPr="00B1257A" w:rsidRDefault="009113BF" w:rsidP="00F267BF">
      <w:pPr>
        <w:widowControl w:val="0"/>
        <w:rPr>
          <w:rFonts w:ascii="Corbel" w:hAnsi="Corbel"/>
          <w:sz w:val="22"/>
          <w:szCs w:val="22"/>
        </w:rPr>
      </w:pPr>
    </w:p>
    <w:p w14:paraId="09FC02FE" w14:textId="77777777" w:rsidR="009113BF" w:rsidRPr="00B1257A" w:rsidRDefault="009113BF" w:rsidP="00F267BF">
      <w:pPr>
        <w:widowControl w:val="0"/>
        <w:rPr>
          <w:rFonts w:ascii="Corbel" w:hAnsi="Corbel"/>
          <w:sz w:val="22"/>
          <w:szCs w:val="22"/>
        </w:rPr>
      </w:pPr>
    </w:p>
    <w:p w14:paraId="09FC02FF" w14:textId="77777777" w:rsidR="009113BF" w:rsidRPr="00B1257A" w:rsidRDefault="009113BF" w:rsidP="00F267BF">
      <w:pPr>
        <w:widowControl w:val="0"/>
        <w:rPr>
          <w:rFonts w:ascii="Corbel" w:hAnsi="Corbel"/>
          <w:sz w:val="22"/>
          <w:szCs w:val="22"/>
        </w:rPr>
      </w:pPr>
    </w:p>
    <w:p w14:paraId="09FC0300" w14:textId="77777777" w:rsidR="007B2803" w:rsidRPr="00B1257A" w:rsidRDefault="007B2803" w:rsidP="00F267BF">
      <w:pPr>
        <w:widowControl w:val="0"/>
        <w:rPr>
          <w:rFonts w:ascii="Corbel" w:hAnsi="Corbel"/>
          <w:sz w:val="22"/>
          <w:szCs w:val="22"/>
        </w:rPr>
      </w:pPr>
    </w:p>
    <w:p w14:paraId="09FC0301" w14:textId="77777777" w:rsidR="004F5EC0" w:rsidRPr="00B1257A" w:rsidRDefault="004F5EC0" w:rsidP="00F267BF">
      <w:pPr>
        <w:widowControl w:val="0"/>
        <w:rPr>
          <w:rFonts w:ascii="Corbel" w:hAnsi="Corbel"/>
          <w:sz w:val="22"/>
          <w:szCs w:val="22"/>
        </w:rPr>
      </w:pPr>
    </w:p>
    <w:p w14:paraId="09FC0302" w14:textId="77777777" w:rsidR="007B2803" w:rsidRPr="00B1257A" w:rsidRDefault="007B2803" w:rsidP="00F267BF">
      <w:pPr>
        <w:widowControl w:val="0"/>
        <w:rPr>
          <w:rFonts w:ascii="Corbel" w:hAnsi="Corbel"/>
          <w:sz w:val="22"/>
          <w:szCs w:val="22"/>
        </w:rPr>
      </w:pPr>
    </w:p>
    <w:p w14:paraId="09FC0303" w14:textId="77777777" w:rsidR="007B2803" w:rsidRPr="00B1257A" w:rsidRDefault="007B2803" w:rsidP="00F267BF">
      <w:pPr>
        <w:widowControl w:val="0"/>
        <w:rPr>
          <w:rFonts w:ascii="Corbel" w:hAnsi="Corbel"/>
          <w:sz w:val="22"/>
          <w:szCs w:val="22"/>
        </w:rPr>
      </w:pPr>
    </w:p>
    <w:p w14:paraId="09FC0304" w14:textId="77777777" w:rsidR="009113BF" w:rsidRPr="00B1257A" w:rsidRDefault="009113BF" w:rsidP="00F267BF">
      <w:pPr>
        <w:widowControl w:val="0"/>
        <w:rPr>
          <w:rFonts w:ascii="Corbel" w:hAnsi="Corbel"/>
          <w:sz w:val="22"/>
          <w:szCs w:val="22"/>
        </w:rPr>
      </w:pPr>
    </w:p>
    <w:p w14:paraId="09FC0305" w14:textId="77777777" w:rsidR="009113BF" w:rsidRPr="00B1257A" w:rsidRDefault="009113BF" w:rsidP="00F267BF">
      <w:pPr>
        <w:widowControl w:val="0"/>
        <w:rPr>
          <w:rFonts w:ascii="Corbel" w:hAnsi="Corbel"/>
          <w:sz w:val="22"/>
          <w:szCs w:val="22"/>
        </w:rPr>
      </w:pPr>
    </w:p>
    <w:p w14:paraId="09FC0306" w14:textId="77777777" w:rsidR="009113BF" w:rsidRPr="00B1257A" w:rsidRDefault="009113BF" w:rsidP="00F267BF">
      <w:pPr>
        <w:widowControl w:val="0"/>
        <w:rPr>
          <w:rFonts w:ascii="Corbel" w:hAnsi="Corbel"/>
          <w:sz w:val="22"/>
          <w:szCs w:val="22"/>
        </w:rPr>
      </w:pPr>
    </w:p>
    <w:p w14:paraId="09FC0307" w14:textId="77777777" w:rsidR="009113BF" w:rsidRPr="00B1257A" w:rsidRDefault="009113BF" w:rsidP="00F267BF">
      <w:pPr>
        <w:widowControl w:val="0"/>
        <w:rPr>
          <w:rFonts w:ascii="Corbel" w:hAnsi="Corbel"/>
          <w:sz w:val="22"/>
          <w:szCs w:val="22"/>
        </w:rPr>
      </w:pPr>
    </w:p>
    <w:p w14:paraId="09FC0308" w14:textId="77777777" w:rsidR="009113BF" w:rsidRPr="00B1257A" w:rsidRDefault="009113BF" w:rsidP="00F267BF">
      <w:pPr>
        <w:widowControl w:val="0"/>
        <w:rPr>
          <w:rFonts w:ascii="Corbel" w:hAnsi="Corbel"/>
          <w:sz w:val="22"/>
          <w:szCs w:val="22"/>
        </w:rPr>
      </w:pPr>
    </w:p>
    <w:p w14:paraId="09FC0309" w14:textId="77777777" w:rsidR="009113BF" w:rsidRPr="00B1257A" w:rsidRDefault="009113BF" w:rsidP="00F267BF">
      <w:pPr>
        <w:widowControl w:val="0"/>
        <w:rPr>
          <w:rFonts w:ascii="Corbel" w:hAnsi="Corbel"/>
          <w:sz w:val="22"/>
          <w:szCs w:val="22"/>
        </w:rPr>
      </w:pPr>
    </w:p>
    <w:p w14:paraId="09FC030A" w14:textId="77777777" w:rsidR="009113BF" w:rsidRPr="00B1257A" w:rsidRDefault="009113BF" w:rsidP="00F267BF">
      <w:pPr>
        <w:widowControl w:val="0"/>
        <w:rPr>
          <w:rFonts w:ascii="Corbel" w:hAnsi="Corbel"/>
          <w:sz w:val="22"/>
          <w:szCs w:val="22"/>
        </w:rPr>
      </w:pPr>
    </w:p>
    <w:p w14:paraId="09FC030B" w14:textId="77777777" w:rsidR="007B2803" w:rsidRPr="00B1257A" w:rsidRDefault="007B2803" w:rsidP="00F267BF">
      <w:pPr>
        <w:widowControl w:val="0"/>
        <w:rPr>
          <w:rFonts w:ascii="Corbel" w:hAnsi="Corbel"/>
          <w:sz w:val="22"/>
          <w:szCs w:val="22"/>
        </w:rPr>
      </w:pPr>
    </w:p>
    <w:p w14:paraId="09FC030C" w14:textId="0FDD446E" w:rsidR="009113BF" w:rsidRPr="00B1257A" w:rsidRDefault="00F229CA" w:rsidP="00F267BF">
      <w:pPr>
        <w:widowControl w:val="0"/>
        <w:rPr>
          <w:rFonts w:ascii="Corbel" w:hAnsi="Corbel"/>
          <w:b/>
          <w:sz w:val="32"/>
          <w:szCs w:val="32"/>
        </w:rPr>
      </w:pPr>
      <w:r w:rsidRPr="00B1257A">
        <w:rPr>
          <w:rFonts w:ascii="Corbel" w:hAnsi="Corbel"/>
          <w:b/>
          <w:sz w:val="32"/>
          <w:szCs w:val="32"/>
        </w:rPr>
        <w:t>Leidraad VISI-systematiek</w:t>
      </w:r>
      <w:r w:rsidR="00301808" w:rsidRPr="00B1257A">
        <w:rPr>
          <w:rFonts w:ascii="Corbel" w:hAnsi="Corbel"/>
          <w:b/>
          <w:sz w:val="32"/>
          <w:szCs w:val="32"/>
        </w:rPr>
        <w:t xml:space="preserve"> versie 1.</w:t>
      </w:r>
      <w:r w:rsidR="000C3C40" w:rsidRPr="00B1257A">
        <w:rPr>
          <w:rFonts w:ascii="Corbel" w:hAnsi="Corbel"/>
          <w:b/>
          <w:sz w:val="32"/>
          <w:szCs w:val="32"/>
        </w:rPr>
        <w:t>6</w:t>
      </w:r>
      <w:r w:rsidR="00BA6C31" w:rsidRPr="00B1257A">
        <w:rPr>
          <w:rFonts w:ascii="Corbel" w:hAnsi="Corbel"/>
          <w:b/>
          <w:sz w:val="32"/>
          <w:szCs w:val="32"/>
        </w:rPr>
        <w:t xml:space="preserve"> </w:t>
      </w:r>
      <w:del w:id="0" w:author="Willems, P.H. (Peter)" w:date="2019-03-25T08:14:00Z">
        <w:r w:rsidR="000C3C40" w:rsidRPr="00B1257A" w:rsidDel="00252BBC">
          <w:rPr>
            <w:rFonts w:ascii="Corbel" w:hAnsi="Corbel"/>
            <w:b/>
            <w:sz w:val="32"/>
            <w:szCs w:val="32"/>
            <w:highlight w:val="red"/>
          </w:rPr>
          <w:delText>&gt;&gt;&gt;nog actualiseren!!&lt;&lt;&lt;</w:delText>
        </w:r>
      </w:del>
    </w:p>
    <w:p w14:paraId="09FC030D" w14:textId="77777777" w:rsidR="00243CF5" w:rsidRPr="00B1257A" w:rsidRDefault="00243CF5" w:rsidP="00F267BF">
      <w:pPr>
        <w:widowControl w:val="0"/>
        <w:rPr>
          <w:rFonts w:ascii="Corbel" w:hAnsi="Corbel"/>
          <w:b/>
          <w:sz w:val="32"/>
          <w:szCs w:val="32"/>
        </w:rPr>
      </w:pPr>
    </w:p>
    <w:p w14:paraId="09FC030E" w14:textId="77777777" w:rsidR="00F94193" w:rsidRPr="00B1257A" w:rsidRDefault="004F2D32" w:rsidP="00243CF5">
      <w:pPr>
        <w:widowControl w:val="0"/>
        <w:pBdr>
          <w:top w:val="single" w:sz="4" w:space="1" w:color="auto"/>
          <w:left w:val="single" w:sz="4" w:space="4" w:color="auto"/>
          <w:bottom w:val="single" w:sz="4" w:space="1" w:color="auto"/>
          <w:right w:val="single" w:sz="4" w:space="4" w:color="auto"/>
        </w:pBdr>
        <w:rPr>
          <w:rFonts w:ascii="Corbel" w:hAnsi="Corbel"/>
          <w:b/>
          <w:sz w:val="32"/>
          <w:szCs w:val="32"/>
        </w:rPr>
      </w:pPr>
      <w:r w:rsidRPr="00B1257A">
        <w:rPr>
          <w:rFonts w:ascii="Corbel" w:hAnsi="Corbel"/>
          <w:b/>
          <w:sz w:val="32"/>
          <w:szCs w:val="32"/>
        </w:rPr>
        <w:t>Hoofddocument</w:t>
      </w:r>
    </w:p>
    <w:p w14:paraId="09FC030F" w14:textId="77777777" w:rsidR="004F2D32" w:rsidRPr="00B1257A" w:rsidRDefault="004F2D32" w:rsidP="00F267BF">
      <w:pPr>
        <w:widowControl w:val="0"/>
        <w:rPr>
          <w:rFonts w:ascii="Corbel" w:hAnsi="Corbel"/>
          <w:b/>
          <w:sz w:val="32"/>
          <w:szCs w:val="32"/>
        </w:rPr>
      </w:pPr>
    </w:p>
    <w:p w14:paraId="09FC0310" w14:textId="77777777" w:rsidR="009113BF" w:rsidRPr="00B1257A" w:rsidRDefault="00B51690" w:rsidP="00F267BF">
      <w:pPr>
        <w:widowControl w:val="0"/>
        <w:rPr>
          <w:rFonts w:ascii="Corbel" w:hAnsi="Corbel"/>
          <w:b/>
          <w:sz w:val="32"/>
          <w:szCs w:val="32"/>
        </w:rPr>
      </w:pPr>
      <w:r w:rsidRPr="00B1257A">
        <w:rPr>
          <w:rFonts w:ascii="Corbel" w:hAnsi="Corbel"/>
          <w:b/>
          <w:sz w:val="32"/>
          <w:szCs w:val="32"/>
        </w:rPr>
        <w:t>Normatief</w:t>
      </w:r>
    </w:p>
    <w:p w14:paraId="09FC0311" w14:textId="77777777" w:rsidR="00B51690" w:rsidRPr="00B1257A" w:rsidRDefault="00B51690" w:rsidP="00F267BF">
      <w:pPr>
        <w:widowControl w:val="0"/>
        <w:rPr>
          <w:rFonts w:ascii="Corbel" w:hAnsi="Corbel"/>
          <w:b/>
          <w:sz w:val="32"/>
          <w:szCs w:val="32"/>
        </w:rPr>
      </w:pPr>
    </w:p>
    <w:p w14:paraId="09FC0312" w14:textId="77777777" w:rsidR="005F0127" w:rsidRPr="00B1257A" w:rsidRDefault="005F0127" w:rsidP="00F267BF">
      <w:pPr>
        <w:tabs>
          <w:tab w:val="left" w:pos="1701"/>
          <w:tab w:val="left" w:pos="4253"/>
        </w:tabs>
        <w:rPr>
          <w:rFonts w:ascii="Corbel" w:hAnsi="Corbel"/>
          <w:sz w:val="22"/>
          <w:szCs w:val="22"/>
        </w:rPr>
      </w:pPr>
      <w:bookmarkStart w:id="1" w:name="OLE_LINK4"/>
      <w:bookmarkStart w:id="2" w:name="OLE_LINK5"/>
    </w:p>
    <w:bookmarkEnd w:id="1"/>
    <w:bookmarkEnd w:id="2"/>
    <w:p w14:paraId="09FC0313" w14:textId="77777777" w:rsidR="00B1771F" w:rsidRPr="00B1257A" w:rsidRDefault="00B51690" w:rsidP="00F267BF">
      <w:pPr>
        <w:widowControl w:val="0"/>
        <w:tabs>
          <w:tab w:val="left" w:pos="1843"/>
          <w:tab w:val="left" w:pos="4253"/>
        </w:tabs>
        <w:rPr>
          <w:rFonts w:ascii="Corbel" w:hAnsi="Corbel"/>
          <w:sz w:val="22"/>
          <w:szCs w:val="22"/>
        </w:rPr>
      </w:pPr>
      <w:r w:rsidRPr="00B1257A">
        <w:rPr>
          <w:rFonts w:ascii="Corbel" w:hAnsi="Corbel"/>
          <w:sz w:val="22"/>
          <w:szCs w:val="22"/>
        </w:rPr>
        <w:t>Documentv</w:t>
      </w:r>
      <w:r w:rsidR="00021B86" w:rsidRPr="00B1257A">
        <w:rPr>
          <w:rFonts w:ascii="Corbel" w:hAnsi="Corbel"/>
          <w:sz w:val="22"/>
          <w:szCs w:val="22"/>
        </w:rPr>
        <w:t>ersie:</w:t>
      </w:r>
      <w:r w:rsidR="00021B86" w:rsidRPr="00B1257A">
        <w:rPr>
          <w:rFonts w:ascii="Corbel" w:hAnsi="Corbel"/>
          <w:sz w:val="22"/>
          <w:szCs w:val="22"/>
        </w:rPr>
        <w:tab/>
        <w:t>1.</w:t>
      </w:r>
      <w:r w:rsidR="00BA6C31" w:rsidRPr="00B1257A">
        <w:rPr>
          <w:rFonts w:ascii="Corbel" w:hAnsi="Corbel"/>
          <w:sz w:val="22"/>
          <w:szCs w:val="22"/>
        </w:rPr>
        <w:t>2</w:t>
      </w:r>
    </w:p>
    <w:p w14:paraId="09FC0314" w14:textId="295C5D97" w:rsidR="009113BF" w:rsidRPr="00B1257A" w:rsidRDefault="009113BF" w:rsidP="00F267BF">
      <w:pPr>
        <w:widowControl w:val="0"/>
        <w:tabs>
          <w:tab w:val="left" w:pos="1843"/>
          <w:tab w:val="left" w:pos="4253"/>
        </w:tabs>
        <w:rPr>
          <w:rFonts w:ascii="Corbel" w:hAnsi="Corbel"/>
          <w:sz w:val="22"/>
          <w:szCs w:val="22"/>
        </w:rPr>
      </w:pPr>
      <w:r w:rsidRPr="00B1257A">
        <w:rPr>
          <w:rFonts w:ascii="Corbel" w:hAnsi="Corbel"/>
          <w:sz w:val="22"/>
          <w:szCs w:val="22"/>
        </w:rPr>
        <w:t>Datum:</w:t>
      </w:r>
      <w:r w:rsidRPr="00B1257A">
        <w:rPr>
          <w:rFonts w:ascii="Corbel" w:hAnsi="Corbel"/>
          <w:sz w:val="22"/>
          <w:szCs w:val="22"/>
        </w:rPr>
        <w:tab/>
      </w:r>
      <w:del w:id="3" w:author="Willems, P.H. (Peter)" w:date="2019-03-25T08:11:00Z">
        <w:r w:rsidR="00BA6C31" w:rsidRPr="00B1257A" w:rsidDel="007C123F">
          <w:rPr>
            <w:rFonts w:ascii="Corbel" w:hAnsi="Corbel"/>
            <w:sz w:val="22"/>
            <w:szCs w:val="22"/>
          </w:rPr>
          <w:delText>## november 2016</w:delText>
        </w:r>
      </w:del>
      <w:ins w:id="4" w:author="Willems, P.H. (Peter)" w:date="2019-03-25T08:11:00Z">
        <w:del w:id="5" w:author="Willems, P.H. (Peter)" w:date="2019-03-27T09:19:00Z">
          <w:r w:rsidR="007C123F" w:rsidDel="00521A2B">
            <w:rPr>
              <w:rFonts w:ascii="Corbel" w:hAnsi="Corbel"/>
              <w:sz w:val="22"/>
              <w:szCs w:val="22"/>
            </w:rPr>
            <w:delText xml:space="preserve">1 </w:delText>
          </w:r>
        </w:del>
        <w:r w:rsidR="007C123F">
          <w:rPr>
            <w:rFonts w:ascii="Corbel" w:hAnsi="Corbel"/>
            <w:sz w:val="22"/>
            <w:szCs w:val="22"/>
          </w:rPr>
          <w:t>april 2019</w:t>
        </w:r>
      </w:ins>
    </w:p>
    <w:p w14:paraId="09FC0315" w14:textId="77777777" w:rsidR="00FB6810" w:rsidRPr="00B1257A" w:rsidRDefault="009113BF" w:rsidP="00F267BF">
      <w:pPr>
        <w:widowControl w:val="0"/>
        <w:tabs>
          <w:tab w:val="left" w:pos="1843"/>
          <w:tab w:val="left" w:pos="4253"/>
        </w:tabs>
        <w:rPr>
          <w:rFonts w:ascii="Corbel" w:hAnsi="Corbel"/>
          <w:sz w:val="22"/>
          <w:szCs w:val="22"/>
        </w:rPr>
      </w:pPr>
      <w:r w:rsidRPr="00B1257A">
        <w:rPr>
          <w:rFonts w:ascii="Corbel" w:hAnsi="Corbel"/>
          <w:sz w:val="22"/>
          <w:szCs w:val="22"/>
        </w:rPr>
        <w:t>Status:</w:t>
      </w:r>
      <w:r w:rsidR="000D13CF" w:rsidRPr="00B1257A">
        <w:rPr>
          <w:rFonts w:ascii="Corbel" w:hAnsi="Corbel"/>
          <w:sz w:val="22"/>
          <w:szCs w:val="22"/>
        </w:rPr>
        <w:tab/>
      </w:r>
      <w:r w:rsidR="004F2D32" w:rsidRPr="00B1257A">
        <w:rPr>
          <w:rFonts w:ascii="Corbel" w:hAnsi="Corbel"/>
          <w:sz w:val="22"/>
          <w:szCs w:val="22"/>
        </w:rPr>
        <w:t>definitief</w:t>
      </w:r>
    </w:p>
    <w:p w14:paraId="09FC0316" w14:textId="77777777" w:rsidR="009113BF" w:rsidRPr="00B1257A" w:rsidRDefault="009113BF" w:rsidP="00F267BF">
      <w:pPr>
        <w:widowControl w:val="0"/>
        <w:tabs>
          <w:tab w:val="left" w:pos="3402"/>
          <w:tab w:val="left" w:pos="4253"/>
        </w:tabs>
        <w:rPr>
          <w:rFonts w:ascii="Corbel" w:hAnsi="Corbel"/>
          <w:sz w:val="22"/>
          <w:szCs w:val="22"/>
        </w:rPr>
      </w:pPr>
    </w:p>
    <w:p w14:paraId="09FC0317" w14:textId="77777777" w:rsidR="00515FB7" w:rsidRPr="00B1257A" w:rsidRDefault="00515FB7" w:rsidP="00F267BF">
      <w:pPr>
        <w:widowControl w:val="0"/>
        <w:tabs>
          <w:tab w:val="left" w:pos="3402"/>
          <w:tab w:val="left" w:pos="4253"/>
        </w:tabs>
        <w:rPr>
          <w:rFonts w:ascii="Corbel" w:hAnsi="Corbel"/>
          <w:sz w:val="22"/>
          <w:szCs w:val="22"/>
        </w:rPr>
      </w:pPr>
    </w:p>
    <w:p w14:paraId="09FC0318" w14:textId="77777777" w:rsidR="009113BF" w:rsidRPr="00B1257A" w:rsidRDefault="009113BF" w:rsidP="00F267BF">
      <w:pPr>
        <w:widowControl w:val="0"/>
        <w:rPr>
          <w:rFonts w:ascii="Corbel" w:hAnsi="Corbel"/>
          <w:sz w:val="22"/>
          <w:szCs w:val="22"/>
        </w:rPr>
      </w:pPr>
    </w:p>
    <w:p w14:paraId="09FC0319" w14:textId="77777777" w:rsidR="009113BF" w:rsidRPr="00B1257A" w:rsidRDefault="009113BF" w:rsidP="00F267BF">
      <w:pPr>
        <w:widowControl w:val="0"/>
        <w:rPr>
          <w:rFonts w:ascii="Corbel" w:hAnsi="Corbel"/>
          <w:sz w:val="22"/>
          <w:szCs w:val="22"/>
        </w:rPr>
      </w:pPr>
    </w:p>
    <w:p w14:paraId="09FC031A" w14:textId="77777777" w:rsidR="009113BF" w:rsidRPr="00B1257A" w:rsidRDefault="009113BF" w:rsidP="00F267BF">
      <w:pPr>
        <w:widowControl w:val="0"/>
        <w:rPr>
          <w:rFonts w:ascii="Corbel" w:hAnsi="Corbel"/>
          <w:sz w:val="22"/>
          <w:szCs w:val="22"/>
        </w:rPr>
      </w:pPr>
    </w:p>
    <w:p w14:paraId="09FC031B" w14:textId="77777777" w:rsidR="009113BF" w:rsidRPr="00B1257A" w:rsidRDefault="009113BF" w:rsidP="00F267BF">
      <w:pPr>
        <w:widowControl w:val="0"/>
        <w:rPr>
          <w:rFonts w:ascii="Corbel" w:hAnsi="Corbel"/>
          <w:sz w:val="22"/>
          <w:szCs w:val="22"/>
        </w:rPr>
      </w:pPr>
    </w:p>
    <w:p w14:paraId="09FC031C" w14:textId="77777777" w:rsidR="009113BF" w:rsidRPr="00B1257A" w:rsidRDefault="009113BF" w:rsidP="00F267BF">
      <w:pPr>
        <w:widowControl w:val="0"/>
        <w:rPr>
          <w:rFonts w:ascii="Corbel" w:hAnsi="Corbel"/>
          <w:sz w:val="22"/>
          <w:szCs w:val="22"/>
        </w:rPr>
      </w:pPr>
    </w:p>
    <w:p w14:paraId="09FC031D" w14:textId="77777777" w:rsidR="009113BF" w:rsidRPr="00B1257A" w:rsidRDefault="009113BF" w:rsidP="00F267BF">
      <w:pPr>
        <w:widowControl w:val="0"/>
        <w:rPr>
          <w:rFonts w:ascii="Corbel" w:hAnsi="Corbel"/>
          <w:sz w:val="22"/>
          <w:szCs w:val="22"/>
        </w:rPr>
      </w:pPr>
    </w:p>
    <w:p w14:paraId="09FC031E" w14:textId="77777777" w:rsidR="009113BF" w:rsidRPr="00B1257A" w:rsidRDefault="009113BF" w:rsidP="00F267BF">
      <w:pPr>
        <w:widowControl w:val="0"/>
        <w:rPr>
          <w:rFonts w:ascii="Corbel" w:hAnsi="Corbel"/>
          <w:sz w:val="22"/>
          <w:szCs w:val="22"/>
        </w:rPr>
      </w:pPr>
    </w:p>
    <w:p w14:paraId="09FC031F" w14:textId="77777777" w:rsidR="009113BF" w:rsidRPr="00B1257A" w:rsidRDefault="009113BF" w:rsidP="00F267BF">
      <w:pPr>
        <w:widowControl w:val="0"/>
        <w:rPr>
          <w:rFonts w:ascii="Corbel" w:hAnsi="Corbel"/>
          <w:sz w:val="22"/>
          <w:szCs w:val="22"/>
        </w:rPr>
      </w:pPr>
    </w:p>
    <w:p w14:paraId="09FC0320" w14:textId="77777777" w:rsidR="009113BF" w:rsidRPr="00B1257A" w:rsidRDefault="009113BF" w:rsidP="00F267BF">
      <w:pPr>
        <w:widowControl w:val="0"/>
        <w:rPr>
          <w:rFonts w:ascii="Corbel" w:hAnsi="Corbel"/>
          <w:sz w:val="22"/>
          <w:szCs w:val="22"/>
        </w:rPr>
      </w:pPr>
    </w:p>
    <w:p w14:paraId="09FC0321" w14:textId="77777777" w:rsidR="009113BF" w:rsidRPr="00B1257A" w:rsidRDefault="009113BF" w:rsidP="00F267BF">
      <w:pPr>
        <w:widowControl w:val="0"/>
        <w:rPr>
          <w:rFonts w:ascii="Corbel" w:hAnsi="Corbel"/>
          <w:sz w:val="22"/>
          <w:szCs w:val="22"/>
        </w:rPr>
      </w:pPr>
    </w:p>
    <w:p w14:paraId="09FC0322" w14:textId="77777777" w:rsidR="009113BF" w:rsidRPr="00B1257A" w:rsidRDefault="009113BF" w:rsidP="00F267BF">
      <w:pPr>
        <w:widowControl w:val="0"/>
        <w:rPr>
          <w:rFonts w:ascii="Corbel" w:hAnsi="Corbel"/>
          <w:sz w:val="22"/>
          <w:szCs w:val="22"/>
        </w:rPr>
      </w:pPr>
    </w:p>
    <w:p w14:paraId="09FC0323" w14:textId="77777777" w:rsidR="009113BF" w:rsidRPr="00B1257A" w:rsidRDefault="009113BF" w:rsidP="00F267BF">
      <w:pPr>
        <w:widowControl w:val="0"/>
        <w:rPr>
          <w:rFonts w:ascii="Corbel" w:hAnsi="Corbel"/>
          <w:sz w:val="22"/>
          <w:szCs w:val="22"/>
        </w:rPr>
      </w:pPr>
    </w:p>
    <w:p w14:paraId="09FC0324" w14:textId="77777777" w:rsidR="009113BF" w:rsidRPr="00B1257A" w:rsidRDefault="009113BF" w:rsidP="00F267BF">
      <w:pPr>
        <w:widowControl w:val="0"/>
        <w:rPr>
          <w:rFonts w:ascii="Corbel" w:hAnsi="Corbel"/>
          <w:sz w:val="22"/>
          <w:szCs w:val="22"/>
        </w:rPr>
      </w:pPr>
    </w:p>
    <w:p w14:paraId="09FC0325" w14:textId="77777777" w:rsidR="0079665E" w:rsidRPr="00B1257A" w:rsidRDefault="0079665E" w:rsidP="00F267BF">
      <w:pPr>
        <w:widowControl w:val="0"/>
        <w:rPr>
          <w:rFonts w:ascii="Corbel" w:hAnsi="Corbel"/>
          <w:sz w:val="22"/>
          <w:szCs w:val="22"/>
        </w:rPr>
        <w:sectPr w:rsidR="0079665E" w:rsidRPr="00B1257A" w:rsidSect="0079665E">
          <w:headerReference w:type="default" r:id="rId9"/>
          <w:footerReference w:type="default" r:id="rId10"/>
          <w:footerReference w:type="first" r:id="rId11"/>
          <w:pgSz w:w="11906" w:h="16838" w:code="9"/>
          <w:pgMar w:top="1701" w:right="1134" w:bottom="1418" w:left="1701" w:header="709" w:footer="709" w:gutter="0"/>
          <w:cols w:space="708"/>
          <w:titlePg/>
          <w:docGrid w:linePitch="360"/>
        </w:sectPr>
      </w:pPr>
    </w:p>
    <w:p w14:paraId="09FC0326" w14:textId="77777777" w:rsidR="009113BF" w:rsidRPr="00B1257A" w:rsidRDefault="009113BF" w:rsidP="00F267BF">
      <w:pPr>
        <w:widowControl w:val="0"/>
        <w:rPr>
          <w:rFonts w:ascii="Corbel" w:hAnsi="Corbel"/>
          <w:sz w:val="22"/>
          <w:szCs w:val="22"/>
        </w:rPr>
      </w:pPr>
    </w:p>
    <w:p w14:paraId="09FC0327" w14:textId="77777777" w:rsidR="009113BF" w:rsidRPr="00B1257A" w:rsidRDefault="009113BF" w:rsidP="00F267BF">
      <w:pPr>
        <w:widowControl w:val="0"/>
        <w:rPr>
          <w:rFonts w:ascii="Corbel" w:hAnsi="Corbel"/>
          <w:sz w:val="22"/>
          <w:szCs w:val="22"/>
        </w:rPr>
      </w:pPr>
    </w:p>
    <w:p w14:paraId="09FC0328" w14:textId="77777777" w:rsidR="009113BF" w:rsidRPr="00B1257A" w:rsidRDefault="009113BF" w:rsidP="00F267BF">
      <w:pPr>
        <w:widowControl w:val="0"/>
        <w:rPr>
          <w:rFonts w:ascii="Corbel" w:hAnsi="Corbel"/>
          <w:sz w:val="22"/>
          <w:szCs w:val="22"/>
        </w:rPr>
      </w:pPr>
    </w:p>
    <w:p w14:paraId="09FC0329" w14:textId="77777777" w:rsidR="009113BF" w:rsidRPr="00B1257A" w:rsidRDefault="009113BF" w:rsidP="00F267BF">
      <w:pPr>
        <w:widowControl w:val="0"/>
        <w:rPr>
          <w:rFonts w:ascii="Corbel" w:hAnsi="Corbel"/>
          <w:sz w:val="22"/>
          <w:szCs w:val="22"/>
        </w:rPr>
      </w:pPr>
    </w:p>
    <w:p w14:paraId="09FC032A" w14:textId="77777777" w:rsidR="009113BF" w:rsidRPr="00B1257A" w:rsidRDefault="009113BF" w:rsidP="00F267BF">
      <w:pPr>
        <w:widowControl w:val="0"/>
        <w:rPr>
          <w:rFonts w:ascii="Corbel" w:hAnsi="Corbel"/>
          <w:sz w:val="22"/>
          <w:szCs w:val="22"/>
        </w:rPr>
      </w:pPr>
    </w:p>
    <w:p w14:paraId="09FC032B" w14:textId="77777777" w:rsidR="009113BF" w:rsidRPr="00B1257A" w:rsidRDefault="009113BF" w:rsidP="00F267BF">
      <w:pPr>
        <w:widowControl w:val="0"/>
        <w:rPr>
          <w:rFonts w:ascii="Corbel" w:hAnsi="Corbel"/>
          <w:sz w:val="22"/>
          <w:szCs w:val="22"/>
        </w:rPr>
      </w:pPr>
    </w:p>
    <w:p w14:paraId="09FC032C" w14:textId="77777777" w:rsidR="009113BF" w:rsidRPr="00B1257A" w:rsidRDefault="009113BF" w:rsidP="00F267BF">
      <w:pPr>
        <w:widowControl w:val="0"/>
        <w:rPr>
          <w:rFonts w:ascii="Corbel" w:hAnsi="Corbel"/>
          <w:sz w:val="22"/>
          <w:szCs w:val="22"/>
        </w:rPr>
      </w:pPr>
    </w:p>
    <w:p w14:paraId="09FC032D" w14:textId="77777777" w:rsidR="009113BF" w:rsidRPr="00B1257A" w:rsidRDefault="009113BF" w:rsidP="00F267BF">
      <w:pPr>
        <w:widowControl w:val="0"/>
        <w:rPr>
          <w:rFonts w:ascii="Corbel" w:hAnsi="Corbel"/>
          <w:sz w:val="22"/>
          <w:szCs w:val="22"/>
        </w:rPr>
      </w:pPr>
    </w:p>
    <w:p w14:paraId="09FC032E" w14:textId="77777777" w:rsidR="009113BF" w:rsidRPr="00B1257A" w:rsidRDefault="009113BF" w:rsidP="00F267BF">
      <w:pPr>
        <w:widowControl w:val="0"/>
        <w:rPr>
          <w:rFonts w:ascii="Corbel" w:hAnsi="Corbel"/>
          <w:sz w:val="22"/>
          <w:szCs w:val="22"/>
        </w:rPr>
      </w:pPr>
    </w:p>
    <w:p w14:paraId="09FC032F" w14:textId="77777777" w:rsidR="009113BF" w:rsidRPr="00B1257A" w:rsidRDefault="009113BF" w:rsidP="00F267BF">
      <w:pPr>
        <w:widowControl w:val="0"/>
        <w:rPr>
          <w:rFonts w:ascii="Corbel" w:hAnsi="Corbel"/>
          <w:sz w:val="22"/>
          <w:szCs w:val="22"/>
        </w:rPr>
      </w:pPr>
    </w:p>
    <w:p w14:paraId="09FC0330" w14:textId="77777777" w:rsidR="009113BF" w:rsidRPr="00B1257A" w:rsidRDefault="009113BF" w:rsidP="00F267BF">
      <w:pPr>
        <w:widowControl w:val="0"/>
        <w:rPr>
          <w:rFonts w:ascii="Corbel" w:hAnsi="Corbel"/>
          <w:sz w:val="22"/>
          <w:szCs w:val="22"/>
        </w:rPr>
      </w:pPr>
    </w:p>
    <w:p w14:paraId="09FC0331" w14:textId="77777777" w:rsidR="009113BF" w:rsidRPr="00B1257A" w:rsidRDefault="009113BF" w:rsidP="00F267BF">
      <w:pPr>
        <w:widowControl w:val="0"/>
        <w:rPr>
          <w:rFonts w:ascii="Corbel" w:hAnsi="Corbel"/>
          <w:sz w:val="22"/>
          <w:szCs w:val="22"/>
        </w:rPr>
      </w:pPr>
    </w:p>
    <w:p w14:paraId="09FC0332" w14:textId="77777777" w:rsidR="00827D56" w:rsidRPr="00B1257A" w:rsidRDefault="00827D56" w:rsidP="00F267BF">
      <w:pPr>
        <w:widowControl w:val="0"/>
        <w:rPr>
          <w:rFonts w:ascii="Corbel" w:hAnsi="Corbel"/>
          <w:sz w:val="22"/>
          <w:szCs w:val="22"/>
        </w:rPr>
      </w:pPr>
    </w:p>
    <w:p w14:paraId="09FC0333" w14:textId="77777777" w:rsidR="00827D56" w:rsidRPr="00B1257A" w:rsidRDefault="00827D56" w:rsidP="00F267BF">
      <w:pPr>
        <w:widowControl w:val="0"/>
        <w:rPr>
          <w:rFonts w:ascii="Corbel" w:hAnsi="Corbel"/>
          <w:sz w:val="22"/>
          <w:szCs w:val="22"/>
        </w:rPr>
      </w:pPr>
    </w:p>
    <w:p w14:paraId="09FC0334" w14:textId="77777777" w:rsidR="00827D56" w:rsidRPr="00B1257A" w:rsidRDefault="00827D56" w:rsidP="00F267BF">
      <w:pPr>
        <w:widowControl w:val="0"/>
        <w:rPr>
          <w:rFonts w:ascii="Corbel" w:hAnsi="Corbel"/>
          <w:sz w:val="22"/>
          <w:szCs w:val="22"/>
        </w:rPr>
      </w:pPr>
    </w:p>
    <w:p w14:paraId="09FC0335" w14:textId="77777777" w:rsidR="008E6C31" w:rsidRPr="00B1257A" w:rsidRDefault="008E6C31" w:rsidP="00F267BF">
      <w:pPr>
        <w:widowControl w:val="0"/>
        <w:rPr>
          <w:rFonts w:ascii="Corbel" w:hAnsi="Corbel"/>
          <w:sz w:val="22"/>
          <w:szCs w:val="22"/>
        </w:rPr>
      </w:pPr>
    </w:p>
    <w:p w14:paraId="09FC0336" w14:textId="77777777" w:rsidR="009113BF" w:rsidRPr="00B1257A" w:rsidRDefault="009113BF" w:rsidP="00F267BF">
      <w:pPr>
        <w:widowControl w:val="0"/>
        <w:rPr>
          <w:rFonts w:ascii="Corbel" w:hAnsi="Corbel"/>
          <w:sz w:val="22"/>
          <w:szCs w:val="22"/>
        </w:rPr>
      </w:pPr>
    </w:p>
    <w:p w14:paraId="09FC0337" w14:textId="77777777" w:rsidR="004021E2" w:rsidRPr="00B1257A" w:rsidRDefault="004021E2" w:rsidP="00F267BF">
      <w:pPr>
        <w:widowControl w:val="0"/>
        <w:rPr>
          <w:rFonts w:ascii="Corbel" w:hAnsi="Corbel"/>
          <w:sz w:val="22"/>
          <w:szCs w:val="22"/>
        </w:rPr>
      </w:pPr>
    </w:p>
    <w:p w14:paraId="09FC0338" w14:textId="77777777" w:rsidR="004021E2" w:rsidRPr="00B1257A" w:rsidRDefault="004021E2" w:rsidP="00F267BF">
      <w:pPr>
        <w:widowControl w:val="0"/>
        <w:rPr>
          <w:rFonts w:ascii="Corbel" w:hAnsi="Corbel"/>
          <w:sz w:val="22"/>
          <w:szCs w:val="22"/>
        </w:rPr>
      </w:pPr>
    </w:p>
    <w:p w14:paraId="09FC0339" w14:textId="77777777" w:rsidR="009113BF" w:rsidRPr="00B1257A" w:rsidRDefault="009113BF" w:rsidP="00F267BF">
      <w:pPr>
        <w:widowControl w:val="0"/>
        <w:rPr>
          <w:rFonts w:ascii="Corbel" w:hAnsi="Corbel"/>
          <w:sz w:val="22"/>
          <w:szCs w:val="22"/>
        </w:rPr>
      </w:pPr>
    </w:p>
    <w:p w14:paraId="09FC033A" w14:textId="77777777" w:rsidR="009113BF" w:rsidRPr="00B1257A" w:rsidRDefault="009113BF" w:rsidP="00F267BF">
      <w:pPr>
        <w:widowControl w:val="0"/>
        <w:rPr>
          <w:rFonts w:ascii="Corbel" w:hAnsi="Corbel"/>
          <w:sz w:val="22"/>
          <w:szCs w:val="22"/>
        </w:rPr>
      </w:pPr>
    </w:p>
    <w:p w14:paraId="09FC033B" w14:textId="77777777" w:rsidR="004F5EC0" w:rsidRPr="00B1257A" w:rsidRDefault="004F5EC0" w:rsidP="00F267BF">
      <w:pPr>
        <w:widowControl w:val="0"/>
        <w:rPr>
          <w:rFonts w:ascii="Corbel" w:hAnsi="Corbel"/>
          <w:sz w:val="22"/>
          <w:szCs w:val="22"/>
        </w:rPr>
      </w:pPr>
    </w:p>
    <w:p w14:paraId="09FC033C" w14:textId="77777777" w:rsidR="004F5EC0" w:rsidRPr="00B1257A" w:rsidRDefault="004F5EC0" w:rsidP="00F267BF">
      <w:pPr>
        <w:widowControl w:val="0"/>
        <w:rPr>
          <w:rFonts w:ascii="Corbel" w:hAnsi="Corbel"/>
          <w:sz w:val="22"/>
          <w:szCs w:val="22"/>
        </w:rPr>
      </w:pPr>
    </w:p>
    <w:p w14:paraId="09FC033D" w14:textId="77777777" w:rsidR="004F5EC0" w:rsidRPr="00B1257A" w:rsidRDefault="004F5EC0" w:rsidP="00F267BF">
      <w:pPr>
        <w:widowControl w:val="0"/>
        <w:rPr>
          <w:rFonts w:ascii="Corbel" w:hAnsi="Corbel"/>
          <w:sz w:val="22"/>
          <w:szCs w:val="22"/>
        </w:rPr>
      </w:pPr>
    </w:p>
    <w:p w14:paraId="09FC033E" w14:textId="77777777" w:rsidR="004F5EC0" w:rsidRPr="00B1257A" w:rsidRDefault="004F5EC0" w:rsidP="00F267BF">
      <w:pPr>
        <w:widowControl w:val="0"/>
        <w:rPr>
          <w:rFonts w:ascii="Corbel" w:hAnsi="Corbel"/>
          <w:sz w:val="22"/>
          <w:szCs w:val="22"/>
        </w:rPr>
      </w:pPr>
    </w:p>
    <w:p w14:paraId="09FC033F" w14:textId="77777777" w:rsidR="004F5EC0" w:rsidRPr="00B1257A" w:rsidRDefault="004F5EC0" w:rsidP="00F267BF">
      <w:pPr>
        <w:widowControl w:val="0"/>
        <w:rPr>
          <w:rFonts w:ascii="Corbel" w:hAnsi="Corbel"/>
          <w:sz w:val="22"/>
          <w:szCs w:val="22"/>
        </w:rPr>
      </w:pPr>
    </w:p>
    <w:p w14:paraId="09FC0340" w14:textId="77777777" w:rsidR="004F5EC0" w:rsidRPr="00B1257A" w:rsidRDefault="004F5EC0" w:rsidP="00F267BF">
      <w:pPr>
        <w:widowControl w:val="0"/>
        <w:rPr>
          <w:rFonts w:ascii="Corbel" w:hAnsi="Corbel"/>
          <w:sz w:val="22"/>
          <w:szCs w:val="22"/>
        </w:rPr>
      </w:pPr>
    </w:p>
    <w:p w14:paraId="09FC0341" w14:textId="77777777" w:rsidR="004F5EC0" w:rsidRPr="00B1257A" w:rsidRDefault="004F5EC0" w:rsidP="00F267BF">
      <w:pPr>
        <w:widowControl w:val="0"/>
        <w:rPr>
          <w:rFonts w:ascii="Corbel" w:hAnsi="Corbel"/>
          <w:sz w:val="22"/>
          <w:szCs w:val="22"/>
        </w:rPr>
      </w:pPr>
    </w:p>
    <w:p w14:paraId="09FC0342" w14:textId="77777777" w:rsidR="00077102" w:rsidRPr="00B1257A" w:rsidRDefault="00077102" w:rsidP="00F267BF">
      <w:pPr>
        <w:widowControl w:val="0"/>
        <w:rPr>
          <w:rFonts w:ascii="Corbel" w:hAnsi="Corbel"/>
          <w:sz w:val="22"/>
          <w:szCs w:val="22"/>
        </w:rPr>
      </w:pPr>
    </w:p>
    <w:p w14:paraId="09FC0343" w14:textId="77777777" w:rsidR="00077102" w:rsidRPr="00B1257A" w:rsidRDefault="00077102" w:rsidP="00F267BF">
      <w:pPr>
        <w:widowControl w:val="0"/>
        <w:rPr>
          <w:rFonts w:ascii="Corbel" w:hAnsi="Corbel"/>
          <w:sz w:val="22"/>
          <w:szCs w:val="22"/>
        </w:rPr>
      </w:pPr>
    </w:p>
    <w:p w14:paraId="09FC0344" w14:textId="77777777" w:rsidR="00077102" w:rsidRPr="00B1257A" w:rsidRDefault="00077102" w:rsidP="00F267BF">
      <w:pPr>
        <w:widowControl w:val="0"/>
        <w:rPr>
          <w:rFonts w:ascii="Corbel" w:hAnsi="Corbel"/>
          <w:sz w:val="22"/>
          <w:szCs w:val="22"/>
        </w:rPr>
      </w:pPr>
    </w:p>
    <w:p w14:paraId="09FC0345" w14:textId="77777777" w:rsidR="00077102" w:rsidRPr="00B1257A" w:rsidRDefault="00077102" w:rsidP="00F267BF">
      <w:pPr>
        <w:widowControl w:val="0"/>
        <w:rPr>
          <w:rFonts w:ascii="Corbel" w:hAnsi="Corbel"/>
          <w:sz w:val="22"/>
          <w:szCs w:val="22"/>
        </w:rPr>
      </w:pPr>
    </w:p>
    <w:p w14:paraId="09FC0346" w14:textId="77777777" w:rsidR="00077102" w:rsidRPr="00B1257A" w:rsidRDefault="00077102" w:rsidP="00F267BF">
      <w:pPr>
        <w:widowControl w:val="0"/>
        <w:rPr>
          <w:rFonts w:ascii="Corbel" w:hAnsi="Corbel"/>
          <w:sz w:val="22"/>
          <w:szCs w:val="22"/>
        </w:rPr>
      </w:pPr>
    </w:p>
    <w:p w14:paraId="09FC0347" w14:textId="77777777" w:rsidR="00077102" w:rsidRPr="00B1257A" w:rsidRDefault="00077102" w:rsidP="00F267BF">
      <w:pPr>
        <w:widowControl w:val="0"/>
        <w:rPr>
          <w:rFonts w:ascii="Corbel" w:hAnsi="Corbel"/>
          <w:sz w:val="22"/>
          <w:szCs w:val="22"/>
        </w:rPr>
      </w:pPr>
    </w:p>
    <w:p w14:paraId="09FC0348" w14:textId="77777777" w:rsidR="00077102" w:rsidRPr="00B1257A" w:rsidRDefault="00077102" w:rsidP="00F267BF">
      <w:pPr>
        <w:widowControl w:val="0"/>
        <w:rPr>
          <w:rFonts w:ascii="Corbel" w:hAnsi="Corbel"/>
          <w:sz w:val="22"/>
          <w:szCs w:val="22"/>
        </w:rPr>
      </w:pPr>
    </w:p>
    <w:p w14:paraId="09FC0349" w14:textId="77777777" w:rsidR="00077102" w:rsidRPr="00B1257A" w:rsidRDefault="00077102" w:rsidP="00F267BF">
      <w:pPr>
        <w:widowControl w:val="0"/>
        <w:rPr>
          <w:rFonts w:ascii="Corbel" w:hAnsi="Corbel"/>
          <w:sz w:val="22"/>
          <w:szCs w:val="22"/>
        </w:rPr>
      </w:pPr>
    </w:p>
    <w:p w14:paraId="09FC034A" w14:textId="77777777" w:rsidR="00077102" w:rsidRPr="00B1257A" w:rsidRDefault="00077102" w:rsidP="00F267BF">
      <w:pPr>
        <w:widowControl w:val="0"/>
        <w:rPr>
          <w:rFonts w:ascii="Corbel" w:hAnsi="Corbel"/>
          <w:sz w:val="22"/>
          <w:szCs w:val="22"/>
        </w:rPr>
      </w:pPr>
    </w:p>
    <w:p w14:paraId="09FC034B" w14:textId="77777777" w:rsidR="004F5EC0" w:rsidRPr="00B1257A" w:rsidRDefault="004F5EC0" w:rsidP="00F267BF">
      <w:pPr>
        <w:widowControl w:val="0"/>
        <w:rPr>
          <w:rFonts w:ascii="Corbel" w:hAnsi="Corbel"/>
          <w:sz w:val="22"/>
          <w:szCs w:val="22"/>
        </w:rPr>
      </w:pPr>
    </w:p>
    <w:p w14:paraId="09FC034C" w14:textId="77777777" w:rsidR="00655320" w:rsidRPr="00B1257A" w:rsidRDefault="00655320" w:rsidP="00655320">
      <w:pPr>
        <w:widowControl w:val="0"/>
        <w:rPr>
          <w:rFonts w:ascii="Corbel" w:hAnsi="Corbel"/>
          <w:sz w:val="22"/>
          <w:szCs w:val="22"/>
        </w:rPr>
      </w:pPr>
    </w:p>
    <w:p w14:paraId="09FC034D" w14:textId="5FB7DB12" w:rsidR="00655320" w:rsidRPr="00B1257A" w:rsidRDefault="00806E2E" w:rsidP="00655320">
      <w:pPr>
        <w:widowControl w:val="0"/>
        <w:rPr>
          <w:rFonts w:ascii="Corbel" w:hAnsi="Corbel"/>
          <w:sz w:val="22"/>
          <w:szCs w:val="22"/>
        </w:rPr>
      </w:pPr>
      <w:r w:rsidRPr="00B1257A">
        <w:rPr>
          <w:rFonts w:ascii="Corbel" w:hAnsi="Corbel"/>
          <w:noProof/>
          <w:sz w:val="22"/>
          <w:szCs w:val="22"/>
        </w:rPr>
        <w:drawing>
          <wp:inline distT="0" distB="0" distL="0" distR="0" wp14:anchorId="09FC05B5" wp14:editId="09FC05B6">
            <wp:extent cx="866775" cy="302260"/>
            <wp:effectExtent l="0" t="0" r="9525" b="2540"/>
            <wp:docPr id="11" name="Afbeelding 1" descr="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nc-s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6775" cy="302260"/>
                    </a:xfrm>
                    <a:prstGeom prst="rect">
                      <a:avLst/>
                    </a:prstGeom>
                    <a:noFill/>
                    <a:ln>
                      <a:noFill/>
                    </a:ln>
                  </pic:spPr>
                </pic:pic>
              </a:graphicData>
            </a:graphic>
          </wp:inline>
        </w:drawing>
      </w:r>
      <w:r w:rsidR="00655320" w:rsidRPr="00B1257A">
        <w:rPr>
          <w:rFonts w:ascii="Corbel" w:hAnsi="Corbel"/>
          <w:sz w:val="22"/>
          <w:szCs w:val="22"/>
        </w:rPr>
        <w:t xml:space="preserve">  VISI  2003</w:t>
      </w:r>
      <w:r w:rsidR="001E7667">
        <w:rPr>
          <w:rFonts w:ascii="Corbel" w:hAnsi="Corbel"/>
          <w:sz w:val="22"/>
          <w:szCs w:val="22"/>
        </w:rPr>
        <w:t xml:space="preserve"> - </w:t>
      </w:r>
      <w:del w:id="6" w:author="Willems, P.H. (Peter)" w:date="2019-03-25T08:12:00Z">
        <w:r w:rsidR="00BA6C31" w:rsidRPr="00B1257A" w:rsidDel="00507CA6">
          <w:rPr>
            <w:rFonts w:ascii="Corbel" w:hAnsi="Corbel"/>
            <w:sz w:val="22"/>
            <w:szCs w:val="22"/>
          </w:rPr>
          <w:delText>2016</w:delText>
        </w:r>
      </w:del>
      <w:ins w:id="7" w:author="Willems, P.H. (Peter)" w:date="2019-03-25T08:12:00Z">
        <w:r w:rsidR="00507CA6" w:rsidRPr="00B1257A">
          <w:rPr>
            <w:rFonts w:ascii="Corbel" w:hAnsi="Corbel"/>
            <w:sz w:val="22"/>
            <w:szCs w:val="22"/>
          </w:rPr>
          <w:t>201</w:t>
        </w:r>
        <w:r w:rsidR="00507CA6">
          <w:rPr>
            <w:rFonts w:ascii="Corbel" w:hAnsi="Corbel"/>
            <w:sz w:val="22"/>
            <w:szCs w:val="22"/>
          </w:rPr>
          <w:t>9</w:t>
        </w:r>
      </w:ins>
      <w:r w:rsidR="00655320" w:rsidRPr="00B1257A">
        <w:rPr>
          <w:rFonts w:ascii="Corbel" w:hAnsi="Corbel"/>
          <w:sz w:val="22"/>
          <w:szCs w:val="22"/>
        </w:rPr>
        <w:t>.</w:t>
      </w:r>
    </w:p>
    <w:p w14:paraId="09FC034E" w14:textId="77777777" w:rsidR="00655320" w:rsidRPr="00B1257A" w:rsidRDefault="00655320" w:rsidP="00655320">
      <w:pPr>
        <w:widowControl w:val="0"/>
        <w:ind w:right="-2"/>
        <w:rPr>
          <w:rFonts w:ascii="Corbel" w:eastAsia="Frutiger-Roman" w:hAnsi="Corbel"/>
          <w:sz w:val="22"/>
          <w:szCs w:val="22"/>
        </w:rPr>
      </w:pPr>
    </w:p>
    <w:p w14:paraId="09FC034F" w14:textId="77777777" w:rsidR="00655320" w:rsidRPr="00B1257A" w:rsidRDefault="00655320" w:rsidP="00655320">
      <w:pPr>
        <w:widowControl w:val="0"/>
        <w:ind w:right="-2"/>
        <w:rPr>
          <w:rFonts w:ascii="Corbel" w:eastAsia="Frutiger-Roman" w:hAnsi="Corbel"/>
          <w:sz w:val="22"/>
          <w:szCs w:val="22"/>
        </w:rPr>
      </w:pPr>
      <w:r w:rsidRPr="00B1257A">
        <w:rPr>
          <w:rFonts w:ascii="Corbel" w:eastAsia="Frutiger-Roman" w:hAnsi="Corbel"/>
          <w:sz w:val="22"/>
          <w:szCs w:val="22"/>
        </w:rPr>
        <w:t xml:space="preserve">Op deze uitgave is de Creative </w:t>
      </w:r>
      <w:proofErr w:type="spellStart"/>
      <w:r w:rsidRPr="00B1257A">
        <w:rPr>
          <w:rFonts w:ascii="Corbel" w:eastAsia="Frutiger-Roman" w:hAnsi="Corbel"/>
          <w:sz w:val="22"/>
          <w:szCs w:val="22"/>
        </w:rPr>
        <w:t>Commons</w:t>
      </w:r>
      <w:proofErr w:type="spellEnd"/>
      <w:r w:rsidRPr="00B1257A">
        <w:rPr>
          <w:rFonts w:ascii="Corbel" w:eastAsia="Frutiger-Roman" w:hAnsi="Corbel"/>
          <w:sz w:val="22"/>
          <w:szCs w:val="22"/>
        </w:rPr>
        <w:t xml:space="preserve"> Licentie – Naamsvermelding – </w:t>
      </w:r>
      <w:proofErr w:type="spellStart"/>
      <w:r w:rsidRPr="00B1257A">
        <w:rPr>
          <w:rFonts w:ascii="Corbel" w:eastAsia="Frutiger-Roman" w:hAnsi="Corbel"/>
          <w:sz w:val="22"/>
          <w:szCs w:val="22"/>
        </w:rPr>
        <w:t>NietCommercieel</w:t>
      </w:r>
      <w:proofErr w:type="spellEnd"/>
      <w:r w:rsidRPr="00B1257A">
        <w:rPr>
          <w:rFonts w:ascii="Corbel" w:eastAsia="Frutiger-Roman" w:hAnsi="Corbel"/>
          <w:sz w:val="22"/>
          <w:szCs w:val="22"/>
        </w:rPr>
        <w:t xml:space="preserve"> – </w:t>
      </w:r>
      <w:proofErr w:type="spellStart"/>
      <w:r w:rsidRPr="00B1257A">
        <w:rPr>
          <w:rFonts w:ascii="Corbel" w:eastAsia="Frutiger-Roman" w:hAnsi="Corbel"/>
          <w:sz w:val="22"/>
          <w:szCs w:val="22"/>
        </w:rPr>
        <w:t>GelijkDelen</w:t>
      </w:r>
      <w:proofErr w:type="spellEnd"/>
      <w:r w:rsidRPr="00B1257A">
        <w:rPr>
          <w:rFonts w:ascii="Corbel" w:eastAsia="Frutiger-Roman" w:hAnsi="Corbel"/>
          <w:sz w:val="22"/>
          <w:szCs w:val="22"/>
        </w:rPr>
        <w:t xml:space="preserve"> – van toepassing. (zie: </w:t>
      </w:r>
      <w:hyperlink r:id="rId13" w:history="1">
        <w:r w:rsidRPr="00B1257A">
          <w:rPr>
            <w:rStyle w:val="Hyperlink"/>
            <w:rFonts w:ascii="Corbel" w:eastAsia="Frutiger-Roman" w:hAnsi="Corbel"/>
            <w:sz w:val="22"/>
            <w:szCs w:val="22"/>
          </w:rPr>
          <w:t>http://creativecommons.org/licenses/by-nc-sa/3.0/nl/</w:t>
        </w:r>
      </w:hyperlink>
      <w:r w:rsidRPr="00B1257A">
        <w:rPr>
          <w:rFonts w:ascii="Corbel" w:eastAsia="Frutiger-Roman" w:hAnsi="Corbel"/>
          <w:sz w:val="22"/>
          <w:szCs w:val="22"/>
        </w:rPr>
        <w:t>)</w:t>
      </w:r>
    </w:p>
    <w:p w14:paraId="09FC0350" w14:textId="77777777" w:rsidR="00655320" w:rsidRPr="00B1257A" w:rsidRDefault="00655320" w:rsidP="00655320">
      <w:pPr>
        <w:widowControl w:val="0"/>
        <w:ind w:right="-2"/>
        <w:rPr>
          <w:rFonts w:ascii="Corbel" w:eastAsia="Frutiger-Roman" w:hAnsi="Corbel"/>
          <w:sz w:val="22"/>
          <w:szCs w:val="22"/>
        </w:rPr>
      </w:pPr>
    </w:p>
    <w:p w14:paraId="09FC0351" w14:textId="77777777" w:rsidR="00AF42E5" w:rsidRPr="00B1257A" w:rsidRDefault="00AF42E5" w:rsidP="00AF42E5">
      <w:pPr>
        <w:widowControl w:val="0"/>
        <w:ind w:right="-2"/>
        <w:rPr>
          <w:rFonts w:ascii="Corbel" w:eastAsia="Frutiger-Roman" w:hAnsi="Corbel"/>
          <w:sz w:val="22"/>
          <w:szCs w:val="22"/>
        </w:rPr>
      </w:pPr>
      <w:r w:rsidRPr="00B1257A">
        <w:rPr>
          <w:rFonts w:ascii="Corbel" w:eastAsia="Frutiger-Roman" w:hAnsi="Corbel"/>
          <w:sz w:val="22"/>
          <w:szCs w:val="22"/>
        </w:rPr>
        <w:t>CROW en degenen die aan deze publicatie hebben meegewerkt, hebben de hierin opgenomen</w:t>
      </w:r>
    </w:p>
    <w:p w14:paraId="09FC0352" w14:textId="77777777" w:rsidR="00AF42E5" w:rsidRPr="00B1257A" w:rsidRDefault="00AF42E5" w:rsidP="00AF42E5">
      <w:pPr>
        <w:widowControl w:val="0"/>
        <w:ind w:right="-2"/>
        <w:rPr>
          <w:rFonts w:ascii="Corbel" w:eastAsia="Frutiger-Roman" w:hAnsi="Corbel"/>
          <w:sz w:val="22"/>
          <w:szCs w:val="22"/>
        </w:rPr>
      </w:pPr>
      <w:r w:rsidRPr="00B1257A">
        <w:rPr>
          <w:rFonts w:ascii="Corbel" w:eastAsia="Frutiger-Roman" w:hAnsi="Corbel"/>
          <w:sz w:val="22"/>
          <w:szCs w:val="22"/>
        </w:rPr>
        <w:t>gegevens zorgvuldig verzameld naar de laatste stand van wetenschap en techniek. Desondanks</w:t>
      </w:r>
    </w:p>
    <w:p w14:paraId="09FC0353" w14:textId="77777777" w:rsidR="00AF42E5" w:rsidRPr="00B1257A" w:rsidRDefault="00AF42E5" w:rsidP="00AF42E5">
      <w:pPr>
        <w:widowControl w:val="0"/>
        <w:ind w:right="-2"/>
        <w:rPr>
          <w:rFonts w:ascii="Corbel" w:eastAsia="Frutiger-Roman" w:hAnsi="Corbel"/>
          <w:sz w:val="22"/>
          <w:szCs w:val="22"/>
        </w:rPr>
      </w:pPr>
      <w:r w:rsidRPr="00B1257A">
        <w:rPr>
          <w:rFonts w:ascii="Corbel" w:eastAsia="Frutiger-Roman" w:hAnsi="Corbel"/>
          <w:sz w:val="22"/>
          <w:szCs w:val="22"/>
        </w:rPr>
        <w:t>kunnen er onjuistheden in deze publicatie voorkomen. Gebruikers aanvaarden het risico daarvan.</w:t>
      </w:r>
    </w:p>
    <w:p w14:paraId="09FC0354" w14:textId="77777777" w:rsidR="00AF42E5" w:rsidRPr="00B1257A" w:rsidRDefault="00AF42E5" w:rsidP="00AF42E5">
      <w:pPr>
        <w:widowControl w:val="0"/>
        <w:ind w:right="-2"/>
        <w:rPr>
          <w:rFonts w:ascii="Corbel" w:eastAsia="Frutiger-Roman" w:hAnsi="Corbel"/>
          <w:sz w:val="22"/>
          <w:szCs w:val="22"/>
        </w:rPr>
      </w:pPr>
      <w:r w:rsidRPr="00B1257A">
        <w:rPr>
          <w:rFonts w:ascii="Corbel" w:eastAsia="Frutiger-Roman" w:hAnsi="Corbel"/>
          <w:sz w:val="22"/>
          <w:szCs w:val="22"/>
        </w:rPr>
        <w:t>CROW sluit, mede ten behoeve van degenen die aan deze publicatie hebben meegewerkt, iedere</w:t>
      </w:r>
    </w:p>
    <w:p w14:paraId="09FC0355" w14:textId="77777777" w:rsidR="00AF42E5" w:rsidRPr="00B1257A" w:rsidRDefault="00AF42E5" w:rsidP="00AF42E5">
      <w:pPr>
        <w:widowControl w:val="0"/>
        <w:ind w:right="-2"/>
        <w:rPr>
          <w:rFonts w:ascii="Corbel" w:eastAsia="Frutiger-Roman" w:hAnsi="Corbel"/>
          <w:sz w:val="22"/>
          <w:szCs w:val="22"/>
        </w:rPr>
      </w:pPr>
      <w:r w:rsidRPr="00B1257A">
        <w:rPr>
          <w:rFonts w:ascii="Corbel" w:eastAsia="Frutiger-Roman" w:hAnsi="Corbel"/>
          <w:sz w:val="22"/>
          <w:szCs w:val="22"/>
        </w:rPr>
        <w:t>aansprakelijkheid uit voor schade die mocht voortvloeien uit het gebruik van de gegevens.</w:t>
      </w:r>
    </w:p>
    <w:p w14:paraId="09FC0356" w14:textId="77777777" w:rsidR="007B2803" w:rsidRPr="00B1257A" w:rsidRDefault="00017208" w:rsidP="00F267BF">
      <w:pPr>
        <w:widowControl w:val="0"/>
        <w:ind w:right="-2"/>
        <w:rPr>
          <w:rFonts w:ascii="Corbel" w:hAnsi="Corbel" w:cs="Arial"/>
          <w:b/>
          <w:sz w:val="32"/>
          <w:szCs w:val="32"/>
        </w:rPr>
      </w:pPr>
      <w:r w:rsidRPr="00B1257A">
        <w:rPr>
          <w:rFonts w:ascii="Corbel" w:eastAsia="Frutiger-Roman" w:hAnsi="Corbel"/>
          <w:sz w:val="22"/>
          <w:szCs w:val="22"/>
        </w:rPr>
        <w:br w:type="page"/>
      </w:r>
      <w:r w:rsidR="007B2803" w:rsidRPr="00B1257A">
        <w:rPr>
          <w:rFonts w:ascii="Corbel" w:hAnsi="Corbel" w:cs="Arial"/>
          <w:b/>
          <w:sz w:val="32"/>
          <w:szCs w:val="32"/>
        </w:rPr>
        <w:lastRenderedPageBreak/>
        <w:t>Inhoud</w:t>
      </w:r>
    </w:p>
    <w:p w14:paraId="09FC0357" w14:textId="77777777" w:rsidR="00ED3439" w:rsidRPr="00B1257A" w:rsidRDefault="00ED3439" w:rsidP="00F267BF">
      <w:pPr>
        <w:widowControl w:val="0"/>
        <w:rPr>
          <w:rFonts w:ascii="Corbel" w:hAnsi="Corbel"/>
          <w:sz w:val="22"/>
          <w:szCs w:val="22"/>
        </w:rPr>
      </w:pPr>
    </w:p>
    <w:p w14:paraId="7B3F8918" w14:textId="06FF6756" w:rsidR="00446D92" w:rsidRDefault="00446D92">
      <w:pPr>
        <w:pStyle w:val="Inhopg1"/>
        <w:tabs>
          <w:tab w:val="right" w:leader="dot" w:pos="9062"/>
        </w:tabs>
        <w:rPr>
          <w:ins w:id="8" w:author="Willems, P.H. (Peter)" w:date="2019-03-27T09:20:00Z"/>
          <w:rFonts w:asciiTheme="minorHAnsi" w:eastAsiaTheme="minorEastAsia" w:hAnsiTheme="minorHAnsi" w:cstheme="minorBidi"/>
          <w:noProof/>
          <w:sz w:val="22"/>
          <w:szCs w:val="22"/>
          <w:lang w:val="en-US" w:eastAsia="en-US"/>
        </w:rPr>
      </w:pPr>
      <w:ins w:id="9" w:author="Willems, P.H. (Peter)" w:date="2019-03-27T09:20:00Z">
        <w:r>
          <w:rPr>
            <w:rFonts w:ascii="Corbel" w:hAnsi="Corbel"/>
            <w:sz w:val="22"/>
            <w:szCs w:val="22"/>
          </w:rPr>
          <w:fldChar w:fldCharType="begin"/>
        </w:r>
        <w:r>
          <w:rPr>
            <w:rFonts w:ascii="Corbel" w:hAnsi="Corbel"/>
            <w:sz w:val="22"/>
            <w:szCs w:val="22"/>
          </w:rPr>
          <w:instrText xml:space="preserve"> TOC \o "1-3" \h \z \u </w:instrText>
        </w:r>
      </w:ins>
      <w:r>
        <w:rPr>
          <w:rFonts w:ascii="Corbel" w:hAnsi="Corbel"/>
          <w:sz w:val="22"/>
          <w:szCs w:val="22"/>
        </w:rPr>
        <w:fldChar w:fldCharType="separate"/>
      </w:r>
      <w:ins w:id="10"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"_Toc4570867"</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Versiebeheer</w:t>
        </w:r>
        <w:r>
          <w:rPr>
            <w:noProof/>
            <w:webHidden/>
          </w:rPr>
          <w:tab/>
        </w:r>
        <w:r>
          <w:rPr>
            <w:noProof/>
            <w:webHidden/>
          </w:rPr>
          <w:fldChar w:fldCharType="begin"/>
        </w:r>
        <w:r>
          <w:rPr>
            <w:noProof/>
            <w:webHidden/>
          </w:rPr>
          <w:instrText xml:space="preserve"> PAGEREF _Toc4570867 \h </w:instrText>
        </w:r>
      </w:ins>
      <w:r>
        <w:rPr>
          <w:noProof/>
          <w:webHidden/>
        </w:rPr>
      </w:r>
      <w:r>
        <w:rPr>
          <w:noProof/>
          <w:webHidden/>
        </w:rPr>
        <w:fldChar w:fldCharType="separate"/>
      </w:r>
      <w:ins w:id="11" w:author="Willems, P.H. (Peter)" w:date="2019-03-27T10:43:00Z">
        <w:r w:rsidR="00056B3F">
          <w:rPr>
            <w:noProof/>
            <w:webHidden/>
          </w:rPr>
          <w:t>4</w:t>
        </w:r>
      </w:ins>
      <w:ins w:id="12" w:author="Willems, P.H. (Peter)" w:date="2019-03-27T09:20:00Z">
        <w:r>
          <w:rPr>
            <w:noProof/>
            <w:webHidden/>
          </w:rPr>
          <w:fldChar w:fldCharType="end"/>
        </w:r>
        <w:r w:rsidRPr="0053417D">
          <w:rPr>
            <w:rStyle w:val="Hyperlink"/>
            <w:noProof/>
          </w:rPr>
          <w:fldChar w:fldCharType="end"/>
        </w:r>
      </w:ins>
    </w:p>
    <w:p w14:paraId="4F7B6171" w14:textId="775E3785" w:rsidR="00446D92" w:rsidRDefault="00446D92">
      <w:pPr>
        <w:pStyle w:val="Inhopg1"/>
        <w:tabs>
          <w:tab w:val="right" w:leader="dot" w:pos="9062"/>
        </w:tabs>
        <w:rPr>
          <w:ins w:id="13" w:author="Willems, P.H. (Peter)" w:date="2019-03-27T09:20:00Z"/>
          <w:rFonts w:asciiTheme="minorHAnsi" w:eastAsiaTheme="minorEastAsia" w:hAnsiTheme="minorHAnsi" w:cstheme="minorBidi"/>
          <w:noProof/>
          <w:sz w:val="22"/>
          <w:szCs w:val="22"/>
          <w:lang w:val="en-US" w:eastAsia="en-US"/>
        </w:rPr>
      </w:pPr>
      <w:ins w:id="14"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"_Toc4570868"</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Voorwoord</w:t>
        </w:r>
        <w:r>
          <w:rPr>
            <w:noProof/>
            <w:webHidden/>
          </w:rPr>
          <w:tab/>
        </w:r>
        <w:r>
          <w:rPr>
            <w:noProof/>
            <w:webHidden/>
          </w:rPr>
          <w:fldChar w:fldCharType="begin"/>
        </w:r>
        <w:r>
          <w:rPr>
            <w:noProof/>
            <w:webHidden/>
          </w:rPr>
          <w:instrText xml:space="preserve"> PAGEREF _Toc4570868 \h </w:instrText>
        </w:r>
      </w:ins>
      <w:r>
        <w:rPr>
          <w:noProof/>
          <w:webHidden/>
        </w:rPr>
      </w:r>
      <w:r>
        <w:rPr>
          <w:noProof/>
          <w:webHidden/>
        </w:rPr>
        <w:fldChar w:fldCharType="separate"/>
      </w:r>
      <w:ins w:id="15" w:author="Willems, P.H. (Peter)" w:date="2019-03-27T10:43:00Z">
        <w:r w:rsidR="00056B3F">
          <w:rPr>
            <w:noProof/>
            <w:webHidden/>
          </w:rPr>
          <w:t>5</w:t>
        </w:r>
      </w:ins>
      <w:ins w:id="16" w:author="Willems, P.H. (Peter)" w:date="2019-03-27T09:20:00Z">
        <w:r>
          <w:rPr>
            <w:noProof/>
            <w:webHidden/>
          </w:rPr>
          <w:fldChar w:fldCharType="end"/>
        </w:r>
        <w:r w:rsidRPr="0053417D">
          <w:rPr>
            <w:rStyle w:val="Hyperlink"/>
            <w:noProof/>
          </w:rPr>
          <w:fldChar w:fldCharType="end"/>
        </w:r>
      </w:ins>
    </w:p>
    <w:p w14:paraId="4B56127A" w14:textId="2B07D92B" w:rsidR="00446D92" w:rsidRDefault="00446D92">
      <w:pPr>
        <w:pStyle w:val="Inhopg1"/>
        <w:tabs>
          <w:tab w:val="left" w:pos="480"/>
          <w:tab w:val="right" w:leader="dot" w:pos="9062"/>
        </w:tabs>
        <w:rPr>
          <w:ins w:id="17" w:author="Willems, P.H. (Peter)" w:date="2019-03-27T09:20:00Z"/>
          <w:rFonts w:asciiTheme="minorHAnsi" w:eastAsiaTheme="minorEastAsia" w:hAnsiTheme="minorHAnsi" w:cstheme="minorBidi"/>
          <w:noProof/>
          <w:sz w:val="22"/>
          <w:szCs w:val="22"/>
          <w:lang w:val="en-US" w:eastAsia="en-US"/>
        </w:rPr>
      </w:pPr>
      <w:ins w:id="18"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"_Toc4570869"</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1</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Inleiding en leeswijzer</w:t>
        </w:r>
        <w:r>
          <w:rPr>
            <w:noProof/>
            <w:webHidden/>
          </w:rPr>
          <w:tab/>
        </w:r>
        <w:r>
          <w:rPr>
            <w:noProof/>
            <w:webHidden/>
          </w:rPr>
          <w:fldChar w:fldCharType="begin"/>
        </w:r>
        <w:r>
          <w:rPr>
            <w:noProof/>
            <w:webHidden/>
          </w:rPr>
          <w:instrText xml:space="preserve"> PAGEREF _Toc4570869 \h </w:instrText>
        </w:r>
      </w:ins>
      <w:r>
        <w:rPr>
          <w:noProof/>
          <w:webHidden/>
        </w:rPr>
      </w:r>
      <w:r>
        <w:rPr>
          <w:noProof/>
          <w:webHidden/>
        </w:rPr>
        <w:fldChar w:fldCharType="separate"/>
      </w:r>
      <w:ins w:id="19" w:author="Willems, P.H. (Peter)" w:date="2019-03-27T10:43:00Z">
        <w:r w:rsidR="00056B3F">
          <w:rPr>
            <w:noProof/>
            <w:webHidden/>
          </w:rPr>
          <w:t>6</w:t>
        </w:r>
      </w:ins>
      <w:ins w:id="20" w:author="Willems, P.H. (Peter)" w:date="2019-03-27T09:20:00Z">
        <w:r>
          <w:rPr>
            <w:noProof/>
            <w:webHidden/>
          </w:rPr>
          <w:fldChar w:fldCharType="end"/>
        </w:r>
        <w:r w:rsidRPr="0053417D">
          <w:rPr>
            <w:rStyle w:val="Hyperlink"/>
            <w:noProof/>
          </w:rPr>
          <w:fldChar w:fldCharType="end"/>
        </w:r>
      </w:ins>
    </w:p>
    <w:p w14:paraId="400FB7C6" w14:textId="458ACF9D" w:rsidR="00446D92" w:rsidRDefault="00446D92">
      <w:pPr>
        <w:pStyle w:val="Inhopg2"/>
        <w:tabs>
          <w:tab w:val="left" w:pos="880"/>
          <w:tab w:val="right" w:leader="dot" w:pos="9062"/>
        </w:tabs>
        <w:rPr>
          <w:ins w:id="21" w:author="Willems, P.H. (Peter)" w:date="2019-03-27T09:20:00Z"/>
          <w:rFonts w:asciiTheme="minorHAnsi" w:eastAsiaTheme="minorEastAsia" w:hAnsiTheme="minorHAnsi" w:cstheme="minorBidi"/>
          <w:noProof/>
          <w:sz w:val="22"/>
          <w:szCs w:val="22"/>
          <w:lang w:val="en-US" w:eastAsia="en-US"/>
        </w:rPr>
      </w:pPr>
      <w:ins w:id="22"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"_Toc4570870"</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1.1</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Inleiding</w:t>
        </w:r>
        <w:r>
          <w:rPr>
            <w:noProof/>
            <w:webHidden/>
          </w:rPr>
          <w:tab/>
        </w:r>
        <w:r>
          <w:rPr>
            <w:noProof/>
            <w:webHidden/>
          </w:rPr>
          <w:fldChar w:fldCharType="begin"/>
        </w:r>
        <w:r>
          <w:rPr>
            <w:noProof/>
            <w:webHidden/>
          </w:rPr>
          <w:instrText xml:space="preserve"> PAGEREF _Toc4570870 \h </w:instrText>
        </w:r>
      </w:ins>
      <w:r>
        <w:rPr>
          <w:noProof/>
          <w:webHidden/>
        </w:rPr>
      </w:r>
      <w:r>
        <w:rPr>
          <w:noProof/>
          <w:webHidden/>
        </w:rPr>
        <w:fldChar w:fldCharType="separate"/>
      </w:r>
      <w:ins w:id="23" w:author="Willems, P.H. (Peter)" w:date="2019-03-27T10:43:00Z">
        <w:r w:rsidR="00056B3F">
          <w:rPr>
            <w:noProof/>
            <w:webHidden/>
          </w:rPr>
          <w:t>6</w:t>
        </w:r>
      </w:ins>
      <w:ins w:id="24" w:author="Willems, P.H. (Peter)" w:date="2019-03-27T09:20:00Z">
        <w:r>
          <w:rPr>
            <w:noProof/>
            <w:webHidden/>
          </w:rPr>
          <w:fldChar w:fldCharType="end"/>
        </w:r>
        <w:r w:rsidRPr="0053417D">
          <w:rPr>
            <w:rStyle w:val="Hyperlink"/>
            <w:noProof/>
          </w:rPr>
          <w:fldChar w:fldCharType="end"/>
        </w:r>
      </w:ins>
    </w:p>
    <w:p w14:paraId="3609FE86" w14:textId="63F90419" w:rsidR="00446D92" w:rsidRDefault="00446D92">
      <w:pPr>
        <w:pStyle w:val="Inhopg2"/>
        <w:tabs>
          <w:tab w:val="left" w:pos="880"/>
          <w:tab w:val="right" w:leader="dot" w:pos="9062"/>
        </w:tabs>
        <w:rPr>
          <w:ins w:id="25" w:author="Willems, P.H. (Peter)" w:date="2019-03-27T09:20:00Z"/>
          <w:rFonts w:asciiTheme="minorHAnsi" w:eastAsiaTheme="minorEastAsia" w:hAnsiTheme="minorHAnsi" w:cstheme="minorBidi"/>
          <w:noProof/>
          <w:sz w:val="22"/>
          <w:szCs w:val="22"/>
          <w:lang w:val="en-US" w:eastAsia="en-US"/>
        </w:rPr>
      </w:pPr>
      <w:ins w:id="26"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"_Toc4570871"</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1.2</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De VISI-systematiek</w:t>
        </w:r>
        <w:r>
          <w:rPr>
            <w:noProof/>
            <w:webHidden/>
          </w:rPr>
          <w:tab/>
        </w:r>
        <w:r>
          <w:rPr>
            <w:noProof/>
            <w:webHidden/>
          </w:rPr>
          <w:fldChar w:fldCharType="begin"/>
        </w:r>
        <w:r>
          <w:rPr>
            <w:noProof/>
            <w:webHidden/>
          </w:rPr>
          <w:instrText xml:space="preserve"> PAGEREF _Toc4570871 \h </w:instrText>
        </w:r>
      </w:ins>
      <w:r>
        <w:rPr>
          <w:noProof/>
          <w:webHidden/>
        </w:rPr>
      </w:r>
      <w:r>
        <w:rPr>
          <w:noProof/>
          <w:webHidden/>
        </w:rPr>
        <w:fldChar w:fldCharType="separate"/>
      </w:r>
      <w:ins w:id="27" w:author="Willems, P.H. (Peter)" w:date="2019-03-27T10:43:00Z">
        <w:r w:rsidR="00056B3F">
          <w:rPr>
            <w:noProof/>
            <w:webHidden/>
          </w:rPr>
          <w:t>7</w:t>
        </w:r>
      </w:ins>
      <w:ins w:id="28" w:author="Willems, P.H. (Peter)" w:date="2019-03-27T09:20:00Z">
        <w:r>
          <w:rPr>
            <w:noProof/>
            <w:webHidden/>
          </w:rPr>
          <w:fldChar w:fldCharType="end"/>
        </w:r>
        <w:r w:rsidRPr="0053417D">
          <w:rPr>
            <w:rStyle w:val="Hyperlink"/>
            <w:noProof/>
          </w:rPr>
          <w:fldChar w:fldCharType="end"/>
        </w:r>
      </w:ins>
    </w:p>
    <w:p w14:paraId="38761B1E" w14:textId="3984884E" w:rsidR="00446D92" w:rsidRDefault="00446D92">
      <w:pPr>
        <w:pStyle w:val="Inhopg2"/>
        <w:tabs>
          <w:tab w:val="left" w:pos="880"/>
          <w:tab w:val="right" w:leader="dot" w:pos="9062"/>
        </w:tabs>
        <w:rPr>
          <w:ins w:id="29" w:author="Willems, P.H. (Peter)" w:date="2019-03-27T09:20:00Z"/>
          <w:rFonts w:asciiTheme="minorHAnsi" w:eastAsiaTheme="minorEastAsia" w:hAnsiTheme="minorHAnsi" w:cstheme="minorBidi"/>
          <w:noProof/>
          <w:sz w:val="22"/>
          <w:szCs w:val="22"/>
          <w:lang w:val="en-US" w:eastAsia="en-US"/>
        </w:rPr>
      </w:pPr>
      <w:ins w:id="30"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"_Toc4570872"</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1.3</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Leeswijzer</w:t>
        </w:r>
        <w:r>
          <w:rPr>
            <w:noProof/>
            <w:webHidden/>
          </w:rPr>
          <w:tab/>
        </w:r>
        <w:r>
          <w:rPr>
            <w:noProof/>
            <w:webHidden/>
          </w:rPr>
          <w:fldChar w:fldCharType="begin"/>
        </w:r>
        <w:r>
          <w:rPr>
            <w:noProof/>
            <w:webHidden/>
          </w:rPr>
          <w:instrText xml:space="preserve"> PAGEREF _Toc4570872 \h </w:instrText>
        </w:r>
      </w:ins>
      <w:r>
        <w:rPr>
          <w:noProof/>
          <w:webHidden/>
        </w:rPr>
      </w:r>
      <w:r>
        <w:rPr>
          <w:noProof/>
          <w:webHidden/>
        </w:rPr>
        <w:fldChar w:fldCharType="separate"/>
      </w:r>
      <w:ins w:id="31" w:author="Willems, P.H. (Peter)" w:date="2019-03-27T10:43:00Z">
        <w:r w:rsidR="00056B3F">
          <w:rPr>
            <w:noProof/>
            <w:webHidden/>
          </w:rPr>
          <w:t>7</w:t>
        </w:r>
      </w:ins>
      <w:ins w:id="32" w:author="Willems, P.H. (Peter)" w:date="2019-03-27T09:20:00Z">
        <w:r>
          <w:rPr>
            <w:noProof/>
            <w:webHidden/>
          </w:rPr>
          <w:fldChar w:fldCharType="end"/>
        </w:r>
        <w:r w:rsidRPr="0053417D">
          <w:rPr>
            <w:rStyle w:val="Hyperlink"/>
            <w:noProof/>
          </w:rPr>
          <w:fldChar w:fldCharType="end"/>
        </w:r>
      </w:ins>
    </w:p>
    <w:p w14:paraId="25FB2FD5" w14:textId="0D8C6114" w:rsidR="00446D92" w:rsidRDefault="00446D92">
      <w:pPr>
        <w:pStyle w:val="Inhopg1"/>
        <w:tabs>
          <w:tab w:val="left" w:pos="480"/>
          <w:tab w:val="right" w:leader="dot" w:pos="9062"/>
        </w:tabs>
        <w:rPr>
          <w:ins w:id="33" w:author="Willems, P.H. (Peter)" w:date="2019-03-27T09:20:00Z"/>
          <w:rFonts w:asciiTheme="minorHAnsi" w:eastAsiaTheme="minorEastAsia" w:hAnsiTheme="minorHAnsi" w:cstheme="minorBidi"/>
          <w:noProof/>
          <w:sz w:val="22"/>
          <w:szCs w:val="22"/>
          <w:lang w:val="en-US" w:eastAsia="en-US"/>
        </w:rPr>
      </w:pPr>
      <w:ins w:id="34"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"_Toc4570873"</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2</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De belangrijkste wijzigingen in de VISI-systematiek</w:t>
        </w:r>
        <w:r>
          <w:rPr>
            <w:noProof/>
            <w:webHidden/>
          </w:rPr>
          <w:tab/>
        </w:r>
        <w:r>
          <w:rPr>
            <w:noProof/>
            <w:webHidden/>
          </w:rPr>
          <w:fldChar w:fldCharType="begin"/>
        </w:r>
        <w:r>
          <w:rPr>
            <w:noProof/>
            <w:webHidden/>
          </w:rPr>
          <w:instrText xml:space="preserve"> PAGEREF _Toc4570873 \h </w:instrText>
        </w:r>
      </w:ins>
      <w:r>
        <w:rPr>
          <w:noProof/>
          <w:webHidden/>
        </w:rPr>
      </w:r>
      <w:r>
        <w:rPr>
          <w:noProof/>
          <w:webHidden/>
        </w:rPr>
        <w:fldChar w:fldCharType="separate"/>
      </w:r>
      <w:ins w:id="35" w:author="Willems, P.H. (Peter)" w:date="2019-03-27T10:43:00Z">
        <w:r w:rsidR="00056B3F">
          <w:rPr>
            <w:noProof/>
            <w:webHidden/>
          </w:rPr>
          <w:t>9</w:t>
        </w:r>
      </w:ins>
      <w:ins w:id="36" w:author="Willems, P.H. (Peter)" w:date="2019-03-27T09:20:00Z">
        <w:r>
          <w:rPr>
            <w:noProof/>
            <w:webHidden/>
          </w:rPr>
          <w:fldChar w:fldCharType="end"/>
        </w:r>
        <w:r w:rsidRPr="0053417D">
          <w:rPr>
            <w:rStyle w:val="Hyperlink"/>
            <w:noProof/>
          </w:rPr>
          <w:fldChar w:fldCharType="end"/>
        </w:r>
      </w:ins>
    </w:p>
    <w:p w14:paraId="3066C15E" w14:textId="6C96813E" w:rsidR="00446D92" w:rsidRDefault="00446D92">
      <w:pPr>
        <w:pStyle w:val="Inhopg2"/>
        <w:tabs>
          <w:tab w:val="left" w:pos="880"/>
          <w:tab w:val="right" w:leader="dot" w:pos="9062"/>
        </w:tabs>
        <w:rPr>
          <w:ins w:id="37" w:author="Willems, P.H. (Peter)" w:date="2019-03-27T09:20:00Z"/>
          <w:rFonts w:asciiTheme="minorHAnsi" w:eastAsiaTheme="minorEastAsia" w:hAnsiTheme="minorHAnsi" w:cstheme="minorBidi"/>
          <w:noProof/>
          <w:sz w:val="22"/>
          <w:szCs w:val="22"/>
          <w:lang w:val="en-US" w:eastAsia="en-US"/>
        </w:rPr>
      </w:pPr>
      <w:ins w:id="38"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"_Toc4570874"</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2.1</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Inleiding; releasecyclus</w:t>
        </w:r>
        <w:r>
          <w:rPr>
            <w:noProof/>
            <w:webHidden/>
          </w:rPr>
          <w:tab/>
        </w:r>
        <w:r>
          <w:rPr>
            <w:noProof/>
            <w:webHidden/>
          </w:rPr>
          <w:fldChar w:fldCharType="begin"/>
        </w:r>
        <w:r>
          <w:rPr>
            <w:noProof/>
            <w:webHidden/>
          </w:rPr>
          <w:instrText xml:space="preserve"> PAGEREF _Toc4570874 \h </w:instrText>
        </w:r>
      </w:ins>
      <w:r>
        <w:rPr>
          <w:noProof/>
          <w:webHidden/>
        </w:rPr>
      </w:r>
      <w:r>
        <w:rPr>
          <w:noProof/>
          <w:webHidden/>
        </w:rPr>
        <w:fldChar w:fldCharType="separate"/>
      </w:r>
      <w:ins w:id="39" w:author="Willems, P.H. (Peter)" w:date="2019-03-27T10:43:00Z">
        <w:r w:rsidR="00056B3F">
          <w:rPr>
            <w:noProof/>
            <w:webHidden/>
          </w:rPr>
          <w:t>9</w:t>
        </w:r>
      </w:ins>
      <w:ins w:id="40" w:author="Willems, P.H. (Peter)" w:date="2019-03-27T09:20:00Z">
        <w:r>
          <w:rPr>
            <w:noProof/>
            <w:webHidden/>
          </w:rPr>
          <w:fldChar w:fldCharType="end"/>
        </w:r>
        <w:r w:rsidRPr="0053417D">
          <w:rPr>
            <w:rStyle w:val="Hyperlink"/>
            <w:noProof/>
          </w:rPr>
          <w:fldChar w:fldCharType="end"/>
        </w:r>
      </w:ins>
    </w:p>
    <w:p w14:paraId="7114F575" w14:textId="5BF146FE" w:rsidR="00446D92" w:rsidRDefault="00446D92">
      <w:pPr>
        <w:pStyle w:val="Inhopg2"/>
        <w:tabs>
          <w:tab w:val="left" w:pos="880"/>
          <w:tab w:val="right" w:leader="dot" w:pos="9062"/>
        </w:tabs>
        <w:rPr>
          <w:ins w:id="41" w:author="Willems, P.H. (Peter)" w:date="2019-03-27T09:20:00Z"/>
          <w:rFonts w:asciiTheme="minorHAnsi" w:eastAsiaTheme="minorEastAsia" w:hAnsiTheme="minorHAnsi" w:cstheme="minorBidi"/>
          <w:noProof/>
          <w:sz w:val="22"/>
          <w:szCs w:val="22"/>
          <w:lang w:val="en-US" w:eastAsia="en-US"/>
        </w:rPr>
      </w:pPr>
      <w:ins w:id="42"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"_Toc4570875"</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2.2</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Belangrijkste verbeteringen in versie 1.2</w:t>
        </w:r>
        <w:r>
          <w:rPr>
            <w:noProof/>
            <w:webHidden/>
          </w:rPr>
          <w:tab/>
        </w:r>
        <w:r>
          <w:rPr>
            <w:noProof/>
            <w:webHidden/>
          </w:rPr>
          <w:fldChar w:fldCharType="begin"/>
        </w:r>
        <w:r>
          <w:rPr>
            <w:noProof/>
            <w:webHidden/>
          </w:rPr>
          <w:instrText xml:space="preserve"> PAGEREF _Toc4570875 \h </w:instrText>
        </w:r>
      </w:ins>
      <w:r>
        <w:rPr>
          <w:noProof/>
          <w:webHidden/>
        </w:rPr>
      </w:r>
      <w:r>
        <w:rPr>
          <w:noProof/>
          <w:webHidden/>
        </w:rPr>
        <w:fldChar w:fldCharType="separate"/>
      </w:r>
      <w:ins w:id="43" w:author="Willems, P.H. (Peter)" w:date="2019-03-27T10:43:00Z">
        <w:r w:rsidR="00056B3F">
          <w:rPr>
            <w:noProof/>
            <w:webHidden/>
          </w:rPr>
          <w:t>9</w:t>
        </w:r>
      </w:ins>
      <w:ins w:id="44" w:author="Willems, P.H. (Peter)" w:date="2019-03-27T09:20:00Z">
        <w:r>
          <w:rPr>
            <w:noProof/>
            <w:webHidden/>
          </w:rPr>
          <w:fldChar w:fldCharType="end"/>
        </w:r>
        <w:r w:rsidRPr="0053417D">
          <w:rPr>
            <w:rStyle w:val="Hyperlink"/>
            <w:noProof/>
          </w:rPr>
          <w:fldChar w:fldCharType="end"/>
        </w:r>
      </w:ins>
    </w:p>
    <w:p w14:paraId="4C198031" w14:textId="19F95937" w:rsidR="00446D92" w:rsidRDefault="00446D92">
      <w:pPr>
        <w:pStyle w:val="Inhopg2"/>
        <w:tabs>
          <w:tab w:val="left" w:pos="880"/>
          <w:tab w:val="right" w:leader="dot" w:pos="9062"/>
        </w:tabs>
        <w:rPr>
          <w:ins w:id="45" w:author="Willems, P.H. (Peter)" w:date="2019-03-27T09:20:00Z"/>
          <w:rFonts w:asciiTheme="minorHAnsi" w:eastAsiaTheme="minorEastAsia" w:hAnsiTheme="minorHAnsi" w:cstheme="minorBidi"/>
          <w:noProof/>
          <w:sz w:val="22"/>
          <w:szCs w:val="22"/>
          <w:lang w:val="en-US" w:eastAsia="en-US"/>
        </w:rPr>
      </w:pPr>
      <w:ins w:id="46"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"_Toc4570876"</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2.3</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Wijzigingen in versie 1.3 t.o.v. versie 1.2</w:t>
        </w:r>
        <w:r>
          <w:rPr>
            <w:noProof/>
            <w:webHidden/>
          </w:rPr>
          <w:tab/>
        </w:r>
        <w:r>
          <w:rPr>
            <w:noProof/>
            <w:webHidden/>
          </w:rPr>
          <w:fldChar w:fldCharType="begin"/>
        </w:r>
        <w:r>
          <w:rPr>
            <w:noProof/>
            <w:webHidden/>
          </w:rPr>
          <w:instrText xml:space="preserve"> PAGEREF _Toc4570876 \h </w:instrText>
        </w:r>
      </w:ins>
      <w:r>
        <w:rPr>
          <w:noProof/>
          <w:webHidden/>
        </w:rPr>
      </w:r>
      <w:r>
        <w:rPr>
          <w:noProof/>
          <w:webHidden/>
        </w:rPr>
        <w:fldChar w:fldCharType="separate"/>
      </w:r>
      <w:ins w:id="47" w:author="Willems, P.H. (Peter)" w:date="2019-03-27T10:43:00Z">
        <w:r w:rsidR="00056B3F">
          <w:rPr>
            <w:noProof/>
            <w:webHidden/>
          </w:rPr>
          <w:t>9</w:t>
        </w:r>
      </w:ins>
      <w:ins w:id="48" w:author="Willems, P.H. (Peter)" w:date="2019-03-27T09:20:00Z">
        <w:r>
          <w:rPr>
            <w:noProof/>
            <w:webHidden/>
          </w:rPr>
          <w:fldChar w:fldCharType="end"/>
        </w:r>
        <w:r w:rsidRPr="0053417D">
          <w:rPr>
            <w:rStyle w:val="Hyperlink"/>
            <w:noProof/>
          </w:rPr>
          <w:fldChar w:fldCharType="end"/>
        </w:r>
      </w:ins>
    </w:p>
    <w:p w14:paraId="0957A6DB" w14:textId="6F9CEC71" w:rsidR="00446D92" w:rsidRDefault="00446D92">
      <w:pPr>
        <w:pStyle w:val="Inhopg2"/>
        <w:tabs>
          <w:tab w:val="left" w:pos="880"/>
          <w:tab w:val="right" w:leader="dot" w:pos="9062"/>
        </w:tabs>
        <w:rPr>
          <w:ins w:id="49" w:author="Willems, P.H. (Peter)" w:date="2019-03-27T09:20:00Z"/>
          <w:rFonts w:asciiTheme="minorHAnsi" w:eastAsiaTheme="minorEastAsia" w:hAnsiTheme="minorHAnsi" w:cstheme="minorBidi"/>
          <w:noProof/>
          <w:sz w:val="22"/>
          <w:szCs w:val="22"/>
          <w:lang w:val="en-US" w:eastAsia="en-US"/>
        </w:rPr>
      </w:pPr>
      <w:ins w:id="50"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"_Toc4570877"</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2.4</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Wijzigingen in versie 1.4 t.o.v. versie 1.3</w:t>
        </w:r>
        <w:r>
          <w:rPr>
            <w:noProof/>
            <w:webHidden/>
          </w:rPr>
          <w:tab/>
        </w:r>
        <w:r>
          <w:rPr>
            <w:noProof/>
            <w:webHidden/>
          </w:rPr>
          <w:fldChar w:fldCharType="begin"/>
        </w:r>
        <w:r>
          <w:rPr>
            <w:noProof/>
            <w:webHidden/>
          </w:rPr>
          <w:instrText xml:space="preserve"> PAGEREF _Toc4570877 \h </w:instrText>
        </w:r>
      </w:ins>
      <w:r>
        <w:rPr>
          <w:noProof/>
          <w:webHidden/>
        </w:rPr>
      </w:r>
      <w:r>
        <w:rPr>
          <w:noProof/>
          <w:webHidden/>
        </w:rPr>
        <w:fldChar w:fldCharType="separate"/>
      </w:r>
      <w:ins w:id="51" w:author="Willems, P.H. (Peter)" w:date="2019-03-27T10:43:00Z">
        <w:r w:rsidR="00056B3F">
          <w:rPr>
            <w:noProof/>
            <w:webHidden/>
          </w:rPr>
          <w:t>11</w:t>
        </w:r>
      </w:ins>
      <w:ins w:id="52" w:author="Willems, P.H. (Peter)" w:date="2019-03-27T09:20:00Z">
        <w:r>
          <w:rPr>
            <w:noProof/>
            <w:webHidden/>
          </w:rPr>
          <w:fldChar w:fldCharType="end"/>
        </w:r>
        <w:r w:rsidRPr="0053417D">
          <w:rPr>
            <w:rStyle w:val="Hyperlink"/>
            <w:noProof/>
          </w:rPr>
          <w:fldChar w:fldCharType="end"/>
        </w:r>
      </w:ins>
    </w:p>
    <w:p w14:paraId="02A8C4E1" w14:textId="7432AD31" w:rsidR="00446D92" w:rsidRDefault="00446D92">
      <w:pPr>
        <w:pStyle w:val="Inhopg2"/>
        <w:tabs>
          <w:tab w:val="left" w:pos="880"/>
          <w:tab w:val="right" w:leader="dot" w:pos="9062"/>
        </w:tabs>
        <w:rPr>
          <w:ins w:id="53" w:author="Willems, P.H. (Peter)" w:date="2019-03-27T09:20:00Z"/>
          <w:rFonts w:asciiTheme="minorHAnsi" w:eastAsiaTheme="minorEastAsia" w:hAnsiTheme="minorHAnsi" w:cstheme="minorBidi"/>
          <w:noProof/>
          <w:sz w:val="22"/>
          <w:szCs w:val="22"/>
          <w:lang w:val="en-US" w:eastAsia="en-US"/>
        </w:rPr>
      </w:pPr>
      <w:ins w:id="54"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"_Toc4570878"</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2.4</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Wijzigingen in versie 1.6 t.o.v. versie 1.4</w:t>
        </w:r>
        <w:r>
          <w:rPr>
            <w:noProof/>
            <w:webHidden/>
          </w:rPr>
          <w:tab/>
        </w:r>
        <w:r>
          <w:rPr>
            <w:noProof/>
            <w:webHidden/>
          </w:rPr>
          <w:fldChar w:fldCharType="begin"/>
        </w:r>
        <w:r>
          <w:rPr>
            <w:noProof/>
            <w:webHidden/>
          </w:rPr>
          <w:instrText xml:space="preserve"> PAGEREF _Toc4570878 \h </w:instrText>
        </w:r>
      </w:ins>
      <w:r>
        <w:rPr>
          <w:noProof/>
          <w:webHidden/>
        </w:rPr>
      </w:r>
      <w:r>
        <w:rPr>
          <w:noProof/>
          <w:webHidden/>
        </w:rPr>
        <w:fldChar w:fldCharType="separate"/>
      </w:r>
      <w:ins w:id="55" w:author="Willems, P.H. (Peter)" w:date="2019-03-27T10:43:00Z">
        <w:r w:rsidR="00056B3F">
          <w:rPr>
            <w:noProof/>
            <w:webHidden/>
          </w:rPr>
          <w:t>12</w:t>
        </w:r>
      </w:ins>
      <w:ins w:id="56" w:author="Willems, P.H. (Peter)" w:date="2019-03-27T09:20:00Z">
        <w:r>
          <w:rPr>
            <w:noProof/>
            <w:webHidden/>
          </w:rPr>
          <w:fldChar w:fldCharType="end"/>
        </w:r>
        <w:r w:rsidRPr="0053417D">
          <w:rPr>
            <w:rStyle w:val="Hyperlink"/>
            <w:noProof/>
          </w:rPr>
          <w:fldChar w:fldCharType="end"/>
        </w:r>
      </w:ins>
    </w:p>
    <w:p w14:paraId="1F958A63" w14:textId="2D155B5B" w:rsidR="00446D92" w:rsidRDefault="00446D92">
      <w:pPr>
        <w:pStyle w:val="Inhopg1"/>
        <w:tabs>
          <w:tab w:val="left" w:pos="480"/>
          <w:tab w:val="right" w:leader="dot" w:pos="9062"/>
        </w:tabs>
        <w:rPr>
          <w:ins w:id="57" w:author="Willems, P.H. (Peter)" w:date="2019-03-27T09:20:00Z"/>
          <w:rFonts w:asciiTheme="minorHAnsi" w:eastAsiaTheme="minorEastAsia" w:hAnsiTheme="minorHAnsi" w:cstheme="minorBidi"/>
          <w:noProof/>
          <w:sz w:val="22"/>
          <w:szCs w:val="22"/>
          <w:lang w:val="en-US" w:eastAsia="en-US"/>
        </w:rPr>
      </w:pPr>
      <w:ins w:id="58"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"_Toc4570879"</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3</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Doelstellingen, grondbeginselen en begrippenkader van VISI</w:t>
        </w:r>
        <w:r>
          <w:rPr>
            <w:noProof/>
            <w:webHidden/>
          </w:rPr>
          <w:tab/>
        </w:r>
        <w:r>
          <w:rPr>
            <w:noProof/>
            <w:webHidden/>
          </w:rPr>
          <w:fldChar w:fldCharType="begin"/>
        </w:r>
        <w:r>
          <w:rPr>
            <w:noProof/>
            <w:webHidden/>
          </w:rPr>
          <w:instrText xml:space="preserve"> PAGEREF _Toc4570879 \h </w:instrText>
        </w:r>
      </w:ins>
      <w:r>
        <w:rPr>
          <w:noProof/>
          <w:webHidden/>
        </w:rPr>
      </w:r>
      <w:r>
        <w:rPr>
          <w:noProof/>
          <w:webHidden/>
        </w:rPr>
        <w:fldChar w:fldCharType="separate"/>
      </w:r>
      <w:ins w:id="59" w:author="Willems, P.H. (Peter)" w:date="2019-03-27T10:43:00Z">
        <w:r w:rsidR="00056B3F">
          <w:rPr>
            <w:noProof/>
            <w:webHidden/>
          </w:rPr>
          <w:t>14</w:t>
        </w:r>
      </w:ins>
      <w:ins w:id="60" w:author="Willems, P.H. (Peter)" w:date="2019-03-27T09:20:00Z">
        <w:r>
          <w:rPr>
            <w:noProof/>
            <w:webHidden/>
          </w:rPr>
          <w:fldChar w:fldCharType="end"/>
        </w:r>
        <w:r w:rsidRPr="0053417D">
          <w:rPr>
            <w:rStyle w:val="Hyperlink"/>
            <w:noProof/>
          </w:rPr>
          <w:fldChar w:fldCharType="end"/>
        </w:r>
      </w:ins>
    </w:p>
    <w:p w14:paraId="46EAB69B" w14:textId="6F217FA2" w:rsidR="00446D92" w:rsidRDefault="00446D92">
      <w:pPr>
        <w:pStyle w:val="Inhopg2"/>
        <w:tabs>
          <w:tab w:val="left" w:pos="880"/>
          <w:tab w:val="right" w:leader="dot" w:pos="9062"/>
        </w:tabs>
        <w:rPr>
          <w:ins w:id="61" w:author="Willems, P.H. (Peter)" w:date="2019-03-27T09:20:00Z"/>
          <w:rFonts w:asciiTheme="minorHAnsi" w:eastAsiaTheme="minorEastAsia" w:hAnsiTheme="minorHAnsi" w:cstheme="minorBidi"/>
          <w:noProof/>
          <w:sz w:val="22"/>
          <w:szCs w:val="22"/>
          <w:lang w:val="en-US" w:eastAsia="en-US"/>
        </w:rPr>
      </w:pPr>
      <w:ins w:id="62"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"_Toc4570880"</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3.1</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Doelstellingen van VISI</w:t>
        </w:r>
        <w:r>
          <w:rPr>
            <w:noProof/>
            <w:webHidden/>
          </w:rPr>
          <w:tab/>
        </w:r>
        <w:r>
          <w:rPr>
            <w:noProof/>
            <w:webHidden/>
          </w:rPr>
          <w:fldChar w:fldCharType="begin"/>
        </w:r>
        <w:r>
          <w:rPr>
            <w:noProof/>
            <w:webHidden/>
          </w:rPr>
          <w:instrText xml:space="preserve"> PAGEREF _Toc4570880 \h </w:instrText>
        </w:r>
      </w:ins>
      <w:r>
        <w:rPr>
          <w:noProof/>
          <w:webHidden/>
        </w:rPr>
      </w:r>
      <w:r>
        <w:rPr>
          <w:noProof/>
          <w:webHidden/>
        </w:rPr>
        <w:fldChar w:fldCharType="separate"/>
      </w:r>
      <w:ins w:id="63" w:author="Willems, P.H. (Peter)" w:date="2019-03-27T10:43:00Z">
        <w:r w:rsidR="00056B3F">
          <w:rPr>
            <w:noProof/>
            <w:webHidden/>
          </w:rPr>
          <w:t>14</w:t>
        </w:r>
      </w:ins>
      <w:ins w:id="64" w:author="Willems, P.H. (Peter)" w:date="2019-03-27T09:20:00Z">
        <w:r>
          <w:rPr>
            <w:noProof/>
            <w:webHidden/>
          </w:rPr>
          <w:fldChar w:fldCharType="end"/>
        </w:r>
        <w:r w:rsidRPr="0053417D">
          <w:rPr>
            <w:rStyle w:val="Hyperlink"/>
            <w:noProof/>
          </w:rPr>
          <w:fldChar w:fldCharType="end"/>
        </w:r>
      </w:ins>
    </w:p>
    <w:p w14:paraId="356C4375" w14:textId="39EEF264" w:rsidR="00446D92" w:rsidRDefault="00446D92">
      <w:pPr>
        <w:pStyle w:val="Inhopg2"/>
        <w:tabs>
          <w:tab w:val="left" w:pos="880"/>
          <w:tab w:val="right" w:leader="dot" w:pos="9062"/>
        </w:tabs>
        <w:rPr>
          <w:ins w:id="65" w:author="Willems, P.H. (Peter)" w:date="2019-03-27T09:20:00Z"/>
          <w:rFonts w:asciiTheme="minorHAnsi" w:eastAsiaTheme="minorEastAsia" w:hAnsiTheme="minorHAnsi" w:cstheme="minorBidi"/>
          <w:noProof/>
          <w:sz w:val="22"/>
          <w:szCs w:val="22"/>
          <w:lang w:val="en-US" w:eastAsia="en-US"/>
        </w:rPr>
      </w:pPr>
      <w:ins w:id="66"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"_Toc4570881"</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3.2</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Grondbeginselen van VISI</w:t>
        </w:r>
        <w:r>
          <w:rPr>
            <w:noProof/>
            <w:webHidden/>
          </w:rPr>
          <w:tab/>
        </w:r>
        <w:r>
          <w:rPr>
            <w:noProof/>
            <w:webHidden/>
          </w:rPr>
          <w:fldChar w:fldCharType="begin"/>
        </w:r>
        <w:r>
          <w:rPr>
            <w:noProof/>
            <w:webHidden/>
          </w:rPr>
          <w:instrText xml:space="preserve"> PAGEREF _Toc4570881 \h </w:instrText>
        </w:r>
      </w:ins>
      <w:r>
        <w:rPr>
          <w:noProof/>
          <w:webHidden/>
        </w:rPr>
      </w:r>
      <w:r>
        <w:rPr>
          <w:noProof/>
          <w:webHidden/>
        </w:rPr>
        <w:fldChar w:fldCharType="separate"/>
      </w:r>
      <w:ins w:id="67" w:author="Willems, P.H. (Peter)" w:date="2019-03-27T10:43:00Z">
        <w:r w:rsidR="00056B3F">
          <w:rPr>
            <w:noProof/>
            <w:webHidden/>
          </w:rPr>
          <w:t>14</w:t>
        </w:r>
      </w:ins>
      <w:ins w:id="68" w:author="Willems, P.H. (Peter)" w:date="2019-03-27T09:20:00Z">
        <w:r>
          <w:rPr>
            <w:noProof/>
            <w:webHidden/>
          </w:rPr>
          <w:fldChar w:fldCharType="end"/>
        </w:r>
        <w:r w:rsidRPr="0053417D">
          <w:rPr>
            <w:rStyle w:val="Hyperlink"/>
            <w:noProof/>
          </w:rPr>
          <w:fldChar w:fldCharType="end"/>
        </w:r>
      </w:ins>
    </w:p>
    <w:p w14:paraId="1564AF9B" w14:textId="0AA9F2BE" w:rsidR="00446D92" w:rsidRDefault="00446D92">
      <w:pPr>
        <w:pStyle w:val="Inhopg2"/>
        <w:tabs>
          <w:tab w:val="left" w:pos="880"/>
          <w:tab w:val="right" w:leader="dot" w:pos="9062"/>
        </w:tabs>
        <w:rPr>
          <w:ins w:id="69" w:author="Willems, P.H. (Peter)" w:date="2019-03-27T09:20:00Z"/>
          <w:rFonts w:asciiTheme="minorHAnsi" w:eastAsiaTheme="minorEastAsia" w:hAnsiTheme="minorHAnsi" w:cstheme="minorBidi"/>
          <w:noProof/>
          <w:sz w:val="22"/>
          <w:szCs w:val="22"/>
          <w:lang w:val="en-US" w:eastAsia="en-US"/>
        </w:rPr>
      </w:pPr>
      <w:ins w:id="70"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"_Toc4570882"</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3.3</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VISI-begrippenkader</w:t>
        </w:r>
        <w:r>
          <w:rPr>
            <w:noProof/>
            <w:webHidden/>
          </w:rPr>
          <w:tab/>
        </w:r>
        <w:r>
          <w:rPr>
            <w:noProof/>
            <w:webHidden/>
          </w:rPr>
          <w:fldChar w:fldCharType="begin"/>
        </w:r>
        <w:r>
          <w:rPr>
            <w:noProof/>
            <w:webHidden/>
          </w:rPr>
          <w:instrText xml:space="preserve"> PAGEREF _Toc4570882 \h </w:instrText>
        </w:r>
      </w:ins>
      <w:r>
        <w:rPr>
          <w:noProof/>
          <w:webHidden/>
        </w:rPr>
      </w:r>
      <w:r>
        <w:rPr>
          <w:noProof/>
          <w:webHidden/>
        </w:rPr>
        <w:fldChar w:fldCharType="separate"/>
      </w:r>
      <w:ins w:id="71" w:author="Willems, P.H. (Peter)" w:date="2019-03-27T10:43:00Z">
        <w:r w:rsidR="00056B3F">
          <w:rPr>
            <w:noProof/>
            <w:webHidden/>
          </w:rPr>
          <w:t>14</w:t>
        </w:r>
      </w:ins>
      <w:ins w:id="72" w:author="Willems, P.H. (Peter)" w:date="2019-03-27T09:20:00Z">
        <w:r>
          <w:rPr>
            <w:noProof/>
            <w:webHidden/>
          </w:rPr>
          <w:fldChar w:fldCharType="end"/>
        </w:r>
        <w:r w:rsidRPr="0053417D">
          <w:rPr>
            <w:rStyle w:val="Hyperlink"/>
            <w:noProof/>
          </w:rPr>
          <w:fldChar w:fldCharType="end"/>
        </w:r>
      </w:ins>
    </w:p>
    <w:p w14:paraId="52B18774" w14:textId="7C14AE64" w:rsidR="00446D92" w:rsidRDefault="00446D92">
      <w:pPr>
        <w:pStyle w:val="Inhopg2"/>
        <w:tabs>
          <w:tab w:val="left" w:pos="880"/>
          <w:tab w:val="right" w:leader="dot" w:pos="9062"/>
        </w:tabs>
        <w:rPr>
          <w:ins w:id="73" w:author="Willems, P.H. (Peter)" w:date="2019-03-27T09:20:00Z"/>
          <w:rFonts w:asciiTheme="minorHAnsi" w:eastAsiaTheme="minorEastAsia" w:hAnsiTheme="minorHAnsi" w:cstheme="minorBidi"/>
          <w:noProof/>
          <w:sz w:val="22"/>
          <w:szCs w:val="22"/>
          <w:lang w:val="en-US" w:eastAsia="en-US"/>
        </w:rPr>
      </w:pPr>
      <w:ins w:id="74"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"_Toc4570883"</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3.4</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Relatie met andere systematieken</w:t>
        </w:r>
        <w:r>
          <w:rPr>
            <w:noProof/>
            <w:webHidden/>
          </w:rPr>
          <w:tab/>
        </w:r>
        <w:r>
          <w:rPr>
            <w:noProof/>
            <w:webHidden/>
          </w:rPr>
          <w:fldChar w:fldCharType="begin"/>
        </w:r>
        <w:r>
          <w:rPr>
            <w:noProof/>
            <w:webHidden/>
          </w:rPr>
          <w:instrText xml:space="preserve"> PAGEREF _Toc4570883 \h </w:instrText>
        </w:r>
      </w:ins>
      <w:r>
        <w:rPr>
          <w:noProof/>
          <w:webHidden/>
        </w:rPr>
      </w:r>
      <w:r>
        <w:rPr>
          <w:noProof/>
          <w:webHidden/>
        </w:rPr>
        <w:fldChar w:fldCharType="separate"/>
      </w:r>
      <w:ins w:id="75" w:author="Willems, P.H. (Peter)" w:date="2019-03-27T10:43:00Z">
        <w:r w:rsidR="00056B3F">
          <w:rPr>
            <w:noProof/>
            <w:webHidden/>
          </w:rPr>
          <w:t>15</w:t>
        </w:r>
      </w:ins>
      <w:ins w:id="76" w:author="Willems, P.H. (Peter)" w:date="2019-03-27T09:20:00Z">
        <w:r>
          <w:rPr>
            <w:noProof/>
            <w:webHidden/>
          </w:rPr>
          <w:fldChar w:fldCharType="end"/>
        </w:r>
        <w:r w:rsidRPr="0053417D">
          <w:rPr>
            <w:rStyle w:val="Hyperlink"/>
            <w:noProof/>
          </w:rPr>
          <w:fldChar w:fldCharType="end"/>
        </w:r>
      </w:ins>
    </w:p>
    <w:p w14:paraId="7FA6452E" w14:textId="1DB9E4EA" w:rsidR="00446D92" w:rsidRDefault="00446D92">
      <w:pPr>
        <w:pStyle w:val="Inhopg1"/>
        <w:tabs>
          <w:tab w:val="left" w:pos="480"/>
          <w:tab w:val="right" w:leader="dot" w:pos="9062"/>
        </w:tabs>
        <w:rPr>
          <w:ins w:id="77" w:author="Willems, P.H. (Peter)" w:date="2019-03-27T09:20:00Z"/>
          <w:rFonts w:asciiTheme="minorHAnsi" w:eastAsiaTheme="minorEastAsia" w:hAnsiTheme="minorHAnsi" w:cstheme="minorBidi"/>
          <w:noProof/>
          <w:sz w:val="22"/>
          <w:szCs w:val="22"/>
          <w:lang w:val="en-US" w:eastAsia="en-US"/>
        </w:rPr>
      </w:pPr>
      <w:ins w:id="78"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"_Toc4570884"</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4</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Implementatie a.d.h.v. een voorbeeld</w:t>
        </w:r>
        <w:r>
          <w:rPr>
            <w:noProof/>
            <w:webHidden/>
          </w:rPr>
          <w:tab/>
        </w:r>
        <w:r>
          <w:rPr>
            <w:noProof/>
            <w:webHidden/>
          </w:rPr>
          <w:fldChar w:fldCharType="begin"/>
        </w:r>
        <w:r>
          <w:rPr>
            <w:noProof/>
            <w:webHidden/>
          </w:rPr>
          <w:instrText xml:space="preserve"> PAGEREF _Toc4570884 \h </w:instrText>
        </w:r>
      </w:ins>
      <w:r>
        <w:rPr>
          <w:noProof/>
          <w:webHidden/>
        </w:rPr>
      </w:r>
      <w:r>
        <w:rPr>
          <w:noProof/>
          <w:webHidden/>
        </w:rPr>
        <w:fldChar w:fldCharType="separate"/>
      </w:r>
      <w:ins w:id="79" w:author="Willems, P.H. (Peter)" w:date="2019-03-27T10:43:00Z">
        <w:r w:rsidR="00056B3F">
          <w:rPr>
            <w:noProof/>
            <w:webHidden/>
          </w:rPr>
          <w:t>16</w:t>
        </w:r>
      </w:ins>
      <w:ins w:id="80" w:author="Willems, P.H. (Peter)" w:date="2019-03-27T09:20:00Z">
        <w:r>
          <w:rPr>
            <w:noProof/>
            <w:webHidden/>
          </w:rPr>
          <w:fldChar w:fldCharType="end"/>
        </w:r>
        <w:r w:rsidRPr="0053417D">
          <w:rPr>
            <w:rStyle w:val="Hyperlink"/>
            <w:noProof/>
          </w:rPr>
          <w:fldChar w:fldCharType="end"/>
        </w:r>
      </w:ins>
    </w:p>
    <w:p w14:paraId="28B8DFF6" w14:textId="466315FB" w:rsidR="00446D92" w:rsidRDefault="00446D92">
      <w:pPr>
        <w:pStyle w:val="Inhopg2"/>
        <w:tabs>
          <w:tab w:val="left" w:pos="880"/>
          <w:tab w:val="right" w:leader="dot" w:pos="9062"/>
        </w:tabs>
        <w:rPr>
          <w:ins w:id="81" w:author="Willems, P.H. (Peter)" w:date="2019-03-27T09:20:00Z"/>
          <w:rFonts w:asciiTheme="minorHAnsi" w:eastAsiaTheme="minorEastAsia" w:hAnsiTheme="minorHAnsi" w:cstheme="minorBidi"/>
          <w:noProof/>
          <w:sz w:val="22"/>
          <w:szCs w:val="22"/>
          <w:lang w:val="en-US" w:eastAsia="en-US"/>
        </w:rPr>
      </w:pPr>
      <w:ins w:id="82"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"_Toc4570885"</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4.1</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Inleiding</w:t>
        </w:r>
        <w:r>
          <w:rPr>
            <w:noProof/>
            <w:webHidden/>
          </w:rPr>
          <w:tab/>
        </w:r>
        <w:r>
          <w:rPr>
            <w:noProof/>
            <w:webHidden/>
          </w:rPr>
          <w:fldChar w:fldCharType="begin"/>
        </w:r>
        <w:r>
          <w:rPr>
            <w:noProof/>
            <w:webHidden/>
          </w:rPr>
          <w:instrText xml:space="preserve"> PAGEREF _Toc4570885 \h </w:instrText>
        </w:r>
      </w:ins>
      <w:r>
        <w:rPr>
          <w:noProof/>
          <w:webHidden/>
        </w:rPr>
      </w:r>
      <w:r>
        <w:rPr>
          <w:noProof/>
          <w:webHidden/>
        </w:rPr>
        <w:fldChar w:fldCharType="separate"/>
      </w:r>
      <w:ins w:id="83" w:author="Willems, P.H. (Peter)" w:date="2019-03-27T10:43:00Z">
        <w:r w:rsidR="00056B3F">
          <w:rPr>
            <w:noProof/>
            <w:webHidden/>
          </w:rPr>
          <w:t>16</w:t>
        </w:r>
      </w:ins>
      <w:ins w:id="84" w:author="Willems, P.H. (Peter)" w:date="2019-03-27T09:20:00Z">
        <w:r>
          <w:rPr>
            <w:noProof/>
            <w:webHidden/>
          </w:rPr>
          <w:fldChar w:fldCharType="end"/>
        </w:r>
        <w:r w:rsidRPr="0053417D">
          <w:rPr>
            <w:rStyle w:val="Hyperlink"/>
            <w:noProof/>
          </w:rPr>
          <w:fldChar w:fldCharType="end"/>
        </w:r>
      </w:ins>
    </w:p>
    <w:p w14:paraId="5774A9B9" w14:textId="1039A5C4" w:rsidR="00446D92" w:rsidRDefault="00446D92">
      <w:pPr>
        <w:pStyle w:val="Inhopg2"/>
        <w:tabs>
          <w:tab w:val="left" w:pos="880"/>
          <w:tab w:val="right" w:leader="dot" w:pos="9062"/>
        </w:tabs>
        <w:rPr>
          <w:ins w:id="85" w:author="Willems, P.H. (Peter)" w:date="2019-03-27T09:20:00Z"/>
          <w:rFonts w:asciiTheme="minorHAnsi" w:eastAsiaTheme="minorEastAsia" w:hAnsiTheme="minorHAnsi" w:cstheme="minorBidi"/>
          <w:noProof/>
          <w:sz w:val="22"/>
          <w:szCs w:val="22"/>
          <w:lang w:val="en-US" w:eastAsia="en-US"/>
        </w:rPr>
      </w:pPr>
      <w:ins w:id="86"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"_Toc4570886"</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4.2</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Voorbeeld specialiteitenrestaurant</w:t>
        </w:r>
        <w:r>
          <w:rPr>
            <w:noProof/>
            <w:webHidden/>
          </w:rPr>
          <w:tab/>
        </w:r>
        <w:r>
          <w:rPr>
            <w:noProof/>
            <w:webHidden/>
          </w:rPr>
          <w:fldChar w:fldCharType="begin"/>
        </w:r>
        <w:r>
          <w:rPr>
            <w:noProof/>
            <w:webHidden/>
          </w:rPr>
          <w:instrText xml:space="preserve"> PAGEREF _Toc4570886 \h </w:instrText>
        </w:r>
      </w:ins>
      <w:r>
        <w:rPr>
          <w:noProof/>
          <w:webHidden/>
        </w:rPr>
      </w:r>
      <w:r>
        <w:rPr>
          <w:noProof/>
          <w:webHidden/>
        </w:rPr>
        <w:fldChar w:fldCharType="separate"/>
      </w:r>
      <w:ins w:id="87" w:author="Willems, P.H. (Peter)" w:date="2019-03-27T10:43:00Z">
        <w:r w:rsidR="00056B3F">
          <w:rPr>
            <w:noProof/>
            <w:webHidden/>
          </w:rPr>
          <w:t>16</w:t>
        </w:r>
      </w:ins>
      <w:ins w:id="88" w:author="Willems, P.H. (Peter)" w:date="2019-03-27T09:20:00Z">
        <w:r>
          <w:rPr>
            <w:noProof/>
            <w:webHidden/>
          </w:rPr>
          <w:fldChar w:fldCharType="end"/>
        </w:r>
        <w:r w:rsidRPr="0053417D">
          <w:rPr>
            <w:rStyle w:val="Hyperlink"/>
            <w:noProof/>
          </w:rPr>
          <w:fldChar w:fldCharType="end"/>
        </w:r>
      </w:ins>
    </w:p>
    <w:p w14:paraId="319FF161" w14:textId="22AFD389" w:rsidR="00446D92" w:rsidRDefault="00446D92">
      <w:pPr>
        <w:pStyle w:val="Inhopg1"/>
        <w:tabs>
          <w:tab w:val="left" w:pos="480"/>
          <w:tab w:val="right" w:leader="dot" w:pos="9062"/>
        </w:tabs>
        <w:rPr>
          <w:ins w:id="89" w:author="Willems, P.H. (Peter)" w:date="2019-03-27T09:20:00Z"/>
          <w:rFonts w:asciiTheme="minorHAnsi" w:eastAsiaTheme="minorEastAsia" w:hAnsiTheme="minorHAnsi" w:cstheme="minorBidi"/>
          <w:noProof/>
          <w:sz w:val="22"/>
          <w:szCs w:val="22"/>
          <w:lang w:val="en-US" w:eastAsia="en-US"/>
        </w:rPr>
      </w:pPr>
      <w:ins w:id="90"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"_Toc4570887"</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5</w:t>
        </w:r>
        <w:r>
          <w:rPr>
            <w:rFonts w:asciiTheme="minorHAnsi" w:eastAsiaTheme="minorEastAsia" w:hAnsiTheme="minorHAnsi" w:cstheme="minorBidi"/>
            <w:noProof/>
            <w:sz w:val="22"/>
            <w:szCs w:val="22"/>
            <w:lang w:val="en-US" w:eastAsia="en-US"/>
          </w:rPr>
          <w:tab/>
        </w:r>
        <w:r w:rsidRPr="0053417D">
          <w:rPr>
            <w:rStyle w:val="Hyperlink"/>
            <w:rFonts w:ascii="Corbel" w:hAnsi="Corbel"/>
            <w:noProof/>
          </w:rPr>
          <w:t>VISI-keurmerk</w:t>
        </w:r>
        <w:r>
          <w:rPr>
            <w:noProof/>
            <w:webHidden/>
          </w:rPr>
          <w:tab/>
        </w:r>
        <w:r>
          <w:rPr>
            <w:noProof/>
            <w:webHidden/>
          </w:rPr>
          <w:fldChar w:fldCharType="begin"/>
        </w:r>
        <w:r>
          <w:rPr>
            <w:noProof/>
            <w:webHidden/>
          </w:rPr>
          <w:instrText xml:space="preserve"> PAGEREF _Toc4570887 \h </w:instrText>
        </w:r>
      </w:ins>
      <w:r>
        <w:rPr>
          <w:noProof/>
          <w:webHidden/>
        </w:rPr>
      </w:r>
      <w:r>
        <w:rPr>
          <w:noProof/>
          <w:webHidden/>
        </w:rPr>
        <w:fldChar w:fldCharType="separate"/>
      </w:r>
      <w:ins w:id="91" w:author="Willems, P.H. (Peter)" w:date="2019-03-27T10:43:00Z">
        <w:r w:rsidR="00056B3F">
          <w:rPr>
            <w:noProof/>
            <w:webHidden/>
          </w:rPr>
          <w:t>21</w:t>
        </w:r>
      </w:ins>
      <w:ins w:id="92" w:author="Willems, P.H. (Peter)" w:date="2019-03-27T09:20:00Z">
        <w:r>
          <w:rPr>
            <w:noProof/>
            <w:webHidden/>
          </w:rPr>
          <w:fldChar w:fldCharType="end"/>
        </w:r>
        <w:r w:rsidRPr="0053417D">
          <w:rPr>
            <w:rStyle w:val="Hyperlink"/>
            <w:noProof/>
          </w:rPr>
          <w:fldChar w:fldCharType="end"/>
        </w:r>
      </w:ins>
    </w:p>
    <w:p w14:paraId="5FFBE18A" w14:textId="5F75FD43" w:rsidR="00446D92" w:rsidRDefault="00446D92">
      <w:pPr>
        <w:pStyle w:val="Inhopg1"/>
        <w:tabs>
          <w:tab w:val="right" w:leader="dot" w:pos="9062"/>
        </w:tabs>
        <w:rPr>
          <w:ins w:id="93" w:author="Willems, P.H. (Peter)" w:date="2019-03-27T09:20:00Z"/>
          <w:rFonts w:asciiTheme="minorHAnsi" w:eastAsiaTheme="minorEastAsia" w:hAnsiTheme="minorHAnsi" w:cstheme="minorBidi"/>
          <w:noProof/>
          <w:sz w:val="22"/>
          <w:szCs w:val="22"/>
          <w:lang w:val="en-US" w:eastAsia="en-US"/>
        </w:rPr>
      </w:pPr>
      <w:ins w:id="94" w:author="Willems, P.H. (Peter)" w:date="2019-03-27T09:20:00Z">
        <w:r w:rsidRPr="0053417D">
          <w:rPr>
            <w:rStyle w:val="Hyperlink"/>
            <w:noProof/>
          </w:rPr>
          <w:fldChar w:fldCharType="begin"/>
        </w:r>
        <w:r w:rsidRPr="0053417D">
          <w:rPr>
            <w:rStyle w:val="Hyperlink"/>
            <w:noProof/>
          </w:rPr>
          <w:instrText xml:space="preserve"> </w:instrText>
        </w:r>
        <w:r>
          <w:rPr>
            <w:noProof/>
          </w:rPr>
          <w:instrText>HYPERLINK \l "_Toc4570888"</w:instrText>
        </w:r>
        <w:r w:rsidRPr="0053417D">
          <w:rPr>
            <w:rStyle w:val="Hyperlink"/>
            <w:noProof/>
          </w:rPr>
          <w:instrText xml:space="preserve"> </w:instrText>
        </w:r>
        <w:r w:rsidRPr="0053417D">
          <w:rPr>
            <w:rStyle w:val="Hyperlink"/>
            <w:noProof/>
          </w:rPr>
          <w:fldChar w:fldCharType="separate"/>
        </w:r>
        <w:r w:rsidRPr="0053417D">
          <w:rPr>
            <w:rStyle w:val="Hyperlink"/>
            <w:rFonts w:ascii="Corbel" w:hAnsi="Corbel"/>
            <w:noProof/>
          </w:rPr>
          <w:t>Bijlagen (overzicht)</w:t>
        </w:r>
        <w:r>
          <w:rPr>
            <w:noProof/>
            <w:webHidden/>
          </w:rPr>
          <w:tab/>
        </w:r>
        <w:r>
          <w:rPr>
            <w:noProof/>
            <w:webHidden/>
          </w:rPr>
          <w:fldChar w:fldCharType="begin"/>
        </w:r>
        <w:r>
          <w:rPr>
            <w:noProof/>
            <w:webHidden/>
          </w:rPr>
          <w:instrText xml:space="preserve"> PAGEREF _Toc4570888 \h </w:instrText>
        </w:r>
      </w:ins>
      <w:r>
        <w:rPr>
          <w:noProof/>
          <w:webHidden/>
        </w:rPr>
      </w:r>
      <w:r>
        <w:rPr>
          <w:noProof/>
          <w:webHidden/>
        </w:rPr>
        <w:fldChar w:fldCharType="separate"/>
      </w:r>
      <w:ins w:id="95" w:author="Willems, P.H. (Peter)" w:date="2019-03-27T10:43:00Z">
        <w:r w:rsidR="00056B3F">
          <w:rPr>
            <w:noProof/>
            <w:webHidden/>
          </w:rPr>
          <w:t>22</w:t>
        </w:r>
      </w:ins>
      <w:ins w:id="96" w:author="Willems, P.H. (Peter)" w:date="2019-03-27T09:20:00Z">
        <w:r>
          <w:rPr>
            <w:noProof/>
            <w:webHidden/>
          </w:rPr>
          <w:fldChar w:fldCharType="end"/>
        </w:r>
        <w:r w:rsidRPr="0053417D">
          <w:rPr>
            <w:rStyle w:val="Hyperlink"/>
            <w:noProof/>
          </w:rPr>
          <w:fldChar w:fldCharType="end"/>
        </w:r>
      </w:ins>
    </w:p>
    <w:p w14:paraId="09FC0358" w14:textId="7838D033" w:rsidR="00BA6C31" w:rsidRPr="00B1257A" w:rsidDel="00446D92" w:rsidRDefault="00446D92">
      <w:pPr>
        <w:pStyle w:val="Inhopg1"/>
        <w:tabs>
          <w:tab w:val="right" w:leader="dot" w:pos="9062"/>
        </w:tabs>
        <w:rPr>
          <w:del w:id="97" w:author="Willems, P.H. (Peter)" w:date="2019-03-27T09:20:00Z"/>
          <w:rStyle w:val="Hyperlink"/>
          <w:rFonts w:ascii="Corbel" w:hAnsi="Corbel"/>
          <w:noProof/>
        </w:rPr>
      </w:pPr>
      <w:ins w:id="98" w:author="Willems, P.H. (Peter)" w:date="2019-03-27T09:20:00Z">
        <w:r>
          <w:rPr>
            <w:rFonts w:ascii="Corbel" w:hAnsi="Corbel"/>
            <w:sz w:val="22"/>
            <w:szCs w:val="22"/>
          </w:rPr>
          <w:fldChar w:fldCharType="end"/>
        </w:r>
      </w:ins>
      <w:del w:id="99" w:author="Willems, P.H. (Peter)" w:date="2019-03-27T09:20:00Z">
        <w:r w:rsidR="00D47FF4" w:rsidRPr="00B1257A" w:rsidDel="00446D92">
          <w:rPr>
            <w:rFonts w:ascii="Corbel" w:hAnsi="Corbel"/>
            <w:sz w:val="22"/>
            <w:szCs w:val="22"/>
          </w:rPr>
          <w:fldChar w:fldCharType="begin"/>
        </w:r>
        <w:r w:rsidR="00D47FF4" w:rsidRPr="00B1257A" w:rsidDel="00446D92">
          <w:rPr>
            <w:rFonts w:ascii="Corbel" w:hAnsi="Corbel"/>
            <w:sz w:val="22"/>
            <w:szCs w:val="22"/>
          </w:rPr>
          <w:delInstrText xml:space="preserve"> TOC \o "1-3" \h \z \u </w:delInstrText>
        </w:r>
        <w:r w:rsidR="00D47FF4" w:rsidRPr="00B1257A" w:rsidDel="00446D92">
          <w:rPr>
            <w:rFonts w:ascii="Corbel" w:hAnsi="Corbel"/>
            <w:sz w:val="22"/>
            <w:szCs w:val="22"/>
          </w:rPr>
          <w:fldChar w:fldCharType="separate"/>
        </w:r>
        <w:r w:rsidR="005F485B" w:rsidDel="00446D92">
          <w:rPr>
            <w:rStyle w:val="Hyperlink"/>
          </w:rPr>
          <w:fldChar w:fldCharType="begin"/>
        </w:r>
        <w:r w:rsidR="005F485B" w:rsidDel="00446D92">
          <w:rPr>
            <w:rStyle w:val="Hyperlink"/>
            <w:rFonts w:ascii="Corbel" w:hAnsi="Corbel"/>
            <w:noProof/>
          </w:rPr>
          <w:delInstrText xml:space="preserve"> HYPERLINK \l "_Toc466304152" </w:delInstrText>
        </w:r>
        <w:r w:rsidR="005F485B" w:rsidDel="00446D92">
          <w:rPr>
            <w:rStyle w:val="Hyperlink"/>
          </w:rPr>
          <w:fldChar w:fldCharType="separate"/>
        </w:r>
        <w:r w:rsidR="00BA6C31" w:rsidRPr="00B1257A" w:rsidDel="00446D92">
          <w:rPr>
            <w:rStyle w:val="Hyperlink"/>
            <w:rFonts w:ascii="Corbel" w:hAnsi="Corbel"/>
            <w:noProof/>
          </w:rPr>
          <w:delText>Versiebeheer</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_Toc466304152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5</w:delText>
        </w:r>
        <w:r w:rsidR="00BA6C31" w:rsidRPr="00B1257A" w:rsidDel="00446D92">
          <w:rPr>
            <w:rFonts w:ascii="Corbel" w:hAnsi="Corbel"/>
            <w:noProof/>
            <w:webHidden/>
          </w:rPr>
          <w:fldChar w:fldCharType="end"/>
        </w:r>
        <w:r w:rsidR="005F485B" w:rsidDel="00446D92">
          <w:rPr>
            <w:rFonts w:ascii="Corbel" w:hAnsi="Corbel"/>
            <w:noProof/>
          </w:rPr>
          <w:fldChar w:fldCharType="end"/>
        </w:r>
      </w:del>
    </w:p>
    <w:p w14:paraId="09FC0359" w14:textId="7DFA1F9F" w:rsidR="00BA6C31" w:rsidRPr="00B1257A" w:rsidDel="00446D92" w:rsidRDefault="00BA6C31" w:rsidP="00BA6C31">
      <w:pPr>
        <w:rPr>
          <w:del w:id="100" w:author="Willems, P.H. (Peter)" w:date="2019-03-27T09:20:00Z"/>
          <w:rFonts w:ascii="Corbel" w:eastAsiaTheme="minorEastAsia" w:hAnsi="Corbel"/>
        </w:rPr>
      </w:pPr>
    </w:p>
    <w:p w14:paraId="09FC035A" w14:textId="6ACE5CF3" w:rsidR="00BA6C31" w:rsidRPr="00B1257A" w:rsidDel="00446D92" w:rsidRDefault="005F485B">
      <w:pPr>
        <w:pStyle w:val="Inhopg1"/>
        <w:tabs>
          <w:tab w:val="right" w:leader="dot" w:pos="9062"/>
        </w:tabs>
        <w:rPr>
          <w:del w:id="101" w:author="Willems, P.H. (Peter)" w:date="2019-03-27T09:20:00Z"/>
          <w:rStyle w:val="Hyperlink"/>
          <w:rFonts w:ascii="Corbel" w:hAnsi="Corbel"/>
          <w:noProof/>
        </w:rPr>
      </w:pPr>
      <w:del w:id="102" w:author="Willems, P.H. (Peter)" w:date="2019-03-27T09:20:00Z">
        <w:r w:rsidDel="00446D92">
          <w:rPr>
            <w:rStyle w:val="Hyperlink"/>
          </w:rPr>
          <w:fldChar w:fldCharType="begin"/>
        </w:r>
        <w:r w:rsidDel="00446D92">
          <w:rPr>
            <w:rStyle w:val="Hyperlink"/>
            <w:rFonts w:ascii="Corbel" w:hAnsi="Corbel"/>
            <w:noProof/>
          </w:rPr>
          <w:delInstrText xml:space="preserve"> HYPERLINK \l "_Toc466304153" </w:delInstrText>
        </w:r>
        <w:r w:rsidDel="00446D92">
          <w:rPr>
            <w:rStyle w:val="Hyperlink"/>
          </w:rPr>
          <w:fldChar w:fldCharType="separate"/>
        </w:r>
        <w:r w:rsidR="00BA6C31" w:rsidRPr="00B1257A" w:rsidDel="00446D92">
          <w:rPr>
            <w:rStyle w:val="Hyperlink"/>
            <w:rFonts w:ascii="Corbel" w:hAnsi="Corbel"/>
            <w:noProof/>
          </w:rPr>
          <w:delText>Voorwoord</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_Toc466304153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7</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5B" w14:textId="09D0C374" w:rsidR="00BA6C31" w:rsidRPr="00B1257A" w:rsidDel="00446D92" w:rsidRDefault="00BA6C31" w:rsidP="00BA6C31">
      <w:pPr>
        <w:rPr>
          <w:del w:id="103" w:author="Willems, P.H. (Peter)" w:date="2019-03-27T09:20:00Z"/>
          <w:rFonts w:ascii="Corbel" w:eastAsiaTheme="minorEastAsia" w:hAnsi="Corbel"/>
        </w:rPr>
      </w:pPr>
    </w:p>
    <w:p w14:paraId="09FC035C" w14:textId="63B99B31" w:rsidR="00BA6C31" w:rsidRPr="00B1257A" w:rsidDel="00446D92" w:rsidRDefault="005F485B">
      <w:pPr>
        <w:pStyle w:val="Inhopg1"/>
        <w:tabs>
          <w:tab w:val="left" w:pos="480"/>
          <w:tab w:val="right" w:leader="dot" w:pos="9062"/>
        </w:tabs>
        <w:rPr>
          <w:del w:id="104" w:author="Willems, P.H. (Peter)" w:date="2019-03-27T09:20:00Z"/>
          <w:rFonts w:ascii="Corbel" w:eastAsiaTheme="minorEastAsia" w:hAnsi="Corbel" w:cstheme="minorBidi"/>
          <w:noProof/>
          <w:sz w:val="22"/>
          <w:szCs w:val="22"/>
        </w:rPr>
      </w:pPr>
      <w:del w:id="105" w:author="Willems, P.H. (Peter)" w:date="2019-03-27T09:20:00Z">
        <w:r w:rsidDel="00446D92">
          <w:rPr>
            <w:rStyle w:val="Hyperlink"/>
          </w:rPr>
          <w:fldChar w:fldCharType="begin"/>
        </w:r>
        <w:r w:rsidDel="00446D92">
          <w:rPr>
            <w:rStyle w:val="Hyperlink"/>
            <w:rFonts w:ascii="Corbel" w:hAnsi="Corbel"/>
            <w:noProof/>
          </w:rPr>
          <w:delInstrText xml:space="preserve"> HYPERLINK \l "_Toc466304154" </w:delInstrText>
        </w:r>
        <w:r w:rsidDel="00446D92">
          <w:rPr>
            <w:rStyle w:val="Hyperlink"/>
          </w:rPr>
          <w:fldChar w:fldCharType="separate"/>
        </w:r>
        <w:r w:rsidR="00BA6C31" w:rsidRPr="00B1257A" w:rsidDel="00446D92">
          <w:rPr>
            <w:rStyle w:val="Hyperlink"/>
            <w:rFonts w:ascii="Corbel" w:hAnsi="Corbel"/>
            <w:noProof/>
          </w:rPr>
          <w:delText>1</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Inleiding en leeswijzer</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_Toc466304154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9</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5D" w14:textId="7488EBB9" w:rsidR="00BA6C31" w:rsidRPr="00B1257A" w:rsidDel="00446D92" w:rsidRDefault="005F485B">
      <w:pPr>
        <w:pStyle w:val="Inhopg2"/>
        <w:tabs>
          <w:tab w:val="left" w:pos="880"/>
          <w:tab w:val="right" w:leader="dot" w:pos="9062"/>
        </w:tabs>
        <w:rPr>
          <w:del w:id="106" w:author="Willems, P.H. (Peter)" w:date="2019-03-27T09:20:00Z"/>
          <w:rFonts w:ascii="Corbel" w:eastAsiaTheme="minorEastAsia" w:hAnsi="Corbel" w:cstheme="minorBidi"/>
          <w:noProof/>
          <w:sz w:val="22"/>
          <w:szCs w:val="22"/>
        </w:rPr>
      </w:pPr>
      <w:del w:id="107" w:author="Willems, P.H. (Peter)" w:date="2019-03-27T09:20:00Z">
        <w:r w:rsidDel="00446D92">
          <w:rPr>
            <w:rStyle w:val="Hyperlink"/>
          </w:rPr>
          <w:fldChar w:fldCharType="begin"/>
        </w:r>
        <w:r w:rsidDel="00446D92">
          <w:rPr>
            <w:rStyle w:val="Hyperlink"/>
            <w:rFonts w:ascii="Corbel" w:hAnsi="Corbel"/>
            <w:noProof/>
          </w:rPr>
          <w:delInstrText xml:space="preserve"> HYPERLINK \l "_Toc466304155" </w:delInstrText>
        </w:r>
        <w:r w:rsidDel="00446D92">
          <w:rPr>
            <w:rStyle w:val="Hyperlink"/>
          </w:rPr>
          <w:fldChar w:fldCharType="separate"/>
        </w:r>
        <w:r w:rsidR="00BA6C31" w:rsidRPr="00B1257A" w:rsidDel="00446D92">
          <w:rPr>
            <w:rStyle w:val="Hyperlink"/>
            <w:rFonts w:ascii="Corbel" w:hAnsi="Corbel"/>
            <w:noProof/>
          </w:rPr>
          <w:delText>1.1</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Inleiding</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_Toc466304155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9</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5E" w14:textId="043CAAE1" w:rsidR="00BA6C31" w:rsidRPr="00B1257A" w:rsidDel="00446D92" w:rsidRDefault="005F485B">
      <w:pPr>
        <w:pStyle w:val="Inhopg2"/>
        <w:tabs>
          <w:tab w:val="left" w:pos="880"/>
          <w:tab w:val="right" w:leader="dot" w:pos="9062"/>
        </w:tabs>
        <w:rPr>
          <w:del w:id="108" w:author="Willems, P.H. (Peter)" w:date="2019-03-27T09:20:00Z"/>
          <w:rFonts w:ascii="Corbel" w:eastAsiaTheme="minorEastAsia" w:hAnsi="Corbel" w:cstheme="minorBidi"/>
          <w:noProof/>
          <w:sz w:val="22"/>
          <w:szCs w:val="22"/>
        </w:rPr>
      </w:pPr>
      <w:del w:id="109" w:author="Willems, P.H. (Peter)" w:date="2019-03-27T09:20:00Z">
        <w:r w:rsidDel="00446D92">
          <w:rPr>
            <w:rStyle w:val="Hyperlink"/>
          </w:rPr>
          <w:fldChar w:fldCharType="begin"/>
        </w:r>
        <w:r w:rsidDel="00446D92">
          <w:rPr>
            <w:rStyle w:val="Hyperlink"/>
            <w:rFonts w:ascii="Corbel" w:hAnsi="Corbel"/>
            <w:noProof/>
          </w:rPr>
          <w:delInstrText xml:space="preserve"> HYPERLINK \l "_Toc466304156" </w:delInstrText>
        </w:r>
        <w:r w:rsidDel="00446D92">
          <w:rPr>
            <w:rStyle w:val="Hyperlink"/>
          </w:rPr>
          <w:fldChar w:fldCharType="separate"/>
        </w:r>
        <w:r w:rsidR="00BA6C31" w:rsidRPr="00B1257A" w:rsidDel="00446D92">
          <w:rPr>
            <w:rStyle w:val="Hyperlink"/>
            <w:rFonts w:ascii="Corbel" w:hAnsi="Corbel"/>
            <w:noProof/>
          </w:rPr>
          <w:delText>1.2</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De VISI-systematiek</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_Toc466304156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10</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5F" w14:textId="66CF8D94" w:rsidR="00BA6C31" w:rsidRPr="00B1257A" w:rsidDel="00446D92" w:rsidRDefault="005F485B">
      <w:pPr>
        <w:pStyle w:val="Inhopg2"/>
        <w:tabs>
          <w:tab w:val="left" w:pos="880"/>
          <w:tab w:val="right" w:leader="dot" w:pos="9062"/>
        </w:tabs>
        <w:rPr>
          <w:del w:id="110" w:author="Willems, P.H. (Peter)" w:date="2019-03-27T09:20:00Z"/>
          <w:rStyle w:val="Hyperlink"/>
          <w:rFonts w:ascii="Corbel" w:hAnsi="Corbel"/>
          <w:noProof/>
        </w:rPr>
      </w:pPr>
      <w:del w:id="111" w:author="Willems, P.H. (Peter)" w:date="2019-03-27T09:20:00Z">
        <w:r w:rsidDel="00446D92">
          <w:rPr>
            <w:rStyle w:val="Hyperlink"/>
          </w:rPr>
          <w:fldChar w:fldCharType="begin"/>
        </w:r>
        <w:r w:rsidDel="00446D92">
          <w:rPr>
            <w:rStyle w:val="Hyperlink"/>
            <w:rFonts w:ascii="Corbel" w:hAnsi="Corbel"/>
            <w:noProof/>
          </w:rPr>
          <w:delInstrText xml:space="preserve"> HYPERLINK \l "_Toc466304157" </w:delInstrText>
        </w:r>
        <w:r w:rsidDel="00446D92">
          <w:rPr>
            <w:rStyle w:val="Hyperlink"/>
          </w:rPr>
          <w:fldChar w:fldCharType="separate"/>
        </w:r>
        <w:r w:rsidR="00BA6C31" w:rsidRPr="00B1257A" w:rsidDel="00446D92">
          <w:rPr>
            <w:rStyle w:val="Hyperlink"/>
            <w:rFonts w:ascii="Corbel" w:hAnsi="Corbel"/>
            <w:noProof/>
          </w:rPr>
          <w:delText>1.3</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Leeswijzer</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_Toc466304157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10</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0" w14:textId="437752AA" w:rsidR="00BA6C31" w:rsidRPr="00B1257A" w:rsidDel="00446D92" w:rsidRDefault="00BA6C31" w:rsidP="00BA6C31">
      <w:pPr>
        <w:rPr>
          <w:del w:id="112" w:author="Willems, P.H. (Peter)" w:date="2019-03-27T09:20:00Z"/>
          <w:rFonts w:ascii="Corbel" w:eastAsiaTheme="minorEastAsia" w:hAnsi="Corbel"/>
        </w:rPr>
      </w:pPr>
    </w:p>
    <w:p w14:paraId="09FC0361" w14:textId="5A0FC596" w:rsidR="00BA6C31" w:rsidRPr="00B1257A" w:rsidDel="00446D92" w:rsidRDefault="005F485B">
      <w:pPr>
        <w:pStyle w:val="Inhopg1"/>
        <w:tabs>
          <w:tab w:val="left" w:pos="480"/>
          <w:tab w:val="right" w:leader="dot" w:pos="9062"/>
        </w:tabs>
        <w:rPr>
          <w:del w:id="113" w:author="Willems, P.H. (Peter)" w:date="2019-03-27T09:20:00Z"/>
          <w:rFonts w:ascii="Corbel" w:eastAsiaTheme="minorEastAsia" w:hAnsi="Corbel" w:cstheme="minorBidi"/>
          <w:noProof/>
          <w:sz w:val="22"/>
          <w:szCs w:val="22"/>
        </w:rPr>
      </w:pPr>
      <w:del w:id="114" w:author="Willems, P.H. (Peter)" w:date="2019-03-27T09:20:00Z">
        <w:r w:rsidDel="00446D92">
          <w:rPr>
            <w:rStyle w:val="Hyperlink"/>
          </w:rPr>
          <w:fldChar w:fldCharType="begin"/>
        </w:r>
        <w:r w:rsidDel="00446D92">
          <w:rPr>
            <w:rStyle w:val="Hyperlink"/>
            <w:rFonts w:ascii="Corbel" w:hAnsi="Corbel"/>
            <w:noProof/>
          </w:rPr>
          <w:delInstrText xml:space="preserve"> HYPERLINK \l "_Toc466304158" </w:delInstrText>
        </w:r>
        <w:r w:rsidDel="00446D92">
          <w:rPr>
            <w:rStyle w:val="Hyperlink"/>
          </w:rPr>
          <w:fldChar w:fldCharType="separate"/>
        </w:r>
        <w:r w:rsidR="00BA6C31" w:rsidRPr="00B1257A" w:rsidDel="00446D92">
          <w:rPr>
            <w:rStyle w:val="Hyperlink"/>
            <w:rFonts w:ascii="Corbel" w:hAnsi="Corbel"/>
            <w:noProof/>
          </w:rPr>
          <w:delText>2</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De belangrijkste wijzigingen in de VISI-systematiek</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_Toc466304158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12</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2" w14:textId="42B80C02" w:rsidR="00BA6C31" w:rsidRPr="00B1257A" w:rsidDel="00446D92" w:rsidRDefault="005F485B">
      <w:pPr>
        <w:pStyle w:val="Inhopg2"/>
        <w:tabs>
          <w:tab w:val="left" w:pos="880"/>
          <w:tab w:val="right" w:leader="dot" w:pos="9062"/>
        </w:tabs>
        <w:rPr>
          <w:del w:id="115" w:author="Willems, P.H. (Peter)" w:date="2019-03-27T09:20:00Z"/>
          <w:rFonts w:ascii="Corbel" w:eastAsiaTheme="minorEastAsia" w:hAnsi="Corbel" w:cstheme="minorBidi"/>
          <w:noProof/>
          <w:sz w:val="22"/>
          <w:szCs w:val="22"/>
        </w:rPr>
      </w:pPr>
      <w:del w:id="116" w:author="Willems, P.H. (Peter)" w:date="2019-03-27T09:20:00Z">
        <w:r w:rsidDel="00446D92">
          <w:rPr>
            <w:rStyle w:val="Hyperlink"/>
          </w:rPr>
          <w:fldChar w:fldCharType="begin"/>
        </w:r>
        <w:r w:rsidDel="00446D92">
          <w:rPr>
            <w:rStyle w:val="Hyperlink"/>
            <w:rFonts w:ascii="Corbel" w:hAnsi="Corbel"/>
            <w:noProof/>
          </w:rPr>
          <w:delInstrText xml:space="preserve"> HYPERLINK \l "_Toc466304159" </w:delInstrText>
        </w:r>
        <w:r w:rsidDel="00446D92">
          <w:rPr>
            <w:rStyle w:val="Hyperlink"/>
          </w:rPr>
          <w:fldChar w:fldCharType="separate"/>
        </w:r>
        <w:r w:rsidR="00BA6C31" w:rsidRPr="00B1257A" w:rsidDel="00446D92">
          <w:rPr>
            <w:rStyle w:val="Hyperlink"/>
            <w:rFonts w:ascii="Corbel" w:hAnsi="Corbel"/>
            <w:noProof/>
          </w:rPr>
          <w:delText>2.1</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Inleiding; releasecyclus</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_Toc466304159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12</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3" w14:textId="5F136577" w:rsidR="00BA6C31" w:rsidRPr="00B1257A" w:rsidDel="00446D92" w:rsidRDefault="005F485B">
      <w:pPr>
        <w:pStyle w:val="Inhopg2"/>
        <w:tabs>
          <w:tab w:val="left" w:pos="880"/>
          <w:tab w:val="right" w:leader="dot" w:pos="9062"/>
        </w:tabs>
        <w:rPr>
          <w:del w:id="117" w:author="Willems, P.H. (Peter)" w:date="2019-03-27T09:20:00Z"/>
          <w:rFonts w:ascii="Corbel" w:eastAsiaTheme="minorEastAsia" w:hAnsi="Corbel" w:cstheme="minorBidi"/>
          <w:noProof/>
          <w:sz w:val="22"/>
          <w:szCs w:val="22"/>
        </w:rPr>
      </w:pPr>
      <w:del w:id="118" w:author="Willems, P.H. (Peter)" w:date="2019-03-27T09:20:00Z">
        <w:r w:rsidDel="00446D92">
          <w:rPr>
            <w:rStyle w:val="Hyperlink"/>
          </w:rPr>
          <w:fldChar w:fldCharType="begin"/>
        </w:r>
        <w:r w:rsidDel="00446D92">
          <w:rPr>
            <w:rStyle w:val="Hyperlink"/>
            <w:rFonts w:ascii="Corbel" w:hAnsi="Corbel"/>
            <w:noProof/>
          </w:rPr>
          <w:delInstrText xml:space="preserve"> HYPERLINK \l "_Toc466304160" </w:delInstrText>
        </w:r>
        <w:r w:rsidDel="00446D92">
          <w:rPr>
            <w:rStyle w:val="Hyperlink"/>
          </w:rPr>
          <w:fldChar w:fldCharType="separate"/>
        </w:r>
        <w:r w:rsidR="00BA6C31" w:rsidRPr="00B1257A" w:rsidDel="00446D92">
          <w:rPr>
            <w:rStyle w:val="Hyperlink"/>
            <w:rFonts w:ascii="Corbel" w:hAnsi="Corbel"/>
            <w:noProof/>
          </w:rPr>
          <w:delText>2.2</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Belangrijkste verbeteringen in versie 1.2</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_Toc466304160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12</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4" w14:textId="7C26A2DF" w:rsidR="00BA6C31" w:rsidRPr="00B1257A" w:rsidDel="00446D92" w:rsidRDefault="005F485B">
      <w:pPr>
        <w:pStyle w:val="Inhopg2"/>
        <w:tabs>
          <w:tab w:val="left" w:pos="880"/>
          <w:tab w:val="right" w:leader="dot" w:pos="9062"/>
        </w:tabs>
        <w:rPr>
          <w:del w:id="119" w:author="Willems, P.H. (Peter)" w:date="2019-03-27T09:20:00Z"/>
          <w:rFonts w:ascii="Corbel" w:eastAsiaTheme="minorEastAsia" w:hAnsi="Corbel" w:cstheme="minorBidi"/>
          <w:noProof/>
          <w:sz w:val="22"/>
          <w:szCs w:val="22"/>
        </w:rPr>
      </w:pPr>
      <w:del w:id="120" w:author="Willems, P.H. (Peter)" w:date="2019-03-27T09:20:00Z">
        <w:r w:rsidDel="00446D92">
          <w:rPr>
            <w:rStyle w:val="Hyperlink"/>
          </w:rPr>
          <w:fldChar w:fldCharType="begin"/>
        </w:r>
        <w:r w:rsidDel="00446D92">
          <w:rPr>
            <w:rStyle w:val="Hyperlink"/>
            <w:rFonts w:ascii="Corbel" w:hAnsi="Corbel"/>
            <w:noProof/>
          </w:rPr>
          <w:delInstrText xml:space="preserve"> HYPERLINK \l "_Toc466304161" </w:delInstrText>
        </w:r>
        <w:r w:rsidDel="00446D92">
          <w:rPr>
            <w:rStyle w:val="Hyperlink"/>
          </w:rPr>
          <w:fldChar w:fldCharType="separate"/>
        </w:r>
        <w:r w:rsidR="00BA6C31" w:rsidRPr="00B1257A" w:rsidDel="00446D92">
          <w:rPr>
            <w:rStyle w:val="Hyperlink"/>
            <w:rFonts w:ascii="Corbel" w:hAnsi="Corbel"/>
            <w:noProof/>
          </w:rPr>
          <w:delText>2.3</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Wijzigingen in versie 1.3 t.o.v. versie 1.2</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_Toc466304161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12</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5" w14:textId="10434956" w:rsidR="00BA6C31" w:rsidRPr="00B1257A" w:rsidDel="00446D92" w:rsidRDefault="005F485B">
      <w:pPr>
        <w:pStyle w:val="Inhopg2"/>
        <w:tabs>
          <w:tab w:val="left" w:pos="880"/>
          <w:tab w:val="right" w:leader="dot" w:pos="9062"/>
        </w:tabs>
        <w:rPr>
          <w:del w:id="121" w:author="Willems, P.H. (Peter)" w:date="2019-03-27T09:20:00Z"/>
          <w:rFonts w:ascii="Corbel" w:eastAsiaTheme="minorEastAsia" w:hAnsi="Corbel" w:cstheme="minorBidi"/>
          <w:noProof/>
          <w:sz w:val="22"/>
          <w:szCs w:val="22"/>
        </w:rPr>
      </w:pPr>
      <w:del w:id="122" w:author="Willems, P.H. (Peter)" w:date="2019-03-27T09:20:00Z">
        <w:r w:rsidDel="00446D92">
          <w:rPr>
            <w:rStyle w:val="Hyperlink"/>
          </w:rPr>
          <w:fldChar w:fldCharType="begin"/>
        </w:r>
        <w:r w:rsidDel="00446D92">
          <w:rPr>
            <w:rStyle w:val="Hyperlink"/>
            <w:rFonts w:ascii="Corbel" w:hAnsi="Corbel"/>
            <w:noProof/>
          </w:rPr>
          <w:delInstrText xml:space="preserve"> HYPERLINK \l "_Toc466304162" </w:delInstrText>
        </w:r>
        <w:r w:rsidDel="00446D92">
          <w:rPr>
            <w:rStyle w:val="Hyperlink"/>
          </w:rPr>
          <w:fldChar w:fldCharType="separate"/>
        </w:r>
        <w:r w:rsidR="00BA6C31" w:rsidRPr="00B1257A" w:rsidDel="00446D92">
          <w:rPr>
            <w:rStyle w:val="Hyperlink"/>
            <w:rFonts w:ascii="Corbel" w:hAnsi="Corbel"/>
            <w:noProof/>
          </w:rPr>
          <w:delText>2.4</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Wijzigingen in versie 1.4 t.o.v. versie 1.3</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_Toc466304162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14</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6" w14:textId="3ADB6CAA" w:rsidR="00BA6C31" w:rsidRPr="00B1257A" w:rsidDel="00446D92" w:rsidRDefault="005F485B">
      <w:pPr>
        <w:pStyle w:val="Inhopg2"/>
        <w:tabs>
          <w:tab w:val="left" w:pos="880"/>
          <w:tab w:val="right" w:leader="dot" w:pos="9062"/>
        </w:tabs>
        <w:rPr>
          <w:del w:id="123" w:author="Willems, P.H. (Peter)" w:date="2019-03-27T09:20:00Z"/>
          <w:rStyle w:val="Hyperlink"/>
          <w:rFonts w:ascii="Corbel" w:hAnsi="Corbel"/>
          <w:noProof/>
        </w:rPr>
      </w:pPr>
      <w:del w:id="124" w:author="Willems, P.H. (Peter)" w:date="2019-03-27T09:20:00Z">
        <w:r w:rsidDel="00446D92">
          <w:rPr>
            <w:rStyle w:val="Hyperlink"/>
          </w:rPr>
          <w:fldChar w:fldCharType="begin"/>
        </w:r>
        <w:r w:rsidDel="00446D92">
          <w:rPr>
            <w:rStyle w:val="Hyperlink"/>
            <w:rFonts w:ascii="Corbel" w:hAnsi="Corbel"/>
            <w:noProof/>
          </w:rPr>
          <w:delInstrText xml:space="preserve"> HYPERLINK \l "_Toc466304163" </w:delInstrText>
        </w:r>
        <w:r w:rsidDel="00446D92">
          <w:rPr>
            <w:rStyle w:val="Hyperlink"/>
          </w:rPr>
          <w:fldChar w:fldCharType="separate"/>
        </w:r>
        <w:r w:rsidR="00BA6C31" w:rsidRPr="00B1257A" w:rsidDel="00446D92">
          <w:rPr>
            <w:rStyle w:val="Hyperlink"/>
            <w:rFonts w:ascii="Corbel" w:hAnsi="Corbel"/>
            <w:noProof/>
          </w:rPr>
          <w:delText>2.4</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Wijzigingen in versie 1.6 t.o.v. versie 1.4</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_Toc466304163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15</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7" w14:textId="0EE48290" w:rsidR="00BA6C31" w:rsidRPr="00B1257A" w:rsidDel="00446D92" w:rsidRDefault="00BA6C31" w:rsidP="00BA6C31">
      <w:pPr>
        <w:rPr>
          <w:del w:id="125" w:author="Willems, P.H. (Peter)" w:date="2019-03-27T09:20:00Z"/>
          <w:rFonts w:ascii="Corbel" w:eastAsiaTheme="minorEastAsia" w:hAnsi="Corbel"/>
        </w:rPr>
      </w:pPr>
    </w:p>
    <w:p w14:paraId="09FC0368" w14:textId="27DA2A6B" w:rsidR="00BA6C31" w:rsidRPr="00B1257A" w:rsidDel="00446D92" w:rsidRDefault="005F485B">
      <w:pPr>
        <w:pStyle w:val="Inhopg1"/>
        <w:tabs>
          <w:tab w:val="left" w:pos="480"/>
          <w:tab w:val="right" w:leader="dot" w:pos="9062"/>
        </w:tabs>
        <w:rPr>
          <w:del w:id="126" w:author="Willems, P.H. (Peter)" w:date="2019-03-27T09:20:00Z"/>
          <w:rFonts w:ascii="Corbel" w:eastAsiaTheme="minorEastAsia" w:hAnsi="Corbel" w:cstheme="minorBidi"/>
          <w:noProof/>
          <w:sz w:val="22"/>
          <w:szCs w:val="22"/>
        </w:rPr>
      </w:pPr>
      <w:del w:id="127" w:author="Willems, P.H. (Peter)" w:date="2019-03-27T09:20:00Z">
        <w:r w:rsidDel="00446D92">
          <w:rPr>
            <w:rStyle w:val="Hyperlink"/>
          </w:rPr>
          <w:fldChar w:fldCharType="begin"/>
        </w:r>
        <w:r w:rsidDel="00446D92">
          <w:rPr>
            <w:rStyle w:val="Hyperlink"/>
            <w:rFonts w:ascii="Corbel" w:hAnsi="Corbel"/>
            <w:noProof/>
          </w:rPr>
          <w:delInstrText xml:space="preserve"> HYPERLINK \l "_Toc466304164" </w:delInstrText>
        </w:r>
        <w:r w:rsidDel="00446D92">
          <w:rPr>
            <w:rStyle w:val="Hyperlink"/>
          </w:rPr>
          <w:fldChar w:fldCharType="separate"/>
        </w:r>
        <w:r w:rsidR="00BA6C31" w:rsidRPr="00B1257A" w:rsidDel="00446D92">
          <w:rPr>
            <w:rStyle w:val="Hyperlink"/>
            <w:rFonts w:ascii="Corbel" w:hAnsi="Corbel"/>
            <w:noProof/>
          </w:rPr>
          <w:delText>3</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Doelstellingen, grondbeginselen en begrippenkader van VISI</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_Toc466304164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16</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9" w14:textId="34DAAC72" w:rsidR="00BA6C31" w:rsidRPr="00B1257A" w:rsidDel="00446D92" w:rsidRDefault="005F485B">
      <w:pPr>
        <w:pStyle w:val="Inhopg2"/>
        <w:tabs>
          <w:tab w:val="left" w:pos="880"/>
          <w:tab w:val="right" w:leader="dot" w:pos="9062"/>
        </w:tabs>
        <w:rPr>
          <w:del w:id="128" w:author="Willems, P.H. (Peter)" w:date="2019-03-27T09:20:00Z"/>
          <w:rFonts w:ascii="Corbel" w:eastAsiaTheme="minorEastAsia" w:hAnsi="Corbel" w:cstheme="minorBidi"/>
          <w:noProof/>
          <w:sz w:val="22"/>
          <w:szCs w:val="22"/>
        </w:rPr>
      </w:pPr>
      <w:del w:id="129" w:author="Willems, P.H. (Peter)" w:date="2019-03-27T09:20:00Z">
        <w:r w:rsidDel="00446D92">
          <w:rPr>
            <w:rStyle w:val="Hyperlink"/>
          </w:rPr>
          <w:fldChar w:fldCharType="begin"/>
        </w:r>
        <w:r w:rsidDel="00446D92">
          <w:rPr>
            <w:rStyle w:val="Hyperlink"/>
            <w:rFonts w:ascii="Corbel" w:hAnsi="Corbel"/>
            <w:noProof/>
          </w:rPr>
          <w:delInstrText xml:space="preserve"> HYPERLINK \l "_Toc466304165" </w:delInstrText>
        </w:r>
        <w:r w:rsidDel="00446D92">
          <w:rPr>
            <w:rStyle w:val="Hyperlink"/>
          </w:rPr>
          <w:fldChar w:fldCharType="separate"/>
        </w:r>
        <w:r w:rsidR="00BA6C31" w:rsidRPr="00B1257A" w:rsidDel="00446D92">
          <w:rPr>
            <w:rStyle w:val="Hyperlink"/>
            <w:rFonts w:ascii="Corbel" w:hAnsi="Corbel"/>
            <w:noProof/>
          </w:rPr>
          <w:delText>3.1</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Doelstellingen van VISI</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_Toc466304165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16</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A" w14:textId="227C053B" w:rsidR="00BA6C31" w:rsidRPr="00B1257A" w:rsidDel="00446D92" w:rsidRDefault="005F485B">
      <w:pPr>
        <w:pStyle w:val="Inhopg2"/>
        <w:tabs>
          <w:tab w:val="left" w:pos="880"/>
          <w:tab w:val="right" w:leader="dot" w:pos="9062"/>
        </w:tabs>
        <w:rPr>
          <w:del w:id="130" w:author="Willems, P.H. (Peter)" w:date="2019-03-27T09:20:00Z"/>
          <w:rFonts w:ascii="Corbel" w:eastAsiaTheme="minorEastAsia" w:hAnsi="Corbel" w:cstheme="minorBidi"/>
          <w:noProof/>
          <w:sz w:val="22"/>
          <w:szCs w:val="22"/>
        </w:rPr>
      </w:pPr>
      <w:del w:id="131" w:author="Willems, P.H. (Peter)" w:date="2019-03-27T09:20:00Z">
        <w:r w:rsidDel="00446D92">
          <w:rPr>
            <w:rStyle w:val="Hyperlink"/>
          </w:rPr>
          <w:fldChar w:fldCharType="begin"/>
        </w:r>
        <w:r w:rsidDel="00446D92">
          <w:rPr>
            <w:rStyle w:val="Hyperlink"/>
            <w:rFonts w:ascii="Corbel" w:hAnsi="Corbel"/>
            <w:noProof/>
          </w:rPr>
          <w:delInstrText xml:space="preserve"> HYPERLINK \l "_Toc466304166" </w:delInstrText>
        </w:r>
        <w:r w:rsidDel="00446D92">
          <w:rPr>
            <w:rStyle w:val="Hyperlink"/>
          </w:rPr>
          <w:fldChar w:fldCharType="separate"/>
        </w:r>
        <w:r w:rsidR="00BA6C31" w:rsidRPr="00B1257A" w:rsidDel="00446D92">
          <w:rPr>
            <w:rStyle w:val="Hyperlink"/>
            <w:rFonts w:ascii="Corbel" w:hAnsi="Corbel"/>
            <w:noProof/>
          </w:rPr>
          <w:delText>3.2</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Grondbeginselen van VISI</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_Toc466304166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16</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B" w14:textId="380AFD66" w:rsidR="00BA6C31" w:rsidRPr="00B1257A" w:rsidDel="00446D92" w:rsidRDefault="005F485B">
      <w:pPr>
        <w:pStyle w:val="Inhopg2"/>
        <w:tabs>
          <w:tab w:val="left" w:pos="880"/>
          <w:tab w:val="right" w:leader="dot" w:pos="9062"/>
        </w:tabs>
        <w:rPr>
          <w:del w:id="132" w:author="Willems, P.H. (Peter)" w:date="2019-03-27T09:20:00Z"/>
          <w:rFonts w:ascii="Corbel" w:eastAsiaTheme="minorEastAsia" w:hAnsi="Corbel" w:cstheme="minorBidi"/>
          <w:noProof/>
          <w:sz w:val="22"/>
          <w:szCs w:val="22"/>
        </w:rPr>
      </w:pPr>
      <w:del w:id="133" w:author="Willems, P.H. (Peter)" w:date="2019-03-27T09:20:00Z">
        <w:r w:rsidDel="00446D92">
          <w:rPr>
            <w:rStyle w:val="Hyperlink"/>
          </w:rPr>
          <w:fldChar w:fldCharType="begin"/>
        </w:r>
        <w:r w:rsidDel="00446D92">
          <w:rPr>
            <w:rStyle w:val="Hyperlink"/>
            <w:rFonts w:ascii="Corbel" w:hAnsi="Corbel"/>
            <w:noProof/>
          </w:rPr>
          <w:delInstrText xml:space="preserve"> HYPERLINK \l "_Toc466304167" </w:delInstrText>
        </w:r>
        <w:r w:rsidDel="00446D92">
          <w:rPr>
            <w:rStyle w:val="Hyperlink"/>
          </w:rPr>
          <w:fldChar w:fldCharType="separate"/>
        </w:r>
        <w:r w:rsidR="00BA6C31" w:rsidRPr="00B1257A" w:rsidDel="00446D92">
          <w:rPr>
            <w:rStyle w:val="Hyperlink"/>
            <w:rFonts w:ascii="Corbel" w:hAnsi="Corbel"/>
            <w:noProof/>
          </w:rPr>
          <w:delText>3.3</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VISI-begrippenkader</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_Toc466304167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16</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C" w14:textId="5E8D8357" w:rsidR="00BA6C31" w:rsidRPr="00B1257A" w:rsidDel="00446D92" w:rsidRDefault="005F485B">
      <w:pPr>
        <w:pStyle w:val="Inhopg2"/>
        <w:tabs>
          <w:tab w:val="left" w:pos="880"/>
          <w:tab w:val="right" w:leader="dot" w:pos="9062"/>
        </w:tabs>
        <w:rPr>
          <w:del w:id="134" w:author="Willems, P.H. (Peter)" w:date="2019-03-27T09:20:00Z"/>
          <w:rStyle w:val="Hyperlink"/>
          <w:rFonts w:ascii="Corbel" w:hAnsi="Corbel"/>
          <w:noProof/>
        </w:rPr>
      </w:pPr>
      <w:del w:id="135" w:author="Willems, P.H. (Peter)" w:date="2019-03-27T09:20:00Z">
        <w:r w:rsidDel="00446D92">
          <w:rPr>
            <w:rStyle w:val="Hyperlink"/>
          </w:rPr>
          <w:fldChar w:fldCharType="begin"/>
        </w:r>
        <w:r w:rsidDel="00446D92">
          <w:rPr>
            <w:rStyle w:val="Hyperlink"/>
            <w:rFonts w:ascii="Corbel" w:hAnsi="Corbel"/>
            <w:noProof/>
          </w:rPr>
          <w:delInstrText xml:space="preserve"> HYPERLINK \l "_Toc466304168" </w:delInstrText>
        </w:r>
        <w:r w:rsidDel="00446D92">
          <w:rPr>
            <w:rStyle w:val="Hyperlink"/>
          </w:rPr>
          <w:fldChar w:fldCharType="separate"/>
        </w:r>
        <w:r w:rsidR="00BA6C31" w:rsidRPr="00B1257A" w:rsidDel="00446D92">
          <w:rPr>
            <w:rStyle w:val="Hyperlink"/>
            <w:rFonts w:ascii="Corbel" w:hAnsi="Corbel"/>
            <w:noProof/>
          </w:rPr>
          <w:delText>3.4</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Relatie met andere systematieken</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_Toc466304168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17</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D" w14:textId="75F4945E" w:rsidR="00BA6C31" w:rsidRPr="00B1257A" w:rsidDel="00446D92" w:rsidRDefault="00BA6C31" w:rsidP="00BA6C31">
      <w:pPr>
        <w:rPr>
          <w:del w:id="136" w:author="Willems, P.H. (Peter)" w:date="2019-03-27T09:20:00Z"/>
          <w:rFonts w:ascii="Corbel" w:eastAsiaTheme="minorEastAsia" w:hAnsi="Corbel"/>
        </w:rPr>
      </w:pPr>
    </w:p>
    <w:p w14:paraId="09FC036E" w14:textId="7C539403" w:rsidR="00BA6C31" w:rsidRPr="00B1257A" w:rsidDel="00446D92" w:rsidRDefault="005F485B">
      <w:pPr>
        <w:pStyle w:val="Inhopg1"/>
        <w:tabs>
          <w:tab w:val="left" w:pos="480"/>
          <w:tab w:val="right" w:leader="dot" w:pos="9062"/>
        </w:tabs>
        <w:rPr>
          <w:del w:id="137" w:author="Willems, P.H. (Peter)" w:date="2019-03-27T09:20:00Z"/>
          <w:rFonts w:ascii="Corbel" w:eastAsiaTheme="minorEastAsia" w:hAnsi="Corbel" w:cstheme="minorBidi"/>
          <w:noProof/>
          <w:sz w:val="22"/>
          <w:szCs w:val="22"/>
        </w:rPr>
      </w:pPr>
      <w:del w:id="138" w:author="Willems, P.H. (Peter)" w:date="2019-03-27T09:20:00Z">
        <w:r w:rsidDel="00446D92">
          <w:rPr>
            <w:rStyle w:val="Hyperlink"/>
          </w:rPr>
          <w:fldChar w:fldCharType="begin"/>
        </w:r>
        <w:r w:rsidDel="00446D92">
          <w:rPr>
            <w:rStyle w:val="Hyperlink"/>
            <w:rFonts w:ascii="Corbel" w:hAnsi="Corbel"/>
            <w:noProof/>
          </w:rPr>
          <w:delInstrText xml:space="preserve"> HYPERLINK \l "_Toc466304169" </w:delInstrText>
        </w:r>
        <w:r w:rsidDel="00446D92">
          <w:rPr>
            <w:rStyle w:val="Hyperlink"/>
          </w:rPr>
          <w:fldChar w:fldCharType="separate"/>
        </w:r>
        <w:r w:rsidR="00BA6C31" w:rsidRPr="00B1257A" w:rsidDel="00446D92">
          <w:rPr>
            <w:rStyle w:val="Hyperlink"/>
            <w:rFonts w:ascii="Corbel" w:hAnsi="Corbel"/>
            <w:noProof/>
          </w:rPr>
          <w:delText>4</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Implementatie a.d.h.v. een voorbeeld</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_Toc466304169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18</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6F" w14:textId="41351307" w:rsidR="00BA6C31" w:rsidRPr="00B1257A" w:rsidDel="00446D92" w:rsidRDefault="005F485B">
      <w:pPr>
        <w:pStyle w:val="Inhopg2"/>
        <w:tabs>
          <w:tab w:val="left" w:pos="880"/>
          <w:tab w:val="right" w:leader="dot" w:pos="9062"/>
        </w:tabs>
        <w:rPr>
          <w:del w:id="139" w:author="Willems, P.H. (Peter)" w:date="2019-03-27T09:20:00Z"/>
          <w:rFonts w:ascii="Corbel" w:eastAsiaTheme="minorEastAsia" w:hAnsi="Corbel" w:cstheme="minorBidi"/>
          <w:noProof/>
          <w:sz w:val="22"/>
          <w:szCs w:val="22"/>
        </w:rPr>
      </w:pPr>
      <w:del w:id="140" w:author="Willems, P.H. (Peter)" w:date="2019-03-27T09:20:00Z">
        <w:r w:rsidDel="00446D92">
          <w:rPr>
            <w:rStyle w:val="Hyperlink"/>
          </w:rPr>
          <w:fldChar w:fldCharType="begin"/>
        </w:r>
        <w:r w:rsidDel="00446D92">
          <w:rPr>
            <w:rStyle w:val="Hyperlink"/>
            <w:rFonts w:ascii="Corbel" w:hAnsi="Corbel"/>
            <w:noProof/>
          </w:rPr>
          <w:delInstrText xml:space="preserve"> HYPERLINK \l "_Toc466304170" </w:delInstrText>
        </w:r>
        <w:r w:rsidDel="00446D92">
          <w:rPr>
            <w:rStyle w:val="Hyperlink"/>
          </w:rPr>
          <w:fldChar w:fldCharType="separate"/>
        </w:r>
        <w:r w:rsidR="00BA6C31" w:rsidRPr="00B1257A" w:rsidDel="00446D92">
          <w:rPr>
            <w:rStyle w:val="Hyperlink"/>
            <w:rFonts w:ascii="Corbel" w:hAnsi="Corbel"/>
            <w:noProof/>
          </w:rPr>
          <w:delText>4.1</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Inleiding</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_Toc466304170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18</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70" w14:textId="0FD7FB5F" w:rsidR="00BA6C31" w:rsidRPr="00B1257A" w:rsidDel="00446D92" w:rsidRDefault="005F485B">
      <w:pPr>
        <w:pStyle w:val="Inhopg2"/>
        <w:tabs>
          <w:tab w:val="left" w:pos="880"/>
          <w:tab w:val="right" w:leader="dot" w:pos="9062"/>
        </w:tabs>
        <w:rPr>
          <w:del w:id="141" w:author="Willems, P.H. (Peter)" w:date="2019-03-27T09:20:00Z"/>
          <w:rStyle w:val="Hyperlink"/>
          <w:rFonts w:ascii="Corbel" w:hAnsi="Corbel"/>
          <w:noProof/>
        </w:rPr>
      </w:pPr>
      <w:del w:id="142" w:author="Willems, P.H. (Peter)" w:date="2019-03-27T09:20:00Z">
        <w:r w:rsidDel="00446D92">
          <w:rPr>
            <w:rStyle w:val="Hyperlink"/>
          </w:rPr>
          <w:fldChar w:fldCharType="begin"/>
        </w:r>
        <w:r w:rsidDel="00446D92">
          <w:rPr>
            <w:rStyle w:val="Hyperlink"/>
            <w:rFonts w:ascii="Corbel" w:hAnsi="Corbel"/>
            <w:noProof/>
          </w:rPr>
          <w:delInstrText xml:space="preserve"> HYPERLINK \l "_Toc466304171" </w:delInstrText>
        </w:r>
        <w:r w:rsidDel="00446D92">
          <w:rPr>
            <w:rStyle w:val="Hyperlink"/>
          </w:rPr>
          <w:fldChar w:fldCharType="separate"/>
        </w:r>
        <w:r w:rsidR="00BA6C31" w:rsidRPr="00B1257A" w:rsidDel="00446D92">
          <w:rPr>
            <w:rStyle w:val="Hyperlink"/>
            <w:rFonts w:ascii="Corbel" w:hAnsi="Corbel"/>
            <w:noProof/>
          </w:rPr>
          <w:delText>4.2</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Voorbeeld specialiteitenrestaurant</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_Toc466304171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18</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71" w14:textId="6BD31E16" w:rsidR="00BA6C31" w:rsidRPr="00B1257A" w:rsidDel="00446D92" w:rsidRDefault="00BA6C31" w:rsidP="00BA6C31">
      <w:pPr>
        <w:rPr>
          <w:del w:id="143" w:author="Willems, P.H. (Peter)" w:date="2019-03-27T09:20:00Z"/>
          <w:rFonts w:ascii="Corbel" w:eastAsiaTheme="minorEastAsia" w:hAnsi="Corbel"/>
        </w:rPr>
      </w:pPr>
    </w:p>
    <w:p w14:paraId="09FC0372" w14:textId="25EEA6FA" w:rsidR="00BA6C31" w:rsidRPr="00B1257A" w:rsidDel="00446D92" w:rsidRDefault="005F485B">
      <w:pPr>
        <w:pStyle w:val="Inhopg1"/>
        <w:tabs>
          <w:tab w:val="left" w:pos="480"/>
          <w:tab w:val="right" w:leader="dot" w:pos="9062"/>
        </w:tabs>
        <w:rPr>
          <w:del w:id="144" w:author="Willems, P.H. (Peter)" w:date="2019-03-27T09:20:00Z"/>
          <w:rStyle w:val="Hyperlink"/>
          <w:rFonts w:ascii="Corbel" w:hAnsi="Corbel"/>
          <w:noProof/>
        </w:rPr>
      </w:pPr>
      <w:del w:id="145" w:author="Willems, P.H. (Peter)" w:date="2019-03-27T09:20:00Z">
        <w:r w:rsidDel="00446D92">
          <w:rPr>
            <w:rStyle w:val="Hyperlink"/>
          </w:rPr>
          <w:fldChar w:fldCharType="begin"/>
        </w:r>
        <w:r w:rsidDel="00446D92">
          <w:rPr>
            <w:rStyle w:val="Hyperlink"/>
            <w:rFonts w:ascii="Corbel" w:hAnsi="Corbel"/>
            <w:noProof/>
          </w:rPr>
          <w:delInstrText xml:space="preserve"> HYPERLINK \l "_Toc466304172" </w:delInstrText>
        </w:r>
        <w:r w:rsidDel="00446D92">
          <w:rPr>
            <w:rStyle w:val="Hyperlink"/>
          </w:rPr>
          <w:fldChar w:fldCharType="separate"/>
        </w:r>
        <w:r w:rsidR="00BA6C31" w:rsidRPr="00B1257A" w:rsidDel="00446D92">
          <w:rPr>
            <w:rStyle w:val="Hyperlink"/>
            <w:rFonts w:ascii="Corbel" w:hAnsi="Corbel"/>
            <w:noProof/>
          </w:rPr>
          <w:delText>5</w:delText>
        </w:r>
        <w:r w:rsidR="00BA6C31" w:rsidRPr="00B1257A" w:rsidDel="00446D92">
          <w:rPr>
            <w:rFonts w:ascii="Corbel" w:eastAsiaTheme="minorEastAsia" w:hAnsi="Corbel" w:cstheme="minorBidi"/>
            <w:noProof/>
            <w:sz w:val="22"/>
            <w:szCs w:val="22"/>
          </w:rPr>
          <w:tab/>
        </w:r>
        <w:r w:rsidR="00BA6C31" w:rsidRPr="00B1257A" w:rsidDel="00446D92">
          <w:rPr>
            <w:rStyle w:val="Hyperlink"/>
            <w:rFonts w:ascii="Corbel" w:hAnsi="Corbel"/>
            <w:noProof/>
          </w:rPr>
          <w:delText>VISI-keurmerk</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_Toc466304172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23</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73" w14:textId="4F888D20" w:rsidR="00BA6C31" w:rsidRPr="00B1257A" w:rsidDel="00446D92" w:rsidRDefault="00BA6C31" w:rsidP="00BA6C31">
      <w:pPr>
        <w:rPr>
          <w:del w:id="146" w:author="Willems, P.H. (Peter)" w:date="2019-03-27T09:20:00Z"/>
          <w:rFonts w:ascii="Corbel" w:eastAsiaTheme="minorEastAsia" w:hAnsi="Corbel"/>
        </w:rPr>
      </w:pPr>
    </w:p>
    <w:p w14:paraId="09FC0374" w14:textId="10F64ED0" w:rsidR="00BA6C31" w:rsidRPr="00B1257A" w:rsidDel="00446D92" w:rsidRDefault="005F485B">
      <w:pPr>
        <w:pStyle w:val="Inhopg1"/>
        <w:tabs>
          <w:tab w:val="right" w:leader="dot" w:pos="9062"/>
        </w:tabs>
        <w:rPr>
          <w:del w:id="147" w:author="Willems, P.H. (Peter)" w:date="2019-03-27T09:20:00Z"/>
          <w:rFonts w:ascii="Corbel" w:eastAsiaTheme="minorEastAsia" w:hAnsi="Corbel" w:cstheme="minorBidi"/>
          <w:noProof/>
          <w:sz w:val="22"/>
          <w:szCs w:val="22"/>
        </w:rPr>
      </w:pPr>
      <w:del w:id="148" w:author="Willems, P.H. (Peter)" w:date="2019-03-27T09:20:00Z">
        <w:r w:rsidDel="00446D92">
          <w:rPr>
            <w:rStyle w:val="Hyperlink"/>
          </w:rPr>
          <w:fldChar w:fldCharType="begin"/>
        </w:r>
        <w:r w:rsidDel="00446D92">
          <w:rPr>
            <w:rStyle w:val="Hyperlink"/>
            <w:rFonts w:ascii="Corbel" w:hAnsi="Corbel"/>
            <w:noProof/>
          </w:rPr>
          <w:delInstrText xml:space="preserve"> HYPERLINK \l "_Toc466304173" </w:delInstrText>
        </w:r>
        <w:r w:rsidDel="00446D92">
          <w:rPr>
            <w:rStyle w:val="Hyperlink"/>
          </w:rPr>
          <w:fldChar w:fldCharType="separate"/>
        </w:r>
        <w:r w:rsidR="00BA6C31" w:rsidRPr="00B1257A" w:rsidDel="00446D92">
          <w:rPr>
            <w:rStyle w:val="Hyperlink"/>
            <w:rFonts w:ascii="Corbel" w:hAnsi="Corbel"/>
            <w:noProof/>
          </w:rPr>
          <w:delText>Bijlagen (overzicht)</w:delText>
        </w:r>
        <w:r w:rsidR="00BA6C31" w:rsidRPr="00B1257A" w:rsidDel="00446D92">
          <w:rPr>
            <w:rFonts w:ascii="Corbel" w:hAnsi="Corbel"/>
            <w:noProof/>
            <w:webHidden/>
          </w:rPr>
          <w:tab/>
        </w:r>
        <w:r w:rsidR="00BA6C31" w:rsidRPr="00B1257A" w:rsidDel="00446D92">
          <w:rPr>
            <w:rFonts w:ascii="Corbel" w:hAnsi="Corbel"/>
            <w:noProof/>
            <w:webHidden/>
          </w:rPr>
          <w:fldChar w:fldCharType="begin"/>
        </w:r>
        <w:r w:rsidR="00BA6C31" w:rsidRPr="00B1257A" w:rsidDel="00446D92">
          <w:rPr>
            <w:rFonts w:ascii="Corbel" w:hAnsi="Corbel"/>
            <w:noProof/>
            <w:webHidden/>
          </w:rPr>
          <w:delInstrText xml:space="preserve"> PAGEREF _Toc466304173 \h </w:delInstrText>
        </w:r>
        <w:r w:rsidR="00BA6C31" w:rsidRPr="00B1257A" w:rsidDel="00446D92">
          <w:rPr>
            <w:rFonts w:ascii="Corbel" w:hAnsi="Corbel"/>
            <w:noProof/>
            <w:webHidden/>
          </w:rPr>
        </w:r>
        <w:r w:rsidR="00BA6C31" w:rsidRPr="00B1257A" w:rsidDel="00446D92">
          <w:rPr>
            <w:rFonts w:ascii="Corbel" w:hAnsi="Corbel"/>
            <w:noProof/>
            <w:webHidden/>
          </w:rPr>
          <w:fldChar w:fldCharType="separate"/>
        </w:r>
        <w:r w:rsidR="00BA6C31" w:rsidRPr="00B1257A" w:rsidDel="00446D92">
          <w:rPr>
            <w:rFonts w:ascii="Corbel" w:hAnsi="Corbel"/>
            <w:noProof/>
            <w:webHidden/>
          </w:rPr>
          <w:delText>24</w:delText>
        </w:r>
        <w:r w:rsidR="00BA6C31" w:rsidRPr="00B1257A" w:rsidDel="00446D92">
          <w:rPr>
            <w:rFonts w:ascii="Corbel" w:hAnsi="Corbel"/>
            <w:noProof/>
            <w:webHidden/>
          </w:rPr>
          <w:fldChar w:fldCharType="end"/>
        </w:r>
        <w:r w:rsidDel="00446D92">
          <w:rPr>
            <w:rFonts w:ascii="Corbel" w:hAnsi="Corbel"/>
            <w:noProof/>
          </w:rPr>
          <w:fldChar w:fldCharType="end"/>
        </w:r>
      </w:del>
    </w:p>
    <w:p w14:paraId="09FC0375" w14:textId="543A3124" w:rsidR="00F7137E" w:rsidRPr="00B1257A" w:rsidRDefault="00D47FF4" w:rsidP="00F267BF">
      <w:pPr>
        <w:widowControl w:val="0"/>
        <w:rPr>
          <w:rFonts w:ascii="Corbel" w:hAnsi="Corbel"/>
          <w:sz w:val="22"/>
          <w:szCs w:val="22"/>
        </w:rPr>
      </w:pPr>
      <w:del w:id="149" w:author="Willems, P.H. (Peter)" w:date="2019-03-27T09:20:00Z">
        <w:r w:rsidRPr="00B1257A" w:rsidDel="00446D92">
          <w:rPr>
            <w:rFonts w:ascii="Corbel" w:hAnsi="Corbel"/>
            <w:sz w:val="22"/>
            <w:szCs w:val="22"/>
          </w:rPr>
          <w:fldChar w:fldCharType="end"/>
        </w:r>
      </w:del>
    </w:p>
    <w:p w14:paraId="09FC0376" w14:textId="77777777" w:rsidR="00DE6AF8" w:rsidRPr="00B1257A" w:rsidRDefault="00F7137E" w:rsidP="00F267BF">
      <w:pPr>
        <w:widowControl w:val="0"/>
        <w:rPr>
          <w:rFonts w:ascii="Corbel" w:hAnsi="Corbel"/>
          <w:sz w:val="22"/>
          <w:szCs w:val="22"/>
        </w:rPr>
        <w:sectPr w:rsidR="00DE6AF8" w:rsidRPr="00B1257A" w:rsidSect="00CE6EA4">
          <w:pgSz w:w="11906" w:h="16838"/>
          <w:pgMar w:top="1702" w:right="1133" w:bottom="1418" w:left="1701" w:header="709" w:footer="709" w:gutter="0"/>
          <w:cols w:space="708"/>
          <w:docGrid w:linePitch="360"/>
        </w:sectPr>
      </w:pPr>
      <w:r w:rsidRPr="00B1257A">
        <w:rPr>
          <w:rFonts w:ascii="Corbel" w:hAnsi="Corbel"/>
          <w:sz w:val="22"/>
          <w:szCs w:val="22"/>
        </w:rPr>
        <w:br w:type="page"/>
      </w:r>
    </w:p>
    <w:p w14:paraId="09FC0377" w14:textId="77777777" w:rsidR="00DE6AF8" w:rsidRPr="00B1257A" w:rsidRDefault="00DE6AF8" w:rsidP="00F267BF">
      <w:pPr>
        <w:pStyle w:val="Tekst"/>
        <w:widowControl w:val="0"/>
        <w:tabs>
          <w:tab w:val="right" w:pos="8080"/>
        </w:tabs>
        <w:rPr>
          <w:rStyle w:val="Kop1Char"/>
          <w:rFonts w:ascii="Corbel" w:hAnsi="Corbel"/>
          <w:b w:val="0"/>
          <w:sz w:val="28"/>
          <w:szCs w:val="28"/>
        </w:rPr>
      </w:pPr>
      <w:bookmarkStart w:id="150" w:name="_Toc466304152"/>
      <w:bookmarkStart w:id="151" w:name="_Toc4570867"/>
      <w:r w:rsidRPr="00B1257A">
        <w:rPr>
          <w:rStyle w:val="Kop1Char"/>
          <w:rFonts w:ascii="Corbel" w:hAnsi="Corbel"/>
          <w:sz w:val="28"/>
          <w:szCs w:val="28"/>
        </w:rPr>
        <w:lastRenderedPageBreak/>
        <w:t>Versiebeheer</w:t>
      </w:r>
      <w:bookmarkEnd w:id="150"/>
      <w:bookmarkEnd w:id="151"/>
      <w:r w:rsidRPr="00B1257A">
        <w:rPr>
          <w:rStyle w:val="Kop1Char"/>
          <w:rFonts w:ascii="Corbel" w:hAnsi="Corbel"/>
          <w:sz w:val="28"/>
          <w:szCs w:val="28"/>
        </w:rPr>
        <w:t xml:space="preserve"> </w:t>
      </w:r>
    </w:p>
    <w:p w14:paraId="09FC0378" w14:textId="77777777" w:rsidR="00DE6AF8" w:rsidRPr="00B1257A" w:rsidRDefault="00DE6AF8" w:rsidP="00F267BF">
      <w:pPr>
        <w:pStyle w:val="Tekstzonderopmaak"/>
        <w:widowControl w:val="0"/>
        <w:rPr>
          <w:rFonts w:ascii="Corbel" w:hAnsi="Corbel"/>
          <w:szCs w:val="22"/>
          <w:lang w:val="nl-NL"/>
        </w:rPr>
      </w:pPr>
    </w:p>
    <w:p w14:paraId="09FC0379" w14:textId="77777777" w:rsidR="00DE6AF8" w:rsidRPr="00B1257A" w:rsidRDefault="002316E8" w:rsidP="00F267BF">
      <w:pPr>
        <w:pStyle w:val="Tekstzonderopmaak"/>
        <w:widowControl w:val="0"/>
        <w:rPr>
          <w:rFonts w:ascii="Corbel" w:hAnsi="Corbel"/>
          <w:lang w:val="nl-NL"/>
        </w:rPr>
      </w:pPr>
      <w:r w:rsidRPr="00B1257A">
        <w:rPr>
          <w:rFonts w:ascii="Corbel" w:hAnsi="Corbel"/>
          <w:lang w:val="nl-NL"/>
        </w:rPr>
        <w:t xml:space="preserve">De Leidraad, inclusief alle bijlagen, is tot stand gekomen in samenwerking met de VISI Technische Commissie.  CROW is de auteur, beheerder en uitgever van dit document.  </w:t>
      </w:r>
      <w:r w:rsidR="00DE6AF8" w:rsidRPr="00B1257A">
        <w:rPr>
          <w:rFonts w:ascii="Corbel" w:hAnsi="Corbel"/>
          <w:i/>
          <w:u w:val="single"/>
          <w:lang w:val="nl-NL"/>
        </w:rPr>
        <w:t>Met het verschijnen van de</w:t>
      </w:r>
      <w:r w:rsidR="00DB1A59" w:rsidRPr="00B1257A">
        <w:rPr>
          <w:rFonts w:ascii="Corbel" w:hAnsi="Corbel"/>
          <w:i/>
          <w:u w:val="single"/>
          <w:lang w:val="nl-NL"/>
        </w:rPr>
        <w:t>ze</w:t>
      </w:r>
      <w:r w:rsidR="00DE6AF8" w:rsidRPr="00B1257A">
        <w:rPr>
          <w:rFonts w:ascii="Corbel" w:hAnsi="Corbel"/>
          <w:i/>
          <w:u w:val="single"/>
          <w:lang w:val="nl-NL"/>
        </w:rPr>
        <w:t xml:space="preserve"> versie </w:t>
      </w:r>
      <w:r w:rsidRPr="00B1257A">
        <w:rPr>
          <w:rFonts w:ascii="Corbel" w:hAnsi="Corbel"/>
          <w:i/>
          <w:u w:val="single"/>
          <w:lang w:val="nl-NL"/>
        </w:rPr>
        <w:t>z</w:t>
      </w:r>
      <w:r w:rsidR="000A51AF" w:rsidRPr="00B1257A">
        <w:rPr>
          <w:rFonts w:ascii="Corbel" w:hAnsi="Corbel"/>
          <w:i/>
          <w:u w:val="single"/>
          <w:lang w:val="nl-NL"/>
        </w:rPr>
        <w:t>ijn</w:t>
      </w:r>
      <w:r w:rsidR="000A51AF" w:rsidRPr="00B1257A">
        <w:rPr>
          <w:rFonts w:ascii="Corbel" w:hAnsi="Corbel"/>
          <w:i/>
          <w:lang w:val="nl-NL"/>
        </w:rPr>
        <w:t xml:space="preserve"> </w:t>
      </w:r>
      <w:r w:rsidR="000A51AF" w:rsidRPr="00B1257A">
        <w:rPr>
          <w:rFonts w:ascii="Corbel" w:hAnsi="Corbel"/>
          <w:i/>
          <w:u w:val="single"/>
          <w:lang w:val="nl-NL"/>
        </w:rPr>
        <w:t>alle</w:t>
      </w:r>
      <w:r w:rsidR="00DB1A59" w:rsidRPr="00B1257A">
        <w:rPr>
          <w:rFonts w:ascii="Corbel" w:hAnsi="Corbel"/>
          <w:i/>
          <w:u w:val="single"/>
          <w:lang w:val="nl-NL"/>
        </w:rPr>
        <w:t xml:space="preserve"> </w:t>
      </w:r>
      <w:r w:rsidR="00DE6AF8" w:rsidRPr="00B1257A">
        <w:rPr>
          <w:rFonts w:ascii="Corbel" w:hAnsi="Corbel"/>
          <w:i/>
          <w:u w:val="single"/>
          <w:lang w:val="nl-NL"/>
        </w:rPr>
        <w:t>voorgaande versie</w:t>
      </w:r>
      <w:r w:rsidR="000A51AF" w:rsidRPr="00B1257A">
        <w:rPr>
          <w:rFonts w:ascii="Corbel" w:hAnsi="Corbel"/>
          <w:i/>
          <w:u w:val="single"/>
          <w:lang w:val="nl-NL"/>
        </w:rPr>
        <w:t>s</w:t>
      </w:r>
      <w:r w:rsidR="00DE6AF8" w:rsidRPr="00B1257A">
        <w:rPr>
          <w:rFonts w:ascii="Corbel" w:hAnsi="Corbel"/>
          <w:i/>
          <w:u w:val="single"/>
          <w:lang w:val="nl-NL"/>
        </w:rPr>
        <w:t xml:space="preserve"> </w:t>
      </w:r>
      <w:r w:rsidRPr="00B1257A">
        <w:rPr>
          <w:rFonts w:ascii="Corbel" w:hAnsi="Corbel"/>
          <w:i/>
          <w:u w:val="single"/>
          <w:lang w:val="nl-NL"/>
        </w:rPr>
        <w:t xml:space="preserve">van de Leidraad </w:t>
      </w:r>
      <w:r w:rsidR="00DE6AF8" w:rsidRPr="00B1257A">
        <w:rPr>
          <w:rFonts w:ascii="Corbel" w:hAnsi="Corbel"/>
          <w:i/>
          <w:u w:val="single"/>
          <w:lang w:val="nl-NL"/>
        </w:rPr>
        <w:t>vervallen</w:t>
      </w:r>
      <w:r w:rsidR="00DE6AF8" w:rsidRPr="00B1257A">
        <w:rPr>
          <w:rFonts w:ascii="Corbel" w:hAnsi="Corbel"/>
          <w:lang w:val="nl-NL"/>
        </w:rPr>
        <w:t xml:space="preserve">. </w:t>
      </w:r>
      <w:r w:rsidR="00BF13E2" w:rsidRPr="00B1257A">
        <w:rPr>
          <w:rFonts w:ascii="Corbel" w:hAnsi="Corbel"/>
          <w:lang w:val="nl-NL"/>
        </w:rPr>
        <w:t xml:space="preserve"> </w:t>
      </w:r>
      <w:r w:rsidR="00987C86" w:rsidRPr="00B1257A">
        <w:rPr>
          <w:rFonts w:ascii="Corbel" w:hAnsi="Corbel"/>
          <w:lang w:val="nl-NL"/>
        </w:rPr>
        <w:t xml:space="preserve">Er kan nog wel </w:t>
      </w:r>
      <w:r w:rsidR="00537D6A" w:rsidRPr="00B1257A">
        <w:rPr>
          <w:rFonts w:ascii="Corbel" w:hAnsi="Corbel"/>
          <w:lang w:val="nl-NL"/>
        </w:rPr>
        <w:t>VISI-</w:t>
      </w:r>
      <w:r w:rsidR="00987C86" w:rsidRPr="00B1257A">
        <w:rPr>
          <w:rFonts w:ascii="Corbel" w:hAnsi="Corbel"/>
          <w:lang w:val="nl-NL"/>
        </w:rPr>
        <w:t xml:space="preserve">software bestaan op basis van </w:t>
      </w:r>
      <w:r w:rsidRPr="00B1257A">
        <w:rPr>
          <w:rFonts w:ascii="Corbel" w:hAnsi="Corbel"/>
          <w:lang w:val="nl-NL"/>
        </w:rPr>
        <w:t xml:space="preserve">voorgaande </w:t>
      </w:r>
      <w:r w:rsidR="00987C86" w:rsidRPr="00B1257A">
        <w:rPr>
          <w:rFonts w:ascii="Corbel" w:hAnsi="Corbel"/>
          <w:lang w:val="nl-NL"/>
        </w:rPr>
        <w:t>versies.</w:t>
      </w:r>
      <w:r w:rsidR="004C09DB" w:rsidRPr="00B1257A">
        <w:rPr>
          <w:rFonts w:ascii="Corbel" w:hAnsi="Corbel"/>
          <w:lang w:val="nl-NL"/>
        </w:rPr>
        <w:t xml:space="preserve"> Dat wordt door </w:t>
      </w:r>
      <w:proofErr w:type="spellStart"/>
      <w:r w:rsidR="004C09DB" w:rsidRPr="00B1257A">
        <w:rPr>
          <w:rFonts w:ascii="Corbel" w:hAnsi="Corbel"/>
          <w:lang w:val="nl-NL"/>
        </w:rPr>
        <w:t>backwards</w:t>
      </w:r>
      <w:proofErr w:type="spellEnd"/>
      <w:r w:rsidR="004C09DB" w:rsidRPr="00B1257A">
        <w:rPr>
          <w:rFonts w:ascii="Corbel" w:hAnsi="Corbel"/>
          <w:lang w:val="nl-NL"/>
        </w:rPr>
        <w:t xml:space="preserve"> compatibiliteit opgevangen. </w:t>
      </w:r>
      <w:r w:rsidR="00DE6AF8" w:rsidRPr="00B1257A">
        <w:rPr>
          <w:rFonts w:ascii="Corbel" w:hAnsi="Corbel"/>
          <w:lang w:val="nl-NL"/>
        </w:rPr>
        <w:t xml:space="preserve">De </w:t>
      </w:r>
      <w:r w:rsidR="004C09DB" w:rsidRPr="00B1257A">
        <w:rPr>
          <w:rFonts w:ascii="Corbel" w:hAnsi="Corbel"/>
          <w:lang w:val="nl-NL"/>
        </w:rPr>
        <w:t>versie-</w:t>
      </w:r>
      <w:r w:rsidR="00DE6AF8" w:rsidRPr="00B1257A">
        <w:rPr>
          <w:rFonts w:ascii="Corbel" w:hAnsi="Corbel"/>
          <w:lang w:val="nl-NL"/>
        </w:rPr>
        <w:t xml:space="preserve">historie is </w:t>
      </w:r>
      <w:r w:rsidR="00D11277" w:rsidRPr="00B1257A">
        <w:rPr>
          <w:rFonts w:ascii="Corbel" w:hAnsi="Corbel"/>
          <w:lang w:val="nl-NL"/>
        </w:rPr>
        <w:t xml:space="preserve">beknopt </w:t>
      </w:r>
      <w:r w:rsidR="00DE6AF8" w:rsidRPr="00B1257A">
        <w:rPr>
          <w:rFonts w:ascii="Corbel" w:hAnsi="Corbel"/>
          <w:lang w:val="nl-NL"/>
        </w:rPr>
        <w:t xml:space="preserve">weergegeven in de </w:t>
      </w:r>
      <w:r w:rsidR="001678CA" w:rsidRPr="00B1257A">
        <w:rPr>
          <w:rFonts w:ascii="Corbel" w:hAnsi="Corbel"/>
          <w:lang w:val="nl-NL"/>
        </w:rPr>
        <w:t xml:space="preserve">onderstaande </w:t>
      </w:r>
      <w:r w:rsidR="00DE6AF8" w:rsidRPr="00B1257A">
        <w:rPr>
          <w:rFonts w:ascii="Corbel" w:hAnsi="Corbel"/>
          <w:lang w:val="nl-NL"/>
        </w:rPr>
        <w:t>tabel.</w:t>
      </w:r>
    </w:p>
    <w:p w14:paraId="09FC037A" w14:textId="77777777" w:rsidR="00DE6AF8" w:rsidRPr="00B1257A" w:rsidRDefault="00DE6AF8" w:rsidP="00F267BF">
      <w:pPr>
        <w:widowControl w:val="0"/>
        <w:rPr>
          <w:rFonts w:ascii="Corbel" w:hAnsi="Corbel"/>
          <w:sz w:val="20"/>
          <w:szCs w:val="20"/>
        </w:rPr>
      </w:pPr>
    </w:p>
    <w:tbl>
      <w:tblPr>
        <w:tblW w:w="14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920"/>
        <w:gridCol w:w="1269"/>
        <w:gridCol w:w="1132"/>
        <w:gridCol w:w="9389"/>
      </w:tblGrid>
      <w:tr w:rsidR="008E1D78" w:rsidRPr="00B1257A" w14:paraId="09FC0380" w14:textId="77777777" w:rsidTr="004D6C24">
        <w:trPr>
          <w:cantSplit/>
          <w:tblHeader/>
        </w:trPr>
        <w:tc>
          <w:tcPr>
            <w:tcW w:w="1291" w:type="dxa"/>
            <w:shd w:val="clear" w:color="auto" w:fill="D9D9D9"/>
          </w:tcPr>
          <w:p w14:paraId="09FC037B" w14:textId="77777777" w:rsidR="00540EE2" w:rsidRPr="00B1257A" w:rsidRDefault="00540EE2" w:rsidP="00F267BF">
            <w:pPr>
              <w:widowControl w:val="0"/>
              <w:spacing w:line="280" w:lineRule="atLeast"/>
              <w:rPr>
                <w:rFonts w:ascii="Corbel" w:hAnsi="Corbel"/>
                <w:b/>
                <w:sz w:val="20"/>
                <w:szCs w:val="20"/>
              </w:rPr>
            </w:pPr>
            <w:r w:rsidRPr="00B1257A">
              <w:rPr>
                <w:rFonts w:ascii="Corbel" w:hAnsi="Corbel"/>
                <w:b/>
                <w:sz w:val="20"/>
                <w:szCs w:val="20"/>
              </w:rPr>
              <w:t>Auteur</w:t>
            </w:r>
          </w:p>
        </w:tc>
        <w:tc>
          <w:tcPr>
            <w:tcW w:w="802" w:type="dxa"/>
            <w:shd w:val="clear" w:color="auto" w:fill="D9D9D9"/>
          </w:tcPr>
          <w:p w14:paraId="09FC037C" w14:textId="77777777" w:rsidR="00540EE2" w:rsidRPr="00B1257A" w:rsidRDefault="00540EE2" w:rsidP="00F267BF">
            <w:pPr>
              <w:widowControl w:val="0"/>
              <w:spacing w:line="280" w:lineRule="atLeast"/>
              <w:rPr>
                <w:rFonts w:ascii="Corbel" w:hAnsi="Corbel"/>
                <w:b/>
                <w:sz w:val="20"/>
                <w:szCs w:val="20"/>
              </w:rPr>
            </w:pPr>
            <w:r w:rsidRPr="00B1257A">
              <w:rPr>
                <w:rFonts w:ascii="Corbel" w:hAnsi="Corbel"/>
                <w:b/>
                <w:sz w:val="20"/>
                <w:szCs w:val="20"/>
              </w:rPr>
              <w:t>Versie</w:t>
            </w:r>
          </w:p>
        </w:tc>
        <w:tc>
          <w:tcPr>
            <w:tcW w:w="1276" w:type="dxa"/>
            <w:shd w:val="clear" w:color="auto" w:fill="D9D9D9"/>
          </w:tcPr>
          <w:p w14:paraId="09FC037D" w14:textId="77777777" w:rsidR="00540EE2" w:rsidRPr="00B1257A" w:rsidRDefault="00540EE2" w:rsidP="00F267BF">
            <w:pPr>
              <w:widowControl w:val="0"/>
              <w:spacing w:line="280" w:lineRule="atLeast"/>
              <w:rPr>
                <w:rFonts w:ascii="Corbel" w:hAnsi="Corbel"/>
                <w:b/>
                <w:sz w:val="20"/>
                <w:szCs w:val="20"/>
              </w:rPr>
            </w:pPr>
            <w:r w:rsidRPr="00B1257A">
              <w:rPr>
                <w:rFonts w:ascii="Corbel" w:hAnsi="Corbel"/>
                <w:b/>
                <w:sz w:val="20"/>
                <w:szCs w:val="20"/>
              </w:rPr>
              <w:t>Datum</w:t>
            </w:r>
          </w:p>
        </w:tc>
        <w:tc>
          <w:tcPr>
            <w:tcW w:w="1134" w:type="dxa"/>
            <w:shd w:val="clear" w:color="auto" w:fill="D9D9D9"/>
          </w:tcPr>
          <w:p w14:paraId="09FC037E" w14:textId="77777777" w:rsidR="00540EE2" w:rsidRPr="00B1257A" w:rsidRDefault="00540EE2" w:rsidP="00F267BF">
            <w:pPr>
              <w:widowControl w:val="0"/>
              <w:spacing w:line="280" w:lineRule="atLeast"/>
              <w:rPr>
                <w:rFonts w:ascii="Corbel" w:hAnsi="Corbel"/>
                <w:b/>
                <w:sz w:val="20"/>
                <w:szCs w:val="20"/>
              </w:rPr>
            </w:pPr>
            <w:r w:rsidRPr="00B1257A">
              <w:rPr>
                <w:rFonts w:ascii="Corbel" w:hAnsi="Corbel"/>
                <w:b/>
                <w:sz w:val="20"/>
                <w:szCs w:val="20"/>
              </w:rPr>
              <w:t>Status</w:t>
            </w:r>
          </w:p>
        </w:tc>
        <w:tc>
          <w:tcPr>
            <w:tcW w:w="9497" w:type="dxa"/>
            <w:shd w:val="clear" w:color="auto" w:fill="D9D9D9"/>
          </w:tcPr>
          <w:p w14:paraId="09FC037F" w14:textId="77777777" w:rsidR="00540EE2" w:rsidRPr="00B1257A" w:rsidRDefault="00BA6323" w:rsidP="00F267BF">
            <w:pPr>
              <w:widowControl w:val="0"/>
              <w:spacing w:line="280" w:lineRule="atLeast"/>
              <w:rPr>
                <w:rFonts w:ascii="Corbel" w:hAnsi="Corbel"/>
                <w:b/>
                <w:sz w:val="20"/>
                <w:szCs w:val="20"/>
              </w:rPr>
            </w:pPr>
            <w:r w:rsidRPr="00B1257A">
              <w:rPr>
                <w:rFonts w:ascii="Corbel" w:hAnsi="Corbel"/>
                <w:b/>
                <w:sz w:val="20"/>
                <w:szCs w:val="20"/>
              </w:rPr>
              <w:t>Opmerkingen</w:t>
            </w:r>
          </w:p>
        </w:tc>
      </w:tr>
      <w:tr w:rsidR="008E1D78" w:rsidRPr="00B1257A" w14:paraId="09FC0386" w14:textId="77777777" w:rsidTr="004D6C24">
        <w:tc>
          <w:tcPr>
            <w:tcW w:w="1291" w:type="dxa"/>
          </w:tcPr>
          <w:p w14:paraId="09FC0381" w14:textId="77777777" w:rsidR="00540EE2" w:rsidRPr="00B1257A" w:rsidRDefault="00540EE2" w:rsidP="00F267BF">
            <w:pPr>
              <w:widowControl w:val="0"/>
              <w:spacing w:line="280" w:lineRule="atLeast"/>
              <w:rPr>
                <w:rFonts w:ascii="Corbel" w:hAnsi="Corbel"/>
                <w:sz w:val="20"/>
                <w:szCs w:val="20"/>
              </w:rPr>
            </w:pPr>
            <w:proofErr w:type="spellStart"/>
            <w:r w:rsidRPr="00B1257A">
              <w:rPr>
                <w:rFonts w:ascii="Corbel" w:hAnsi="Corbel"/>
                <w:sz w:val="20"/>
                <w:szCs w:val="20"/>
              </w:rPr>
              <w:t>Gobar</w:t>
            </w:r>
            <w:proofErr w:type="spellEnd"/>
          </w:p>
        </w:tc>
        <w:tc>
          <w:tcPr>
            <w:tcW w:w="802" w:type="dxa"/>
          </w:tcPr>
          <w:p w14:paraId="09FC0382" w14:textId="77777777" w:rsidR="00540EE2" w:rsidRPr="00B1257A" w:rsidRDefault="00540EE2" w:rsidP="00F267BF">
            <w:pPr>
              <w:widowControl w:val="0"/>
              <w:spacing w:line="280" w:lineRule="atLeast"/>
              <w:rPr>
                <w:rFonts w:ascii="Corbel" w:hAnsi="Corbel"/>
                <w:sz w:val="20"/>
                <w:szCs w:val="20"/>
              </w:rPr>
            </w:pPr>
            <w:r w:rsidRPr="00B1257A">
              <w:rPr>
                <w:rFonts w:ascii="Corbel" w:hAnsi="Corbel"/>
                <w:sz w:val="20"/>
                <w:szCs w:val="20"/>
              </w:rPr>
              <w:t>1.1</w:t>
            </w:r>
            <w:r w:rsidR="007937F9" w:rsidRPr="00B1257A">
              <w:rPr>
                <w:rFonts w:ascii="Corbel" w:hAnsi="Corbel"/>
                <w:sz w:val="20"/>
                <w:szCs w:val="20"/>
              </w:rPr>
              <w:t>(</w:t>
            </w:r>
            <w:r w:rsidRPr="00B1257A">
              <w:rPr>
                <w:rFonts w:ascii="Corbel" w:hAnsi="Corbel"/>
                <w:sz w:val="20"/>
                <w:szCs w:val="20"/>
              </w:rPr>
              <w:t>a</w:t>
            </w:r>
            <w:r w:rsidR="007937F9" w:rsidRPr="00B1257A">
              <w:rPr>
                <w:rFonts w:ascii="Corbel" w:hAnsi="Corbel"/>
                <w:sz w:val="20"/>
                <w:szCs w:val="20"/>
              </w:rPr>
              <w:t>)</w:t>
            </w:r>
          </w:p>
        </w:tc>
        <w:tc>
          <w:tcPr>
            <w:tcW w:w="1276" w:type="dxa"/>
          </w:tcPr>
          <w:p w14:paraId="09FC0383" w14:textId="77777777" w:rsidR="00540EE2" w:rsidRPr="00B1257A" w:rsidRDefault="00540EE2" w:rsidP="00F267BF">
            <w:pPr>
              <w:widowControl w:val="0"/>
              <w:spacing w:line="280" w:lineRule="atLeast"/>
              <w:rPr>
                <w:rFonts w:ascii="Corbel" w:hAnsi="Corbel"/>
                <w:sz w:val="20"/>
                <w:szCs w:val="20"/>
              </w:rPr>
            </w:pPr>
          </w:p>
        </w:tc>
        <w:tc>
          <w:tcPr>
            <w:tcW w:w="1134" w:type="dxa"/>
          </w:tcPr>
          <w:p w14:paraId="09FC0384" w14:textId="77777777" w:rsidR="00540EE2" w:rsidRPr="00B1257A" w:rsidRDefault="00540EE2" w:rsidP="00F267BF">
            <w:pPr>
              <w:widowControl w:val="0"/>
              <w:spacing w:line="280" w:lineRule="atLeast"/>
              <w:rPr>
                <w:rFonts w:ascii="Corbel" w:hAnsi="Corbel"/>
                <w:sz w:val="20"/>
                <w:szCs w:val="20"/>
              </w:rPr>
            </w:pPr>
            <w:r w:rsidRPr="00B1257A">
              <w:rPr>
                <w:rFonts w:ascii="Corbel" w:hAnsi="Corbel"/>
                <w:sz w:val="20"/>
                <w:szCs w:val="20"/>
              </w:rPr>
              <w:t>Vervallen</w:t>
            </w:r>
          </w:p>
        </w:tc>
        <w:tc>
          <w:tcPr>
            <w:tcW w:w="9497" w:type="dxa"/>
          </w:tcPr>
          <w:p w14:paraId="09FC0385" w14:textId="77777777" w:rsidR="00540EE2" w:rsidRPr="00B1257A" w:rsidRDefault="00BA6323" w:rsidP="00F267BF">
            <w:pPr>
              <w:widowControl w:val="0"/>
              <w:spacing w:line="280" w:lineRule="atLeast"/>
              <w:rPr>
                <w:rFonts w:ascii="Corbel" w:hAnsi="Corbel"/>
                <w:sz w:val="20"/>
                <w:szCs w:val="20"/>
              </w:rPr>
            </w:pPr>
            <w:r w:rsidRPr="00B1257A">
              <w:rPr>
                <w:rFonts w:ascii="Corbel" w:hAnsi="Corbel"/>
                <w:sz w:val="20"/>
                <w:szCs w:val="20"/>
              </w:rPr>
              <w:t xml:space="preserve">Wordt </w:t>
            </w:r>
            <w:r w:rsidR="0022202E" w:rsidRPr="00B1257A">
              <w:rPr>
                <w:rFonts w:ascii="Corbel" w:hAnsi="Corbel"/>
                <w:sz w:val="20"/>
                <w:szCs w:val="20"/>
              </w:rPr>
              <w:t>in so</w:t>
            </w:r>
            <w:r w:rsidR="008345F2" w:rsidRPr="00B1257A">
              <w:rPr>
                <w:rFonts w:ascii="Corbel" w:hAnsi="Corbel"/>
                <w:sz w:val="20"/>
                <w:szCs w:val="20"/>
              </w:rPr>
              <w:t>m</w:t>
            </w:r>
            <w:r w:rsidR="0022202E" w:rsidRPr="00B1257A">
              <w:rPr>
                <w:rFonts w:ascii="Corbel" w:hAnsi="Corbel"/>
                <w:sz w:val="20"/>
                <w:szCs w:val="20"/>
              </w:rPr>
              <w:t xml:space="preserve">mige gevallen nog </w:t>
            </w:r>
            <w:r w:rsidRPr="00B1257A">
              <w:rPr>
                <w:rFonts w:ascii="Corbel" w:hAnsi="Corbel"/>
                <w:sz w:val="20"/>
                <w:szCs w:val="20"/>
              </w:rPr>
              <w:t>gebruikt</w:t>
            </w:r>
            <w:r w:rsidR="0022202E" w:rsidRPr="00B1257A">
              <w:rPr>
                <w:rFonts w:ascii="Corbel" w:hAnsi="Corbel"/>
                <w:sz w:val="20"/>
                <w:szCs w:val="20"/>
              </w:rPr>
              <w:t>.</w:t>
            </w:r>
          </w:p>
        </w:tc>
      </w:tr>
      <w:tr w:rsidR="00BA6323" w:rsidRPr="00B1257A" w14:paraId="09FC038C" w14:textId="77777777" w:rsidTr="004D6C24">
        <w:tc>
          <w:tcPr>
            <w:tcW w:w="1291" w:type="dxa"/>
            <w:tcBorders>
              <w:bottom w:val="single" w:sz="4" w:space="0" w:color="auto"/>
            </w:tcBorders>
          </w:tcPr>
          <w:p w14:paraId="09FC0387" w14:textId="77777777" w:rsidR="00540EE2" w:rsidRPr="00B1257A" w:rsidRDefault="00540EE2" w:rsidP="00F267BF">
            <w:pPr>
              <w:widowControl w:val="0"/>
              <w:spacing w:line="280" w:lineRule="atLeast"/>
              <w:rPr>
                <w:rFonts w:ascii="Corbel" w:hAnsi="Corbel"/>
                <w:sz w:val="20"/>
                <w:szCs w:val="20"/>
              </w:rPr>
            </w:pPr>
            <w:proofErr w:type="spellStart"/>
            <w:r w:rsidRPr="00B1257A">
              <w:rPr>
                <w:rFonts w:ascii="Corbel" w:hAnsi="Corbel"/>
                <w:sz w:val="20"/>
                <w:szCs w:val="20"/>
              </w:rPr>
              <w:t>Gobar</w:t>
            </w:r>
            <w:proofErr w:type="spellEnd"/>
            <w:r w:rsidR="00FA5D36" w:rsidRPr="00B1257A">
              <w:rPr>
                <w:rFonts w:ascii="Corbel" w:hAnsi="Corbel"/>
                <w:sz w:val="20"/>
                <w:szCs w:val="20"/>
              </w:rPr>
              <w:t>/TC</w:t>
            </w:r>
          </w:p>
        </w:tc>
        <w:tc>
          <w:tcPr>
            <w:tcW w:w="802" w:type="dxa"/>
            <w:tcBorders>
              <w:bottom w:val="single" w:sz="4" w:space="0" w:color="auto"/>
            </w:tcBorders>
          </w:tcPr>
          <w:p w14:paraId="09FC0388" w14:textId="77777777" w:rsidR="00540EE2" w:rsidRPr="00B1257A" w:rsidRDefault="00540EE2" w:rsidP="00F267BF">
            <w:pPr>
              <w:widowControl w:val="0"/>
              <w:spacing w:line="280" w:lineRule="atLeast"/>
              <w:rPr>
                <w:rFonts w:ascii="Corbel" w:hAnsi="Corbel"/>
                <w:sz w:val="20"/>
                <w:szCs w:val="20"/>
              </w:rPr>
            </w:pPr>
            <w:r w:rsidRPr="00B1257A">
              <w:rPr>
                <w:rFonts w:ascii="Corbel" w:hAnsi="Corbel"/>
                <w:sz w:val="20"/>
                <w:szCs w:val="20"/>
              </w:rPr>
              <w:t>1.2</w:t>
            </w:r>
          </w:p>
        </w:tc>
        <w:tc>
          <w:tcPr>
            <w:tcW w:w="1276" w:type="dxa"/>
            <w:tcBorders>
              <w:bottom w:val="single" w:sz="4" w:space="0" w:color="auto"/>
            </w:tcBorders>
          </w:tcPr>
          <w:p w14:paraId="09FC0389" w14:textId="77777777" w:rsidR="00540EE2" w:rsidRPr="00B1257A" w:rsidRDefault="00540EE2" w:rsidP="00F267BF">
            <w:pPr>
              <w:widowControl w:val="0"/>
              <w:spacing w:line="280" w:lineRule="atLeast"/>
              <w:rPr>
                <w:rFonts w:ascii="Corbel" w:hAnsi="Corbel"/>
                <w:sz w:val="20"/>
                <w:szCs w:val="20"/>
              </w:rPr>
            </w:pPr>
            <w:r w:rsidRPr="00B1257A">
              <w:rPr>
                <w:rFonts w:ascii="Corbel" w:hAnsi="Corbel"/>
                <w:sz w:val="20"/>
                <w:szCs w:val="20"/>
              </w:rPr>
              <w:t>31-10-2008</w:t>
            </w:r>
          </w:p>
        </w:tc>
        <w:tc>
          <w:tcPr>
            <w:tcW w:w="1134" w:type="dxa"/>
            <w:tcBorders>
              <w:bottom w:val="single" w:sz="4" w:space="0" w:color="auto"/>
            </w:tcBorders>
          </w:tcPr>
          <w:p w14:paraId="09FC038A" w14:textId="77777777" w:rsidR="00540EE2" w:rsidRPr="00B1257A" w:rsidRDefault="000A51AF" w:rsidP="00F267BF">
            <w:pPr>
              <w:widowControl w:val="0"/>
              <w:spacing w:line="280" w:lineRule="atLeast"/>
              <w:rPr>
                <w:rFonts w:ascii="Corbel" w:hAnsi="Corbel"/>
                <w:sz w:val="20"/>
                <w:szCs w:val="20"/>
              </w:rPr>
            </w:pPr>
            <w:r w:rsidRPr="00B1257A">
              <w:rPr>
                <w:rFonts w:ascii="Corbel" w:hAnsi="Corbel"/>
                <w:sz w:val="20"/>
                <w:szCs w:val="20"/>
              </w:rPr>
              <w:t>Vervallen</w:t>
            </w:r>
          </w:p>
        </w:tc>
        <w:tc>
          <w:tcPr>
            <w:tcW w:w="9497" w:type="dxa"/>
            <w:tcBorders>
              <w:bottom w:val="single" w:sz="4" w:space="0" w:color="auto"/>
            </w:tcBorders>
          </w:tcPr>
          <w:p w14:paraId="09FC038B" w14:textId="77777777" w:rsidR="00540EE2" w:rsidRPr="00B1257A" w:rsidRDefault="003C4045" w:rsidP="00B36D0D">
            <w:pPr>
              <w:widowControl w:val="0"/>
              <w:spacing w:line="280" w:lineRule="atLeast"/>
              <w:rPr>
                <w:rFonts w:ascii="Corbel" w:hAnsi="Corbel"/>
                <w:sz w:val="20"/>
                <w:szCs w:val="20"/>
              </w:rPr>
            </w:pPr>
            <w:r w:rsidRPr="00B1257A">
              <w:rPr>
                <w:rFonts w:ascii="Corbel" w:hAnsi="Corbel"/>
                <w:sz w:val="20"/>
                <w:szCs w:val="20"/>
              </w:rPr>
              <w:t>Communicatie over meerdere transacties; Hergebruik en blokkeren gegevenselementen; Vervanging personen binnen een project</w:t>
            </w:r>
            <w:r w:rsidR="000B58AB" w:rsidRPr="00B1257A">
              <w:rPr>
                <w:rFonts w:ascii="Corbel" w:hAnsi="Corbel"/>
                <w:sz w:val="20"/>
                <w:szCs w:val="20"/>
              </w:rPr>
              <w:t xml:space="preserve">; </w:t>
            </w:r>
            <w:proofErr w:type="spellStart"/>
            <w:r w:rsidR="008F56AD" w:rsidRPr="00B1257A">
              <w:rPr>
                <w:rFonts w:ascii="Corbel" w:hAnsi="Corbel"/>
                <w:sz w:val="20"/>
                <w:szCs w:val="20"/>
              </w:rPr>
              <w:t>DateTime</w:t>
            </w:r>
            <w:proofErr w:type="spellEnd"/>
            <w:r w:rsidR="008F56AD" w:rsidRPr="00B1257A">
              <w:rPr>
                <w:rFonts w:ascii="Corbel" w:hAnsi="Corbel"/>
                <w:sz w:val="20"/>
                <w:szCs w:val="20"/>
              </w:rPr>
              <w:t xml:space="preserve"> format gebruikt in plaats van het Date format</w:t>
            </w:r>
            <w:r w:rsidR="000B58AB" w:rsidRPr="00B1257A">
              <w:rPr>
                <w:rFonts w:ascii="Corbel" w:hAnsi="Corbel"/>
                <w:sz w:val="20"/>
                <w:szCs w:val="20"/>
              </w:rPr>
              <w:t xml:space="preserve">; </w:t>
            </w:r>
            <w:proofErr w:type="spellStart"/>
            <w:r w:rsidR="008F56AD" w:rsidRPr="00B1257A">
              <w:rPr>
                <w:rFonts w:ascii="Corbel" w:hAnsi="Corbel"/>
                <w:sz w:val="20"/>
                <w:szCs w:val="20"/>
              </w:rPr>
              <w:t>Successor</w:t>
            </w:r>
            <w:proofErr w:type="spellEnd"/>
            <w:r w:rsidR="000B58AB" w:rsidRPr="00B1257A">
              <w:rPr>
                <w:rFonts w:ascii="Corbel" w:hAnsi="Corbel"/>
                <w:sz w:val="20"/>
                <w:szCs w:val="20"/>
              </w:rPr>
              <w:t xml:space="preserve">; </w:t>
            </w:r>
            <w:r w:rsidR="008F56AD" w:rsidRPr="00B1257A">
              <w:rPr>
                <w:rFonts w:ascii="Corbel" w:hAnsi="Corbel"/>
                <w:sz w:val="20"/>
                <w:szCs w:val="20"/>
              </w:rPr>
              <w:t>Toevoeging MITT aan bericht</w:t>
            </w:r>
            <w:r w:rsidR="000B58AB" w:rsidRPr="00B1257A">
              <w:rPr>
                <w:rFonts w:ascii="Corbel" w:hAnsi="Corbel"/>
                <w:sz w:val="20"/>
                <w:szCs w:val="20"/>
              </w:rPr>
              <w:t>. Uitgebreidere toelichting: zie hoofdstuk 2 van die leidraad.</w:t>
            </w:r>
          </w:p>
        </w:tc>
      </w:tr>
      <w:tr w:rsidR="00442DF5" w:rsidRPr="00B1257A" w14:paraId="09FC0396" w14:textId="77777777" w:rsidTr="004D6C24">
        <w:tc>
          <w:tcPr>
            <w:tcW w:w="1291" w:type="dxa"/>
            <w:shd w:val="clear" w:color="auto" w:fill="auto"/>
          </w:tcPr>
          <w:p w14:paraId="09FC038D" w14:textId="77777777" w:rsidR="00442DF5" w:rsidRPr="00B1257A" w:rsidRDefault="00442DF5" w:rsidP="00F267BF">
            <w:pPr>
              <w:widowControl w:val="0"/>
              <w:spacing w:line="280" w:lineRule="atLeast"/>
              <w:rPr>
                <w:rFonts w:ascii="Corbel" w:hAnsi="Corbel"/>
                <w:sz w:val="20"/>
                <w:szCs w:val="20"/>
              </w:rPr>
            </w:pPr>
            <w:r w:rsidRPr="00B1257A">
              <w:rPr>
                <w:rFonts w:ascii="Corbel" w:hAnsi="Corbel"/>
                <w:sz w:val="20"/>
                <w:szCs w:val="20"/>
              </w:rPr>
              <w:t>CROW</w:t>
            </w:r>
            <w:r w:rsidR="00FA5D36" w:rsidRPr="00B1257A">
              <w:rPr>
                <w:rFonts w:ascii="Corbel" w:hAnsi="Corbel"/>
                <w:sz w:val="20"/>
                <w:szCs w:val="20"/>
              </w:rPr>
              <w:t>/TC</w:t>
            </w:r>
          </w:p>
        </w:tc>
        <w:tc>
          <w:tcPr>
            <w:tcW w:w="802" w:type="dxa"/>
            <w:shd w:val="clear" w:color="auto" w:fill="auto"/>
          </w:tcPr>
          <w:p w14:paraId="09FC038E" w14:textId="77777777" w:rsidR="00442DF5" w:rsidRPr="00B1257A" w:rsidRDefault="00442DF5" w:rsidP="00F267BF">
            <w:pPr>
              <w:widowControl w:val="0"/>
              <w:spacing w:line="280" w:lineRule="atLeast"/>
              <w:rPr>
                <w:rFonts w:ascii="Corbel" w:hAnsi="Corbel"/>
                <w:sz w:val="20"/>
                <w:szCs w:val="20"/>
              </w:rPr>
            </w:pPr>
            <w:r w:rsidRPr="00B1257A">
              <w:rPr>
                <w:rFonts w:ascii="Corbel" w:hAnsi="Corbel"/>
                <w:sz w:val="20"/>
                <w:szCs w:val="20"/>
              </w:rPr>
              <w:t>1.3</w:t>
            </w:r>
          </w:p>
        </w:tc>
        <w:tc>
          <w:tcPr>
            <w:tcW w:w="1276" w:type="dxa"/>
            <w:shd w:val="clear" w:color="auto" w:fill="auto"/>
          </w:tcPr>
          <w:p w14:paraId="09FC038F" w14:textId="77777777" w:rsidR="00442DF5" w:rsidRPr="00B1257A" w:rsidRDefault="004F5EC0" w:rsidP="00F267BF">
            <w:pPr>
              <w:widowControl w:val="0"/>
              <w:spacing w:line="280" w:lineRule="atLeast"/>
              <w:rPr>
                <w:rFonts w:ascii="Corbel" w:hAnsi="Corbel"/>
                <w:sz w:val="20"/>
                <w:szCs w:val="20"/>
              </w:rPr>
            </w:pPr>
            <w:r w:rsidRPr="00B1257A">
              <w:rPr>
                <w:rFonts w:ascii="Corbel" w:hAnsi="Corbel"/>
                <w:sz w:val="20"/>
                <w:szCs w:val="20"/>
              </w:rPr>
              <w:t>25-11</w:t>
            </w:r>
            <w:r w:rsidR="00442DF5" w:rsidRPr="00B1257A">
              <w:rPr>
                <w:rFonts w:ascii="Corbel" w:hAnsi="Corbel"/>
                <w:sz w:val="20"/>
                <w:szCs w:val="20"/>
              </w:rPr>
              <w:t>-2011</w:t>
            </w:r>
          </w:p>
        </w:tc>
        <w:tc>
          <w:tcPr>
            <w:tcW w:w="1134" w:type="dxa"/>
            <w:shd w:val="clear" w:color="auto" w:fill="auto"/>
          </w:tcPr>
          <w:p w14:paraId="09FC0390" w14:textId="77777777" w:rsidR="00442DF5" w:rsidRPr="00B1257A" w:rsidRDefault="00D11277" w:rsidP="00F267BF">
            <w:pPr>
              <w:widowControl w:val="0"/>
              <w:spacing w:line="280" w:lineRule="atLeast"/>
              <w:rPr>
                <w:rFonts w:ascii="Corbel" w:hAnsi="Corbel"/>
                <w:sz w:val="20"/>
                <w:szCs w:val="20"/>
              </w:rPr>
            </w:pPr>
            <w:r w:rsidRPr="00B1257A">
              <w:rPr>
                <w:rFonts w:ascii="Corbel" w:hAnsi="Corbel"/>
                <w:sz w:val="20"/>
                <w:szCs w:val="20"/>
              </w:rPr>
              <w:t>V</w:t>
            </w:r>
            <w:r w:rsidR="00444917" w:rsidRPr="00B1257A">
              <w:rPr>
                <w:rFonts w:ascii="Corbel" w:hAnsi="Corbel"/>
                <w:sz w:val="20"/>
                <w:szCs w:val="20"/>
              </w:rPr>
              <w:t>ervallen</w:t>
            </w:r>
          </w:p>
        </w:tc>
        <w:tc>
          <w:tcPr>
            <w:tcW w:w="9497" w:type="dxa"/>
            <w:shd w:val="clear" w:color="auto" w:fill="auto"/>
          </w:tcPr>
          <w:p w14:paraId="09FC0391" w14:textId="77777777" w:rsidR="00B36D0D" w:rsidRPr="00B1257A" w:rsidRDefault="00B36D0D" w:rsidP="00F267BF">
            <w:pPr>
              <w:widowControl w:val="0"/>
              <w:spacing w:line="280" w:lineRule="atLeast"/>
              <w:rPr>
                <w:rFonts w:ascii="Corbel" w:hAnsi="Corbel"/>
                <w:sz w:val="20"/>
                <w:szCs w:val="20"/>
              </w:rPr>
            </w:pPr>
            <w:r w:rsidRPr="00B1257A">
              <w:rPr>
                <w:rFonts w:ascii="Corbel" w:hAnsi="Corbel"/>
                <w:sz w:val="20"/>
                <w:szCs w:val="20"/>
              </w:rPr>
              <w:t xml:space="preserve">De </w:t>
            </w:r>
            <w:r w:rsidR="00DD77D1" w:rsidRPr="00B1257A">
              <w:rPr>
                <w:rFonts w:ascii="Corbel" w:hAnsi="Corbel"/>
                <w:sz w:val="20"/>
                <w:szCs w:val="20"/>
              </w:rPr>
              <w:t xml:space="preserve">gehele </w:t>
            </w:r>
            <w:r w:rsidRPr="00B1257A">
              <w:rPr>
                <w:rFonts w:ascii="Corbel" w:hAnsi="Corbel"/>
                <w:sz w:val="20"/>
                <w:szCs w:val="20"/>
              </w:rPr>
              <w:t xml:space="preserve">leidraad is </w:t>
            </w:r>
            <w:r w:rsidR="00DD77D1" w:rsidRPr="00B1257A">
              <w:rPr>
                <w:rFonts w:ascii="Corbel" w:hAnsi="Corbel"/>
                <w:sz w:val="20"/>
                <w:szCs w:val="20"/>
              </w:rPr>
              <w:t xml:space="preserve">aangepast </w:t>
            </w:r>
            <w:r w:rsidRPr="00B1257A">
              <w:rPr>
                <w:rFonts w:ascii="Corbel" w:hAnsi="Corbel"/>
                <w:sz w:val="20"/>
                <w:szCs w:val="20"/>
              </w:rPr>
              <w:t xml:space="preserve">overeenkomstig </w:t>
            </w:r>
            <w:r w:rsidR="00DD77D1" w:rsidRPr="00B1257A">
              <w:rPr>
                <w:rFonts w:ascii="Corbel" w:hAnsi="Corbel"/>
                <w:sz w:val="20"/>
                <w:szCs w:val="20"/>
              </w:rPr>
              <w:t xml:space="preserve">versie 1.3 van de VISI-systematiek. </w:t>
            </w:r>
          </w:p>
          <w:p w14:paraId="09FC0392" w14:textId="77777777" w:rsidR="00A06EB3" w:rsidRPr="00B1257A" w:rsidRDefault="00DF7C0C" w:rsidP="00A06EB3">
            <w:pPr>
              <w:widowControl w:val="0"/>
              <w:spacing w:line="280" w:lineRule="atLeast"/>
              <w:rPr>
                <w:rFonts w:ascii="Corbel" w:hAnsi="Corbel"/>
                <w:sz w:val="20"/>
                <w:szCs w:val="20"/>
              </w:rPr>
            </w:pPr>
            <w:r w:rsidRPr="00B1257A">
              <w:rPr>
                <w:rFonts w:ascii="Corbel" w:hAnsi="Corbel"/>
                <w:sz w:val="20"/>
                <w:szCs w:val="20"/>
              </w:rPr>
              <w:t xml:space="preserve">De Leidraad </w:t>
            </w:r>
            <w:r w:rsidR="008345F2" w:rsidRPr="00B1257A">
              <w:rPr>
                <w:rFonts w:ascii="Corbel" w:hAnsi="Corbel"/>
                <w:sz w:val="20"/>
                <w:szCs w:val="20"/>
              </w:rPr>
              <w:t xml:space="preserve">bestaat </w:t>
            </w:r>
            <w:r w:rsidR="00D958B7" w:rsidRPr="00B1257A">
              <w:rPr>
                <w:rFonts w:ascii="Corbel" w:hAnsi="Corbel"/>
                <w:sz w:val="20"/>
                <w:szCs w:val="20"/>
              </w:rPr>
              <w:t xml:space="preserve">nu </w:t>
            </w:r>
            <w:r w:rsidR="008345F2" w:rsidRPr="00B1257A">
              <w:rPr>
                <w:rFonts w:ascii="Corbel" w:hAnsi="Corbel"/>
                <w:sz w:val="20"/>
                <w:szCs w:val="20"/>
              </w:rPr>
              <w:t xml:space="preserve">uit </w:t>
            </w:r>
            <w:r w:rsidRPr="00B1257A">
              <w:rPr>
                <w:rFonts w:ascii="Corbel" w:hAnsi="Corbel"/>
                <w:sz w:val="20"/>
                <w:szCs w:val="20"/>
              </w:rPr>
              <w:t xml:space="preserve">een hoofddocument met een reeks normatieve </w:t>
            </w:r>
            <w:proofErr w:type="spellStart"/>
            <w:r w:rsidRPr="00B1257A">
              <w:rPr>
                <w:rFonts w:ascii="Corbel" w:hAnsi="Corbel"/>
                <w:sz w:val="20"/>
                <w:szCs w:val="20"/>
              </w:rPr>
              <w:t>danwel</w:t>
            </w:r>
            <w:proofErr w:type="spellEnd"/>
            <w:r w:rsidRPr="00B1257A">
              <w:rPr>
                <w:rFonts w:ascii="Corbel" w:hAnsi="Corbel"/>
                <w:sz w:val="20"/>
                <w:szCs w:val="20"/>
              </w:rPr>
              <w:t xml:space="preserve"> informatieve bijlagen die elk een specifieke eis of richtlijn bevatten. De </w:t>
            </w:r>
            <w:r w:rsidR="00DD77D1" w:rsidRPr="00B1257A">
              <w:rPr>
                <w:rFonts w:ascii="Corbel" w:hAnsi="Corbel"/>
                <w:sz w:val="20"/>
                <w:szCs w:val="20"/>
              </w:rPr>
              <w:t>grondbeginselen</w:t>
            </w:r>
            <w:r w:rsidRPr="00B1257A">
              <w:rPr>
                <w:rFonts w:ascii="Corbel" w:hAnsi="Corbel"/>
                <w:sz w:val="20"/>
                <w:szCs w:val="20"/>
              </w:rPr>
              <w:t xml:space="preserve"> van VISI zijn </w:t>
            </w:r>
            <w:r w:rsidR="008345F2" w:rsidRPr="00B1257A">
              <w:rPr>
                <w:rFonts w:ascii="Corbel" w:hAnsi="Corbel"/>
                <w:sz w:val="20"/>
                <w:szCs w:val="20"/>
              </w:rPr>
              <w:t xml:space="preserve">opgenomen </w:t>
            </w:r>
            <w:r w:rsidR="00BF6AEC" w:rsidRPr="00B1257A">
              <w:rPr>
                <w:rFonts w:ascii="Corbel" w:hAnsi="Corbel"/>
                <w:sz w:val="20"/>
                <w:szCs w:val="20"/>
              </w:rPr>
              <w:t xml:space="preserve">in </w:t>
            </w:r>
            <w:r w:rsidR="00B36D0D" w:rsidRPr="00B1257A">
              <w:rPr>
                <w:rFonts w:ascii="Corbel" w:hAnsi="Corbel"/>
                <w:sz w:val="20"/>
                <w:szCs w:val="20"/>
              </w:rPr>
              <w:t xml:space="preserve">een nieuwe </w:t>
            </w:r>
            <w:r w:rsidR="00DD77D1" w:rsidRPr="00B1257A">
              <w:rPr>
                <w:rFonts w:ascii="Corbel" w:hAnsi="Corbel"/>
                <w:sz w:val="20"/>
                <w:szCs w:val="20"/>
              </w:rPr>
              <w:t>bijlage 1</w:t>
            </w:r>
            <w:r w:rsidRPr="00B1257A">
              <w:rPr>
                <w:rFonts w:ascii="Corbel" w:hAnsi="Corbel"/>
                <w:sz w:val="20"/>
                <w:szCs w:val="20"/>
              </w:rPr>
              <w:t xml:space="preserve">, </w:t>
            </w:r>
            <w:r w:rsidR="00CA2284" w:rsidRPr="00B1257A">
              <w:rPr>
                <w:rFonts w:ascii="Corbel" w:hAnsi="Corbel"/>
                <w:sz w:val="20"/>
                <w:szCs w:val="20"/>
              </w:rPr>
              <w:t>mede omdat het VISI-handboek (CR</w:t>
            </w:r>
            <w:r w:rsidR="00B36D0D" w:rsidRPr="00B1257A">
              <w:rPr>
                <w:rFonts w:ascii="Corbel" w:hAnsi="Corbel"/>
                <w:sz w:val="20"/>
                <w:szCs w:val="20"/>
              </w:rPr>
              <w:t>O</w:t>
            </w:r>
            <w:r w:rsidR="00CA2284" w:rsidRPr="00B1257A">
              <w:rPr>
                <w:rFonts w:ascii="Corbel" w:hAnsi="Corbel"/>
                <w:sz w:val="20"/>
                <w:szCs w:val="20"/>
              </w:rPr>
              <w:t xml:space="preserve">W-publicatie 187) </w:t>
            </w:r>
            <w:r w:rsidR="00B36D0D" w:rsidRPr="00B1257A">
              <w:rPr>
                <w:rFonts w:ascii="Corbel" w:hAnsi="Corbel"/>
                <w:sz w:val="20"/>
                <w:szCs w:val="20"/>
              </w:rPr>
              <w:t>niet meer wordt uitgegeven</w:t>
            </w:r>
            <w:r w:rsidR="00AE3C32" w:rsidRPr="00B1257A">
              <w:rPr>
                <w:rFonts w:ascii="Corbel" w:hAnsi="Corbel"/>
                <w:sz w:val="20"/>
                <w:szCs w:val="20"/>
              </w:rPr>
              <w:t xml:space="preserve">. </w:t>
            </w:r>
          </w:p>
          <w:p w14:paraId="09FC0393" w14:textId="77777777" w:rsidR="00A06EB3" w:rsidRPr="00B1257A" w:rsidRDefault="00A06EB3" w:rsidP="00A06EB3">
            <w:pPr>
              <w:widowControl w:val="0"/>
              <w:spacing w:line="280" w:lineRule="atLeast"/>
              <w:rPr>
                <w:rFonts w:ascii="Corbel" w:hAnsi="Corbel"/>
                <w:sz w:val="20"/>
                <w:szCs w:val="20"/>
              </w:rPr>
            </w:pPr>
            <w:r w:rsidRPr="00B1257A">
              <w:rPr>
                <w:rFonts w:ascii="Corbel" w:hAnsi="Corbel"/>
                <w:sz w:val="20"/>
                <w:szCs w:val="20"/>
              </w:rPr>
              <w:t>Alle inhoudelijke wijzigingen ten opzichte van versie 1.2 zijn toegelicht in hoofdstuk 2 van het hoofddocument en in Bijlage 5.</w:t>
            </w:r>
          </w:p>
          <w:p w14:paraId="09FC0394" w14:textId="77777777" w:rsidR="00A06EB3" w:rsidRPr="00B1257A" w:rsidRDefault="00DD77D1" w:rsidP="00F267BF">
            <w:pPr>
              <w:widowControl w:val="0"/>
              <w:spacing w:line="280" w:lineRule="atLeast"/>
              <w:rPr>
                <w:rFonts w:ascii="Corbel" w:hAnsi="Corbel"/>
                <w:sz w:val="20"/>
                <w:szCs w:val="20"/>
              </w:rPr>
            </w:pPr>
            <w:r w:rsidRPr="00B1257A">
              <w:rPr>
                <w:rFonts w:ascii="Corbel" w:hAnsi="Corbel"/>
                <w:sz w:val="20"/>
                <w:szCs w:val="20"/>
              </w:rPr>
              <w:t xml:space="preserve">De termen </w:t>
            </w:r>
            <w:r w:rsidRPr="00B1257A">
              <w:rPr>
                <w:rFonts w:ascii="Corbel" w:hAnsi="Corbel"/>
                <w:i/>
                <w:sz w:val="20"/>
                <w:szCs w:val="20"/>
              </w:rPr>
              <w:t>‘Systematiek I’</w:t>
            </w:r>
            <w:r w:rsidRPr="00B1257A">
              <w:rPr>
                <w:rFonts w:ascii="Corbel" w:hAnsi="Corbel"/>
                <w:sz w:val="20"/>
                <w:szCs w:val="20"/>
              </w:rPr>
              <w:t xml:space="preserve"> en </w:t>
            </w:r>
            <w:r w:rsidRPr="00B1257A">
              <w:rPr>
                <w:rFonts w:ascii="Corbel" w:hAnsi="Corbel"/>
                <w:i/>
                <w:sz w:val="20"/>
                <w:szCs w:val="20"/>
              </w:rPr>
              <w:t>‘Systematiek II’</w:t>
            </w:r>
            <w:r w:rsidRPr="00B1257A">
              <w:rPr>
                <w:rFonts w:ascii="Corbel" w:hAnsi="Corbel"/>
                <w:sz w:val="20"/>
                <w:szCs w:val="20"/>
              </w:rPr>
              <w:t xml:space="preserve"> zijn vervangen door </w:t>
            </w:r>
            <w:r w:rsidRPr="00B1257A">
              <w:rPr>
                <w:rFonts w:ascii="Corbel" w:hAnsi="Corbel"/>
                <w:i/>
                <w:sz w:val="20"/>
                <w:szCs w:val="20"/>
              </w:rPr>
              <w:t>‘Systematiek Deel 1</w:t>
            </w:r>
            <w:r w:rsidR="00AE3C32" w:rsidRPr="00B1257A">
              <w:rPr>
                <w:rFonts w:ascii="Corbel" w:hAnsi="Corbel"/>
                <w:i/>
                <w:sz w:val="20"/>
                <w:szCs w:val="20"/>
              </w:rPr>
              <w:t>;</w:t>
            </w:r>
            <w:r w:rsidR="00B36D0D" w:rsidRPr="00B1257A">
              <w:rPr>
                <w:rFonts w:ascii="Corbel" w:hAnsi="Corbel"/>
                <w:i/>
                <w:sz w:val="20"/>
                <w:szCs w:val="20"/>
              </w:rPr>
              <w:t xml:space="preserve"> Raamwerken</w:t>
            </w:r>
            <w:r w:rsidRPr="00B1257A">
              <w:rPr>
                <w:rFonts w:ascii="Corbel" w:hAnsi="Corbel"/>
                <w:i/>
                <w:sz w:val="20"/>
                <w:szCs w:val="20"/>
              </w:rPr>
              <w:t>’</w:t>
            </w:r>
            <w:r w:rsidR="00BF6AEC" w:rsidRPr="00B1257A">
              <w:rPr>
                <w:rFonts w:ascii="Corbel" w:hAnsi="Corbel"/>
                <w:sz w:val="20"/>
                <w:szCs w:val="20"/>
              </w:rPr>
              <w:t xml:space="preserve"> (zie bijlage 2)</w:t>
            </w:r>
            <w:r w:rsidR="00B36D0D" w:rsidRPr="00B1257A">
              <w:rPr>
                <w:rFonts w:ascii="Corbel" w:hAnsi="Corbel"/>
                <w:sz w:val="20"/>
                <w:szCs w:val="20"/>
              </w:rPr>
              <w:t>,</w:t>
            </w:r>
            <w:r w:rsidRPr="00B1257A">
              <w:rPr>
                <w:rFonts w:ascii="Corbel" w:hAnsi="Corbel"/>
                <w:sz w:val="20"/>
                <w:szCs w:val="20"/>
              </w:rPr>
              <w:t xml:space="preserve"> </w:t>
            </w:r>
            <w:r w:rsidR="00B36D0D" w:rsidRPr="00B1257A">
              <w:rPr>
                <w:rFonts w:ascii="Corbel" w:hAnsi="Corbel"/>
                <w:sz w:val="20"/>
                <w:szCs w:val="20"/>
              </w:rPr>
              <w:t>r</w:t>
            </w:r>
            <w:r w:rsidRPr="00B1257A">
              <w:rPr>
                <w:rFonts w:ascii="Corbel" w:hAnsi="Corbel"/>
                <w:sz w:val="20"/>
                <w:szCs w:val="20"/>
              </w:rPr>
              <w:t xml:space="preserve">espectievelijk </w:t>
            </w:r>
            <w:r w:rsidR="003E7F12" w:rsidRPr="00B1257A">
              <w:rPr>
                <w:rFonts w:ascii="Corbel" w:hAnsi="Corbel"/>
                <w:sz w:val="20"/>
                <w:szCs w:val="20"/>
              </w:rPr>
              <w:t xml:space="preserve"> </w:t>
            </w:r>
            <w:r w:rsidRPr="00B1257A">
              <w:rPr>
                <w:rFonts w:ascii="Corbel" w:hAnsi="Corbel"/>
                <w:i/>
                <w:sz w:val="20"/>
                <w:szCs w:val="20"/>
              </w:rPr>
              <w:t>‘Systematiek Deel 2</w:t>
            </w:r>
            <w:r w:rsidR="00AE3C32" w:rsidRPr="00B1257A">
              <w:rPr>
                <w:rFonts w:ascii="Corbel" w:hAnsi="Corbel"/>
                <w:i/>
                <w:sz w:val="20"/>
                <w:szCs w:val="20"/>
              </w:rPr>
              <w:t>;</w:t>
            </w:r>
            <w:r w:rsidR="00B36D0D" w:rsidRPr="00B1257A">
              <w:rPr>
                <w:rFonts w:ascii="Corbel" w:hAnsi="Corbel"/>
                <w:i/>
                <w:sz w:val="20"/>
                <w:szCs w:val="20"/>
              </w:rPr>
              <w:t xml:space="preserve"> Berichten</w:t>
            </w:r>
            <w:r w:rsidRPr="00B1257A">
              <w:rPr>
                <w:rFonts w:ascii="Corbel" w:hAnsi="Corbel"/>
                <w:i/>
                <w:sz w:val="20"/>
                <w:szCs w:val="20"/>
              </w:rPr>
              <w:t>’</w:t>
            </w:r>
            <w:r w:rsidR="00BF6AEC" w:rsidRPr="00B1257A">
              <w:rPr>
                <w:rFonts w:ascii="Corbel" w:hAnsi="Corbel"/>
                <w:sz w:val="20"/>
                <w:szCs w:val="20"/>
              </w:rPr>
              <w:t xml:space="preserve"> (</w:t>
            </w:r>
            <w:r w:rsidR="00611805" w:rsidRPr="00B1257A">
              <w:rPr>
                <w:rFonts w:ascii="Corbel" w:hAnsi="Corbel"/>
                <w:sz w:val="20"/>
                <w:szCs w:val="20"/>
              </w:rPr>
              <w:t xml:space="preserve">zie </w:t>
            </w:r>
            <w:r w:rsidR="00BF6AEC" w:rsidRPr="00B1257A">
              <w:rPr>
                <w:rFonts w:ascii="Corbel" w:hAnsi="Corbel"/>
                <w:sz w:val="20"/>
                <w:szCs w:val="20"/>
              </w:rPr>
              <w:t>bijlage 3)</w:t>
            </w:r>
            <w:r w:rsidRPr="00B1257A">
              <w:rPr>
                <w:rFonts w:ascii="Corbel" w:hAnsi="Corbel"/>
                <w:sz w:val="20"/>
                <w:szCs w:val="20"/>
              </w:rPr>
              <w:t>.</w:t>
            </w:r>
            <w:r w:rsidR="00CA2284" w:rsidRPr="00B1257A">
              <w:rPr>
                <w:rFonts w:ascii="Corbel" w:hAnsi="Corbel"/>
                <w:sz w:val="20"/>
                <w:szCs w:val="20"/>
              </w:rPr>
              <w:t xml:space="preserve"> </w:t>
            </w:r>
            <w:r w:rsidR="00AE3C32" w:rsidRPr="00B1257A">
              <w:rPr>
                <w:rFonts w:ascii="Corbel" w:hAnsi="Corbel"/>
                <w:sz w:val="20"/>
                <w:szCs w:val="20"/>
              </w:rPr>
              <w:t xml:space="preserve">De inhoud van beide bijlagen is </w:t>
            </w:r>
            <w:r w:rsidR="00A06EB3" w:rsidRPr="00B1257A">
              <w:rPr>
                <w:rFonts w:ascii="Corbel" w:hAnsi="Corbel"/>
                <w:sz w:val="20"/>
                <w:szCs w:val="20"/>
              </w:rPr>
              <w:t xml:space="preserve">niet </w:t>
            </w:r>
            <w:r w:rsidR="00AE3C32" w:rsidRPr="00B1257A">
              <w:rPr>
                <w:rFonts w:ascii="Corbel" w:hAnsi="Corbel"/>
                <w:sz w:val="20"/>
                <w:szCs w:val="20"/>
              </w:rPr>
              <w:t xml:space="preserve">veranderd; </w:t>
            </w:r>
            <w:r w:rsidR="00611805" w:rsidRPr="00B1257A">
              <w:rPr>
                <w:rFonts w:ascii="Corbel" w:hAnsi="Corbel"/>
                <w:sz w:val="20"/>
                <w:szCs w:val="20"/>
              </w:rPr>
              <w:t xml:space="preserve">er zijn </w:t>
            </w:r>
            <w:r w:rsidR="00AE3C32" w:rsidRPr="00B1257A">
              <w:rPr>
                <w:rFonts w:ascii="Corbel" w:hAnsi="Corbel"/>
                <w:sz w:val="20"/>
                <w:szCs w:val="20"/>
              </w:rPr>
              <w:t>kleine aanpassi</w:t>
            </w:r>
            <w:r w:rsidR="00611805" w:rsidRPr="00B1257A">
              <w:rPr>
                <w:rFonts w:ascii="Corbel" w:hAnsi="Corbel"/>
                <w:sz w:val="20"/>
                <w:szCs w:val="20"/>
              </w:rPr>
              <w:t>n</w:t>
            </w:r>
            <w:r w:rsidR="00AE3C32" w:rsidRPr="00B1257A">
              <w:rPr>
                <w:rFonts w:ascii="Corbel" w:hAnsi="Corbel"/>
                <w:sz w:val="20"/>
                <w:szCs w:val="20"/>
              </w:rPr>
              <w:t xml:space="preserve">gen overeenkomstig versie 1.3 </w:t>
            </w:r>
            <w:r w:rsidR="00A06EB3" w:rsidRPr="00B1257A">
              <w:rPr>
                <w:rFonts w:ascii="Corbel" w:hAnsi="Corbel"/>
                <w:sz w:val="20"/>
                <w:szCs w:val="20"/>
              </w:rPr>
              <w:t xml:space="preserve">doorgevoerd. </w:t>
            </w:r>
          </w:p>
          <w:p w14:paraId="09FC0395" w14:textId="77777777" w:rsidR="00442DF5" w:rsidRPr="00B1257A" w:rsidRDefault="00C74241" w:rsidP="00AE3C32">
            <w:pPr>
              <w:widowControl w:val="0"/>
              <w:spacing w:line="280" w:lineRule="atLeast"/>
              <w:rPr>
                <w:rFonts w:ascii="Corbel" w:hAnsi="Corbel"/>
                <w:sz w:val="20"/>
                <w:szCs w:val="20"/>
              </w:rPr>
            </w:pPr>
            <w:r w:rsidRPr="00B1257A">
              <w:rPr>
                <w:rFonts w:ascii="Corbel" w:hAnsi="Corbel"/>
                <w:sz w:val="20"/>
                <w:szCs w:val="20"/>
              </w:rPr>
              <w:t>V</w:t>
            </w:r>
            <w:r w:rsidR="00BF6AEC" w:rsidRPr="00B1257A">
              <w:rPr>
                <w:rFonts w:ascii="Corbel" w:hAnsi="Corbel"/>
                <w:sz w:val="20"/>
                <w:szCs w:val="20"/>
              </w:rPr>
              <w:t xml:space="preserve">ersie 1.3 </w:t>
            </w:r>
            <w:r w:rsidR="00CA2284" w:rsidRPr="00B1257A">
              <w:rPr>
                <w:rFonts w:ascii="Corbel" w:hAnsi="Corbel"/>
                <w:sz w:val="20"/>
                <w:szCs w:val="20"/>
              </w:rPr>
              <w:t>is afgestemd met de ISO/D</w:t>
            </w:r>
            <w:r w:rsidR="004F2C74" w:rsidRPr="00B1257A">
              <w:rPr>
                <w:rFonts w:ascii="Corbel" w:hAnsi="Corbel"/>
                <w:sz w:val="20"/>
                <w:szCs w:val="20"/>
              </w:rPr>
              <w:t>IS</w:t>
            </w:r>
            <w:r w:rsidR="00CA2284" w:rsidRPr="00B1257A">
              <w:rPr>
                <w:rFonts w:ascii="Corbel" w:hAnsi="Corbel"/>
                <w:sz w:val="20"/>
                <w:szCs w:val="20"/>
              </w:rPr>
              <w:t xml:space="preserve"> 29481</w:t>
            </w:r>
            <w:r w:rsidRPr="00B1257A">
              <w:rPr>
                <w:rFonts w:ascii="Corbel" w:hAnsi="Corbel"/>
                <w:sz w:val="20"/>
                <w:szCs w:val="20"/>
              </w:rPr>
              <w:t xml:space="preserve"> Part </w:t>
            </w:r>
            <w:r w:rsidR="00CA2284" w:rsidRPr="00B1257A">
              <w:rPr>
                <w:rFonts w:ascii="Corbel" w:hAnsi="Corbel"/>
                <w:sz w:val="20"/>
                <w:szCs w:val="20"/>
              </w:rPr>
              <w:t>2</w:t>
            </w:r>
            <w:r w:rsidRPr="00B1257A">
              <w:rPr>
                <w:rFonts w:ascii="Corbel" w:hAnsi="Corbel"/>
                <w:sz w:val="20"/>
                <w:szCs w:val="20"/>
              </w:rPr>
              <w:t xml:space="preserve"> (Information Delivery Manual IDM)</w:t>
            </w:r>
            <w:r w:rsidR="00CA2284" w:rsidRPr="00B1257A">
              <w:rPr>
                <w:rFonts w:ascii="Corbel" w:hAnsi="Corbel"/>
                <w:sz w:val="20"/>
                <w:szCs w:val="20"/>
              </w:rPr>
              <w:t>.</w:t>
            </w:r>
          </w:p>
        </w:tc>
      </w:tr>
      <w:tr w:rsidR="00444917" w:rsidRPr="00B1257A" w14:paraId="09FC039C" w14:textId="77777777" w:rsidTr="004D6C24">
        <w:tc>
          <w:tcPr>
            <w:tcW w:w="1291" w:type="dxa"/>
            <w:shd w:val="clear" w:color="auto" w:fill="auto"/>
          </w:tcPr>
          <w:p w14:paraId="09FC0397" w14:textId="77777777" w:rsidR="00444917" w:rsidRPr="00B1257A" w:rsidRDefault="00444917" w:rsidP="00F267BF">
            <w:pPr>
              <w:widowControl w:val="0"/>
              <w:spacing w:line="280" w:lineRule="atLeast"/>
              <w:rPr>
                <w:rFonts w:ascii="Corbel" w:hAnsi="Corbel"/>
                <w:sz w:val="20"/>
                <w:szCs w:val="20"/>
              </w:rPr>
            </w:pPr>
            <w:r w:rsidRPr="00B1257A">
              <w:rPr>
                <w:rFonts w:ascii="Corbel" w:hAnsi="Corbel"/>
                <w:sz w:val="20"/>
                <w:szCs w:val="20"/>
              </w:rPr>
              <w:t>CROW/TC</w:t>
            </w:r>
          </w:p>
        </w:tc>
        <w:tc>
          <w:tcPr>
            <w:tcW w:w="802" w:type="dxa"/>
            <w:shd w:val="clear" w:color="auto" w:fill="auto"/>
          </w:tcPr>
          <w:p w14:paraId="09FC0398" w14:textId="77777777" w:rsidR="00444917" w:rsidRPr="00B1257A" w:rsidRDefault="00444917" w:rsidP="00F267BF">
            <w:pPr>
              <w:widowControl w:val="0"/>
              <w:spacing w:line="280" w:lineRule="atLeast"/>
              <w:rPr>
                <w:rFonts w:ascii="Corbel" w:hAnsi="Corbel"/>
                <w:sz w:val="20"/>
                <w:szCs w:val="20"/>
              </w:rPr>
            </w:pPr>
            <w:r w:rsidRPr="00B1257A">
              <w:rPr>
                <w:rFonts w:ascii="Corbel" w:hAnsi="Corbel"/>
                <w:sz w:val="20"/>
                <w:szCs w:val="20"/>
              </w:rPr>
              <w:t>1.4</w:t>
            </w:r>
          </w:p>
        </w:tc>
        <w:tc>
          <w:tcPr>
            <w:tcW w:w="1276" w:type="dxa"/>
            <w:shd w:val="clear" w:color="auto" w:fill="auto"/>
          </w:tcPr>
          <w:p w14:paraId="09FC0399" w14:textId="77777777" w:rsidR="00444917" w:rsidRPr="00B1257A" w:rsidRDefault="00444917" w:rsidP="00F267BF">
            <w:pPr>
              <w:widowControl w:val="0"/>
              <w:spacing w:line="280" w:lineRule="atLeast"/>
              <w:rPr>
                <w:rFonts w:ascii="Corbel" w:hAnsi="Corbel"/>
                <w:sz w:val="20"/>
                <w:szCs w:val="20"/>
              </w:rPr>
            </w:pPr>
            <w:r w:rsidRPr="00B1257A">
              <w:rPr>
                <w:rFonts w:ascii="Corbel" w:hAnsi="Corbel"/>
                <w:sz w:val="20"/>
                <w:szCs w:val="20"/>
              </w:rPr>
              <w:t>31-10-2014</w:t>
            </w:r>
          </w:p>
        </w:tc>
        <w:tc>
          <w:tcPr>
            <w:tcW w:w="1134" w:type="dxa"/>
            <w:shd w:val="clear" w:color="auto" w:fill="auto"/>
          </w:tcPr>
          <w:p w14:paraId="09FC039A" w14:textId="77777777" w:rsidR="00444917" w:rsidRPr="00B1257A" w:rsidRDefault="00BA6C31" w:rsidP="00F267BF">
            <w:pPr>
              <w:widowControl w:val="0"/>
              <w:spacing w:line="280" w:lineRule="atLeast"/>
              <w:rPr>
                <w:rFonts w:ascii="Corbel" w:hAnsi="Corbel"/>
                <w:sz w:val="20"/>
                <w:szCs w:val="20"/>
              </w:rPr>
            </w:pPr>
            <w:r w:rsidRPr="00B1257A">
              <w:rPr>
                <w:rFonts w:ascii="Corbel" w:hAnsi="Corbel"/>
                <w:sz w:val="20"/>
                <w:szCs w:val="20"/>
              </w:rPr>
              <w:t>Vervallen</w:t>
            </w:r>
          </w:p>
        </w:tc>
        <w:tc>
          <w:tcPr>
            <w:tcW w:w="9497" w:type="dxa"/>
            <w:shd w:val="clear" w:color="auto" w:fill="auto"/>
          </w:tcPr>
          <w:p w14:paraId="09FC039B" w14:textId="77777777" w:rsidR="00444917" w:rsidRPr="00B1257A" w:rsidRDefault="00444917" w:rsidP="00444917">
            <w:pPr>
              <w:widowControl w:val="0"/>
              <w:spacing w:line="280" w:lineRule="atLeast"/>
              <w:rPr>
                <w:rFonts w:ascii="Corbel" w:hAnsi="Corbel"/>
                <w:sz w:val="20"/>
                <w:szCs w:val="20"/>
              </w:rPr>
            </w:pPr>
            <w:r w:rsidRPr="00B1257A">
              <w:rPr>
                <w:rFonts w:ascii="Corbel" w:hAnsi="Corbel"/>
                <w:sz w:val="20"/>
                <w:szCs w:val="20"/>
              </w:rPr>
              <w:t>De gehele leidraad is aangepast overeenkomstig versie 1.4 van de VISI-systematiek.</w:t>
            </w:r>
            <w:r w:rsidRPr="00B1257A">
              <w:rPr>
                <w:rFonts w:ascii="Corbel" w:hAnsi="Corbel"/>
                <w:sz w:val="20"/>
                <w:szCs w:val="20"/>
              </w:rPr>
              <w:br/>
              <w:t>Alle inhoudelijke wijzigingen ten opzichte van versie 1.3 zijn toegelicht in hoofdstuk 2 van het hoofddocument en in Bijlage 5.</w:t>
            </w:r>
          </w:p>
        </w:tc>
      </w:tr>
      <w:tr w:rsidR="00BA6C31" w:rsidRPr="00B1257A" w14:paraId="09FC03A2" w14:textId="77777777" w:rsidTr="004D6C24">
        <w:tc>
          <w:tcPr>
            <w:tcW w:w="1291" w:type="dxa"/>
            <w:shd w:val="clear" w:color="auto" w:fill="auto"/>
          </w:tcPr>
          <w:p w14:paraId="09FC039D" w14:textId="77777777" w:rsidR="00BA6C31" w:rsidRPr="00B1257A" w:rsidRDefault="00BA6C31" w:rsidP="00F267BF">
            <w:pPr>
              <w:widowControl w:val="0"/>
              <w:spacing w:line="280" w:lineRule="atLeast"/>
              <w:rPr>
                <w:rFonts w:ascii="Corbel" w:hAnsi="Corbel"/>
                <w:sz w:val="20"/>
                <w:szCs w:val="20"/>
              </w:rPr>
            </w:pPr>
            <w:r w:rsidRPr="00B1257A">
              <w:rPr>
                <w:rFonts w:ascii="Corbel" w:hAnsi="Corbel"/>
                <w:sz w:val="20"/>
                <w:szCs w:val="20"/>
              </w:rPr>
              <w:t>CRFOW/TC</w:t>
            </w:r>
          </w:p>
        </w:tc>
        <w:tc>
          <w:tcPr>
            <w:tcW w:w="802" w:type="dxa"/>
            <w:shd w:val="clear" w:color="auto" w:fill="auto"/>
          </w:tcPr>
          <w:p w14:paraId="09FC039E" w14:textId="77777777" w:rsidR="00BA6C31" w:rsidRPr="00B1257A" w:rsidRDefault="00BA6C31" w:rsidP="00F267BF">
            <w:pPr>
              <w:widowControl w:val="0"/>
              <w:spacing w:line="280" w:lineRule="atLeast"/>
              <w:rPr>
                <w:rFonts w:ascii="Corbel" w:hAnsi="Corbel"/>
                <w:sz w:val="20"/>
                <w:szCs w:val="20"/>
              </w:rPr>
            </w:pPr>
            <w:r w:rsidRPr="00B1257A">
              <w:rPr>
                <w:rFonts w:ascii="Corbel" w:hAnsi="Corbel"/>
                <w:sz w:val="20"/>
                <w:szCs w:val="20"/>
              </w:rPr>
              <w:t>1.5/1.6</w:t>
            </w:r>
            <w:r w:rsidRPr="00B1257A">
              <w:rPr>
                <w:rFonts w:ascii="Corbel" w:hAnsi="Corbel"/>
                <w:sz w:val="20"/>
                <w:szCs w:val="20"/>
              </w:rPr>
              <w:br/>
              <w:t>(noemer 1.6)</w:t>
            </w:r>
          </w:p>
        </w:tc>
        <w:tc>
          <w:tcPr>
            <w:tcW w:w="1276" w:type="dxa"/>
            <w:shd w:val="clear" w:color="auto" w:fill="auto"/>
          </w:tcPr>
          <w:p w14:paraId="09FC039F" w14:textId="77777777" w:rsidR="00BA6C31" w:rsidRPr="00B1257A" w:rsidRDefault="00BA6C31" w:rsidP="00F267BF">
            <w:pPr>
              <w:widowControl w:val="0"/>
              <w:spacing w:line="280" w:lineRule="atLeast"/>
              <w:rPr>
                <w:rFonts w:ascii="Corbel" w:hAnsi="Corbel"/>
                <w:sz w:val="20"/>
                <w:szCs w:val="20"/>
              </w:rPr>
            </w:pPr>
            <w:r w:rsidRPr="00B1257A">
              <w:rPr>
                <w:rFonts w:ascii="Corbel" w:hAnsi="Corbel"/>
                <w:sz w:val="20"/>
                <w:szCs w:val="20"/>
              </w:rPr>
              <w:t>##-11-2016</w:t>
            </w:r>
          </w:p>
        </w:tc>
        <w:tc>
          <w:tcPr>
            <w:tcW w:w="1134" w:type="dxa"/>
            <w:shd w:val="clear" w:color="auto" w:fill="auto"/>
          </w:tcPr>
          <w:p w14:paraId="09FC03A0" w14:textId="77777777" w:rsidR="00BA6C31" w:rsidRPr="00B1257A" w:rsidRDefault="00BA6C31" w:rsidP="00F267BF">
            <w:pPr>
              <w:widowControl w:val="0"/>
              <w:spacing w:line="280" w:lineRule="atLeast"/>
              <w:rPr>
                <w:rFonts w:ascii="Corbel" w:hAnsi="Corbel"/>
                <w:sz w:val="20"/>
                <w:szCs w:val="20"/>
              </w:rPr>
            </w:pPr>
            <w:r w:rsidRPr="00B1257A">
              <w:rPr>
                <w:rFonts w:ascii="Corbel" w:hAnsi="Corbel"/>
                <w:sz w:val="20"/>
                <w:szCs w:val="20"/>
              </w:rPr>
              <w:t>Vigerend</w:t>
            </w:r>
          </w:p>
        </w:tc>
        <w:tc>
          <w:tcPr>
            <w:tcW w:w="9497" w:type="dxa"/>
            <w:shd w:val="clear" w:color="auto" w:fill="auto"/>
          </w:tcPr>
          <w:p w14:paraId="09FC03A1" w14:textId="77777777" w:rsidR="00BA6C31" w:rsidRPr="00B1257A" w:rsidRDefault="00BA6C31" w:rsidP="00BA6C31">
            <w:pPr>
              <w:widowControl w:val="0"/>
              <w:spacing w:line="280" w:lineRule="atLeast"/>
              <w:rPr>
                <w:rFonts w:ascii="Corbel" w:hAnsi="Corbel"/>
                <w:sz w:val="20"/>
                <w:szCs w:val="20"/>
              </w:rPr>
            </w:pPr>
            <w:r w:rsidRPr="00B1257A">
              <w:rPr>
                <w:rFonts w:ascii="Corbel" w:hAnsi="Corbel"/>
                <w:sz w:val="20"/>
                <w:szCs w:val="20"/>
              </w:rPr>
              <w:t>De gehele leidraad is aangepast overeenkomstig versie 1.6 van de VISI-systematiek. De verbeteringen uit versie 1.5 zijn hierin meegenomen (als uitgave is versie 1.5 als zodanig overgeslagen).</w:t>
            </w:r>
            <w:r w:rsidRPr="00B1257A">
              <w:rPr>
                <w:rFonts w:ascii="Corbel" w:hAnsi="Corbel"/>
                <w:sz w:val="20"/>
                <w:szCs w:val="20"/>
              </w:rPr>
              <w:br/>
              <w:t>Alle inhoudelijke wijzigingen ten opzichte van versie 1.4 zijn toegelicht in hoofdstuk 2 van het hoofddocument en in Bijlage 5.</w:t>
            </w:r>
          </w:p>
        </w:tc>
      </w:tr>
    </w:tbl>
    <w:p w14:paraId="09FC03A3" w14:textId="77777777" w:rsidR="00DE6AF8" w:rsidRPr="00B1257A" w:rsidRDefault="00DE6AF8" w:rsidP="00F267BF">
      <w:pPr>
        <w:widowControl w:val="0"/>
        <w:rPr>
          <w:rFonts w:ascii="Corbel" w:hAnsi="Corbel"/>
          <w:sz w:val="22"/>
          <w:szCs w:val="22"/>
        </w:rPr>
      </w:pPr>
    </w:p>
    <w:p w14:paraId="09FC03A4" w14:textId="77777777" w:rsidR="00DE6AF8" w:rsidRPr="00B1257A" w:rsidRDefault="00DE6AF8" w:rsidP="00F267BF">
      <w:pPr>
        <w:widowControl w:val="0"/>
        <w:rPr>
          <w:rFonts w:ascii="Corbel" w:hAnsi="Corbel"/>
          <w:sz w:val="22"/>
          <w:szCs w:val="22"/>
        </w:rPr>
        <w:sectPr w:rsidR="00DE6AF8" w:rsidRPr="00B1257A" w:rsidSect="00DE6AF8">
          <w:pgSz w:w="16838" w:h="11906" w:orient="landscape"/>
          <w:pgMar w:top="1701" w:right="1701" w:bottom="1418" w:left="1418" w:header="709" w:footer="709" w:gutter="0"/>
          <w:cols w:space="708"/>
          <w:docGrid w:linePitch="360"/>
        </w:sectPr>
      </w:pPr>
    </w:p>
    <w:p w14:paraId="09FC03A5" w14:textId="77777777" w:rsidR="003E37EF" w:rsidRPr="00B1257A" w:rsidRDefault="003E37EF" w:rsidP="00884639">
      <w:pPr>
        <w:pStyle w:val="Kop1"/>
        <w:keepNext w:val="0"/>
        <w:widowControl w:val="0"/>
        <w:ind w:left="-11"/>
        <w:rPr>
          <w:rFonts w:ascii="Corbel" w:hAnsi="Corbel" w:cs="Times New Roman"/>
          <w:sz w:val="22"/>
          <w:szCs w:val="22"/>
        </w:rPr>
      </w:pPr>
      <w:bookmarkStart w:id="152" w:name="_Toc466304153"/>
      <w:bookmarkStart w:id="153" w:name="_Toc4570868"/>
      <w:r w:rsidRPr="00B1257A">
        <w:rPr>
          <w:rFonts w:ascii="Corbel" w:hAnsi="Corbel"/>
        </w:rPr>
        <w:lastRenderedPageBreak/>
        <w:t>Voorwoord</w:t>
      </w:r>
      <w:bookmarkEnd w:id="152"/>
      <w:bookmarkEnd w:id="153"/>
      <w:r w:rsidRPr="00B1257A">
        <w:rPr>
          <w:rFonts w:ascii="Corbel" w:hAnsi="Corbel"/>
        </w:rPr>
        <w:br/>
      </w:r>
    </w:p>
    <w:p w14:paraId="09FC03A6" w14:textId="77777777" w:rsidR="003E37EF" w:rsidRPr="00B1257A" w:rsidRDefault="003E37EF" w:rsidP="00954FE6">
      <w:pPr>
        <w:pStyle w:val="Tekst"/>
        <w:spacing w:line="240" w:lineRule="auto"/>
        <w:ind w:left="24"/>
        <w:rPr>
          <w:rFonts w:ascii="Corbel" w:hAnsi="Corbel"/>
          <w:sz w:val="22"/>
        </w:rPr>
      </w:pPr>
      <w:r w:rsidRPr="00B1257A">
        <w:rPr>
          <w:rFonts w:ascii="Corbel" w:hAnsi="Corbel"/>
          <w:sz w:val="22"/>
        </w:rPr>
        <w:t xml:space="preserve">De VISI-standaard is een </w:t>
      </w:r>
      <w:r w:rsidR="0094020B" w:rsidRPr="00B1257A">
        <w:rPr>
          <w:rFonts w:ascii="Corbel" w:hAnsi="Corbel"/>
          <w:sz w:val="22"/>
        </w:rPr>
        <w:t>o</w:t>
      </w:r>
      <w:r w:rsidRPr="00B1257A">
        <w:rPr>
          <w:rFonts w:ascii="Corbel" w:hAnsi="Corbel"/>
          <w:sz w:val="22"/>
        </w:rPr>
        <w:t xml:space="preserve">pen </w:t>
      </w:r>
      <w:r w:rsidR="0094020B" w:rsidRPr="00B1257A">
        <w:rPr>
          <w:rFonts w:ascii="Corbel" w:hAnsi="Corbel"/>
          <w:sz w:val="22"/>
        </w:rPr>
        <w:t>s</w:t>
      </w:r>
      <w:r w:rsidRPr="00B1257A">
        <w:rPr>
          <w:rFonts w:ascii="Corbel" w:hAnsi="Corbel"/>
          <w:sz w:val="22"/>
        </w:rPr>
        <w:t xml:space="preserve">tandaard met als doel om gestructureerd, digitaal samenwerken en communiceren te ondersteunen. Voor meer informatie wordt verwezen naar de VISI-website </w:t>
      </w:r>
      <w:hyperlink r:id="rId14" w:history="1">
        <w:r w:rsidRPr="00B1257A">
          <w:rPr>
            <w:rStyle w:val="Hyperlink"/>
            <w:rFonts w:ascii="Corbel" w:hAnsi="Corbel"/>
            <w:sz w:val="22"/>
          </w:rPr>
          <w:t>www.crow.nl/visi</w:t>
        </w:r>
      </w:hyperlink>
      <w:r w:rsidRPr="00B1257A">
        <w:rPr>
          <w:rFonts w:ascii="Corbel" w:hAnsi="Corbel"/>
          <w:sz w:val="22"/>
        </w:rPr>
        <w:t>.</w:t>
      </w:r>
      <w:r w:rsidR="004052BC" w:rsidRPr="00B1257A">
        <w:rPr>
          <w:rFonts w:ascii="Corbel" w:hAnsi="Corbel"/>
          <w:sz w:val="22"/>
        </w:rPr>
        <w:t xml:space="preserve"> </w:t>
      </w:r>
      <w:r w:rsidRPr="00B1257A">
        <w:rPr>
          <w:rFonts w:ascii="Corbel" w:hAnsi="Corbel"/>
          <w:sz w:val="22"/>
        </w:rPr>
        <w:t>Open standaarden vereenvoudigen de communicatie tussen partijen doordat zij:</w:t>
      </w:r>
    </w:p>
    <w:p w14:paraId="09FC03A7" w14:textId="77777777" w:rsidR="003E37EF" w:rsidRPr="00B1257A" w:rsidRDefault="003E37EF" w:rsidP="00954FE6">
      <w:pPr>
        <w:pStyle w:val="Tekst"/>
        <w:numPr>
          <w:ilvl w:val="0"/>
          <w:numId w:val="33"/>
        </w:numPr>
        <w:spacing w:line="240" w:lineRule="auto"/>
        <w:rPr>
          <w:rFonts w:ascii="Corbel" w:hAnsi="Corbel"/>
          <w:sz w:val="22"/>
        </w:rPr>
      </w:pPr>
      <w:r w:rsidRPr="00B1257A">
        <w:rPr>
          <w:rFonts w:ascii="Corbel" w:hAnsi="Corbel"/>
          <w:sz w:val="22"/>
        </w:rPr>
        <w:t>de digitale uitwisseling van informatie, oftewel de interoperabiliteit bevorderen; </w:t>
      </w:r>
    </w:p>
    <w:p w14:paraId="09FC03A8" w14:textId="77777777" w:rsidR="003E37EF" w:rsidRPr="00B1257A" w:rsidRDefault="003E37EF" w:rsidP="00954FE6">
      <w:pPr>
        <w:pStyle w:val="Tekst"/>
        <w:numPr>
          <w:ilvl w:val="0"/>
          <w:numId w:val="33"/>
        </w:numPr>
        <w:spacing w:line="240" w:lineRule="auto"/>
        <w:rPr>
          <w:rFonts w:ascii="Corbel" w:hAnsi="Corbel"/>
          <w:sz w:val="22"/>
        </w:rPr>
      </w:pPr>
      <w:r w:rsidRPr="00B1257A">
        <w:rPr>
          <w:rFonts w:ascii="Corbel" w:hAnsi="Corbel"/>
          <w:sz w:val="22"/>
        </w:rPr>
        <w:t xml:space="preserve">de onafhankelijkheid van softwareleveranciers vergroten. </w:t>
      </w:r>
    </w:p>
    <w:p w14:paraId="09FC03A9" w14:textId="77777777" w:rsidR="003E37EF" w:rsidRPr="00B1257A" w:rsidRDefault="003E37EF" w:rsidP="00954FE6">
      <w:pPr>
        <w:pStyle w:val="Tekst"/>
        <w:spacing w:line="240" w:lineRule="auto"/>
        <w:ind w:left="24"/>
        <w:rPr>
          <w:rFonts w:ascii="Corbel" w:hAnsi="Corbel"/>
          <w:sz w:val="22"/>
        </w:rPr>
      </w:pPr>
    </w:p>
    <w:p w14:paraId="09FC03AA" w14:textId="77777777" w:rsidR="003E37EF" w:rsidRPr="00B1257A" w:rsidRDefault="003E37EF" w:rsidP="00954FE6">
      <w:pPr>
        <w:pStyle w:val="Tekst"/>
        <w:spacing w:line="240" w:lineRule="auto"/>
        <w:ind w:left="24"/>
        <w:rPr>
          <w:rFonts w:ascii="Corbel" w:hAnsi="Corbel"/>
          <w:sz w:val="22"/>
        </w:rPr>
      </w:pPr>
      <w:r w:rsidRPr="00B1257A">
        <w:rPr>
          <w:rFonts w:ascii="Corbel" w:hAnsi="Corbel"/>
          <w:sz w:val="22"/>
        </w:rPr>
        <w:t>Het programmabureau Nederland Open in Verbinding (</w:t>
      </w:r>
      <w:proofErr w:type="spellStart"/>
      <w:r w:rsidRPr="00B1257A">
        <w:rPr>
          <w:rFonts w:ascii="Corbel" w:hAnsi="Corbel"/>
          <w:sz w:val="22"/>
        </w:rPr>
        <w:t>NOiV</w:t>
      </w:r>
      <w:proofErr w:type="spellEnd"/>
      <w:r w:rsidRPr="00B1257A">
        <w:rPr>
          <w:rFonts w:ascii="Corbel" w:hAnsi="Corbel"/>
          <w:sz w:val="22"/>
        </w:rPr>
        <w:t>) onder de vleugels van Stichting ICT Uitvoeringsorganisatie (ICTU) heeft het Beheer- en Ontwikkelmodel voor Open Standaarden (BOMOS) samengesteld. Open standaarden die voor de publieke sector van toepassing zijn, komen op de ‘pas toe of leg uit’-lijst die</w:t>
      </w:r>
      <w:r w:rsidR="004052BC" w:rsidRPr="00B1257A">
        <w:rPr>
          <w:rFonts w:ascii="Corbel" w:hAnsi="Corbel"/>
          <w:sz w:val="22"/>
        </w:rPr>
        <w:t xml:space="preserve"> </w:t>
      </w:r>
      <w:r w:rsidRPr="00B1257A">
        <w:rPr>
          <w:rFonts w:ascii="Corbel" w:hAnsi="Corbel"/>
          <w:sz w:val="22"/>
        </w:rPr>
        <w:t xml:space="preserve">door het </w:t>
      </w:r>
      <w:r w:rsidR="004052BC" w:rsidRPr="00B1257A">
        <w:rPr>
          <w:rFonts w:ascii="Corbel" w:hAnsi="Corbel"/>
          <w:sz w:val="22"/>
        </w:rPr>
        <w:t>Nationaal Beraad Digitale Overheid (deze raad heeft medio 2014 de rol van het College Standaardisatie overgenomen)</w:t>
      </w:r>
      <w:r w:rsidRPr="00B1257A">
        <w:rPr>
          <w:rFonts w:ascii="Corbel" w:hAnsi="Corbel"/>
          <w:sz w:val="22"/>
        </w:rPr>
        <w:t xml:space="preserve"> wordt beheerd. Het is regeringsbeleid dat overheden </w:t>
      </w:r>
      <w:r w:rsidR="004052BC" w:rsidRPr="00B1257A">
        <w:rPr>
          <w:rFonts w:ascii="Corbel" w:hAnsi="Corbel"/>
          <w:sz w:val="22"/>
        </w:rPr>
        <w:t xml:space="preserve">zoveel mogelijk </w:t>
      </w:r>
      <w:r w:rsidRPr="00B1257A">
        <w:rPr>
          <w:rFonts w:ascii="Corbel" w:hAnsi="Corbel"/>
          <w:sz w:val="22"/>
        </w:rPr>
        <w:t xml:space="preserve">gebruik </w:t>
      </w:r>
      <w:r w:rsidR="004052BC" w:rsidRPr="00B1257A">
        <w:rPr>
          <w:rFonts w:ascii="Corbel" w:hAnsi="Corbel"/>
          <w:sz w:val="22"/>
        </w:rPr>
        <w:t xml:space="preserve">moeten </w:t>
      </w:r>
      <w:r w:rsidRPr="00B1257A">
        <w:rPr>
          <w:rFonts w:ascii="Corbel" w:hAnsi="Corbel"/>
          <w:sz w:val="22"/>
        </w:rPr>
        <w:t xml:space="preserve">maken van de open standaarden op deze lijst. Ook de VISI-systematiek </w:t>
      </w:r>
      <w:r w:rsidR="004052BC" w:rsidRPr="00B1257A">
        <w:rPr>
          <w:rFonts w:ascii="Corbel" w:hAnsi="Corbel"/>
          <w:sz w:val="22"/>
        </w:rPr>
        <w:t>staat op de pas toe of leg uit’-lijst</w:t>
      </w:r>
      <w:r w:rsidR="00444917" w:rsidRPr="00B1257A">
        <w:rPr>
          <w:rFonts w:ascii="Corbel" w:hAnsi="Corbel"/>
          <w:sz w:val="22"/>
        </w:rPr>
        <w:t>.</w:t>
      </w:r>
      <w:r w:rsidR="004052BC" w:rsidRPr="00B1257A">
        <w:rPr>
          <w:rFonts w:ascii="Corbel" w:hAnsi="Corbel"/>
          <w:sz w:val="22"/>
        </w:rPr>
        <w:t xml:space="preserve"> CROW heeft in december 2014 van het Beraad tevens het predicaat ‘uitstekend beheerproces’ gekregen, zodat nieuwe releases nog efficiënter beschikbaar kunnen worden gemaakt.</w:t>
      </w:r>
    </w:p>
    <w:p w14:paraId="09FC03AB" w14:textId="77777777" w:rsidR="003E37EF" w:rsidRPr="00B1257A" w:rsidRDefault="003E37EF" w:rsidP="00954FE6">
      <w:pPr>
        <w:pStyle w:val="Tekst"/>
        <w:spacing w:line="240" w:lineRule="auto"/>
        <w:ind w:left="24"/>
        <w:rPr>
          <w:rFonts w:ascii="Corbel" w:hAnsi="Corbel"/>
          <w:sz w:val="22"/>
        </w:rPr>
      </w:pPr>
    </w:p>
    <w:p w14:paraId="09FC03AC" w14:textId="77777777" w:rsidR="003E37EF" w:rsidRPr="00B1257A" w:rsidRDefault="003E37EF" w:rsidP="00954FE6">
      <w:pPr>
        <w:pStyle w:val="Tekst"/>
        <w:spacing w:line="240" w:lineRule="auto"/>
        <w:ind w:left="24"/>
        <w:rPr>
          <w:rFonts w:ascii="Corbel" w:hAnsi="Corbel"/>
          <w:sz w:val="22"/>
        </w:rPr>
      </w:pPr>
      <w:r w:rsidRPr="00B1257A">
        <w:rPr>
          <w:rFonts w:ascii="Corbel" w:hAnsi="Corbel"/>
          <w:sz w:val="22"/>
        </w:rPr>
        <w:t>De bouwsector is eigenaar van de VISI-systematiek als open-standaard. CROW treedt namens de sector op als beheerder van VISI (</w:t>
      </w:r>
      <w:r w:rsidR="000453F6" w:rsidRPr="00B1257A">
        <w:rPr>
          <w:rFonts w:ascii="Corbel" w:hAnsi="Corbel"/>
          <w:sz w:val="22"/>
        </w:rPr>
        <w:t>overeenkomstig het BOMOS-model)</w:t>
      </w:r>
      <w:r w:rsidRPr="00B1257A">
        <w:rPr>
          <w:rFonts w:ascii="Corbel" w:hAnsi="Corbel"/>
          <w:sz w:val="22"/>
        </w:rPr>
        <w:t xml:space="preserve">. De VISI-Stuurgroep </w:t>
      </w:r>
      <w:r w:rsidR="004052BC" w:rsidRPr="00B1257A">
        <w:rPr>
          <w:rFonts w:ascii="Corbel" w:hAnsi="Corbel"/>
          <w:sz w:val="22"/>
        </w:rPr>
        <w:t xml:space="preserve">(die een liaison heeft met </w:t>
      </w:r>
      <w:r w:rsidRPr="00B1257A">
        <w:rPr>
          <w:rFonts w:ascii="Corbel" w:hAnsi="Corbel"/>
          <w:sz w:val="22"/>
        </w:rPr>
        <w:t>de Bouw</w:t>
      </w:r>
      <w:r w:rsidR="004052BC" w:rsidRPr="00B1257A">
        <w:rPr>
          <w:rFonts w:ascii="Corbel" w:hAnsi="Corbel"/>
          <w:sz w:val="22"/>
        </w:rPr>
        <w:t xml:space="preserve"> I</w:t>
      </w:r>
      <w:r w:rsidRPr="00B1257A">
        <w:rPr>
          <w:rFonts w:ascii="Corbel" w:hAnsi="Corbel"/>
          <w:sz w:val="22"/>
        </w:rPr>
        <w:t>nformatie</w:t>
      </w:r>
      <w:r w:rsidR="004052BC" w:rsidRPr="00B1257A">
        <w:rPr>
          <w:rFonts w:ascii="Corbel" w:hAnsi="Corbel"/>
          <w:sz w:val="22"/>
        </w:rPr>
        <w:t xml:space="preserve"> Raad of diens opvolger) voert</w:t>
      </w:r>
      <w:r w:rsidRPr="00B1257A">
        <w:rPr>
          <w:rFonts w:ascii="Corbel" w:hAnsi="Corbel"/>
          <w:sz w:val="22"/>
        </w:rPr>
        <w:t xml:space="preserve"> namens de sector de regie over </w:t>
      </w:r>
      <w:r w:rsidR="004052BC" w:rsidRPr="00B1257A">
        <w:rPr>
          <w:rFonts w:ascii="Corbel" w:hAnsi="Corbel"/>
          <w:sz w:val="22"/>
        </w:rPr>
        <w:t xml:space="preserve">de VISI </w:t>
      </w:r>
      <w:r w:rsidRPr="00B1257A">
        <w:rPr>
          <w:rFonts w:ascii="Corbel" w:hAnsi="Corbel"/>
          <w:sz w:val="22"/>
        </w:rPr>
        <w:t>open</w:t>
      </w:r>
      <w:r w:rsidR="004052BC" w:rsidRPr="00B1257A">
        <w:rPr>
          <w:rFonts w:ascii="Corbel" w:hAnsi="Corbel"/>
          <w:sz w:val="22"/>
        </w:rPr>
        <w:t xml:space="preserve"> </w:t>
      </w:r>
      <w:r w:rsidRPr="00B1257A">
        <w:rPr>
          <w:rFonts w:ascii="Corbel" w:hAnsi="Corbel"/>
          <w:sz w:val="22"/>
        </w:rPr>
        <w:t xml:space="preserve">standaard. CROW faciliteert </w:t>
      </w:r>
      <w:r w:rsidR="004052BC" w:rsidRPr="00B1257A">
        <w:rPr>
          <w:rFonts w:ascii="Corbel" w:hAnsi="Corbel"/>
          <w:sz w:val="22"/>
        </w:rPr>
        <w:t xml:space="preserve">de desbetreffende </w:t>
      </w:r>
      <w:r w:rsidRPr="00B1257A">
        <w:rPr>
          <w:rFonts w:ascii="Corbel" w:hAnsi="Corbel"/>
          <w:sz w:val="22"/>
        </w:rPr>
        <w:t>beheer- en adviesorganen en draagt zorg voor een transparante besluitvorming waar belangen door het collectief worden uitgeoefend</w:t>
      </w:r>
      <w:r w:rsidR="004052BC" w:rsidRPr="00B1257A">
        <w:rPr>
          <w:rFonts w:ascii="Corbel" w:hAnsi="Corbel"/>
          <w:sz w:val="22"/>
        </w:rPr>
        <w:t xml:space="preserve"> (</w:t>
      </w:r>
      <w:r w:rsidRPr="00B1257A">
        <w:rPr>
          <w:rFonts w:ascii="Corbel" w:hAnsi="Corbel"/>
          <w:sz w:val="22"/>
        </w:rPr>
        <w:t>en niet door individuele stakeholders</w:t>
      </w:r>
      <w:r w:rsidR="004052BC" w:rsidRPr="00B1257A">
        <w:rPr>
          <w:rFonts w:ascii="Corbel" w:hAnsi="Corbel"/>
          <w:sz w:val="22"/>
        </w:rPr>
        <w:t>)</w:t>
      </w:r>
      <w:r w:rsidRPr="00B1257A">
        <w:rPr>
          <w:rFonts w:ascii="Corbel" w:hAnsi="Corbel"/>
          <w:sz w:val="22"/>
        </w:rPr>
        <w:t xml:space="preserve">. </w:t>
      </w:r>
      <w:r w:rsidR="004052BC" w:rsidRPr="00B1257A">
        <w:rPr>
          <w:rFonts w:ascii="Corbel" w:hAnsi="Corbel"/>
          <w:sz w:val="22"/>
        </w:rPr>
        <w:t xml:space="preserve">Dat collectief levert daarvoor jaarlijks een indrukwekkende in-kind bijdrage. </w:t>
      </w:r>
      <w:r w:rsidR="004A0239" w:rsidRPr="00B1257A">
        <w:rPr>
          <w:rFonts w:ascii="Corbel" w:hAnsi="Corbel"/>
          <w:sz w:val="22"/>
        </w:rPr>
        <w:t>CROW sluit overeenkomsten m</w:t>
      </w:r>
      <w:r w:rsidRPr="00B1257A">
        <w:rPr>
          <w:rFonts w:ascii="Corbel" w:hAnsi="Corbel"/>
          <w:sz w:val="22"/>
        </w:rPr>
        <w:t xml:space="preserve">et gebruikers van VISI </w:t>
      </w:r>
      <w:r w:rsidR="004A0239" w:rsidRPr="00B1257A">
        <w:rPr>
          <w:rFonts w:ascii="Corbel" w:hAnsi="Corbel"/>
          <w:sz w:val="22"/>
        </w:rPr>
        <w:t xml:space="preserve">die zodoende </w:t>
      </w:r>
      <w:r w:rsidR="004052BC" w:rsidRPr="00B1257A">
        <w:rPr>
          <w:rFonts w:ascii="Corbel" w:hAnsi="Corbel"/>
          <w:sz w:val="22"/>
        </w:rPr>
        <w:t>de structurele financiering van het beheer en actualisatie van VISI borgen (</w:t>
      </w:r>
      <w:r w:rsidR="004A0239" w:rsidRPr="00B1257A">
        <w:rPr>
          <w:rFonts w:ascii="Corbel" w:hAnsi="Corbel"/>
          <w:sz w:val="22"/>
        </w:rPr>
        <w:t xml:space="preserve">wat </w:t>
      </w:r>
      <w:r w:rsidR="004052BC" w:rsidRPr="00B1257A">
        <w:rPr>
          <w:rFonts w:ascii="Corbel" w:hAnsi="Corbel"/>
          <w:sz w:val="22"/>
        </w:rPr>
        <w:t xml:space="preserve">ook een belangrijk criterium </w:t>
      </w:r>
      <w:r w:rsidR="004A0239" w:rsidRPr="00B1257A">
        <w:rPr>
          <w:rFonts w:ascii="Corbel" w:hAnsi="Corbel"/>
          <w:sz w:val="22"/>
        </w:rPr>
        <w:t xml:space="preserve">is </w:t>
      </w:r>
      <w:r w:rsidR="004052BC" w:rsidRPr="00B1257A">
        <w:rPr>
          <w:rFonts w:ascii="Corbel" w:hAnsi="Corbel"/>
          <w:sz w:val="22"/>
        </w:rPr>
        <w:t>van het Beraad).</w:t>
      </w:r>
      <w:r w:rsidRPr="00B1257A">
        <w:rPr>
          <w:rFonts w:ascii="Corbel" w:hAnsi="Corbel"/>
          <w:sz w:val="22"/>
        </w:rPr>
        <w:t xml:space="preserve"> </w:t>
      </w:r>
      <w:r w:rsidR="004A0239" w:rsidRPr="00B1257A">
        <w:rPr>
          <w:rFonts w:ascii="Corbel" w:hAnsi="Corbel"/>
          <w:sz w:val="22"/>
        </w:rPr>
        <w:t xml:space="preserve">Door middel van die </w:t>
      </w:r>
      <w:r w:rsidRPr="00B1257A">
        <w:rPr>
          <w:rFonts w:ascii="Corbel" w:hAnsi="Corbel"/>
          <w:sz w:val="22"/>
        </w:rPr>
        <w:t xml:space="preserve">overeenkomsten </w:t>
      </w:r>
      <w:r w:rsidR="004A0239" w:rsidRPr="00B1257A">
        <w:rPr>
          <w:rFonts w:ascii="Corbel" w:hAnsi="Corbel"/>
          <w:sz w:val="22"/>
        </w:rPr>
        <w:t xml:space="preserve">borgen de </w:t>
      </w:r>
      <w:r w:rsidRPr="00B1257A">
        <w:rPr>
          <w:rFonts w:ascii="Corbel" w:hAnsi="Corbel"/>
          <w:sz w:val="22"/>
        </w:rPr>
        <w:t xml:space="preserve">VISI-gebruikers </w:t>
      </w:r>
      <w:r w:rsidR="004A0239" w:rsidRPr="00B1257A">
        <w:rPr>
          <w:rFonts w:ascii="Corbel" w:hAnsi="Corbel"/>
          <w:sz w:val="22"/>
        </w:rPr>
        <w:t xml:space="preserve">dus de </w:t>
      </w:r>
      <w:r w:rsidRPr="00B1257A">
        <w:rPr>
          <w:rFonts w:ascii="Corbel" w:hAnsi="Corbel"/>
          <w:sz w:val="22"/>
        </w:rPr>
        <w:t>continuïteit en ontwikkeling van VISI.</w:t>
      </w:r>
    </w:p>
    <w:p w14:paraId="09FC03AD" w14:textId="77777777" w:rsidR="003E37EF" w:rsidRPr="00B1257A" w:rsidRDefault="003E37EF" w:rsidP="00954FE6">
      <w:pPr>
        <w:pStyle w:val="Tekst"/>
        <w:spacing w:line="240" w:lineRule="auto"/>
        <w:ind w:left="24"/>
        <w:rPr>
          <w:rFonts w:ascii="Corbel" w:hAnsi="Corbel"/>
          <w:sz w:val="22"/>
        </w:rPr>
      </w:pPr>
    </w:p>
    <w:p w14:paraId="09FC03AE" w14:textId="77777777" w:rsidR="003E37EF" w:rsidRPr="00B1257A" w:rsidRDefault="003E37EF" w:rsidP="00954FE6">
      <w:pPr>
        <w:pStyle w:val="Tekst"/>
        <w:spacing w:line="240" w:lineRule="auto"/>
        <w:ind w:left="24"/>
        <w:rPr>
          <w:rFonts w:ascii="Corbel" w:hAnsi="Corbel"/>
          <w:sz w:val="22"/>
        </w:rPr>
      </w:pPr>
      <w:r w:rsidRPr="00B1257A">
        <w:rPr>
          <w:rFonts w:ascii="Corbel" w:hAnsi="Corbel"/>
          <w:sz w:val="22"/>
        </w:rPr>
        <w:t>CROW ontwikkelt geen software voor de VISI-standaard, maar laat dat over aan softwareleveranciers</w:t>
      </w:r>
      <w:r w:rsidR="004A0239" w:rsidRPr="00B1257A">
        <w:rPr>
          <w:rFonts w:ascii="Corbel" w:hAnsi="Corbel"/>
          <w:sz w:val="22"/>
        </w:rPr>
        <w:t xml:space="preserve"> in de markt</w:t>
      </w:r>
      <w:r w:rsidRPr="00B1257A">
        <w:rPr>
          <w:rFonts w:ascii="Corbel" w:hAnsi="Corbel"/>
          <w:sz w:val="22"/>
        </w:rPr>
        <w:t xml:space="preserve">. De interoperabiliteit tussen verschillende VISI-software pakketten wordt geborgd door het VISI-keurmerk. </w:t>
      </w:r>
      <w:r w:rsidR="004A0239" w:rsidRPr="00B1257A">
        <w:rPr>
          <w:rFonts w:ascii="Corbel" w:hAnsi="Corbel"/>
          <w:sz w:val="22"/>
        </w:rPr>
        <w:t xml:space="preserve">Die krijgen dat keurmerk van </w:t>
      </w:r>
      <w:r w:rsidRPr="00B1257A">
        <w:rPr>
          <w:rFonts w:ascii="Corbel" w:hAnsi="Corbel"/>
          <w:sz w:val="22"/>
        </w:rPr>
        <w:t xml:space="preserve">CROW </w:t>
      </w:r>
      <w:r w:rsidR="004A0239" w:rsidRPr="00B1257A">
        <w:rPr>
          <w:rFonts w:ascii="Corbel" w:hAnsi="Corbel"/>
          <w:sz w:val="22"/>
        </w:rPr>
        <w:t xml:space="preserve">indien hun </w:t>
      </w:r>
      <w:r w:rsidRPr="00B1257A">
        <w:rPr>
          <w:rFonts w:ascii="Corbel" w:hAnsi="Corbel"/>
          <w:sz w:val="22"/>
        </w:rPr>
        <w:t xml:space="preserve">software voldoet aan de eisen en richtlijnen die vanuit de VISI-standaard zijn gesteld. </w:t>
      </w:r>
      <w:r w:rsidR="004A0239" w:rsidRPr="00B1257A">
        <w:rPr>
          <w:rFonts w:ascii="Corbel" w:hAnsi="Corbel"/>
          <w:sz w:val="22"/>
        </w:rPr>
        <w:t xml:space="preserve">Voorwaarde is dat het </w:t>
      </w:r>
      <w:r w:rsidRPr="00B1257A">
        <w:rPr>
          <w:rFonts w:ascii="Corbel" w:hAnsi="Corbel"/>
          <w:sz w:val="22"/>
        </w:rPr>
        <w:t xml:space="preserve">desbetreffende VISI-softwareproduct met positief resultaat is getest op de eigenschap VISI-compatibiliteit. </w:t>
      </w:r>
      <w:r w:rsidR="004A0239" w:rsidRPr="00B1257A">
        <w:rPr>
          <w:rFonts w:ascii="Corbel" w:hAnsi="Corbel"/>
          <w:sz w:val="22"/>
        </w:rPr>
        <w:t xml:space="preserve">Het testen </w:t>
      </w:r>
      <w:r w:rsidRPr="00B1257A">
        <w:rPr>
          <w:rFonts w:ascii="Corbel" w:hAnsi="Corbel"/>
          <w:sz w:val="22"/>
        </w:rPr>
        <w:t xml:space="preserve">van de software wordt namens CROW door een onafhankelijk instituut uitgevoerd. Het VISI-keurmerk verwijst naar het versienummer van de VISI-standaard en naar het versienummer van de software. Procedures en </w:t>
      </w:r>
      <w:r w:rsidR="004A0239" w:rsidRPr="00B1257A">
        <w:rPr>
          <w:rFonts w:ascii="Corbel" w:hAnsi="Corbel"/>
          <w:sz w:val="22"/>
        </w:rPr>
        <w:t xml:space="preserve">eisen &amp; </w:t>
      </w:r>
      <w:r w:rsidRPr="00B1257A">
        <w:rPr>
          <w:rFonts w:ascii="Corbel" w:hAnsi="Corbel"/>
          <w:sz w:val="22"/>
        </w:rPr>
        <w:t xml:space="preserve">richtlijnen </w:t>
      </w:r>
      <w:r w:rsidR="004A0239" w:rsidRPr="00B1257A">
        <w:rPr>
          <w:rFonts w:ascii="Corbel" w:hAnsi="Corbel"/>
          <w:sz w:val="22"/>
        </w:rPr>
        <w:t xml:space="preserve">(t.w. de voorliggende VISI Leidraad) </w:t>
      </w:r>
      <w:r w:rsidRPr="00B1257A">
        <w:rPr>
          <w:rFonts w:ascii="Corbel" w:hAnsi="Corbel"/>
          <w:sz w:val="22"/>
        </w:rPr>
        <w:t>aangaande het VISI-keurmerk worden gepubliceerd op de VISI-website</w:t>
      </w:r>
      <w:r w:rsidR="0003161F" w:rsidRPr="00B1257A">
        <w:rPr>
          <w:rFonts w:ascii="Corbel" w:hAnsi="Corbel"/>
          <w:sz w:val="22"/>
        </w:rPr>
        <w:t>.</w:t>
      </w:r>
    </w:p>
    <w:p w14:paraId="09FC03AF" w14:textId="77777777" w:rsidR="003E37EF" w:rsidRPr="00B1257A" w:rsidRDefault="003E37EF" w:rsidP="00954FE6">
      <w:pPr>
        <w:rPr>
          <w:rFonts w:ascii="Corbel" w:hAnsi="Corbel"/>
          <w:sz w:val="22"/>
          <w:szCs w:val="22"/>
        </w:rPr>
      </w:pPr>
    </w:p>
    <w:p w14:paraId="09FC03B0" w14:textId="48825216" w:rsidR="00B97995" w:rsidRPr="00B1257A" w:rsidRDefault="00B97995" w:rsidP="00B97995">
      <w:pPr>
        <w:rPr>
          <w:rFonts w:ascii="Corbel" w:hAnsi="Corbel"/>
          <w:sz w:val="22"/>
          <w:szCs w:val="22"/>
        </w:rPr>
      </w:pPr>
      <w:r w:rsidRPr="00B1257A">
        <w:rPr>
          <w:rFonts w:ascii="Corbel" w:hAnsi="Corbel"/>
          <w:sz w:val="22"/>
          <w:szCs w:val="22"/>
        </w:rPr>
        <w:t>Indien er een nieuwe versie van de VISI-standaard wordt gepubliceerd, zal CROW alle belang</w:t>
      </w:r>
      <w:del w:id="154" w:author="Willems, P.H. (Peter)" w:date="2019-03-25T08:17:00Z">
        <w:r w:rsidR="004A0239" w:rsidRPr="00B1257A" w:rsidDel="007E0B66">
          <w:rPr>
            <w:rFonts w:ascii="Corbel" w:hAnsi="Corbel"/>
            <w:sz w:val="22"/>
            <w:szCs w:val="22"/>
          </w:rPr>
          <w:delText>-</w:delText>
        </w:r>
      </w:del>
      <w:ins w:id="155" w:author="Willems, P.H. (Peter)" w:date="2019-03-25T08:17:00Z">
        <w:r w:rsidR="00A84AF8">
          <w:rPr>
            <w:rFonts w:ascii="Corbel" w:hAnsi="Corbel"/>
            <w:sz w:val="22"/>
            <w:szCs w:val="22"/>
          </w:rPr>
          <w:softHyphen/>
        </w:r>
      </w:ins>
      <w:r w:rsidRPr="00B1257A">
        <w:rPr>
          <w:rFonts w:ascii="Corbel" w:hAnsi="Corbel"/>
          <w:sz w:val="22"/>
          <w:szCs w:val="22"/>
        </w:rPr>
        <w:t xml:space="preserve">hebbenden hiervan op de hoogte stellen. De VISI-gebruiker heeft de verantwoordelijkheid gebruik te maken van VISI-compatibele software met </w:t>
      </w:r>
      <w:r w:rsidR="004A0239" w:rsidRPr="00B1257A">
        <w:rPr>
          <w:rFonts w:ascii="Corbel" w:hAnsi="Corbel"/>
          <w:sz w:val="22"/>
          <w:szCs w:val="22"/>
        </w:rPr>
        <w:t xml:space="preserve">een </w:t>
      </w:r>
      <w:r w:rsidRPr="00B1257A">
        <w:rPr>
          <w:rFonts w:ascii="Corbel" w:hAnsi="Corbel"/>
          <w:sz w:val="22"/>
          <w:szCs w:val="22"/>
        </w:rPr>
        <w:t xml:space="preserve">keurmerk </w:t>
      </w:r>
      <w:r w:rsidR="004A0239" w:rsidRPr="00B1257A">
        <w:rPr>
          <w:rFonts w:ascii="Corbel" w:hAnsi="Corbel"/>
          <w:sz w:val="22"/>
          <w:szCs w:val="22"/>
        </w:rPr>
        <w:t xml:space="preserve">dat is gebaseerd op de meest </w:t>
      </w:r>
      <w:r w:rsidRPr="00B1257A">
        <w:rPr>
          <w:rFonts w:ascii="Corbel" w:hAnsi="Corbel"/>
          <w:sz w:val="22"/>
          <w:szCs w:val="22"/>
        </w:rPr>
        <w:t>actuele versie</w:t>
      </w:r>
      <w:r w:rsidR="004A0239" w:rsidRPr="00B1257A">
        <w:rPr>
          <w:rFonts w:ascii="Corbel" w:hAnsi="Corbel"/>
          <w:sz w:val="22"/>
          <w:szCs w:val="22"/>
        </w:rPr>
        <w:t xml:space="preserve"> van VISI</w:t>
      </w:r>
      <w:r w:rsidRPr="00B1257A">
        <w:rPr>
          <w:rFonts w:ascii="Corbel" w:hAnsi="Corbel"/>
          <w:sz w:val="22"/>
          <w:szCs w:val="22"/>
        </w:rPr>
        <w:t xml:space="preserve">. De softwareleverancier heeft de verantwoordelijkheid dat zijn software een actueel VISI-keurmerk krijgt. Daarbij krijgt de leverancier </w:t>
      </w:r>
      <w:smartTag w:uri="urn:schemas-microsoft-com:office:smarttags" w:element="PersonName">
        <w:smartTagPr>
          <w:attr w:name="ProductID" w:val="van CROW"/>
        </w:smartTagPr>
        <w:r w:rsidRPr="00B1257A">
          <w:rPr>
            <w:rFonts w:ascii="Corbel" w:hAnsi="Corbel"/>
            <w:sz w:val="22"/>
            <w:szCs w:val="22"/>
          </w:rPr>
          <w:t>van CROW</w:t>
        </w:r>
      </w:smartTag>
      <w:r w:rsidRPr="00B1257A">
        <w:rPr>
          <w:rFonts w:ascii="Corbel" w:hAnsi="Corbel"/>
          <w:sz w:val="22"/>
          <w:szCs w:val="22"/>
        </w:rPr>
        <w:t xml:space="preserve"> </w:t>
      </w:r>
      <w:r w:rsidR="004A0239" w:rsidRPr="00B1257A">
        <w:rPr>
          <w:rFonts w:ascii="Corbel" w:hAnsi="Corbel"/>
          <w:sz w:val="22"/>
          <w:szCs w:val="22"/>
        </w:rPr>
        <w:t xml:space="preserve">tevens </w:t>
      </w:r>
      <w:r w:rsidRPr="00B1257A">
        <w:rPr>
          <w:rFonts w:ascii="Corbel" w:hAnsi="Corbel"/>
          <w:sz w:val="22"/>
          <w:szCs w:val="22"/>
        </w:rPr>
        <w:t>het ‘VISI Certificaat’, waarmee hij aan zijn klanten kan aantonen dat het betreffende softwareproduct inderdaad VISI compatibel is.</w:t>
      </w:r>
    </w:p>
    <w:p w14:paraId="09FC03B1" w14:textId="77777777" w:rsidR="00ED3439" w:rsidRPr="00B1257A" w:rsidRDefault="00ED3439" w:rsidP="00954FE6">
      <w:pPr>
        <w:widowControl w:val="0"/>
        <w:rPr>
          <w:rFonts w:ascii="Corbel" w:hAnsi="Corbel"/>
          <w:sz w:val="22"/>
          <w:szCs w:val="22"/>
        </w:rPr>
      </w:pPr>
    </w:p>
    <w:p w14:paraId="09FC03B2" w14:textId="77777777" w:rsidR="00884639" w:rsidRPr="00B1257A" w:rsidRDefault="0055050B" w:rsidP="00954FE6">
      <w:pPr>
        <w:widowControl w:val="0"/>
        <w:rPr>
          <w:rFonts w:ascii="Corbel" w:hAnsi="Corbel"/>
          <w:sz w:val="22"/>
          <w:szCs w:val="22"/>
        </w:rPr>
      </w:pPr>
      <w:r w:rsidRPr="00B1257A">
        <w:rPr>
          <w:rFonts w:ascii="Corbel" w:hAnsi="Corbel"/>
          <w:sz w:val="22"/>
          <w:szCs w:val="22"/>
        </w:rPr>
        <w:t xml:space="preserve">Met deze Leidraad reken wij erop een zo compleet en volledig mogelijk te geven van de eisen en richtlijnen voor de ontwikkeling </w:t>
      </w:r>
      <w:r w:rsidR="004A0239" w:rsidRPr="00B1257A">
        <w:rPr>
          <w:rFonts w:ascii="Corbel" w:hAnsi="Corbel"/>
          <w:sz w:val="22"/>
          <w:szCs w:val="22"/>
        </w:rPr>
        <w:t>van VISI-</w:t>
      </w:r>
      <w:r w:rsidR="00455070" w:rsidRPr="00B1257A">
        <w:rPr>
          <w:rFonts w:ascii="Corbel" w:hAnsi="Corbel"/>
          <w:sz w:val="22"/>
          <w:szCs w:val="22"/>
        </w:rPr>
        <w:t>compatibele</w:t>
      </w:r>
      <w:r w:rsidR="004A0239" w:rsidRPr="00B1257A">
        <w:rPr>
          <w:rFonts w:ascii="Corbel" w:hAnsi="Corbel"/>
          <w:sz w:val="22"/>
          <w:szCs w:val="22"/>
        </w:rPr>
        <w:t xml:space="preserve"> software.</w:t>
      </w:r>
    </w:p>
    <w:p w14:paraId="09FC03B3" w14:textId="77777777" w:rsidR="007B2803" w:rsidRPr="00B1257A" w:rsidRDefault="00ED3439" w:rsidP="00954FE6">
      <w:pPr>
        <w:pStyle w:val="Kop1"/>
        <w:keepNext w:val="0"/>
        <w:widowControl w:val="0"/>
        <w:ind w:left="-11"/>
        <w:rPr>
          <w:rFonts w:ascii="Corbel" w:hAnsi="Corbel"/>
        </w:rPr>
      </w:pPr>
      <w:r w:rsidRPr="00B1257A">
        <w:rPr>
          <w:rFonts w:ascii="Corbel" w:hAnsi="Corbel"/>
          <w:sz w:val="22"/>
          <w:szCs w:val="22"/>
        </w:rPr>
        <w:br w:type="page"/>
      </w:r>
      <w:bookmarkStart w:id="156" w:name="_Toc290026711"/>
      <w:bookmarkStart w:id="157" w:name="_Toc466304154"/>
      <w:bookmarkStart w:id="158" w:name="_Toc4570869"/>
      <w:r w:rsidR="00D167C7" w:rsidRPr="00B1257A">
        <w:rPr>
          <w:rFonts w:ascii="Corbel" w:hAnsi="Corbel"/>
        </w:rPr>
        <w:lastRenderedPageBreak/>
        <w:t>1</w:t>
      </w:r>
      <w:r w:rsidR="00D167C7" w:rsidRPr="00B1257A">
        <w:rPr>
          <w:rFonts w:ascii="Corbel" w:hAnsi="Corbel"/>
        </w:rPr>
        <w:tab/>
        <w:t>In</w:t>
      </w:r>
      <w:r w:rsidR="007B2803" w:rsidRPr="00B1257A">
        <w:rPr>
          <w:rFonts w:ascii="Corbel" w:hAnsi="Corbel"/>
        </w:rPr>
        <w:t>leiding</w:t>
      </w:r>
      <w:bookmarkEnd w:id="156"/>
      <w:r w:rsidR="00691747" w:rsidRPr="00B1257A">
        <w:rPr>
          <w:rFonts w:ascii="Corbel" w:hAnsi="Corbel"/>
        </w:rPr>
        <w:t xml:space="preserve"> en leeswijzer</w:t>
      </w:r>
      <w:bookmarkEnd w:id="157"/>
      <w:bookmarkEnd w:id="158"/>
    </w:p>
    <w:p w14:paraId="09FC03B4" w14:textId="77777777" w:rsidR="007B2803" w:rsidRPr="00B1257A" w:rsidRDefault="007B2803" w:rsidP="00F267BF">
      <w:pPr>
        <w:widowControl w:val="0"/>
        <w:rPr>
          <w:rFonts w:ascii="Corbel" w:hAnsi="Corbel"/>
          <w:sz w:val="22"/>
          <w:szCs w:val="22"/>
        </w:rPr>
      </w:pPr>
    </w:p>
    <w:p w14:paraId="09FC03B5" w14:textId="77777777" w:rsidR="00927D92" w:rsidRPr="00B1257A" w:rsidRDefault="0000705E" w:rsidP="00F267BF">
      <w:pPr>
        <w:pStyle w:val="Kop2"/>
        <w:keepNext w:val="0"/>
        <w:widowControl w:val="0"/>
        <w:rPr>
          <w:rFonts w:ascii="Corbel" w:hAnsi="Corbel"/>
          <w:b w:val="0"/>
          <w:bCs w:val="0"/>
          <w:i w:val="0"/>
          <w:iCs w:val="0"/>
          <w:sz w:val="22"/>
          <w:szCs w:val="22"/>
        </w:rPr>
      </w:pPr>
      <w:bookmarkStart w:id="159" w:name="_Toc466304155"/>
      <w:bookmarkStart w:id="160" w:name="_Toc4570870"/>
      <w:r w:rsidRPr="00B1257A">
        <w:rPr>
          <w:rFonts w:ascii="Corbel" w:hAnsi="Corbel"/>
        </w:rPr>
        <w:t>1.1</w:t>
      </w:r>
      <w:r w:rsidRPr="00B1257A">
        <w:rPr>
          <w:rFonts w:ascii="Corbel" w:hAnsi="Corbel"/>
        </w:rPr>
        <w:tab/>
      </w:r>
      <w:r w:rsidR="00691747" w:rsidRPr="00B1257A">
        <w:rPr>
          <w:rFonts w:ascii="Corbel" w:hAnsi="Corbel"/>
        </w:rPr>
        <w:t>Inleiding</w:t>
      </w:r>
      <w:bookmarkEnd w:id="159"/>
      <w:bookmarkEnd w:id="160"/>
      <w:r w:rsidR="00927D92" w:rsidRPr="00B1257A">
        <w:rPr>
          <w:rFonts w:ascii="Corbel" w:hAnsi="Corbel"/>
        </w:rPr>
        <w:br/>
      </w:r>
    </w:p>
    <w:p w14:paraId="09FC03B6" w14:textId="77777777" w:rsidR="00927D92" w:rsidRPr="00B1257A" w:rsidRDefault="00927D92" w:rsidP="00F267BF">
      <w:pPr>
        <w:widowControl w:val="0"/>
        <w:rPr>
          <w:rFonts w:ascii="Corbel" w:hAnsi="Corbel"/>
          <w:sz w:val="22"/>
          <w:szCs w:val="22"/>
        </w:rPr>
      </w:pPr>
      <w:r w:rsidRPr="00B1257A">
        <w:rPr>
          <w:rFonts w:ascii="Corbel" w:hAnsi="Corbel"/>
          <w:sz w:val="22"/>
          <w:szCs w:val="22"/>
        </w:rPr>
        <w:t>Beheersing van projectinformatie, de juiste informatie in de juiste vorm op het juiste moment op de juiste plaats, is van doorslaggevend belang voor de voortgang en het resultaat, oftewel de beheersing van een project in z’n totaliteit. Het efficiënt accorderen van wijzigingen door alle bouwpartners of het tijdig beschikbaar stellen van de laatste versie van een detailtekening op de bouwplaats, is van grote invloed op de kwaliteit, de doorlooptijd en de kosten van een project. Het blijkt dat informatie-uitwisseling vaak gebrekkig is en dat is een groot knelpunt in de bouwpraktijk.</w:t>
      </w:r>
    </w:p>
    <w:p w14:paraId="09FC03B7" w14:textId="77777777" w:rsidR="00927D92" w:rsidRPr="00B1257A" w:rsidRDefault="00927D92" w:rsidP="00F267BF">
      <w:pPr>
        <w:widowControl w:val="0"/>
        <w:numPr>
          <w:ilvl w:val="12"/>
          <w:numId w:val="0"/>
        </w:numPr>
        <w:rPr>
          <w:rFonts w:ascii="Corbel" w:hAnsi="Corbel"/>
          <w:sz w:val="22"/>
          <w:szCs w:val="22"/>
        </w:rPr>
      </w:pPr>
    </w:p>
    <w:p w14:paraId="09FC03B8" w14:textId="77777777" w:rsidR="00927D92" w:rsidRPr="00B1257A" w:rsidRDefault="00927D92" w:rsidP="00F267BF">
      <w:pPr>
        <w:widowControl w:val="0"/>
        <w:numPr>
          <w:ilvl w:val="12"/>
          <w:numId w:val="0"/>
        </w:numPr>
        <w:rPr>
          <w:rFonts w:ascii="Corbel" w:hAnsi="Corbel"/>
          <w:sz w:val="22"/>
          <w:szCs w:val="22"/>
        </w:rPr>
      </w:pPr>
      <w:r w:rsidRPr="00B1257A">
        <w:rPr>
          <w:rFonts w:ascii="Corbel" w:hAnsi="Corbel"/>
          <w:sz w:val="22"/>
          <w:szCs w:val="22"/>
        </w:rPr>
        <w:t>Omdat bouwprojecten steeds complexer worden, zal ook de complexiteit van communicatie en informatie-uitwisseling in de toekomst alleen maar toenemen. Extra complicerende factor is dat samenwerkingsverbanden tussen bouwprojecten zelden hetzelfde zijn. Zij veranderen per bouwproject, zowel in samenstelling als in te vervullen rollen door betrokken partijen.</w:t>
      </w:r>
    </w:p>
    <w:p w14:paraId="09FC03B9" w14:textId="77777777" w:rsidR="00927D92" w:rsidRPr="00B1257A" w:rsidRDefault="00927D92" w:rsidP="00F267BF">
      <w:pPr>
        <w:widowControl w:val="0"/>
        <w:numPr>
          <w:ilvl w:val="12"/>
          <w:numId w:val="0"/>
        </w:numPr>
        <w:rPr>
          <w:rFonts w:ascii="Corbel" w:hAnsi="Corbel"/>
          <w:sz w:val="22"/>
          <w:szCs w:val="22"/>
        </w:rPr>
      </w:pPr>
    </w:p>
    <w:p w14:paraId="09FC03BA" w14:textId="77777777" w:rsidR="00927D92" w:rsidRPr="00B1257A" w:rsidRDefault="00927D92" w:rsidP="00F267BF">
      <w:pPr>
        <w:widowControl w:val="0"/>
        <w:rPr>
          <w:rFonts w:ascii="Corbel" w:hAnsi="Corbel"/>
          <w:sz w:val="22"/>
          <w:szCs w:val="22"/>
        </w:rPr>
      </w:pPr>
      <w:r w:rsidRPr="00B1257A">
        <w:rPr>
          <w:rFonts w:ascii="Corbel" w:hAnsi="Corbel"/>
          <w:sz w:val="22"/>
          <w:szCs w:val="22"/>
        </w:rPr>
        <w:t>Bouwpartners ervaren al decennia dat gebrekkige communicatie een groot knelpunt is in de bouw</w:t>
      </w:r>
      <w:r w:rsidR="00584F02" w:rsidRPr="00B1257A">
        <w:rPr>
          <w:rFonts w:ascii="Corbel" w:hAnsi="Corbel"/>
          <w:sz w:val="22"/>
          <w:szCs w:val="22"/>
        </w:rPr>
        <w:softHyphen/>
      </w:r>
      <w:r w:rsidRPr="00B1257A">
        <w:rPr>
          <w:rFonts w:ascii="Corbel" w:hAnsi="Corbel"/>
          <w:sz w:val="22"/>
          <w:szCs w:val="22"/>
        </w:rPr>
        <w:t>praktijk. Begin 1998 kwam een aantal grote organisaties uit de bouwsector tot het plan om afspraken te maken over communicatie tussen partners in bouwprojecten</w:t>
      </w:r>
      <w:r w:rsidR="007F6648" w:rsidRPr="00B1257A">
        <w:rPr>
          <w:rFonts w:ascii="Corbel" w:hAnsi="Corbel"/>
          <w:sz w:val="22"/>
          <w:szCs w:val="22"/>
        </w:rPr>
        <w:t xml:space="preserve">, zodat </w:t>
      </w:r>
      <w:r w:rsidRPr="00B1257A">
        <w:rPr>
          <w:rFonts w:ascii="Corbel" w:hAnsi="Corbel"/>
          <w:sz w:val="22"/>
          <w:szCs w:val="22"/>
        </w:rPr>
        <w:t xml:space="preserve">bouwpartners </w:t>
      </w:r>
      <w:r w:rsidR="007F6648" w:rsidRPr="00B1257A">
        <w:rPr>
          <w:rFonts w:ascii="Corbel" w:hAnsi="Corbel"/>
          <w:sz w:val="22"/>
          <w:szCs w:val="22"/>
        </w:rPr>
        <w:t>kunnen snel en flexibel samenwerkingsverbanden kunnen aangaan, en eenduidige communicatie- en informatie</w:t>
      </w:r>
      <w:r w:rsidR="007F6648" w:rsidRPr="00B1257A">
        <w:rPr>
          <w:rFonts w:ascii="Corbel" w:hAnsi="Corbel"/>
          <w:sz w:val="22"/>
          <w:szCs w:val="22"/>
        </w:rPr>
        <w:softHyphen/>
        <w:t xml:space="preserve">structuren kunnen opzetten. </w:t>
      </w:r>
      <w:r w:rsidRPr="00B1257A">
        <w:rPr>
          <w:rFonts w:ascii="Corbel" w:hAnsi="Corbel"/>
          <w:sz w:val="22"/>
          <w:szCs w:val="22"/>
        </w:rPr>
        <w:t>Dit plan vormde de start van wat nu in de bouwsector bekend staat als ‘VISI’</w:t>
      </w:r>
      <w:r w:rsidR="00F06078" w:rsidRPr="00B1257A">
        <w:rPr>
          <w:rStyle w:val="Voetnootmarkering"/>
          <w:rFonts w:ascii="Corbel" w:hAnsi="Corbel"/>
          <w:szCs w:val="22"/>
          <w:lang w:val="nl-NL"/>
        </w:rPr>
        <w:footnoteReference w:id="1"/>
      </w:r>
      <w:r w:rsidRPr="00B1257A">
        <w:rPr>
          <w:rFonts w:ascii="Corbel" w:hAnsi="Corbel"/>
          <w:sz w:val="22"/>
          <w:szCs w:val="22"/>
        </w:rPr>
        <w:t>.</w:t>
      </w:r>
      <w:r w:rsidR="00013246" w:rsidRPr="00B1257A">
        <w:rPr>
          <w:rFonts w:ascii="Corbel" w:hAnsi="Corbel"/>
          <w:sz w:val="22"/>
          <w:szCs w:val="22"/>
        </w:rPr>
        <w:t xml:space="preserve"> </w:t>
      </w:r>
    </w:p>
    <w:p w14:paraId="09FC03BB" w14:textId="77777777" w:rsidR="007F6648" w:rsidRPr="00B1257A" w:rsidRDefault="007F6648" w:rsidP="00F267BF">
      <w:pPr>
        <w:widowControl w:val="0"/>
        <w:numPr>
          <w:ilvl w:val="12"/>
          <w:numId w:val="0"/>
        </w:numPr>
        <w:rPr>
          <w:rFonts w:ascii="Corbel" w:hAnsi="Corbel"/>
          <w:sz w:val="22"/>
          <w:szCs w:val="22"/>
        </w:rPr>
      </w:pPr>
    </w:p>
    <w:p w14:paraId="09FC03BC" w14:textId="77777777" w:rsidR="007F6648" w:rsidRPr="00B1257A" w:rsidRDefault="007F6648" w:rsidP="00F267BF">
      <w:pPr>
        <w:widowControl w:val="0"/>
        <w:numPr>
          <w:ilvl w:val="12"/>
          <w:numId w:val="0"/>
        </w:numPr>
        <w:rPr>
          <w:rFonts w:ascii="Corbel" w:hAnsi="Corbel"/>
          <w:sz w:val="22"/>
          <w:szCs w:val="22"/>
        </w:rPr>
      </w:pPr>
      <w:r w:rsidRPr="00B1257A">
        <w:rPr>
          <w:rFonts w:ascii="Corbel" w:hAnsi="Corbel"/>
          <w:sz w:val="22"/>
          <w:szCs w:val="22"/>
        </w:rPr>
        <w:t xml:space="preserve">De VISI-standaard is een open standaard </w:t>
      </w:r>
      <w:r w:rsidR="000733A2" w:rsidRPr="00B1257A">
        <w:rPr>
          <w:rFonts w:ascii="Corbel" w:hAnsi="Corbel"/>
          <w:sz w:val="22"/>
          <w:szCs w:val="22"/>
        </w:rPr>
        <w:t>met als doel om gestructureerd, digitaal samenwerken en communiceren te ondersteunen.</w:t>
      </w:r>
      <w:r w:rsidRPr="00B1257A">
        <w:rPr>
          <w:rFonts w:ascii="Corbel" w:hAnsi="Corbel"/>
          <w:sz w:val="22"/>
          <w:szCs w:val="22"/>
        </w:rPr>
        <w:t xml:space="preserve"> </w:t>
      </w:r>
      <w:r w:rsidR="000733A2" w:rsidRPr="00B1257A">
        <w:rPr>
          <w:rFonts w:ascii="Corbel" w:hAnsi="Corbel"/>
          <w:sz w:val="22"/>
          <w:szCs w:val="22"/>
        </w:rPr>
        <w:t xml:space="preserve">De toepassing van open standaarden vergroot de interoperabiliteit tussen verschillende systemen en vermindert de afhankelijkheid van (software)leveranciers. </w:t>
      </w:r>
      <w:proofErr w:type="spellStart"/>
      <w:r w:rsidR="000733A2" w:rsidRPr="00B1257A">
        <w:rPr>
          <w:rFonts w:ascii="Corbel" w:hAnsi="Corbel"/>
          <w:sz w:val="22"/>
          <w:szCs w:val="22"/>
        </w:rPr>
        <w:t>Sectorbrede</w:t>
      </w:r>
      <w:proofErr w:type="spellEnd"/>
      <w:r w:rsidR="000733A2" w:rsidRPr="00B1257A">
        <w:rPr>
          <w:rFonts w:ascii="Corbel" w:hAnsi="Corbel"/>
          <w:sz w:val="22"/>
          <w:szCs w:val="22"/>
        </w:rPr>
        <w:t xml:space="preserve"> uitgangspunten voor communicatie en informatieoverdracht vormen de basis. VISI ondersteunt deze uitgangs</w:t>
      </w:r>
      <w:r w:rsidR="000733A2" w:rsidRPr="00B1257A">
        <w:rPr>
          <w:rFonts w:ascii="Corbel" w:hAnsi="Corbel"/>
          <w:sz w:val="22"/>
          <w:szCs w:val="22"/>
        </w:rPr>
        <w:softHyphen/>
        <w:t xml:space="preserve">punten, die ook belangrijk zijn om via het internet projectgegevens te kunnen uitwisselen. Door communicatie met VISI-protocollen kunnen berichten veilig en vertrouwd door de verschillende VISI-compatible systemen worden verwerkt. Betere communicatie betekent ook minder faalkosten. </w:t>
      </w:r>
    </w:p>
    <w:p w14:paraId="09FC03BD" w14:textId="77777777" w:rsidR="00BC36C0" w:rsidRPr="00B1257A" w:rsidRDefault="00BC36C0" w:rsidP="00F267BF">
      <w:pPr>
        <w:widowControl w:val="0"/>
        <w:rPr>
          <w:rFonts w:ascii="Corbel" w:hAnsi="Corbel"/>
          <w:sz w:val="22"/>
          <w:szCs w:val="22"/>
        </w:rPr>
      </w:pPr>
    </w:p>
    <w:p w14:paraId="09FC03BE" w14:textId="77777777" w:rsidR="00BC36C0" w:rsidRPr="00B1257A" w:rsidRDefault="00BC36C0" w:rsidP="00F267BF">
      <w:pPr>
        <w:widowControl w:val="0"/>
        <w:rPr>
          <w:rFonts w:ascii="Corbel" w:hAnsi="Corbel"/>
          <w:sz w:val="22"/>
          <w:szCs w:val="22"/>
        </w:rPr>
      </w:pPr>
      <w:r w:rsidRPr="00B1257A">
        <w:rPr>
          <w:rFonts w:ascii="Corbel" w:hAnsi="Corbel"/>
          <w:sz w:val="22"/>
          <w:szCs w:val="22"/>
        </w:rPr>
        <w:t>In de bouw is iedereen ervan overtuigd dat inzet van ICT – op basis van open standaarden – een bijdrage gaat leveren aan verbetering van de concurrentiepositie, attractiviteit, efficiëntie (first time right) en transparantie van deze bedrijfstak. VISI draagt er aan bij om de juiste informatie in de juiste vorm op het juiste moment bij de juiste bouwpartner te krijgen.</w:t>
      </w:r>
    </w:p>
    <w:p w14:paraId="09FC03BF" w14:textId="77777777" w:rsidR="00927D92" w:rsidRPr="00B1257A" w:rsidRDefault="00927D92" w:rsidP="00F267BF">
      <w:pPr>
        <w:widowControl w:val="0"/>
        <w:numPr>
          <w:ilvl w:val="12"/>
          <w:numId w:val="0"/>
        </w:numPr>
        <w:rPr>
          <w:rFonts w:ascii="Corbel" w:hAnsi="Corbel"/>
          <w:sz w:val="22"/>
          <w:szCs w:val="22"/>
        </w:rPr>
      </w:pPr>
    </w:p>
    <w:p w14:paraId="09FC03C0" w14:textId="77777777" w:rsidR="000E79B1" w:rsidRPr="00B1257A" w:rsidRDefault="000E79B1" w:rsidP="00F267BF">
      <w:pPr>
        <w:widowControl w:val="0"/>
        <w:numPr>
          <w:ilvl w:val="12"/>
          <w:numId w:val="0"/>
        </w:numPr>
        <w:rPr>
          <w:rFonts w:ascii="Corbel" w:hAnsi="Corbel"/>
          <w:sz w:val="22"/>
          <w:szCs w:val="22"/>
        </w:rPr>
      </w:pPr>
      <w:r w:rsidRPr="00B1257A">
        <w:rPr>
          <w:rFonts w:ascii="Corbel" w:hAnsi="Corbel"/>
          <w:sz w:val="22"/>
          <w:szCs w:val="22"/>
        </w:rPr>
        <w:t>Voor u ligt de</w:t>
      </w:r>
      <w:r w:rsidRPr="00B1257A">
        <w:rPr>
          <w:rFonts w:ascii="Corbel" w:hAnsi="Corbel"/>
          <w:b/>
          <w:sz w:val="22"/>
          <w:szCs w:val="22"/>
        </w:rPr>
        <w:t xml:space="preserve"> Leidraad van </w:t>
      </w:r>
      <w:r w:rsidRPr="00B1257A">
        <w:rPr>
          <w:rFonts w:ascii="Corbel" w:hAnsi="Corbel"/>
          <w:b/>
          <w:i/>
          <w:sz w:val="22"/>
          <w:szCs w:val="22"/>
          <w:u w:val="single"/>
        </w:rPr>
        <w:t>versie 1.</w:t>
      </w:r>
      <w:r w:rsidR="00BA6C31" w:rsidRPr="00B1257A">
        <w:rPr>
          <w:rFonts w:ascii="Corbel" w:hAnsi="Corbel"/>
          <w:b/>
          <w:i/>
          <w:sz w:val="22"/>
          <w:szCs w:val="22"/>
          <w:u w:val="single"/>
        </w:rPr>
        <w:t>6</w:t>
      </w:r>
      <w:r w:rsidR="00BA6C31" w:rsidRPr="00B1257A">
        <w:rPr>
          <w:rFonts w:ascii="Corbel" w:hAnsi="Corbel"/>
          <w:sz w:val="22"/>
          <w:szCs w:val="22"/>
        </w:rPr>
        <w:t xml:space="preserve"> v</w:t>
      </w:r>
      <w:r w:rsidRPr="00B1257A">
        <w:rPr>
          <w:rFonts w:ascii="Corbel" w:hAnsi="Corbel"/>
          <w:sz w:val="22"/>
          <w:szCs w:val="22"/>
        </w:rPr>
        <w:t>an de VISI-</w:t>
      </w:r>
      <w:r w:rsidRPr="00B1257A">
        <w:rPr>
          <w:rFonts w:ascii="Corbel" w:hAnsi="Corbel"/>
          <w:i/>
          <w:sz w:val="22"/>
          <w:szCs w:val="22"/>
        </w:rPr>
        <w:t>systematiek</w:t>
      </w:r>
      <w:r w:rsidRPr="00B1257A">
        <w:rPr>
          <w:rFonts w:ascii="Corbel" w:hAnsi="Corbel"/>
          <w:sz w:val="22"/>
          <w:szCs w:val="22"/>
        </w:rPr>
        <w:t>.</w:t>
      </w:r>
      <w:r w:rsidR="00BA6C31" w:rsidRPr="00B1257A">
        <w:rPr>
          <w:rFonts w:ascii="Corbel" w:hAnsi="Corbel"/>
          <w:sz w:val="22"/>
          <w:szCs w:val="22"/>
        </w:rPr>
        <w:t>; deze vervangt versie 1.4. De verbeteringen uit versie 1.5 zijn in 1.6 meegenomen. Versie 1.5 is nooit uitgegeven.</w:t>
      </w:r>
      <w:r w:rsidRPr="00B1257A">
        <w:rPr>
          <w:rFonts w:ascii="Corbel" w:hAnsi="Corbel"/>
          <w:sz w:val="22"/>
          <w:szCs w:val="22"/>
        </w:rPr>
        <w:t xml:space="preserve"> De</w:t>
      </w:r>
      <w:r w:rsidR="00BC36C0" w:rsidRPr="00B1257A">
        <w:rPr>
          <w:rFonts w:ascii="Corbel" w:hAnsi="Corbel"/>
          <w:sz w:val="22"/>
          <w:szCs w:val="22"/>
        </w:rPr>
        <w:t>ze</w:t>
      </w:r>
      <w:r w:rsidRPr="00B1257A">
        <w:rPr>
          <w:rFonts w:ascii="Corbel" w:hAnsi="Corbel"/>
          <w:sz w:val="22"/>
          <w:szCs w:val="22"/>
        </w:rPr>
        <w:t xml:space="preserve"> Leidraad is bedoeld voor iedereen die de VISI-standaard wil implementeren in VISI-compatibele software, maar ook voor mensen die om andere redenen zijn geïnteresseerd in de technische achtergrond. </w:t>
      </w:r>
      <w:r w:rsidR="00CD02F1" w:rsidRPr="00B1257A">
        <w:rPr>
          <w:rFonts w:ascii="Corbel" w:hAnsi="Corbel"/>
          <w:sz w:val="22"/>
          <w:szCs w:val="22"/>
        </w:rPr>
        <w:t>D</w:t>
      </w:r>
      <w:r w:rsidR="009E5F92" w:rsidRPr="00B1257A">
        <w:rPr>
          <w:rFonts w:ascii="Corbel" w:hAnsi="Corbel"/>
          <w:sz w:val="22"/>
          <w:szCs w:val="22"/>
        </w:rPr>
        <w:t>aarom begint d</w:t>
      </w:r>
      <w:r w:rsidR="00CD02F1" w:rsidRPr="00B1257A">
        <w:rPr>
          <w:rFonts w:ascii="Corbel" w:hAnsi="Corbel"/>
          <w:sz w:val="22"/>
          <w:szCs w:val="22"/>
        </w:rPr>
        <w:t xml:space="preserve">e </w:t>
      </w:r>
      <w:r w:rsidR="009E5F92" w:rsidRPr="00B1257A">
        <w:rPr>
          <w:rFonts w:ascii="Corbel" w:hAnsi="Corbel"/>
          <w:sz w:val="22"/>
          <w:szCs w:val="22"/>
        </w:rPr>
        <w:t xml:space="preserve">Leidraad in bijlage 1 met de </w:t>
      </w:r>
      <w:r w:rsidR="00CD02F1" w:rsidRPr="00B1257A">
        <w:rPr>
          <w:rFonts w:ascii="Corbel" w:hAnsi="Corbel"/>
          <w:sz w:val="22"/>
          <w:szCs w:val="22"/>
        </w:rPr>
        <w:t>grondbeginselen van VISI</w:t>
      </w:r>
      <w:r w:rsidR="009E5F92" w:rsidRPr="00B1257A">
        <w:rPr>
          <w:rFonts w:ascii="Corbel" w:hAnsi="Corbel"/>
          <w:sz w:val="22"/>
          <w:szCs w:val="22"/>
        </w:rPr>
        <w:t>. De rest van de Leidraad is eigenlijk meer bedoeld voor automatiseerders.</w:t>
      </w:r>
    </w:p>
    <w:p w14:paraId="09FC03C1" w14:textId="77777777" w:rsidR="000E79B1" w:rsidRPr="00B1257A" w:rsidRDefault="000E79B1" w:rsidP="00F267BF">
      <w:pPr>
        <w:widowControl w:val="0"/>
        <w:rPr>
          <w:rFonts w:ascii="Corbel" w:hAnsi="Corbel"/>
          <w:sz w:val="22"/>
          <w:szCs w:val="22"/>
        </w:rPr>
      </w:pPr>
    </w:p>
    <w:p w14:paraId="09FC03C2" w14:textId="77777777" w:rsidR="00927D92" w:rsidRPr="00B1257A" w:rsidRDefault="00927D92" w:rsidP="00F267BF">
      <w:pPr>
        <w:pStyle w:val="Kop2"/>
        <w:keepNext w:val="0"/>
        <w:widowControl w:val="0"/>
        <w:rPr>
          <w:rFonts w:ascii="Corbel" w:hAnsi="Corbel"/>
          <w:sz w:val="22"/>
          <w:szCs w:val="22"/>
        </w:rPr>
      </w:pPr>
      <w:bookmarkStart w:id="161" w:name="_Toc466304156"/>
      <w:bookmarkStart w:id="162" w:name="_Toc4570871"/>
      <w:r w:rsidRPr="00B1257A">
        <w:rPr>
          <w:rFonts w:ascii="Corbel" w:hAnsi="Corbel"/>
        </w:rPr>
        <w:lastRenderedPageBreak/>
        <w:t>1.2</w:t>
      </w:r>
      <w:r w:rsidRPr="00B1257A">
        <w:rPr>
          <w:rFonts w:ascii="Corbel" w:hAnsi="Corbel"/>
        </w:rPr>
        <w:tab/>
      </w:r>
      <w:r w:rsidR="0072565C" w:rsidRPr="00B1257A">
        <w:rPr>
          <w:rFonts w:ascii="Corbel" w:hAnsi="Corbel"/>
        </w:rPr>
        <w:t>De VISI-</w:t>
      </w:r>
      <w:r w:rsidR="0095607C" w:rsidRPr="00B1257A">
        <w:rPr>
          <w:rFonts w:ascii="Corbel" w:hAnsi="Corbel"/>
        </w:rPr>
        <w:t>systematiek</w:t>
      </w:r>
      <w:bookmarkEnd w:id="161"/>
      <w:bookmarkEnd w:id="162"/>
      <w:r w:rsidRPr="00B1257A">
        <w:rPr>
          <w:rFonts w:ascii="Corbel" w:hAnsi="Corbel"/>
        </w:rPr>
        <w:br/>
      </w:r>
    </w:p>
    <w:p w14:paraId="09FC03C3" w14:textId="77777777" w:rsidR="00691747" w:rsidRPr="00B1257A" w:rsidRDefault="00865878" w:rsidP="00F267BF">
      <w:pPr>
        <w:widowControl w:val="0"/>
        <w:numPr>
          <w:ilvl w:val="12"/>
          <w:numId w:val="0"/>
        </w:numPr>
        <w:rPr>
          <w:rFonts w:ascii="Corbel" w:hAnsi="Corbel"/>
          <w:sz w:val="22"/>
          <w:szCs w:val="22"/>
        </w:rPr>
      </w:pPr>
      <w:r w:rsidRPr="00B1257A">
        <w:rPr>
          <w:rFonts w:ascii="Corbel" w:hAnsi="Corbel"/>
          <w:sz w:val="22"/>
          <w:szCs w:val="22"/>
        </w:rPr>
        <w:t xml:space="preserve">De VISI-systematiek is de </w:t>
      </w:r>
      <w:r w:rsidRPr="00B1257A">
        <w:rPr>
          <w:rFonts w:ascii="Corbel" w:hAnsi="Corbel"/>
          <w:i/>
          <w:sz w:val="22"/>
          <w:szCs w:val="22"/>
        </w:rPr>
        <w:t>formele</w:t>
      </w:r>
      <w:r w:rsidRPr="00B1257A">
        <w:rPr>
          <w:rFonts w:ascii="Corbel" w:hAnsi="Corbel"/>
          <w:sz w:val="22"/>
          <w:szCs w:val="22"/>
        </w:rPr>
        <w:t xml:space="preserve"> specificatie van de ‘taal’ die wordt gebruikt om VISI-raamwerken te beschrijven en VISI-berichten op te stellen. </w:t>
      </w:r>
      <w:r w:rsidR="00BC36C0" w:rsidRPr="00B1257A">
        <w:rPr>
          <w:rFonts w:ascii="Corbel" w:hAnsi="Corbel"/>
          <w:sz w:val="22"/>
          <w:szCs w:val="22"/>
        </w:rPr>
        <w:t xml:space="preserve">Dit is </w:t>
      </w:r>
      <w:r w:rsidR="00AF548F" w:rsidRPr="00B1257A">
        <w:rPr>
          <w:rFonts w:ascii="Corbel" w:hAnsi="Corbel"/>
          <w:sz w:val="22"/>
          <w:szCs w:val="22"/>
        </w:rPr>
        <w:t xml:space="preserve">vastgelegd </w:t>
      </w:r>
      <w:r w:rsidR="00691747" w:rsidRPr="00B1257A">
        <w:rPr>
          <w:rFonts w:ascii="Corbel" w:hAnsi="Corbel"/>
          <w:sz w:val="22"/>
          <w:szCs w:val="22"/>
        </w:rPr>
        <w:t xml:space="preserve">in 2 delen: </w:t>
      </w:r>
    </w:p>
    <w:p w14:paraId="09FC03C4" w14:textId="77777777" w:rsidR="00691747" w:rsidRPr="00B1257A" w:rsidRDefault="009C3630" w:rsidP="00F267BF">
      <w:pPr>
        <w:pStyle w:val="Tekstzonderopmaak"/>
        <w:widowControl w:val="0"/>
        <w:numPr>
          <w:ilvl w:val="0"/>
          <w:numId w:val="11"/>
        </w:numPr>
        <w:tabs>
          <w:tab w:val="clear" w:pos="720"/>
          <w:tab w:val="num" w:pos="567"/>
          <w:tab w:val="left" w:pos="6663"/>
        </w:tabs>
        <w:ind w:left="567" w:hanging="283"/>
        <w:rPr>
          <w:rFonts w:ascii="Corbel" w:hAnsi="Corbel"/>
          <w:sz w:val="22"/>
          <w:szCs w:val="22"/>
          <w:lang w:val="nl-NL"/>
        </w:rPr>
      </w:pPr>
      <w:r w:rsidRPr="00B1257A">
        <w:rPr>
          <w:rFonts w:ascii="Corbel" w:hAnsi="Corbel"/>
          <w:sz w:val="22"/>
          <w:szCs w:val="22"/>
          <w:lang w:val="nl-NL"/>
        </w:rPr>
        <w:t>VISI-</w:t>
      </w:r>
      <w:r w:rsidR="00691747" w:rsidRPr="00B1257A">
        <w:rPr>
          <w:rFonts w:ascii="Corbel" w:hAnsi="Corbel"/>
          <w:sz w:val="22"/>
          <w:szCs w:val="22"/>
          <w:lang w:val="nl-NL"/>
        </w:rPr>
        <w:t>Systematiek</w:t>
      </w:r>
      <w:r w:rsidR="00604C8C" w:rsidRPr="00B1257A">
        <w:rPr>
          <w:rFonts w:ascii="Corbel" w:hAnsi="Corbel"/>
          <w:sz w:val="22"/>
          <w:szCs w:val="22"/>
          <w:lang w:val="nl-NL"/>
        </w:rPr>
        <w:t xml:space="preserve"> Deel 1</w:t>
      </w:r>
      <w:r w:rsidR="00F77687" w:rsidRPr="00B1257A">
        <w:rPr>
          <w:rFonts w:ascii="Corbel" w:hAnsi="Corbel"/>
          <w:sz w:val="22"/>
          <w:szCs w:val="22"/>
          <w:lang w:val="nl-NL"/>
        </w:rPr>
        <w:t xml:space="preserve"> Raamwerken</w:t>
      </w:r>
      <w:r w:rsidR="008452CB" w:rsidRPr="00B1257A">
        <w:rPr>
          <w:rFonts w:ascii="Corbel" w:hAnsi="Corbel"/>
          <w:sz w:val="22"/>
          <w:szCs w:val="22"/>
          <w:lang w:val="nl-NL"/>
        </w:rPr>
        <w:t xml:space="preserve"> (</w:t>
      </w:r>
      <w:r w:rsidR="00F77687" w:rsidRPr="00B1257A">
        <w:rPr>
          <w:rFonts w:ascii="Corbel" w:hAnsi="Corbel"/>
          <w:sz w:val="22"/>
          <w:szCs w:val="22"/>
          <w:lang w:val="nl-NL"/>
        </w:rPr>
        <w:t xml:space="preserve">oorspronkelijk: </w:t>
      </w:r>
      <w:r w:rsidR="008452CB" w:rsidRPr="00B1257A">
        <w:rPr>
          <w:rFonts w:ascii="Corbel" w:hAnsi="Corbel"/>
          <w:sz w:val="22"/>
          <w:szCs w:val="22"/>
          <w:lang w:val="nl-NL"/>
        </w:rPr>
        <w:t>Systematiek I</w:t>
      </w:r>
      <w:r w:rsidR="003B25F0" w:rsidRPr="00B1257A">
        <w:rPr>
          <w:rFonts w:ascii="Corbel" w:hAnsi="Corbel"/>
          <w:sz w:val="22"/>
          <w:szCs w:val="22"/>
          <w:lang w:val="nl-NL"/>
        </w:rPr>
        <w:t>)</w:t>
      </w:r>
      <w:r w:rsidR="003B25F0" w:rsidRPr="00B1257A">
        <w:rPr>
          <w:rStyle w:val="Voetnootmarkering"/>
          <w:rFonts w:ascii="Corbel" w:hAnsi="Corbel"/>
          <w:szCs w:val="22"/>
          <w:lang w:val="nl-NL"/>
        </w:rPr>
        <w:footnoteReference w:id="2"/>
      </w:r>
      <w:r w:rsidRPr="00B1257A">
        <w:rPr>
          <w:rFonts w:ascii="Corbel" w:hAnsi="Corbel"/>
          <w:sz w:val="22"/>
          <w:szCs w:val="22"/>
          <w:lang w:val="nl-NL"/>
        </w:rPr>
        <w:t xml:space="preserve"> </w:t>
      </w:r>
      <w:r w:rsidR="00347E76" w:rsidRPr="00B1257A">
        <w:rPr>
          <w:rFonts w:ascii="Corbel" w:hAnsi="Corbel"/>
          <w:sz w:val="22"/>
          <w:szCs w:val="22"/>
          <w:lang w:val="nl-NL"/>
        </w:rPr>
        <w:t xml:space="preserve">met de </w:t>
      </w:r>
      <w:r w:rsidR="00B43B94" w:rsidRPr="00B1257A">
        <w:rPr>
          <w:rFonts w:ascii="Corbel" w:hAnsi="Corbel"/>
          <w:sz w:val="22"/>
          <w:szCs w:val="22"/>
          <w:lang w:val="nl-NL"/>
        </w:rPr>
        <w:t xml:space="preserve">specificaties </w:t>
      </w:r>
      <w:r w:rsidR="00691747" w:rsidRPr="00B1257A">
        <w:rPr>
          <w:rFonts w:ascii="Corbel" w:hAnsi="Corbel"/>
          <w:sz w:val="22"/>
          <w:szCs w:val="22"/>
          <w:lang w:val="nl-NL"/>
        </w:rPr>
        <w:t>die specifi</w:t>
      </w:r>
      <w:r w:rsidR="00347E76" w:rsidRPr="00B1257A">
        <w:rPr>
          <w:rFonts w:ascii="Corbel" w:hAnsi="Corbel"/>
          <w:sz w:val="22"/>
          <w:szCs w:val="22"/>
          <w:lang w:val="nl-NL"/>
        </w:rPr>
        <w:t>ek van toepassing zijn op VISI-R</w:t>
      </w:r>
      <w:r w:rsidR="00691747" w:rsidRPr="00B1257A">
        <w:rPr>
          <w:rFonts w:ascii="Corbel" w:hAnsi="Corbel"/>
          <w:sz w:val="22"/>
          <w:szCs w:val="22"/>
          <w:lang w:val="nl-NL"/>
        </w:rPr>
        <w:t>aamwerken</w:t>
      </w:r>
      <w:r w:rsidR="00D12390" w:rsidRPr="00B1257A">
        <w:rPr>
          <w:rFonts w:ascii="Corbel" w:hAnsi="Corbel"/>
          <w:sz w:val="22"/>
          <w:szCs w:val="22"/>
          <w:lang w:val="nl-NL"/>
        </w:rPr>
        <w:t xml:space="preserve"> (zie bijlage </w:t>
      </w:r>
      <w:r w:rsidR="004261FD" w:rsidRPr="00B1257A">
        <w:rPr>
          <w:rFonts w:ascii="Corbel" w:hAnsi="Corbel"/>
          <w:sz w:val="22"/>
          <w:szCs w:val="22"/>
          <w:lang w:val="nl-NL"/>
        </w:rPr>
        <w:t>2</w:t>
      </w:r>
      <w:r w:rsidR="00D12390" w:rsidRPr="00B1257A">
        <w:rPr>
          <w:rFonts w:ascii="Corbel" w:hAnsi="Corbel"/>
          <w:sz w:val="22"/>
          <w:szCs w:val="22"/>
          <w:lang w:val="nl-NL"/>
        </w:rPr>
        <w:t>)</w:t>
      </w:r>
      <w:r w:rsidR="00691747" w:rsidRPr="00B1257A">
        <w:rPr>
          <w:rFonts w:ascii="Corbel" w:hAnsi="Corbel"/>
          <w:sz w:val="22"/>
          <w:szCs w:val="22"/>
          <w:lang w:val="nl-NL"/>
        </w:rPr>
        <w:t xml:space="preserve">. </w:t>
      </w:r>
    </w:p>
    <w:p w14:paraId="09FC03C5" w14:textId="77777777" w:rsidR="00D26EDF" w:rsidRPr="00B1257A" w:rsidRDefault="009C3630" w:rsidP="00F267BF">
      <w:pPr>
        <w:pStyle w:val="Tekstzonderopmaak"/>
        <w:widowControl w:val="0"/>
        <w:numPr>
          <w:ilvl w:val="0"/>
          <w:numId w:val="11"/>
        </w:numPr>
        <w:tabs>
          <w:tab w:val="clear" w:pos="720"/>
          <w:tab w:val="num" w:pos="567"/>
        </w:tabs>
        <w:ind w:left="567" w:hanging="283"/>
        <w:rPr>
          <w:rFonts w:ascii="Corbel" w:hAnsi="Corbel"/>
          <w:sz w:val="22"/>
          <w:szCs w:val="22"/>
          <w:lang w:val="nl-NL"/>
        </w:rPr>
      </w:pPr>
      <w:r w:rsidRPr="00B1257A">
        <w:rPr>
          <w:rFonts w:ascii="Corbel" w:hAnsi="Corbel"/>
          <w:sz w:val="22"/>
          <w:szCs w:val="22"/>
          <w:lang w:val="nl-NL"/>
        </w:rPr>
        <w:t>VISI-</w:t>
      </w:r>
      <w:r w:rsidR="00691747" w:rsidRPr="00B1257A">
        <w:rPr>
          <w:rFonts w:ascii="Corbel" w:hAnsi="Corbel"/>
          <w:sz w:val="22"/>
          <w:szCs w:val="22"/>
          <w:lang w:val="nl-NL"/>
        </w:rPr>
        <w:t xml:space="preserve">Systematiek </w:t>
      </w:r>
      <w:r w:rsidR="00604C8C" w:rsidRPr="00B1257A">
        <w:rPr>
          <w:rFonts w:ascii="Corbel" w:hAnsi="Corbel"/>
          <w:sz w:val="22"/>
          <w:szCs w:val="22"/>
          <w:lang w:val="nl-NL"/>
        </w:rPr>
        <w:t>Deel 2</w:t>
      </w:r>
      <w:r w:rsidR="00F77687" w:rsidRPr="00B1257A">
        <w:rPr>
          <w:rFonts w:ascii="Corbel" w:hAnsi="Corbel"/>
          <w:sz w:val="22"/>
          <w:szCs w:val="22"/>
          <w:lang w:val="nl-NL"/>
        </w:rPr>
        <w:t xml:space="preserve"> Berichten</w:t>
      </w:r>
      <w:r w:rsidR="008452CB" w:rsidRPr="00B1257A">
        <w:rPr>
          <w:rFonts w:ascii="Corbel" w:hAnsi="Corbel"/>
          <w:sz w:val="22"/>
          <w:szCs w:val="22"/>
          <w:lang w:val="nl-NL"/>
        </w:rPr>
        <w:t xml:space="preserve"> (</w:t>
      </w:r>
      <w:r w:rsidR="00F77687" w:rsidRPr="00B1257A">
        <w:rPr>
          <w:rFonts w:ascii="Corbel" w:hAnsi="Corbel"/>
          <w:sz w:val="22"/>
          <w:szCs w:val="22"/>
          <w:lang w:val="nl-NL"/>
        </w:rPr>
        <w:t xml:space="preserve">oorspronkelijk: </w:t>
      </w:r>
      <w:r w:rsidR="008452CB" w:rsidRPr="00B1257A">
        <w:rPr>
          <w:rFonts w:ascii="Corbel" w:hAnsi="Corbel"/>
          <w:sz w:val="22"/>
          <w:szCs w:val="22"/>
          <w:lang w:val="nl-NL"/>
        </w:rPr>
        <w:t>Systematiek II</w:t>
      </w:r>
      <w:r w:rsidR="003B25F0" w:rsidRPr="00B1257A">
        <w:rPr>
          <w:rFonts w:ascii="Corbel" w:hAnsi="Corbel"/>
          <w:sz w:val="22"/>
          <w:szCs w:val="22"/>
          <w:lang w:val="nl-NL"/>
        </w:rPr>
        <w:t>)</w:t>
      </w:r>
      <w:r w:rsidR="003B25F0" w:rsidRPr="00B1257A">
        <w:rPr>
          <w:rFonts w:ascii="Corbel" w:hAnsi="Corbel"/>
          <w:sz w:val="22"/>
          <w:szCs w:val="22"/>
          <w:vertAlign w:val="superscript"/>
          <w:lang w:val="nl-NL"/>
        </w:rPr>
        <w:t>2</w:t>
      </w:r>
      <w:r w:rsidR="003B25F0" w:rsidRPr="00B1257A">
        <w:rPr>
          <w:rFonts w:ascii="Corbel" w:hAnsi="Corbel"/>
          <w:sz w:val="22"/>
          <w:szCs w:val="22"/>
          <w:lang w:val="nl-NL"/>
        </w:rPr>
        <w:t xml:space="preserve"> </w:t>
      </w:r>
      <w:r w:rsidR="00347E76" w:rsidRPr="00B1257A">
        <w:rPr>
          <w:rFonts w:ascii="Corbel" w:hAnsi="Corbel"/>
          <w:sz w:val="22"/>
          <w:szCs w:val="22"/>
          <w:lang w:val="nl-NL"/>
        </w:rPr>
        <w:t xml:space="preserve"> met de specificaties </w:t>
      </w:r>
      <w:r w:rsidR="00691747" w:rsidRPr="00B1257A">
        <w:rPr>
          <w:rFonts w:ascii="Corbel" w:hAnsi="Corbel"/>
          <w:sz w:val="22"/>
          <w:szCs w:val="22"/>
          <w:lang w:val="nl-NL"/>
        </w:rPr>
        <w:t xml:space="preserve">die specifiek van </w:t>
      </w:r>
      <w:r w:rsidR="00790CC9" w:rsidRPr="00B1257A">
        <w:rPr>
          <w:rFonts w:ascii="Corbel" w:hAnsi="Corbel"/>
          <w:sz w:val="22"/>
          <w:szCs w:val="22"/>
          <w:lang w:val="nl-NL"/>
        </w:rPr>
        <w:t xml:space="preserve">toepassing zijn op </w:t>
      </w:r>
      <w:r w:rsidR="00347E76" w:rsidRPr="00B1257A">
        <w:rPr>
          <w:rFonts w:ascii="Corbel" w:hAnsi="Corbel"/>
          <w:sz w:val="22"/>
          <w:szCs w:val="22"/>
          <w:lang w:val="nl-NL"/>
        </w:rPr>
        <w:t>VISI-B</w:t>
      </w:r>
      <w:r w:rsidR="00F77687" w:rsidRPr="00B1257A">
        <w:rPr>
          <w:rFonts w:ascii="Corbel" w:hAnsi="Corbel"/>
          <w:sz w:val="22"/>
          <w:szCs w:val="22"/>
          <w:lang w:val="nl-NL"/>
        </w:rPr>
        <w:t>erichten</w:t>
      </w:r>
      <w:r w:rsidR="00D12390" w:rsidRPr="00B1257A">
        <w:rPr>
          <w:rFonts w:ascii="Corbel" w:hAnsi="Corbel"/>
          <w:sz w:val="22"/>
          <w:szCs w:val="22"/>
          <w:lang w:val="nl-NL"/>
        </w:rPr>
        <w:t xml:space="preserve"> (zie bijlage </w:t>
      </w:r>
      <w:r w:rsidR="004261FD" w:rsidRPr="00B1257A">
        <w:rPr>
          <w:rFonts w:ascii="Corbel" w:hAnsi="Corbel"/>
          <w:sz w:val="22"/>
          <w:szCs w:val="22"/>
          <w:lang w:val="nl-NL"/>
        </w:rPr>
        <w:t>3</w:t>
      </w:r>
      <w:r w:rsidR="00D12390" w:rsidRPr="00B1257A">
        <w:rPr>
          <w:rFonts w:ascii="Corbel" w:hAnsi="Corbel"/>
          <w:sz w:val="22"/>
          <w:szCs w:val="22"/>
          <w:lang w:val="nl-NL"/>
        </w:rPr>
        <w:t>)</w:t>
      </w:r>
      <w:r w:rsidR="00691747" w:rsidRPr="00B1257A">
        <w:rPr>
          <w:rFonts w:ascii="Corbel" w:hAnsi="Corbel"/>
          <w:sz w:val="22"/>
          <w:szCs w:val="22"/>
          <w:lang w:val="nl-NL"/>
        </w:rPr>
        <w:t>.</w:t>
      </w:r>
    </w:p>
    <w:p w14:paraId="09FC03C6" w14:textId="77777777" w:rsidR="00F008A3" w:rsidRPr="00B1257A" w:rsidRDefault="00F008A3" w:rsidP="00F267BF">
      <w:pPr>
        <w:widowControl w:val="0"/>
        <w:numPr>
          <w:ilvl w:val="12"/>
          <w:numId w:val="0"/>
        </w:numPr>
        <w:rPr>
          <w:rFonts w:ascii="Corbel" w:hAnsi="Corbel"/>
          <w:sz w:val="22"/>
          <w:szCs w:val="22"/>
        </w:rPr>
      </w:pPr>
      <w:r w:rsidRPr="00B1257A">
        <w:rPr>
          <w:rFonts w:ascii="Corbel" w:hAnsi="Corbel"/>
          <w:sz w:val="22"/>
          <w:szCs w:val="22"/>
        </w:rPr>
        <w:t xml:space="preserve">Elementen van deze taal zijn bijvoorbeeld: </w:t>
      </w:r>
      <w:proofErr w:type="spellStart"/>
      <w:r w:rsidRPr="00B1257A">
        <w:rPr>
          <w:rFonts w:ascii="Corbel" w:hAnsi="Corbel"/>
          <w:sz w:val="22"/>
          <w:szCs w:val="22"/>
        </w:rPr>
        <w:t>RolType</w:t>
      </w:r>
      <w:proofErr w:type="spellEnd"/>
      <w:r w:rsidRPr="00B1257A">
        <w:rPr>
          <w:rFonts w:ascii="Corbel" w:hAnsi="Corbel"/>
          <w:sz w:val="22"/>
          <w:szCs w:val="22"/>
        </w:rPr>
        <w:t xml:space="preserve">, </w:t>
      </w:r>
      <w:proofErr w:type="spellStart"/>
      <w:r w:rsidRPr="00B1257A">
        <w:rPr>
          <w:rFonts w:ascii="Corbel" w:hAnsi="Corbel"/>
          <w:sz w:val="22"/>
          <w:szCs w:val="22"/>
        </w:rPr>
        <w:t>TransactieType</w:t>
      </w:r>
      <w:proofErr w:type="spellEnd"/>
      <w:r w:rsidRPr="00B1257A">
        <w:rPr>
          <w:rFonts w:ascii="Corbel" w:hAnsi="Corbel"/>
          <w:sz w:val="22"/>
          <w:szCs w:val="22"/>
        </w:rPr>
        <w:t xml:space="preserve">, </w:t>
      </w:r>
      <w:proofErr w:type="spellStart"/>
      <w:r w:rsidRPr="00B1257A">
        <w:rPr>
          <w:rFonts w:ascii="Corbel" w:hAnsi="Corbel"/>
          <w:sz w:val="22"/>
          <w:szCs w:val="22"/>
        </w:rPr>
        <w:t>ProjectType</w:t>
      </w:r>
      <w:proofErr w:type="spellEnd"/>
      <w:r w:rsidRPr="00B1257A">
        <w:rPr>
          <w:rFonts w:ascii="Corbel" w:hAnsi="Corbel"/>
          <w:sz w:val="22"/>
          <w:szCs w:val="22"/>
        </w:rPr>
        <w:t xml:space="preserve">, </w:t>
      </w:r>
      <w:proofErr w:type="spellStart"/>
      <w:r w:rsidRPr="00B1257A">
        <w:rPr>
          <w:rFonts w:ascii="Corbel" w:hAnsi="Corbel"/>
          <w:sz w:val="22"/>
          <w:szCs w:val="22"/>
        </w:rPr>
        <w:t>BerichtType</w:t>
      </w:r>
      <w:proofErr w:type="spellEnd"/>
      <w:r w:rsidRPr="00B1257A">
        <w:rPr>
          <w:rFonts w:ascii="Corbel" w:hAnsi="Corbel"/>
          <w:sz w:val="22"/>
          <w:szCs w:val="22"/>
        </w:rPr>
        <w:t>, enzovoort</w:t>
      </w:r>
      <w:r w:rsidR="008970EF" w:rsidRPr="00B1257A">
        <w:rPr>
          <w:rStyle w:val="Voetnootmarkering"/>
          <w:rFonts w:ascii="Corbel" w:hAnsi="Corbel"/>
          <w:szCs w:val="22"/>
          <w:lang w:val="nl-NL"/>
        </w:rPr>
        <w:footnoteReference w:id="3"/>
      </w:r>
      <w:r w:rsidRPr="00B1257A">
        <w:rPr>
          <w:rFonts w:ascii="Corbel" w:hAnsi="Corbel"/>
          <w:sz w:val="22"/>
          <w:szCs w:val="22"/>
        </w:rPr>
        <w:t xml:space="preserve">. Raamwerken maken </w:t>
      </w:r>
      <w:r w:rsidR="00347E76" w:rsidRPr="00B1257A">
        <w:rPr>
          <w:rFonts w:ascii="Corbel" w:hAnsi="Corbel"/>
          <w:sz w:val="22"/>
          <w:szCs w:val="22"/>
        </w:rPr>
        <w:t>hier gebruik van</w:t>
      </w:r>
      <w:r w:rsidRPr="00B1257A">
        <w:rPr>
          <w:rFonts w:ascii="Corbel" w:hAnsi="Corbel"/>
          <w:sz w:val="22"/>
          <w:szCs w:val="22"/>
        </w:rPr>
        <w:t xml:space="preserve">. </w:t>
      </w:r>
      <w:r w:rsidR="00347E76" w:rsidRPr="00B1257A">
        <w:rPr>
          <w:rFonts w:ascii="Corbel" w:hAnsi="Corbel"/>
          <w:sz w:val="22"/>
          <w:szCs w:val="22"/>
        </w:rPr>
        <w:t>D</w:t>
      </w:r>
      <w:r w:rsidRPr="00B1257A">
        <w:rPr>
          <w:rFonts w:ascii="Corbel" w:hAnsi="Corbel"/>
          <w:sz w:val="22"/>
          <w:szCs w:val="22"/>
        </w:rPr>
        <w:t xml:space="preserve">e systematiek </w:t>
      </w:r>
      <w:r w:rsidR="00347E76" w:rsidRPr="00B1257A">
        <w:rPr>
          <w:rFonts w:ascii="Corbel" w:hAnsi="Corbel"/>
          <w:sz w:val="22"/>
          <w:szCs w:val="22"/>
        </w:rPr>
        <w:t xml:space="preserve">bevat bijvoorbeeld </w:t>
      </w:r>
      <w:r w:rsidRPr="00B1257A">
        <w:rPr>
          <w:rFonts w:ascii="Corbel" w:hAnsi="Corbel"/>
          <w:sz w:val="22"/>
          <w:szCs w:val="22"/>
        </w:rPr>
        <w:t>het element ‘</w:t>
      </w:r>
      <w:proofErr w:type="spellStart"/>
      <w:r w:rsidRPr="00B1257A">
        <w:rPr>
          <w:rFonts w:ascii="Corbel" w:hAnsi="Corbel"/>
          <w:sz w:val="22"/>
          <w:szCs w:val="22"/>
        </w:rPr>
        <w:t>Bericht</w:t>
      </w:r>
      <w:r w:rsidR="00102EA6" w:rsidRPr="00B1257A">
        <w:rPr>
          <w:rFonts w:ascii="Corbel" w:hAnsi="Corbel"/>
          <w:sz w:val="22"/>
          <w:szCs w:val="22"/>
        </w:rPr>
        <w:softHyphen/>
      </w:r>
      <w:r w:rsidRPr="00B1257A">
        <w:rPr>
          <w:rFonts w:ascii="Corbel" w:hAnsi="Corbel"/>
          <w:sz w:val="22"/>
          <w:szCs w:val="22"/>
        </w:rPr>
        <w:t>Type</w:t>
      </w:r>
      <w:proofErr w:type="spellEnd"/>
      <w:r w:rsidRPr="00B1257A">
        <w:rPr>
          <w:rFonts w:ascii="Corbel" w:hAnsi="Corbel"/>
          <w:sz w:val="22"/>
          <w:szCs w:val="22"/>
        </w:rPr>
        <w:t>’</w:t>
      </w:r>
      <w:r w:rsidR="00347E76" w:rsidRPr="00B1257A">
        <w:rPr>
          <w:rFonts w:ascii="Corbel" w:hAnsi="Corbel"/>
          <w:sz w:val="22"/>
          <w:szCs w:val="22"/>
        </w:rPr>
        <w:t xml:space="preserve">. Als dat in een </w:t>
      </w:r>
      <w:r w:rsidRPr="00B1257A">
        <w:rPr>
          <w:rFonts w:ascii="Corbel" w:hAnsi="Corbel"/>
          <w:sz w:val="22"/>
          <w:szCs w:val="22"/>
        </w:rPr>
        <w:t xml:space="preserve">raamwerk </w:t>
      </w:r>
      <w:r w:rsidR="00347E76" w:rsidRPr="00B1257A">
        <w:rPr>
          <w:rFonts w:ascii="Corbel" w:hAnsi="Corbel"/>
          <w:sz w:val="22"/>
          <w:szCs w:val="22"/>
        </w:rPr>
        <w:t xml:space="preserve">wordt gebruikt, vinden we de </w:t>
      </w:r>
      <w:r w:rsidRPr="00B1257A">
        <w:rPr>
          <w:rFonts w:ascii="Corbel" w:hAnsi="Corbel"/>
          <w:sz w:val="22"/>
          <w:szCs w:val="22"/>
        </w:rPr>
        <w:t xml:space="preserve">toepassing hiervan </w:t>
      </w:r>
      <w:r w:rsidR="00347E76" w:rsidRPr="00B1257A">
        <w:rPr>
          <w:rFonts w:ascii="Corbel" w:hAnsi="Corbel"/>
          <w:sz w:val="22"/>
          <w:szCs w:val="22"/>
        </w:rPr>
        <w:t xml:space="preserve">dan </w:t>
      </w:r>
      <w:r w:rsidRPr="00B1257A">
        <w:rPr>
          <w:rFonts w:ascii="Corbel" w:hAnsi="Corbel"/>
          <w:sz w:val="22"/>
          <w:szCs w:val="22"/>
        </w:rPr>
        <w:t xml:space="preserve">in de vorm van ‘Opdracht’. </w:t>
      </w:r>
    </w:p>
    <w:p w14:paraId="09FC03C7" w14:textId="77777777" w:rsidR="000E79B1" w:rsidRPr="00B1257A" w:rsidRDefault="000E79B1" w:rsidP="00F267BF">
      <w:pPr>
        <w:widowControl w:val="0"/>
        <w:numPr>
          <w:ilvl w:val="12"/>
          <w:numId w:val="0"/>
        </w:numPr>
        <w:rPr>
          <w:rFonts w:ascii="Corbel" w:hAnsi="Corbel"/>
          <w:sz w:val="22"/>
          <w:szCs w:val="22"/>
        </w:rPr>
      </w:pPr>
    </w:p>
    <w:p w14:paraId="09FC03C8" w14:textId="77777777" w:rsidR="00323C11" w:rsidRPr="00B1257A" w:rsidRDefault="009B4695" w:rsidP="00F267BF">
      <w:pPr>
        <w:rPr>
          <w:rFonts w:ascii="Corbel" w:hAnsi="Corbel"/>
          <w:sz w:val="22"/>
          <w:szCs w:val="22"/>
        </w:rPr>
      </w:pPr>
      <w:r w:rsidRPr="00B1257A">
        <w:rPr>
          <w:rFonts w:ascii="Corbel" w:hAnsi="Corbel"/>
          <w:sz w:val="22"/>
          <w:szCs w:val="22"/>
        </w:rPr>
        <w:t xml:space="preserve">Bij de </w:t>
      </w:r>
      <w:r w:rsidR="002819CD" w:rsidRPr="00B1257A">
        <w:rPr>
          <w:rFonts w:ascii="Corbel" w:hAnsi="Corbel"/>
          <w:sz w:val="22"/>
          <w:szCs w:val="22"/>
        </w:rPr>
        <w:t>VISI-S</w:t>
      </w:r>
      <w:r w:rsidRPr="00B1257A">
        <w:rPr>
          <w:rFonts w:ascii="Corbel" w:hAnsi="Corbel"/>
          <w:sz w:val="22"/>
          <w:szCs w:val="22"/>
        </w:rPr>
        <w:t xml:space="preserve">ystematiek </w:t>
      </w:r>
      <w:r w:rsidR="00F267BF" w:rsidRPr="00B1257A">
        <w:rPr>
          <w:rFonts w:ascii="Corbel" w:hAnsi="Corbel"/>
          <w:sz w:val="22"/>
          <w:szCs w:val="22"/>
        </w:rPr>
        <w:t>hoort een aantal</w:t>
      </w:r>
      <w:r w:rsidR="00A17467" w:rsidRPr="00B1257A">
        <w:rPr>
          <w:rFonts w:ascii="Corbel" w:hAnsi="Corbel"/>
          <w:sz w:val="22"/>
          <w:szCs w:val="22"/>
        </w:rPr>
        <w:t xml:space="preserve"> </w:t>
      </w:r>
      <w:r w:rsidR="00426212" w:rsidRPr="00B1257A">
        <w:rPr>
          <w:rFonts w:ascii="Corbel" w:hAnsi="Corbel"/>
          <w:sz w:val="22"/>
          <w:szCs w:val="22"/>
        </w:rPr>
        <w:t xml:space="preserve">aanvullende </w:t>
      </w:r>
      <w:r w:rsidRPr="00B1257A">
        <w:rPr>
          <w:rFonts w:ascii="Corbel" w:hAnsi="Corbel"/>
          <w:sz w:val="22"/>
          <w:szCs w:val="22"/>
        </w:rPr>
        <w:t>eisen en richtlijnen</w:t>
      </w:r>
      <w:r w:rsidR="00B65589" w:rsidRPr="00B1257A">
        <w:rPr>
          <w:rFonts w:ascii="Corbel" w:hAnsi="Corbel"/>
          <w:sz w:val="22"/>
          <w:szCs w:val="22"/>
        </w:rPr>
        <w:t xml:space="preserve"> (sommige normatief, andere informatief)</w:t>
      </w:r>
      <w:r w:rsidR="002819CD" w:rsidRPr="00B1257A">
        <w:rPr>
          <w:rFonts w:ascii="Corbel" w:hAnsi="Corbel"/>
          <w:sz w:val="22"/>
          <w:szCs w:val="22"/>
        </w:rPr>
        <w:t>,</w:t>
      </w:r>
      <w:r w:rsidRPr="00B1257A">
        <w:rPr>
          <w:rFonts w:ascii="Corbel" w:hAnsi="Corbel"/>
          <w:sz w:val="22"/>
          <w:szCs w:val="22"/>
        </w:rPr>
        <w:t xml:space="preserve"> die belangrijk zijn voor een eenduidige</w:t>
      </w:r>
      <w:r w:rsidR="002810C6" w:rsidRPr="00B1257A">
        <w:rPr>
          <w:rFonts w:ascii="Corbel" w:hAnsi="Corbel"/>
          <w:sz w:val="22"/>
          <w:szCs w:val="22"/>
        </w:rPr>
        <w:t xml:space="preserve"> interpretatie en</w:t>
      </w:r>
      <w:r w:rsidRPr="00B1257A">
        <w:rPr>
          <w:rFonts w:ascii="Corbel" w:hAnsi="Corbel"/>
          <w:sz w:val="22"/>
          <w:szCs w:val="22"/>
        </w:rPr>
        <w:t xml:space="preserve"> implementatie</w:t>
      </w:r>
      <w:r w:rsidR="00134987" w:rsidRPr="00B1257A">
        <w:rPr>
          <w:rFonts w:ascii="Corbel" w:hAnsi="Corbel"/>
          <w:sz w:val="22"/>
          <w:szCs w:val="22"/>
        </w:rPr>
        <w:t xml:space="preserve">. </w:t>
      </w:r>
      <w:r w:rsidRPr="00B1257A">
        <w:rPr>
          <w:rFonts w:ascii="Corbel" w:hAnsi="Corbel"/>
          <w:sz w:val="22"/>
          <w:szCs w:val="22"/>
        </w:rPr>
        <w:t xml:space="preserve">Deze </w:t>
      </w:r>
      <w:r w:rsidR="00B91D6E" w:rsidRPr="00B1257A">
        <w:rPr>
          <w:rFonts w:ascii="Corbel" w:hAnsi="Corbel"/>
          <w:sz w:val="22"/>
          <w:szCs w:val="22"/>
        </w:rPr>
        <w:t>zijn</w:t>
      </w:r>
      <w:r w:rsidRPr="00B1257A">
        <w:rPr>
          <w:rFonts w:ascii="Corbel" w:hAnsi="Corbel"/>
          <w:sz w:val="22"/>
          <w:szCs w:val="22"/>
        </w:rPr>
        <w:t xml:space="preserve"> in de bijlagen bij de Leidraad gevoegd</w:t>
      </w:r>
      <w:r w:rsidR="002810C6" w:rsidRPr="00B1257A">
        <w:rPr>
          <w:rFonts w:ascii="Corbel" w:hAnsi="Corbel"/>
          <w:sz w:val="22"/>
          <w:szCs w:val="22"/>
        </w:rPr>
        <w:t xml:space="preserve"> en zijn integraal onderdeel van de VISI-standaard</w:t>
      </w:r>
      <w:r w:rsidRPr="00B1257A">
        <w:rPr>
          <w:rFonts w:ascii="Corbel" w:hAnsi="Corbel"/>
          <w:sz w:val="22"/>
          <w:szCs w:val="22"/>
        </w:rPr>
        <w:t>.</w:t>
      </w:r>
      <w:r w:rsidR="00134987" w:rsidRPr="00B1257A">
        <w:rPr>
          <w:rFonts w:ascii="Corbel" w:hAnsi="Corbel"/>
          <w:sz w:val="22"/>
          <w:szCs w:val="22"/>
        </w:rPr>
        <w:t xml:space="preserve"> </w:t>
      </w:r>
      <w:r w:rsidR="00323C11" w:rsidRPr="00B1257A">
        <w:rPr>
          <w:rFonts w:ascii="Corbel" w:hAnsi="Corbel"/>
          <w:sz w:val="22"/>
          <w:szCs w:val="22"/>
        </w:rPr>
        <w:t>Al deze documenten zijn te verkrijgen via de VISI-website.</w:t>
      </w:r>
    </w:p>
    <w:p w14:paraId="09FC03C9" w14:textId="77777777" w:rsidR="00323C11" w:rsidRPr="00B1257A" w:rsidRDefault="00323C11" w:rsidP="00F267BF">
      <w:pPr>
        <w:rPr>
          <w:rFonts w:ascii="Corbel" w:hAnsi="Corbel"/>
          <w:sz w:val="22"/>
          <w:szCs w:val="22"/>
        </w:rPr>
      </w:pPr>
    </w:p>
    <w:p w14:paraId="09FC03CA" w14:textId="77777777" w:rsidR="00256F2B" w:rsidRPr="00B1257A" w:rsidRDefault="00256F2B"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VISI-berichten moeten voldoen aan een berichtenschema dat </w:t>
      </w:r>
      <w:r w:rsidR="00426212" w:rsidRPr="00B1257A">
        <w:rPr>
          <w:rFonts w:ascii="Corbel" w:hAnsi="Corbel"/>
          <w:sz w:val="22"/>
          <w:szCs w:val="22"/>
          <w:lang w:val="nl-NL"/>
        </w:rPr>
        <w:t xml:space="preserve">is </w:t>
      </w:r>
      <w:r w:rsidRPr="00B1257A">
        <w:rPr>
          <w:rFonts w:ascii="Corbel" w:hAnsi="Corbel"/>
          <w:sz w:val="22"/>
          <w:szCs w:val="22"/>
          <w:lang w:val="nl-NL"/>
        </w:rPr>
        <w:t>gebaseerd op het bijbehorende raam</w:t>
      </w:r>
      <w:r w:rsidR="00102EA6" w:rsidRPr="00B1257A">
        <w:rPr>
          <w:rFonts w:ascii="Corbel" w:hAnsi="Corbel"/>
          <w:sz w:val="22"/>
          <w:szCs w:val="22"/>
          <w:lang w:val="nl-NL"/>
        </w:rPr>
        <w:softHyphen/>
      </w:r>
      <w:r w:rsidRPr="00B1257A">
        <w:rPr>
          <w:rFonts w:ascii="Corbel" w:hAnsi="Corbel"/>
          <w:sz w:val="22"/>
          <w:szCs w:val="22"/>
          <w:lang w:val="nl-NL"/>
        </w:rPr>
        <w:t xml:space="preserve">werk. Zo’n berichtenschema kan automatisch worden gegenereerd met een programma dat ‘Promotor’ heet. De Promotor </w:t>
      </w:r>
      <w:r w:rsidR="00F267BF" w:rsidRPr="00B1257A">
        <w:rPr>
          <w:rFonts w:ascii="Corbel" w:hAnsi="Corbel"/>
          <w:sz w:val="22"/>
          <w:szCs w:val="22"/>
          <w:lang w:val="nl-NL"/>
        </w:rPr>
        <w:t xml:space="preserve">wordt </w:t>
      </w:r>
      <w:r w:rsidRPr="00B1257A">
        <w:rPr>
          <w:rFonts w:ascii="Corbel" w:hAnsi="Corbel"/>
          <w:sz w:val="22"/>
          <w:szCs w:val="22"/>
          <w:lang w:val="nl-NL"/>
        </w:rPr>
        <w:t>door CROW beschikbaar gesteld via</w:t>
      </w:r>
      <w:r w:rsidR="00323C11" w:rsidRPr="00B1257A">
        <w:rPr>
          <w:rFonts w:ascii="Corbel" w:hAnsi="Corbel"/>
          <w:sz w:val="22"/>
          <w:szCs w:val="22"/>
          <w:lang w:val="nl-NL"/>
        </w:rPr>
        <w:t xml:space="preserve"> een ‘</w:t>
      </w:r>
      <w:proofErr w:type="spellStart"/>
      <w:r w:rsidR="00323C11" w:rsidRPr="00B1257A">
        <w:rPr>
          <w:rFonts w:ascii="Corbel" w:hAnsi="Corbel"/>
          <w:sz w:val="22"/>
          <w:szCs w:val="22"/>
          <w:lang w:val="nl-NL"/>
        </w:rPr>
        <w:t>svn</w:t>
      </w:r>
      <w:proofErr w:type="spellEnd"/>
      <w:r w:rsidR="00323C11" w:rsidRPr="00B1257A">
        <w:rPr>
          <w:rFonts w:ascii="Corbel" w:hAnsi="Corbel"/>
          <w:sz w:val="22"/>
          <w:szCs w:val="22"/>
          <w:lang w:val="nl-NL"/>
        </w:rPr>
        <w:t>-server’</w:t>
      </w:r>
      <w:r w:rsidR="0004134F" w:rsidRPr="00B1257A">
        <w:rPr>
          <w:rFonts w:ascii="Corbel" w:hAnsi="Corbel"/>
          <w:sz w:val="22"/>
          <w:szCs w:val="22"/>
          <w:lang w:val="nl-NL"/>
        </w:rPr>
        <w:t xml:space="preserve"> (zie de VISI-website; </w:t>
      </w:r>
      <w:r w:rsidRPr="00B1257A">
        <w:rPr>
          <w:rFonts w:ascii="Corbel" w:hAnsi="Corbel"/>
          <w:sz w:val="22"/>
          <w:szCs w:val="22"/>
          <w:lang w:val="nl-NL"/>
        </w:rPr>
        <w:t>login</w:t>
      </w:r>
      <w:r w:rsidR="00221B49" w:rsidRPr="00B1257A">
        <w:rPr>
          <w:rFonts w:ascii="Corbel" w:hAnsi="Corbel"/>
          <w:sz w:val="22"/>
          <w:szCs w:val="22"/>
          <w:lang w:val="nl-NL"/>
        </w:rPr>
        <w:t xml:space="preserve"> en wachtwoord zijn bij CROW op te</w:t>
      </w:r>
      <w:r w:rsidR="0003161F" w:rsidRPr="00B1257A">
        <w:rPr>
          <w:rFonts w:ascii="Corbel" w:hAnsi="Corbel"/>
          <w:sz w:val="22"/>
          <w:szCs w:val="22"/>
          <w:lang w:val="nl-NL"/>
        </w:rPr>
        <w:t xml:space="preserve"> </w:t>
      </w:r>
      <w:r w:rsidR="00221B49" w:rsidRPr="00B1257A">
        <w:rPr>
          <w:rFonts w:ascii="Corbel" w:hAnsi="Corbel"/>
          <w:sz w:val="22"/>
          <w:szCs w:val="22"/>
          <w:lang w:val="nl-NL"/>
        </w:rPr>
        <w:t>vragen</w:t>
      </w:r>
      <w:r w:rsidRPr="00B1257A">
        <w:rPr>
          <w:rFonts w:ascii="Corbel" w:hAnsi="Corbel"/>
          <w:sz w:val="22"/>
          <w:szCs w:val="22"/>
          <w:lang w:val="nl-NL"/>
        </w:rPr>
        <w:t>).</w:t>
      </w:r>
      <w:r w:rsidR="00F267BF" w:rsidRPr="00B1257A">
        <w:rPr>
          <w:rFonts w:ascii="Corbel" w:hAnsi="Corbel"/>
          <w:sz w:val="22"/>
          <w:szCs w:val="22"/>
          <w:lang w:val="nl-NL"/>
        </w:rPr>
        <w:t xml:space="preserve"> Daarnaast staan op de </w:t>
      </w:r>
      <w:proofErr w:type="spellStart"/>
      <w:r w:rsidR="00F267BF" w:rsidRPr="00B1257A">
        <w:rPr>
          <w:rFonts w:ascii="Corbel" w:hAnsi="Corbel"/>
          <w:sz w:val="22"/>
          <w:szCs w:val="22"/>
          <w:lang w:val="nl-NL"/>
        </w:rPr>
        <w:t>svn</w:t>
      </w:r>
      <w:proofErr w:type="spellEnd"/>
      <w:r w:rsidR="00F267BF" w:rsidRPr="00B1257A">
        <w:rPr>
          <w:rFonts w:ascii="Corbel" w:hAnsi="Corbel"/>
          <w:sz w:val="22"/>
          <w:szCs w:val="22"/>
          <w:lang w:val="nl-NL"/>
        </w:rPr>
        <w:t xml:space="preserve">-server </w:t>
      </w:r>
      <w:r w:rsidR="00470DBE" w:rsidRPr="00B1257A">
        <w:rPr>
          <w:rFonts w:ascii="Corbel" w:hAnsi="Corbel"/>
          <w:sz w:val="22"/>
          <w:szCs w:val="22"/>
          <w:lang w:val="nl-NL"/>
        </w:rPr>
        <w:t xml:space="preserve">een aantal </w:t>
      </w:r>
      <w:proofErr w:type="spellStart"/>
      <w:r w:rsidR="00470DBE" w:rsidRPr="00B1257A">
        <w:rPr>
          <w:rFonts w:ascii="Corbel" w:hAnsi="Corbel"/>
          <w:sz w:val="22"/>
          <w:szCs w:val="22"/>
          <w:lang w:val="nl-NL"/>
        </w:rPr>
        <w:t>xml</w:t>
      </w:r>
      <w:proofErr w:type="spellEnd"/>
      <w:r w:rsidR="00470DBE" w:rsidRPr="00B1257A">
        <w:rPr>
          <w:rFonts w:ascii="Corbel" w:hAnsi="Corbel"/>
          <w:sz w:val="22"/>
          <w:szCs w:val="22"/>
          <w:lang w:val="nl-NL"/>
        </w:rPr>
        <w:t xml:space="preserve">- en </w:t>
      </w:r>
      <w:proofErr w:type="spellStart"/>
      <w:r w:rsidR="00470DBE" w:rsidRPr="00B1257A">
        <w:rPr>
          <w:rFonts w:ascii="Corbel" w:hAnsi="Corbel"/>
          <w:sz w:val="22"/>
          <w:szCs w:val="22"/>
          <w:lang w:val="nl-NL"/>
        </w:rPr>
        <w:t>exp</w:t>
      </w:r>
      <w:proofErr w:type="spellEnd"/>
      <w:r w:rsidR="00470DBE" w:rsidRPr="00B1257A">
        <w:rPr>
          <w:rFonts w:ascii="Corbel" w:hAnsi="Corbel"/>
          <w:sz w:val="22"/>
          <w:szCs w:val="22"/>
          <w:lang w:val="nl-NL"/>
        </w:rPr>
        <w:t>-files die bij de implementatie nodig zijn.</w:t>
      </w:r>
    </w:p>
    <w:p w14:paraId="09FC03CB" w14:textId="77777777" w:rsidR="009B4695" w:rsidRPr="00B1257A" w:rsidRDefault="009B4695" w:rsidP="00F267BF">
      <w:pPr>
        <w:pStyle w:val="Tekstzonderopmaak"/>
        <w:widowControl w:val="0"/>
        <w:rPr>
          <w:rFonts w:ascii="Corbel" w:hAnsi="Corbel"/>
          <w:sz w:val="22"/>
          <w:szCs w:val="22"/>
          <w:lang w:val="nl-NL"/>
        </w:rPr>
      </w:pPr>
    </w:p>
    <w:p w14:paraId="09FC03CC" w14:textId="77777777" w:rsidR="007A2816" w:rsidRPr="00B1257A" w:rsidRDefault="00A6577E" w:rsidP="00F267BF">
      <w:pPr>
        <w:widowControl w:val="0"/>
        <w:numPr>
          <w:ilvl w:val="12"/>
          <w:numId w:val="0"/>
        </w:numPr>
        <w:rPr>
          <w:rFonts w:ascii="Corbel" w:hAnsi="Corbel"/>
          <w:sz w:val="22"/>
          <w:szCs w:val="22"/>
        </w:rPr>
      </w:pPr>
      <w:r w:rsidRPr="00B1257A">
        <w:rPr>
          <w:rFonts w:ascii="Corbel" w:hAnsi="Corbel"/>
          <w:sz w:val="22"/>
          <w:szCs w:val="22"/>
        </w:rPr>
        <w:t xml:space="preserve">De implementatie van </w:t>
      </w:r>
      <w:r w:rsidR="006F5AD4" w:rsidRPr="00B1257A">
        <w:rPr>
          <w:rFonts w:ascii="Corbel" w:hAnsi="Corbel"/>
          <w:sz w:val="22"/>
          <w:szCs w:val="22"/>
        </w:rPr>
        <w:t xml:space="preserve">de </w:t>
      </w:r>
      <w:r w:rsidRPr="00B1257A">
        <w:rPr>
          <w:rFonts w:ascii="Corbel" w:hAnsi="Corbel"/>
          <w:sz w:val="22"/>
          <w:szCs w:val="22"/>
        </w:rPr>
        <w:t>VISI</w:t>
      </w:r>
      <w:r w:rsidR="006F5AD4" w:rsidRPr="00B1257A">
        <w:rPr>
          <w:rFonts w:ascii="Corbel" w:hAnsi="Corbel"/>
          <w:sz w:val="22"/>
          <w:szCs w:val="22"/>
        </w:rPr>
        <w:t>-systematiek</w:t>
      </w:r>
      <w:r w:rsidRPr="00B1257A">
        <w:rPr>
          <w:rFonts w:ascii="Corbel" w:hAnsi="Corbel"/>
          <w:sz w:val="22"/>
          <w:szCs w:val="22"/>
        </w:rPr>
        <w:t xml:space="preserve"> in </w:t>
      </w:r>
      <w:r w:rsidR="006F5AD4" w:rsidRPr="00B1257A">
        <w:rPr>
          <w:rFonts w:ascii="Corbel" w:hAnsi="Corbel"/>
          <w:i/>
          <w:sz w:val="22"/>
          <w:szCs w:val="22"/>
        </w:rPr>
        <w:t xml:space="preserve">VISI-compatibele </w:t>
      </w:r>
      <w:r w:rsidRPr="00B1257A">
        <w:rPr>
          <w:rFonts w:ascii="Corbel" w:hAnsi="Corbel"/>
          <w:i/>
          <w:sz w:val="22"/>
          <w:szCs w:val="22"/>
        </w:rPr>
        <w:t>software</w:t>
      </w:r>
      <w:r w:rsidRPr="00B1257A">
        <w:rPr>
          <w:rFonts w:ascii="Corbel" w:hAnsi="Corbel"/>
          <w:sz w:val="22"/>
          <w:szCs w:val="22"/>
        </w:rPr>
        <w:t xml:space="preserve"> wordt aan de hand van een uitgebreid voorbeeld behandeld</w:t>
      </w:r>
      <w:r w:rsidR="006F5AD4" w:rsidRPr="00B1257A">
        <w:rPr>
          <w:rFonts w:ascii="Corbel" w:hAnsi="Corbel"/>
          <w:sz w:val="22"/>
          <w:szCs w:val="22"/>
        </w:rPr>
        <w:t xml:space="preserve"> (zie </w:t>
      </w:r>
      <w:r w:rsidR="003A2401" w:rsidRPr="00B1257A">
        <w:rPr>
          <w:rFonts w:ascii="Corbel" w:hAnsi="Corbel"/>
          <w:sz w:val="22"/>
          <w:szCs w:val="22"/>
        </w:rPr>
        <w:t xml:space="preserve">hoofdstuk 4 en </w:t>
      </w:r>
      <w:r w:rsidR="004261FD" w:rsidRPr="00B1257A">
        <w:rPr>
          <w:rFonts w:ascii="Corbel" w:hAnsi="Corbel"/>
          <w:sz w:val="22"/>
          <w:szCs w:val="22"/>
        </w:rPr>
        <w:t>bijlage 4</w:t>
      </w:r>
      <w:r w:rsidR="003A2401" w:rsidRPr="00B1257A">
        <w:rPr>
          <w:rFonts w:ascii="Corbel" w:hAnsi="Corbel"/>
          <w:sz w:val="22"/>
          <w:szCs w:val="22"/>
        </w:rPr>
        <w:t>)</w:t>
      </w:r>
      <w:r w:rsidRPr="00B1257A">
        <w:rPr>
          <w:rFonts w:ascii="Corbel" w:hAnsi="Corbel"/>
          <w:sz w:val="22"/>
          <w:szCs w:val="22"/>
        </w:rPr>
        <w:t xml:space="preserve">. </w:t>
      </w:r>
      <w:r w:rsidR="004B3F63" w:rsidRPr="00B1257A">
        <w:rPr>
          <w:rFonts w:ascii="Corbel" w:hAnsi="Corbel"/>
          <w:sz w:val="22"/>
          <w:szCs w:val="22"/>
        </w:rPr>
        <w:t>Versie 1.</w:t>
      </w:r>
      <w:r w:rsidR="00BA6C31" w:rsidRPr="00B1257A">
        <w:rPr>
          <w:rFonts w:ascii="Corbel" w:hAnsi="Corbel"/>
          <w:sz w:val="22"/>
          <w:szCs w:val="22"/>
        </w:rPr>
        <w:t>6</w:t>
      </w:r>
      <w:r w:rsidR="004B3F63" w:rsidRPr="00B1257A">
        <w:rPr>
          <w:rFonts w:ascii="Corbel" w:hAnsi="Corbel"/>
          <w:sz w:val="22"/>
          <w:szCs w:val="22"/>
        </w:rPr>
        <w:t xml:space="preserve"> van de systematiek bouwt voort op 1.</w:t>
      </w:r>
      <w:r w:rsidR="00BA6C31" w:rsidRPr="00B1257A">
        <w:rPr>
          <w:rFonts w:ascii="Corbel" w:hAnsi="Corbel"/>
          <w:sz w:val="22"/>
          <w:szCs w:val="22"/>
        </w:rPr>
        <w:t>4</w:t>
      </w:r>
      <w:r w:rsidR="004B3F63" w:rsidRPr="00B1257A">
        <w:rPr>
          <w:rFonts w:ascii="Corbel" w:hAnsi="Corbel"/>
          <w:sz w:val="22"/>
          <w:szCs w:val="22"/>
        </w:rPr>
        <w:t xml:space="preserve">. De uitgangspunten van VISI zijn ongewijzigd. </w:t>
      </w:r>
      <w:r w:rsidR="00D25074" w:rsidRPr="00B1257A">
        <w:rPr>
          <w:rFonts w:ascii="Corbel" w:hAnsi="Corbel"/>
          <w:sz w:val="22"/>
          <w:szCs w:val="22"/>
        </w:rPr>
        <w:t xml:space="preserve">Een </w:t>
      </w:r>
      <w:r w:rsidR="0003488C" w:rsidRPr="00B1257A">
        <w:rPr>
          <w:rFonts w:ascii="Corbel" w:hAnsi="Corbel"/>
          <w:sz w:val="22"/>
          <w:szCs w:val="22"/>
        </w:rPr>
        <w:t xml:space="preserve">eerdere </w:t>
      </w:r>
      <w:r w:rsidR="00D25074" w:rsidRPr="00B1257A">
        <w:rPr>
          <w:rFonts w:ascii="Corbel" w:hAnsi="Corbel"/>
          <w:sz w:val="22"/>
          <w:szCs w:val="22"/>
        </w:rPr>
        <w:t>implementatie van versie 1.1a</w:t>
      </w:r>
      <w:r w:rsidR="0004134F" w:rsidRPr="00B1257A">
        <w:rPr>
          <w:rFonts w:ascii="Corbel" w:hAnsi="Corbel"/>
          <w:sz w:val="22"/>
          <w:szCs w:val="22"/>
        </w:rPr>
        <w:t>,</w:t>
      </w:r>
      <w:r w:rsidR="00D25074" w:rsidRPr="00B1257A">
        <w:rPr>
          <w:rFonts w:ascii="Corbel" w:hAnsi="Corbel"/>
          <w:sz w:val="22"/>
          <w:szCs w:val="22"/>
        </w:rPr>
        <w:t xml:space="preserve"> 1.2</w:t>
      </w:r>
      <w:r w:rsidR="00BA6C31" w:rsidRPr="00B1257A">
        <w:rPr>
          <w:rFonts w:ascii="Corbel" w:hAnsi="Corbel"/>
          <w:sz w:val="22"/>
          <w:szCs w:val="22"/>
        </w:rPr>
        <w:t xml:space="preserve">, </w:t>
      </w:r>
      <w:r w:rsidR="0004134F" w:rsidRPr="00B1257A">
        <w:rPr>
          <w:rFonts w:ascii="Corbel" w:hAnsi="Corbel"/>
          <w:sz w:val="22"/>
          <w:szCs w:val="22"/>
        </w:rPr>
        <w:t>1.3</w:t>
      </w:r>
      <w:r w:rsidR="00BA6C31" w:rsidRPr="00B1257A">
        <w:rPr>
          <w:rFonts w:ascii="Corbel" w:hAnsi="Corbel"/>
          <w:sz w:val="22"/>
          <w:szCs w:val="22"/>
        </w:rPr>
        <w:t xml:space="preserve"> of 1.4</w:t>
      </w:r>
      <w:r w:rsidR="0004134F" w:rsidRPr="00B1257A">
        <w:rPr>
          <w:rFonts w:ascii="Corbel" w:hAnsi="Corbel"/>
          <w:sz w:val="22"/>
          <w:szCs w:val="22"/>
        </w:rPr>
        <w:t xml:space="preserve"> </w:t>
      </w:r>
      <w:r w:rsidR="00D25074" w:rsidRPr="00B1257A">
        <w:rPr>
          <w:rFonts w:ascii="Corbel" w:hAnsi="Corbel"/>
          <w:sz w:val="22"/>
          <w:szCs w:val="22"/>
        </w:rPr>
        <w:t xml:space="preserve">kan </w:t>
      </w:r>
      <w:r w:rsidRPr="00B1257A">
        <w:rPr>
          <w:rFonts w:ascii="Corbel" w:hAnsi="Corbel"/>
          <w:sz w:val="22"/>
          <w:szCs w:val="22"/>
        </w:rPr>
        <w:t xml:space="preserve">overigens </w:t>
      </w:r>
      <w:r w:rsidR="00D25074" w:rsidRPr="00B1257A">
        <w:rPr>
          <w:rFonts w:ascii="Corbel" w:hAnsi="Corbel"/>
          <w:sz w:val="22"/>
          <w:szCs w:val="22"/>
        </w:rPr>
        <w:t xml:space="preserve">prima dienen als </w:t>
      </w:r>
      <w:r w:rsidR="0004134F" w:rsidRPr="00B1257A">
        <w:rPr>
          <w:rFonts w:ascii="Corbel" w:hAnsi="Corbel"/>
          <w:sz w:val="22"/>
          <w:szCs w:val="22"/>
        </w:rPr>
        <w:t>basis voor implementatie van 1.</w:t>
      </w:r>
      <w:r w:rsidR="00BA6C31" w:rsidRPr="00B1257A">
        <w:rPr>
          <w:rFonts w:ascii="Corbel" w:hAnsi="Corbel"/>
          <w:sz w:val="22"/>
          <w:szCs w:val="22"/>
        </w:rPr>
        <w:t>6</w:t>
      </w:r>
      <w:r w:rsidR="00D25074" w:rsidRPr="00B1257A">
        <w:rPr>
          <w:rFonts w:ascii="Corbel" w:hAnsi="Corbel"/>
          <w:sz w:val="22"/>
          <w:szCs w:val="22"/>
        </w:rPr>
        <w:t xml:space="preserve">. </w:t>
      </w:r>
      <w:r w:rsidR="000A4512" w:rsidRPr="00B1257A">
        <w:rPr>
          <w:rFonts w:ascii="Corbel" w:hAnsi="Corbel"/>
          <w:sz w:val="22"/>
          <w:szCs w:val="22"/>
        </w:rPr>
        <w:t xml:space="preserve">CROW verstrekt het VISI-keurmerk aan software die voldoet aan de eisen en richtlijnen die vanuit de VISI-standaard zijn gesteld. De keuring wordt namens CROW door een onafhankelijk keuringsinstituut uitgevoerd. </w:t>
      </w:r>
      <w:r w:rsidR="00CC65E3" w:rsidRPr="00B1257A">
        <w:rPr>
          <w:rFonts w:ascii="Corbel" w:hAnsi="Corbel"/>
          <w:sz w:val="22"/>
          <w:szCs w:val="22"/>
        </w:rPr>
        <w:br/>
      </w:r>
    </w:p>
    <w:p w14:paraId="09FC03CD" w14:textId="77777777" w:rsidR="00D25074" w:rsidRPr="00B1257A" w:rsidRDefault="001B2780" w:rsidP="00F267BF">
      <w:pPr>
        <w:pStyle w:val="Tekstzonderopmaak"/>
        <w:widowControl w:val="0"/>
        <w:rPr>
          <w:rFonts w:ascii="Corbel" w:hAnsi="Corbel"/>
          <w:sz w:val="22"/>
          <w:szCs w:val="22"/>
          <w:lang w:val="nl-NL"/>
        </w:rPr>
      </w:pPr>
      <w:r w:rsidRPr="00B1257A">
        <w:rPr>
          <w:rFonts w:ascii="Corbel" w:hAnsi="Corbel"/>
          <w:sz w:val="22"/>
          <w:szCs w:val="22"/>
          <w:lang w:val="nl-NL"/>
        </w:rPr>
        <w:t>De aanpassingen in versie 1.</w:t>
      </w:r>
      <w:r w:rsidR="0004134F" w:rsidRPr="00B1257A">
        <w:rPr>
          <w:rFonts w:ascii="Corbel" w:hAnsi="Corbel"/>
          <w:sz w:val="22"/>
          <w:szCs w:val="22"/>
          <w:lang w:val="nl-NL"/>
        </w:rPr>
        <w:t>4</w:t>
      </w:r>
      <w:r w:rsidR="00D25074" w:rsidRPr="00B1257A">
        <w:rPr>
          <w:rFonts w:ascii="Corbel" w:hAnsi="Corbel"/>
          <w:sz w:val="22"/>
          <w:szCs w:val="22"/>
          <w:lang w:val="nl-NL"/>
        </w:rPr>
        <w:t xml:space="preserve"> komen </w:t>
      </w:r>
      <w:r w:rsidR="008321DA" w:rsidRPr="00B1257A">
        <w:rPr>
          <w:rFonts w:ascii="Corbel" w:hAnsi="Corbel"/>
          <w:sz w:val="22"/>
          <w:szCs w:val="22"/>
          <w:lang w:val="nl-NL"/>
        </w:rPr>
        <w:t xml:space="preserve">met name </w:t>
      </w:r>
      <w:r w:rsidR="00D25074" w:rsidRPr="00B1257A">
        <w:rPr>
          <w:rFonts w:ascii="Corbel" w:hAnsi="Corbel"/>
          <w:sz w:val="22"/>
          <w:szCs w:val="22"/>
          <w:lang w:val="nl-NL"/>
        </w:rPr>
        <w:t>voort uit wensen van gebruikers en/of specifieke marktpartij</w:t>
      </w:r>
      <w:r w:rsidR="008321DA" w:rsidRPr="00B1257A">
        <w:rPr>
          <w:rFonts w:ascii="Corbel" w:hAnsi="Corbel"/>
          <w:sz w:val="22"/>
          <w:szCs w:val="22"/>
          <w:lang w:val="nl-NL"/>
        </w:rPr>
        <w:t>en</w:t>
      </w:r>
      <w:r w:rsidRPr="00B1257A">
        <w:rPr>
          <w:rFonts w:ascii="Corbel" w:hAnsi="Corbel"/>
          <w:sz w:val="22"/>
          <w:szCs w:val="22"/>
          <w:lang w:val="nl-NL"/>
        </w:rPr>
        <w:t xml:space="preserve"> en uit de VISI-leveranciers</w:t>
      </w:r>
      <w:r w:rsidR="00D25074" w:rsidRPr="00B1257A">
        <w:rPr>
          <w:rFonts w:ascii="Corbel" w:hAnsi="Corbel"/>
          <w:sz w:val="22"/>
          <w:szCs w:val="22"/>
          <w:lang w:val="nl-NL"/>
        </w:rPr>
        <w:t>.</w:t>
      </w:r>
      <w:r w:rsidRPr="00B1257A">
        <w:rPr>
          <w:rFonts w:ascii="Corbel" w:hAnsi="Corbel"/>
          <w:sz w:val="22"/>
          <w:szCs w:val="22"/>
          <w:lang w:val="nl-NL"/>
        </w:rPr>
        <w:t xml:space="preserve"> De </w:t>
      </w:r>
      <w:r w:rsidR="004C1224" w:rsidRPr="00B1257A">
        <w:rPr>
          <w:rFonts w:ascii="Corbel" w:hAnsi="Corbel"/>
          <w:sz w:val="22"/>
          <w:szCs w:val="22"/>
          <w:lang w:val="nl-NL"/>
        </w:rPr>
        <w:t xml:space="preserve">technische voorstellen </w:t>
      </w:r>
      <w:r w:rsidR="00A4762C" w:rsidRPr="00B1257A">
        <w:rPr>
          <w:rFonts w:ascii="Corbel" w:hAnsi="Corbel"/>
          <w:sz w:val="22"/>
          <w:szCs w:val="22"/>
          <w:lang w:val="nl-NL"/>
        </w:rPr>
        <w:t>die hebben geleid tot versie 1.</w:t>
      </w:r>
      <w:r w:rsidR="0004134F" w:rsidRPr="00B1257A">
        <w:rPr>
          <w:rFonts w:ascii="Corbel" w:hAnsi="Corbel"/>
          <w:sz w:val="22"/>
          <w:szCs w:val="22"/>
          <w:lang w:val="nl-NL"/>
        </w:rPr>
        <w:t>4</w:t>
      </w:r>
      <w:r w:rsidR="00A4762C" w:rsidRPr="00B1257A">
        <w:rPr>
          <w:rFonts w:ascii="Corbel" w:hAnsi="Corbel"/>
          <w:sz w:val="22"/>
          <w:szCs w:val="22"/>
          <w:lang w:val="nl-NL"/>
        </w:rPr>
        <w:t xml:space="preserve">, </w:t>
      </w:r>
      <w:r w:rsidR="004C1224" w:rsidRPr="00B1257A">
        <w:rPr>
          <w:rFonts w:ascii="Corbel" w:hAnsi="Corbel"/>
          <w:sz w:val="22"/>
          <w:szCs w:val="22"/>
          <w:lang w:val="nl-NL"/>
        </w:rPr>
        <w:t xml:space="preserve">zijn behandeld in </w:t>
      </w:r>
      <w:r w:rsidRPr="00B1257A">
        <w:rPr>
          <w:rFonts w:ascii="Corbel" w:hAnsi="Corbel"/>
          <w:sz w:val="22"/>
          <w:szCs w:val="22"/>
          <w:lang w:val="nl-NL"/>
        </w:rPr>
        <w:t>de VISI Technische Commissie</w:t>
      </w:r>
      <w:r w:rsidR="00D25074" w:rsidRPr="00B1257A">
        <w:rPr>
          <w:rFonts w:ascii="Corbel" w:hAnsi="Corbel"/>
          <w:sz w:val="22"/>
          <w:szCs w:val="22"/>
          <w:lang w:val="nl-NL"/>
        </w:rPr>
        <w:t xml:space="preserve"> </w:t>
      </w:r>
      <w:r w:rsidR="00A4762C" w:rsidRPr="00B1257A">
        <w:rPr>
          <w:rFonts w:ascii="Corbel" w:hAnsi="Corbel"/>
          <w:sz w:val="22"/>
          <w:szCs w:val="22"/>
          <w:lang w:val="nl-NL"/>
        </w:rPr>
        <w:t xml:space="preserve">(VISI TC) </w:t>
      </w:r>
      <w:r w:rsidRPr="00B1257A">
        <w:rPr>
          <w:rFonts w:ascii="Corbel" w:hAnsi="Corbel"/>
          <w:sz w:val="22"/>
          <w:szCs w:val="22"/>
          <w:lang w:val="nl-NL"/>
        </w:rPr>
        <w:t xml:space="preserve">onder </w:t>
      </w:r>
      <w:r w:rsidR="0004134F" w:rsidRPr="00B1257A">
        <w:rPr>
          <w:rFonts w:ascii="Corbel" w:hAnsi="Corbel"/>
          <w:sz w:val="22"/>
          <w:szCs w:val="22"/>
          <w:lang w:val="nl-NL"/>
        </w:rPr>
        <w:t>bege</w:t>
      </w:r>
      <w:r w:rsidR="00F6206E" w:rsidRPr="00B1257A">
        <w:rPr>
          <w:rFonts w:ascii="Corbel" w:hAnsi="Corbel"/>
          <w:sz w:val="22"/>
          <w:szCs w:val="22"/>
          <w:lang w:val="nl-NL"/>
        </w:rPr>
        <w:t xml:space="preserve">leiding van </w:t>
      </w:r>
      <w:r w:rsidRPr="00B1257A">
        <w:rPr>
          <w:rFonts w:ascii="Corbel" w:hAnsi="Corbel"/>
          <w:sz w:val="22"/>
          <w:szCs w:val="22"/>
          <w:lang w:val="nl-NL"/>
        </w:rPr>
        <w:t>CROW.</w:t>
      </w:r>
      <w:r w:rsidR="00766FFC" w:rsidRPr="00B1257A">
        <w:rPr>
          <w:rFonts w:ascii="Corbel" w:hAnsi="Corbel"/>
          <w:sz w:val="22"/>
          <w:szCs w:val="22"/>
          <w:lang w:val="nl-NL"/>
        </w:rPr>
        <w:t xml:space="preserve"> De VISI TC bestaat uit vertegenwoordigers van VISI-gecertificeerde softwareleveranciers, </w:t>
      </w:r>
      <w:r w:rsidR="00035326" w:rsidRPr="00B1257A">
        <w:rPr>
          <w:rFonts w:ascii="Corbel" w:hAnsi="Corbel"/>
          <w:sz w:val="22"/>
          <w:szCs w:val="22"/>
          <w:lang w:val="nl-NL"/>
        </w:rPr>
        <w:t xml:space="preserve">enkele </w:t>
      </w:r>
      <w:r w:rsidR="00766FFC" w:rsidRPr="00B1257A">
        <w:rPr>
          <w:rFonts w:ascii="Corbel" w:hAnsi="Corbel"/>
          <w:sz w:val="22"/>
          <w:szCs w:val="22"/>
          <w:lang w:val="nl-NL"/>
        </w:rPr>
        <w:t>VISI-adviseurs, een vertegenwoordiger van TNO, en een vertegenw</w:t>
      </w:r>
      <w:r w:rsidR="009B4695" w:rsidRPr="00B1257A">
        <w:rPr>
          <w:rFonts w:ascii="Corbel" w:hAnsi="Corbel"/>
          <w:sz w:val="22"/>
          <w:szCs w:val="22"/>
          <w:lang w:val="nl-NL"/>
        </w:rPr>
        <w:t>oordiger van de VISI-Gebruikers</w:t>
      </w:r>
      <w:r w:rsidR="00766FFC" w:rsidRPr="00B1257A">
        <w:rPr>
          <w:rFonts w:ascii="Corbel" w:hAnsi="Corbel"/>
          <w:sz w:val="22"/>
          <w:szCs w:val="22"/>
          <w:lang w:val="nl-NL"/>
        </w:rPr>
        <w:t>groep</w:t>
      </w:r>
      <w:r w:rsidR="0004134F" w:rsidRPr="00B1257A">
        <w:rPr>
          <w:rFonts w:ascii="Corbel" w:hAnsi="Corbel"/>
          <w:sz w:val="22"/>
          <w:szCs w:val="22"/>
          <w:lang w:val="nl-NL"/>
        </w:rPr>
        <w:t xml:space="preserve"> en een onafhankelijk voorzitter</w:t>
      </w:r>
      <w:r w:rsidR="00766FFC" w:rsidRPr="00B1257A">
        <w:rPr>
          <w:rFonts w:ascii="Corbel" w:hAnsi="Corbel"/>
          <w:sz w:val="22"/>
          <w:szCs w:val="22"/>
          <w:lang w:val="nl-NL"/>
        </w:rPr>
        <w:t xml:space="preserve">. </w:t>
      </w:r>
    </w:p>
    <w:p w14:paraId="09FC03CE" w14:textId="77777777" w:rsidR="00691747" w:rsidRPr="00B1257A" w:rsidRDefault="0000705E" w:rsidP="00F267BF">
      <w:pPr>
        <w:pStyle w:val="Kop2"/>
        <w:keepNext w:val="0"/>
        <w:widowControl w:val="0"/>
        <w:rPr>
          <w:rFonts w:ascii="Corbel" w:hAnsi="Corbel" w:cs="Times New Roman"/>
          <w:b w:val="0"/>
          <w:bCs w:val="0"/>
          <w:i w:val="0"/>
          <w:iCs w:val="0"/>
          <w:sz w:val="22"/>
          <w:szCs w:val="22"/>
        </w:rPr>
      </w:pPr>
      <w:bookmarkStart w:id="163" w:name="_Toc466304157"/>
      <w:bookmarkStart w:id="164" w:name="_Toc4570872"/>
      <w:r w:rsidRPr="00B1257A">
        <w:rPr>
          <w:rFonts w:ascii="Corbel" w:hAnsi="Corbel"/>
        </w:rPr>
        <w:t>1.</w:t>
      </w:r>
      <w:r w:rsidR="00AB56E4" w:rsidRPr="00B1257A">
        <w:rPr>
          <w:rFonts w:ascii="Corbel" w:hAnsi="Corbel"/>
        </w:rPr>
        <w:t>3</w:t>
      </w:r>
      <w:r w:rsidRPr="00B1257A">
        <w:rPr>
          <w:rFonts w:ascii="Corbel" w:hAnsi="Corbel"/>
        </w:rPr>
        <w:tab/>
      </w:r>
      <w:r w:rsidR="00691747" w:rsidRPr="00B1257A">
        <w:rPr>
          <w:rFonts w:ascii="Corbel" w:hAnsi="Corbel"/>
        </w:rPr>
        <w:t>Leeswijzer</w:t>
      </w:r>
      <w:bookmarkEnd w:id="163"/>
      <w:bookmarkEnd w:id="164"/>
    </w:p>
    <w:p w14:paraId="09FC03CF" w14:textId="77777777" w:rsidR="00032222" w:rsidRPr="00B1257A" w:rsidRDefault="00197CAC" w:rsidP="00032222">
      <w:pPr>
        <w:pStyle w:val="Tekstzonderopmaak"/>
        <w:widowControl w:val="0"/>
        <w:rPr>
          <w:rFonts w:ascii="Corbel" w:hAnsi="Corbel"/>
          <w:sz w:val="22"/>
          <w:szCs w:val="22"/>
          <w:lang w:val="nl-NL"/>
        </w:rPr>
      </w:pPr>
      <w:r w:rsidRPr="00B1257A">
        <w:rPr>
          <w:rFonts w:ascii="Corbel" w:hAnsi="Corbel"/>
          <w:sz w:val="22"/>
          <w:szCs w:val="22"/>
          <w:lang w:val="nl-NL"/>
        </w:rPr>
        <w:t xml:space="preserve">De </w:t>
      </w:r>
      <w:r w:rsidR="00B421C2" w:rsidRPr="00B1257A">
        <w:rPr>
          <w:rFonts w:ascii="Corbel" w:hAnsi="Corbel"/>
          <w:sz w:val="22"/>
          <w:szCs w:val="22"/>
          <w:lang w:val="nl-NL"/>
        </w:rPr>
        <w:t xml:space="preserve">Leidraad </w:t>
      </w:r>
      <w:r w:rsidRPr="00B1257A">
        <w:rPr>
          <w:rFonts w:ascii="Corbel" w:hAnsi="Corbel"/>
          <w:sz w:val="22"/>
          <w:szCs w:val="22"/>
          <w:lang w:val="nl-NL"/>
        </w:rPr>
        <w:t xml:space="preserve">van </w:t>
      </w:r>
      <w:r w:rsidR="00190E34" w:rsidRPr="00B1257A">
        <w:rPr>
          <w:rFonts w:ascii="Corbel" w:hAnsi="Corbel"/>
          <w:sz w:val="22"/>
          <w:szCs w:val="22"/>
          <w:lang w:val="nl-NL"/>
        </w:rPr>
        <w:t>versie 1.</w:t>
      </w:r>
      <w:r w:rsidR="00BA6C31" w:rsidRPr="00B1257A">
        <w:rPr>
          <w:rFonts w:ascii="Corbel" w:hAnsi="Corbel"/>
          <w:sz w:val="22"/>
          <w:szCs w:val="22"/>
          <w:lang w:val="nl-NL"/>
        </w:rPr>
        <w:t>6</w:t>
      </w:r>
      <w:r w:rsidR="00190E34" w:rsidRPr="00B1257A">
        <w:rPr>
          <w:rFonts w:ascii="Corbel" w:hAnsi="Corbel"/>
          <w:sz w:val="22"/>
          <w:szCs w:val="22"/>
          <w:lang w:val="nl-NL"/>
        </w:rPr>
        <w:t xml:space="preserve"> </w:t>
      </w:r>
      <w:r w:rsidR="00B421C2" w:rsidRPr="00B1257A">
        <w:rPr>
          <w:rFonts w:ascii="Corbel" w:hAnsi="Corbel"/>
          <w:sz w:val="22"/>
          <w:szCs w:val="22"/>
          <w:lang w:val="nl-NL"/>
        </w:rPr>
        <w:t xml:space="preserve">van de VISI-systematiek </w:t>
      </w:r>
      <w:r w:rsidRPr="00B1257A">
        <w:rPr>
          <w:rFonts w:ascii="Corbel" w:hAnsi="Corbel"/>
          <w:sz w:val="22"/>
          <w:szCs w:val="22"/>
          <w:lang w:val="nl-NL"/>
        </w:rPr>
        <w:t xml:space="preserve">is </w:t>
      </w:r>
      <w:r w:rsidR="00B421C2" w:rsidRPr="00B1257A">
        <w:rPr>
          <w:rFonts w:ascii="Corbel" w:hAnsi="Corbel"/>
          <w:sz w:val="22"/>
          <w:szCs w:val="22"/>
          <w:lang w:val="nl-NL"/>
        </w:rPr>
        <w:t xml:space="preserve">op een </w:t>
      </w:r>
      <w:r w:rsidR="0004134F" w:rsidRPr="00B1257A">
        <w:rPr>
          <w:rFonts w:ascii="Corbel" w:hAnsi="Corbel"/>
          <w:sz w:val="22"/>
          <w:szCs w:val="22"/>
          <w:lang w:val="nl-NL"/>
        </w:rPr>
        <w:t xml:space="preserve">beperkt </w:t>
      </w:r>
      <w:r w:rsidR="00B421C2" w:rsidRPr="00B1257A">
        <w:rPr>
          <w:rFonts w:ascii="Corbel" w:hAnsi="Corbel"/>
          <w:sz w:val="22"/>
          <w:szCs w:val="22"/>
          <w:lang w:val="nl-NL"/>
        </w:rPr>
        <w:t xml:space="preserve">aantal punten verbeterd </w:t>
      </w:r>
      <w:r w:rsidRPr="00B1257A">
        <w:rPr>
          <w:rFonts w:ascii="Corbel" w:hAnsi="Corbel"/>
          <w:sz w:val="22"/>
          <w:szCs w:val="22"/>
          <w:lang w:val="nl-NL"/>
        </w:rPr>
        <w:t>ten opzichte van die van versie 1.</w:t>
      </w:r>
      <w:r w:rsidR="00BA6C31" w:rsidRPr="00B1257A">
        <w:rPr>
          <w:rFonts w:ascii="Corbel" w:hAnsi="Corbel"/>
          <w:sz w:val="22"/>
          <w:szCs w:val="22"/>
          <w:lang w:val="nl-NL"/>
        </w:rPr>
        <w:t>4</w:t>
      </w:r>
      <w:r w:rsidR="0004134F" w:rsidRPr="00B1257A">
        <w:rPr>
          <w:rFonts w:ascii="Corbel" w:hAnsi="Corbel"/>
          <w:sz w:val="22"/>
          <w:szCs w:val="22"/>
          <w:lang w:val="nl-NL"/>
        </w:rPr>
        <w:t xml:space="preserve">; </w:t>
      </w:r>
      <w:r w:rsidR="005604BE" w:rsidRPr="00B1257A">
        <w:rPr>
          <w:rFonts w:ascii="Corbel" w:hAnsi="Corbel"/>
          <w:sz w:val="22"/>
          <w:szCs w:val="22"/>
          <w:lang w:val="nl-NL"/>
        </w:rPr>
        <w:t>de strekking en inhoud zijn nog steeds hetzelfde</w:t>
      </w:r>
      <w:r w:rsidRPr="00B1257A">
        <w:rPr>
          <w:rFonts w:ascii="Corbel" w:hAnsi="Corbel"/>
          <w:sz w:val="22"/>
          <w:szCs w:val="22"/>
          <w:lang w:val="nl-NL"/>
        </w:rPr>
        <w:t>.</w:t>
      </w:r>
      <w:r w:rsidR="005604BE" w:rsidRPr="00B1257A">
        <w:rPr>
          <w:rFonts w:ascii="Corbel" w:hAnsi="Corbel"/>
          <w:sz w:val="22"/>
          <w:szCs w:val="22"/>
          <w:lang w:val="nl-NL"/>
        </w:rPr>
        <w:t xml:space="preserve"> </w:t>
      </w:r>
      <w:r w:rsidR="0004134F" w:rsidRPr="00B1257A">
        <w:rPr>
          <w:rFonts w:ascii="Corbel" w:hAnsi="Corbel"/>
          <w:sz w:val="22"/>
          <w:szCs w:val="22"/>
          <w:lang w:val="nl-NL"/>
        </w:rPr>
        <w:t>D</w:t>
      </w:r>
      <w:r w:rsidR="00B421C2" w:rsidRPr="00B1257A">
        <w:rPr>
          <w:rFonts w:ascii="Corbel" w:hAnsi="Corbel"/>
          <w:sz w:val="22"/>
          <w:szCs w:val="22"/>
          <w:lang w:val="nl-NL"/>
        </w:rPr>
        <w:t xml:space="preserve">e indeling van de Leidraad is </w:t>
      </w:r>
      <w:r w:rsidR="0004134F" w:rsidRPr="00B1257A">
        <w:rPr>
          <w:rFonts w:ascii="Corbel" w:hAnsi="Corbel"/>
          <w:sz w:val="22"/>
          <w:szCs w:val="22"/>
          <w:lang w:val="nl-NL"/>
        </w:rPr>
        <w:t xml:space="preserve">vanaf versie 1.3 </w:t>
      </w:r>
      <w:r w:rsidR="00B421C2" w:rsidRPr="00B1257A">
        <w:rPr>
          <w:rFonts w:ascii="Corbel" w:hAnsi="Corbel"/>
          <w:sz w:val="22"/>
          <w:szCs w:val="22"/>
          <w:lang w:val="nl-NL"/>
        </w:rPr>
        <w:t xml:space="preserve">sterk gewijzigd ten opzichten van </w:t>
      </w:r>
      <w:r w:rsidR="0004134F" w:rsidRPr="00B1257A">
        <w:rPr>
          <w:rFonts w:ascii="Corbel" w:hAnsi="Corbel"/>
          <w:sz w:val="22"/>
          <w:szCs w:val="22"/>
          <w:lang w:val="nl-NL"/>
        </w:rPr>
        <w:t xml:space="preserve">de </w:t>
      </w:r>
      <w:r w:rsidR="00B421C2" w:rsidRPr="00B1257A">
        <w:rPr>
          <w:rFonts w:ascii="Corbel" w:hAnsi="Corbel"/>
          <w:sz w:val="22"/>
          <w:szCs w:val="22"/>
          <w:lang w:val="nl-NL"/>
        </w:rPr>
        <w:t>versie</w:t>
      </w:r>
      <w:r w:rsidR="0004134F" w:rsidRPr="00B1257A">
        <w:rPr>
          <w:rFonts w:ascii="Corbel" w:hAnsi="Corbel"/>
          <w:sz w:val="22"/>
          <w:szCs w:val="22"/>
          <w:lang w:val="nl-NL"/>
        </w:rPr>
        <w:t>s daarvoor</w:t>
      </w:r>
      <w:r w:rsidR="00B421C2" w:rsidRPr="00B1257A">
        <w:rPr>
          <w:rFonts w:ascii="Corbel" w:hAnsi="Corbel"/>
          <w:sz w:val="22"/>
          <w:szCs w:val="22"/>
          <w:lang w:val="nl-NL"/>
        </w:rPr>
        <w:t xml:space="preserve">. </w:t>
      </w:r>
      <w:r w:rsidR="00691747" w:rsidRPr="00B1257A">
        <w:rPr>
          <w:rFonts w:ascii="Corbel" w:hAnsi="Corbel"/>
          <w:sz w:val="22"/>
          <w:szCs w:val="22"/>
          <w:lang w:val="nl-NL"/>
        </w:rPr>
        <w:t>De Leidraad</w:t>
      </w:r>
      <w:r w:rsidR="007B125C" w:rsidRPr="00B1257A">
        <w:rPr>
          <w:rFonts w:ascii="Corbel" w:hAnsi="Corbel"/>
          <w:sz w:val="22"/>
          <w:szCs w:val="22"/>
          <w:lang w:val="nl-NL"/>
        </w:rPr>
        <w:t xml:space="preserve"> </w:t>
      </w:r>
      <w:r w:rsidR="00691747" w:rsidRPr="00B1257A">
        <w:rPr>
          <w:rFonts w:ascii="Corbel" w:hAnsi="Corbel"/>
          <w:sz w:val="22"/>
          <w:szCs w:val="22"/>
          <w:lang w:val="nl-NL"/>
        </w:rPr>
        <w:lastRenderedPageBreak/>
        <w:t xml:space="preserve">bestaat </w:t>
      </w:r>
      <w:r w:rsidR="0004134F" w:rsidRPr="00B1257A">
        <w:rPr>
          <w:rFonts w:ascii="Corbel" w:hAnsi="Corbel"/>
          <w:sz w:val="22"/>
          <w:szCs w:val="22"/>
          <w:lang w:val="nl-NL"/>
        </w:rPr>
        <w:t xml:space="preserve">nu </w:t>
      </w:r>
      <w:r w:rsidR="00691747" w:rsidRPr="00B1257A">
        <w:rPr>
          <w:rFonts w:ascii="Corbel" w:hAnsi="Corbel"/>
          <w:sz w:val="22"/>
          <w:szCs w:val="22"/>
          <w:lang w:val="nl-NL"/>
        </w:rPr>
        <w:t xml:space="preserve">uit </w:t>
      </w:r>
      <w:r w:rsidR="00567087" w:rsidRPr="00B1257A">
        <w:rPr>
          <w:rFonts w:ascii="Corbel" w:hAnsi="Corbel"/>
          <w:sz w:val="22"/>
          <w:szCs w:val="22"/>
          <w:lang w:val="nl-NL"/>
        </w:rPr>
        <w:t xml:space="preserve">het voorliggende </w:t>
      </w:r>
      <w:r w:rsidR="00034865" w:rsidRPr="00B1257A">
        <w:rPr>
          <w:rFonts w:ascii="Corbel" w:hAnsi="Corbel"/>
          <w:sz w:val="22"/>
          <w:szCs w:val="22"/>
          <w:lang w:val="nl-NL"/>
        </w:rPr>
        <w:t>H</w:t>
      </w:r>
      <w:r w:rsidR="00691747" w:rsidRPr="00B1257A">
        <w:rPr>
          <w:rFonts w:ascii="Corbel" w:hAnsi="Corbel"/>
          <w:sz w:val="22"/>
          <w:szCs w:val="22"/>
          <w:lang w:val="nl-NL"/>
        </w:rPr>
        <w:t>oofddocument</w:t>
      </w:r>
      <w:r w:rsidR="00B65589" w:rsidRPr="00B1257A">
        <w:rPr>
          <w:rFonts w:ascii="Corbel" w:hAnsi="Corbel"/>
          <w:sz w:val="22"/>
          <w:szCs w:val="22"/>
          <w:lang w:val="nl-NL"/>
        </w:rPr>
        <w:t xml:space="preserve"> (Normatief)</w:t>
      </w:r>
      <w:r w:rsidR="00691747" w:rsidRPr="00B1257A">
        <w:rPr>
          <w:rFonts w:ascii="Corbel" w:hAnsi="Corbel"/>
          <w:sz w:val="22"/>
          <w:szCs w:val="22"/>
          <w:lang w:val="nl-NL"/>
        </w:rPr>
        <w:t xml:space="preserve"> </w:t>
      </w:r>
      <w:r w:rsidR="0004134F" w:rsidRPr="00B1257A">
        <w:rPr>
          <w:rFonts w:ascii="Corbel" w:hAnsi="Corbel"/>
          <w:sz w:val="22"/>
          <w:szCs w:val="22"/>
          <w:lang w:val="nl-NL"/>
        </w:rPr>
        <w:t>en</w:t>
      </w:r>
      <w:r w:rsidR="00691747" w:rsidRPr="00B1257A">
        <w:rPr>
          <w:rFonts w:ascii="Corbel" w:hAnsi="Corbel"/>
          <w:sz w:val="22"/>
          <w:szCs w:val="22"/>
          <w:lang w:val="nl-NL"/>
        </w:rPr>
        <w:t xml:space="preserve"> een aantal bijlagen.</w:t>
      </w:r>
      <w:r w:rsidR="00032222" w:rsidRPr="00B1257A">
        <w:rPr>
          <w:rFonts w:ascii="Corbel" w:hAnsi="Corbel"/>
          <w:sz w:val="22"/>
          <w:szCs w:val="22"/>
          <w:lang w:val="nl-NL"/>
        </w:rPr>
        <w:t xml:space="preserve"> D</w:t>
      </w:r>
      <w:r w:rsidR="0004134F" w:rsidRPr="00B1257A">
        <w:rPr>
          <w:rFonts w:ascii="Corbel" w:hAnsi="Corbel"/>
          <w:sz w:val="22"/>
          <w:szCs w:val="22"/>
          <w:lang w:val="nl-NL"/>
        </w:rPr>
        <w:t>i</w:t>
      </w:r>
      <w:r w:rsidR="00032222" w:rsidRPr="00B1257A">
        <w:rPr>
          <w:rFonts w:ascii="Corbel" w:hAnsi="Corbel"/>
          <w:sz w:val="22"/>
          <w:szCs w:val="22"/>
          <w:lang w:val="nl-NL"/>
        </w:rPr>
        <w:t xml:space="preserve">e bijlagen zijn integraal onderdeel van de Leidraad. Met de letter </w:t>
      </w:r>
      <w:proofErr w:type="spellStart"/>
      <w:r w:rsidR="00032222" w:rsidRPr="00B1257A">
        <w:rPr>
          <w:rFonts w:ascii="Corbel" w:hAnsi="Corbel"/>
          <w:sz w:val="22"/>
          <w:szCs w:val="22"/>
          <w:lang w:val="nl-NL"/>
        </w:rPr>
        <w:t>‘N</w:t>
      </w:r>
      <w:proofErr w:type="spellEnd"/>
      <w:r w:rsidR="00032222" w:rsidRPr="00B1257A">
        <w:rPr>
          <w:rFonts w:ascii="Corbel" w:hAnsi="Corbel"/>
          <w:sz w:val="22"/>
          <w:szCs w:val="22"/>
          <w:lang w:val="nl-NL"/>
        </w:rPr>
        <w:t xml:space="preserve">’ of ‘I’ wordt aangeduid welke </w:t>
      </w:r>
      <w:r w:rsidR="00032222" w:rsidRPr="00B1257A">
        <w:rPr>
          <w:rFonts w:ascii="Corbel" w:hAnsi="Corbel"/>
          <w:i/>
          <w:sz w:val="22"/>
          <w:szCs w:val="22"/>
          <w:lang w:val="nl-NL"/>
        </w:rPr>
        <w:t>‘Normatief’</w:t>
      </w:r>
      <w:r w:rsidR="00032222" w:rsidRPr="00B1257A">
        <w:rPr>
          <w:rFonts w:ascii="Corbel" w:hAnsi="Corbel"/>
          <w:sz w:val="22"/>
          <w:szCs w:val="22"/>
          <w:lang w:val="nl-NL"/>
        </w:rPr>
        <w:t xml:space="preserve"> </w:t>
      </w:r>
      <w:r w:rsidR="0004134F" w:rsidRPr="00B1257A">
        <w:rPr>
          <w:rFonts w:ascii="Corbel" w:hAnsi="Corbel"/>
          <w:sz w:val="22"/>
          <w:szCs w:val="22"/>
          <w:lang w:val="nl-NL"/>
        </w:rPr>
        <w:t>of</w:t>
      </w:r>
      <w:r w:rsidR="00032222" w:rsidRPr="00B1257A">
        <w:rPr>
          <w:rFonts w:ascii="Corbel" w:hAnsi="Corbel"/>
          <w:sz w:val="22"/>
          <w:szCs w:val="22"/>
          <w:lang w:val="nl-NL"/>
        </w:rPr>
        <w:t xml:space="preserve"> </w:t>
      </w:r>
      <w:r w:rsidR="00032222" w:rsidRPr="00B1257A">
        <w:rPr>
          <w:rFonts w:ascii="Corbel" w:hAnsi="Corbel"/>
          <w:i/>
          <w:sz w:val="22"/>
          <w:szCs w:val="22"/>
          <w:lang w:val="nl-NL"/>
        </w:rPr>
        <w:t>‘Informatief’</w:t>
      </w:r>
      <w:r w:rsidR="00032222" w:rsidRPr="00B1257A">
        <w:rPr>
          <w:rFonts w:ascii="Corbel" w:hAnsi="Corbel"/>
          <w:sz w:val="22"/>
          <w:szCs w:val="22"/>
          <w:lang w:val="nl-NL"/>
        </w:rPr>
        <w:t xml:space="preserve"> zijn.</w:t>
      </w:r>
      <w:r w:rsidR="0004134F" w:rsidRPr="00B1257A">
        <w:rPr>
          <w:rFonts w:ascii="Corbel" w:hAnsi="Corbel"/>
          <w:sz w:val="22"/>
          <w:szCs w:val="22"/>
          <w:lang w:val="nl-NL"/>
        </w:rPr>
        <w:br/>
      </w:r>
    </w:p>
    <w:p w14:paraId="09FC03D0" w14:textId="77777777" w:rsidR="00691747" w:rsidRPr="00B1257A" w:rsidRDefault="005A69CA" w:rsidP="00F267BF">
      <w:pPr>
        <w:pStyle w:val="Tekstzonderopmaak"/>
        <w:widowControl w:val="0"/>
        <w:rPr>
          <w:rFonts w:ascii="Corbel" w:hAnsi="Corbel"/>
          <w:b/>
          <w:i/>
          <w:sz w:val="22"/>
          <w:szCs w:val="22"/>
          <w:lang w:val="nl-NL"/>
        </w:rPr>
      </w:pPr>
      <w:r w:rsidRPr="00B1257A">
        <w:rPr>
          <w:rFonts w:ascii="Corbel" w:hAnsi="Corbel"/>
          <w:b/>
          <w:i/>
          <w:sz w:val="22"/>
          <w:szCs w:val="22"/>
          <w:lang w:val="nl-NL"/>
        </w:rPr>
        <w:t xml:space="preserve">Leidraad </w:t>
      </w:r>
      <w:r w:rsidR="00032222" w:rsidRPr="00B1257A">
        <w:rPr>
          <w:rFonts w:ascii="Corbel" w:hAnsi="Corbel"/>
          <w:b/>
          <w:i/>
          <w:sz w:val="22"/>
          <w:szCs w:val="22"/>
          <w:lang w:val="nl-NL"/>
        </w:rPr>
        <w:t>Hoofddocument (N)</w:t>
      </w:r>
    </w:p>
    <w:p w14:paraId="09FC03D1" w14:textId="77777777" w:rsidR="00DF54F1" w:rsidRPr="00B1257A" w:rsidRDefault="00DF54F1" w:rsidP="00F267BF">
      <w:pPr>
        <w:pStyle w:val="Tekstzonderopmaak"/>
        <w:widowControl w:val="0"/>
        <w:ind w:left="1276" w:hanging="1276"/>
        <w:rPr>
          <w:rFonts w:ascii="Corbel" w:hAnsi="Corbel"/>
          <w:sz w:val="22"/>
          <w:szCs w:val="22"/>
          <w:lang w:val="nl-NL"/>
        </w:rPr>
      </w:pPr>
      <w:r w:rsidRPr="00B1257A">
        <w:rPr>
          <w:rFonts w:ascii="Corbel" w:hAnsi="Corbel"/>
          <w:sz w:val="22"/>
          <w:szCs w:val="22"/>
          <w:lang w:val="nl-NL"/>
        </w:rPr>
        <w:t xml:space="preserve">Hoofdstuk 1 </w:t>
      </w:r>
      <w:r w:rsidRPr="00B1257A">
        <w:rPr>
          <w:rFonts w:ascii="Corbel" w:hAnsi="Corbel"/>
          <w:sz w:val="22"/>
          <w:szCs w:val="22"/>
          <w:lang w:val="nl-NL"/>
        </w:rPr>
        <w:tab/>
        <w:t xml:space="preserve">Inleiding </w:t>
      </w:r>
      <w:r w:rsidR="00B75F1A" w:rsidRPr="00B1257A">
        <w:rPr>
          <w:rFonts w:ascii="Corbel" w:hAnsi="Corbel"/>
          <w:sz w:val="22"/>
          <w:szCs w:val="22"/>
          <w:lang w:val="nl-NL"/>
        </w:rPr>
        <w:t xml:space="preserve">op de Leidraad </w:t>
      </w:r>
      <w:r w:rsidRPr="00B1257A">
        <w:rPr>
          <w:rFonts w:ascii="Corbel" w:hAnsi="Corbel"/>
          <w:sz w:val="22"/>
          <w:szCs w:val="22"/>
          <w:lang w:val="nl-NL"/>
        </w:rPr>
        <w:t>en Leeswijzer.</w:t>
      </w:r>
    </w:p>
    <w:p w14:paraId="09FC03D2" w14:textId="77777777" w:rsidR="00143FC5" w:rsidRPr="00B1257A" w:rsidRDefault="00691747" w:rsidP="00F267BF">
      <w:pPr>
        <w:pStyle w:val="Tekstzonderopmaak"/>
        <w:widowControl w:val="0"/>
        <w:ind w:left="1276" w:hanging="1276"/>
        <w:rPr>
          <w:rFonts w:ascii="Corbel" w:hAnsi="Corbel"/>
          <w:sz w:val="22"/>
          <w:szCs w:val="22"/>
          <w:lang w:val="nl-NL"/>
        </w:rPr>
      </w:pPr>
      <w:r w:rsidRPr="00B1257A">
        <w:rPr>
          <w:rFonts w:ascii="Corbel" w:hAnsi="Corbel"/>
          <w:sz w:val="22"/>
          <w:szCs w:val="22"/>
          <w:lang w:val="nl-NL"/>
        </w:rPr>
        <w:t>H</w:t>
      </w:r>
      <w:r w:rsidR="00D41CC2" w:rsidRPr="00B1257A">
        <w:rPr>
          <w:rFonts w:ascii="Corbel" w:hAnsi="Corbel"/>
          <w:sz w:val="22"/>
          <w:szCs w:val="22"/>
          <w:lang w:val="nl-NL"/>
        </w:rPr>
        <w:t xml:space="preserve">oofdstuk 2 </w:t>
      </w:r>
      <w:r w:rsidR="00D41CC2" w:rsidRPr="00B1257A">
        <w:rPr>
          <w:rFonts w:ascii="Corbel" w:hAnsi="Corbel"/>
          <w:sz w:val="22"/>
          <w:szCs w:val="22"/>
          <w:lang w:val="nl-NL"/>
        </w:rPr>
        <w:tab/>
      </w:r>
      <w:r w:rsidR="003D6DA6" w:rsidRPr="00B1257A">
        <w:rPr>
          <w:rFonts w:ascii="Corbel" w:hAnsi="Corbel"/>
          <w:sz w:val="22"/>
          <w:szCs w:val="22"/>
          <w:lang w:val="nl-NL"/>
        </w:rPr>
        <w:t>T</w:t>
      </w:r>
      <w:r w:rsidR="00F52EA7" w:rsidRPr="00B1257A">
        <w:rPr>
          <w:rFonts w:ascii="Corbel" w:hAnsi="Corbel"/>
          <w:sz w:val="22"/>
          <w:szCs w:val="22"/>
          <w:lang w:val="nl-NL"/>
        </w:rPr>
        <w:t>oelichting op d</w:t>
      </w:r>
      <w:r w:rsidRPr="00B1257A">
        <w:rPr>
          <w:rFonts w:ascii="Corbel" w:hAnsi="Corbel"/>
          <w:sz w:val="22"/>
          <w:szCs w:val="22"/>
          <w:lang w:val="nl-NL"/>
        </w:rPr>
        <w:t xml:space="preserve">e </w:t>
      </w:r>
      <w:r w:rsidR="003C2B20" w:rsidRPr="00B1257A">
        <w:rPr>
          <w:rFonts w:ascii="Corbel" w:hAnsi="Corbel"/>
          <w:sz w:val="22"/>
          <w:szCs w:val="22"/>
          <w:lang w:val="nl-NL"/>
        </w:rPr>
        <w:t xml:space="preserve">belangrijkste wijzigingen </w:t>
      </w:r>
      <w:r w:rsidR="003D6DA6" w:rsidRPr="00B1257A">
        <w:rPr>
          <w:rFonts w:ascii="Corbel" w:hAnsi="Corbel"/>
          <w:sz w:val="22"/>
          <w:szCs w:val="22"/>
          <w:lang w:val="nl-NL"/>
        </w:rPr>
        <w:t>in de systematiek</w:t>
      </w:r>
      <w:r w:rsidR="003C2B20" w:rsidRPr="00B1257A">
        <w:rPr>
          <w:rFonts w:ascii="Corbel" w:hAnsi="Corbel"/>
          <w:sz w:val="22"/>
          <w:szCs w:val="22"/>
          <w:lang w:val="nl-NL"/>
        </w:rPr>
        <w:t xml:space="preserve">. </w:t>
      </w:r>
    </w:p>
    <w:p w14:paraId="09FC03D3" w14:textId="77777777" w:rsidR="00143FC5" w:rsidRPr="00B1257A" w:rsidRDefault="00143FC5" w:rsidP="00F267BF">
      <w:pPr>
        <w:pStyle w:val="Tekstzonderopmaak"/>
        <w:widowControl w:val="0"/>
        <w:ind w:left="1276" w:hanging="1276"/>
        <w:rPr>
          <w:rFonts w:ascii="Corbel" w:hAnsi="Corbel"/>
          <w:sz w:val="22"/>
          <w:szCs w:val="22"/>
          <w:lang w:val="nl-NL"/>
        </w:rPr>
      </w:pPr>
      <w:r w:rsidRPr="00B1257A">
        <w:rPr>
          <w:rFonts w:ascii="Corbel" w:hAnsi="Corbel"/>
          <w:sz w:val="22"/>
          <w:szCs w:val="22"/>
          <w:lang w:val="nl-NL"/>
        </w:rPr>
        <w:t>H</w:t>
      </w:r>
      <w:r w:rsidR="001730BD" w:rsidRPr="00B1257A">
        <w:rPr>
          <w:rFonts w:ascii="Corbel" w:hAnsi="Corbel"/>
          <w:sz w:val="22"/>
          <w:szCs w:val="22"/>
          <w:lang w:val="nl-NL"/>
        </w:rPr>
        <w:t xml:space="preserve">oofdstuk </w:t>
      </w:r>
      <w:r w:rsidR="003C2B20" w:rsidRPr="00B1257A">
        <w:rPr>
          <w:rFonts w:ascii="Corbel" w:hAnsi="Corbel"/>
          <w:sz w:val="22"/>
          <w:szCs w:val="22"/>
          <w:lang w:val="nl-NL"/>
        </w:rPr>
        <w:t>3</w:t>
      </w:r>
      <w:r w:rsidR="00D41CC2" w:rsidRPr="00B1257A">
        <w:rPr>
          <w:rFonts w:ascii="Corbel" w:hAnsi="Corbel"/>
          <w:sz w:val="22"/>
          <w:szCs w:val="22"/>
          <w:lang w:val="nl-NL"/>
        </w:rPr>
        <w:t xml:space="preserve"> </w:t>
      </w:r>
      <w:r w:rsidR="00D41CC2" w:rsidRPr="00B1257A">
        <w:rPr>
          <w:rFonts w:ascii="Corbel" w:hAnsi="Corbel"/>
          <w:sz w:val="22"/>
          <w:szCs w:val="22"/>
          <w:lang w:val="nl-NL"/>
        </w:rPr>
        <w:tab/>
      </w:r>
      <w:r w:rsidR="00B75F1A" w:rsidRPr="00B1257A">
        <w:rPr>
          <w:rFonts w:ascii="Corbel" w:hAnsi="Corbel"/>
          <w:sz w:val="22"/>
          <w:szCs w:val="22"/>
          <w:lang w:val="nl-NL"/>
        </w:rPr>
        <w:t>Inleiding</w:t>
      </w:r>
      <w:r w:rsidR="007844C3" w:rsidRPr="00B1257A">
        <w:rPr>
          <w:rFonts w:ascii="Corbel" w:hAnsi="Corbel"/>
          <w:sz w:val="22"/>
          <w:szCs w:val="22"/>
          <w:lang w:val="nl-NL"/>
        </w:rPr>
        <w:t xml:space="preserve"> </w:t>
      </w:r>
      <w:r w:rsidR="00EB29A2" w:rsidRPr="00B1257A">
        <w:rPr>
          <w:rFonts w:ascii="Corbel" w:hAnsi="Corbel"/>
          <w:sz w:val="22"/>
          <w:szCs w:val="22"/>
          <w:lang w:val="nl-NL"/>
        </w:rPr>
        <w:t xml:space="preserve">op doelstellingen, </w:t>
      </w:r>
      <w:r w:rsidR="003C2B20" w:rsidRPr="00B1257A">
        <w:rPr>
          <w:rFonts w:ascii="Corbel" w:hAnsi="Corbel"/>
          <w:sz w:val="22"/>
          <w:szCs w:val="22"/>
          <w:lang w:val="nl-NL"/>
        </w:rPr>
        <w:t xml:space="preserve">grondbeginselen </w:t>
      </w:r>
      <w:r w:rsidR="00EB29A2" w:rsidRPr="00B1257A">
        <w:rPr>
          <w:rFonts w:ascii="Corbel" w:hAnsi="Corbel"/>
          <w:sz w:val="22"/>
          <w:szCs w:val="22"/>
          <w:lang w:val="nl-NL"/>
        </w:rPr>
        <w:t xml:space="preserve">en begrippenkader </w:t>
      </w:r>
      <w:r w:rsidR="003C2B20" w:rsidRPr="00B1257A">
        <w:rPr>
          <w:rFonts w:ascii="Corbel" w:hAnsi="Corbel"/>
          <w:sz w:val="22"/>
          <w:szCs w:val="22"/>
          <w:lang w:val="nl-NL"/>
        </w:rPr>
        <w:t>van VISI.</w:t>
      </w:r>
      <w:r w:rsidR="00153775" w:rsidRPr="00B1257A">
        <w:rPr>
          <w:rFonts w:ascii="Corbel" w:hAnsi="Corbel"/>
          <w:sz w:val="22"/>
          <w:szCs w:val="22"/>
          <w:lang w:val="nl-NL"/>
        </w:rPr>
        <w:t xml:space="preserve"> </w:t>
      </w:r>
    </w:p>
    <w:p w14:paraId="09FC03D4" w14:textId="77777777" w:rsidR="00143FC5" w:rsidRPr="00B1257A" w:rsidRDefault="00D41CC2" w:rsidP="00F267BF">
      <w:pPr>
        <w:pStyle w:val="Tekstzonderopmaak"/>
        <w:widowControl w:val="0"/>
        <w:ind w:left="1276" w:hanging="1276"/>
        <w:rPr>
          <w:rFonts w:ascii="Corbel" w:hAnsi="Corbel"/>
          <w:sz w:val="22"/>
          <w:szCs w:val="22"/>
          <w:lang w:val="nl-NL"/>
        </w:rPr>
      </w:pPr>
      <w:r w:rsidRPr="00B1257A">
        <w:rPr>
          <w:rFonts w:ascii="Corbel" w:hAnsi="Corbel"/>
          <w:sz w:val="22"/>
          <w:szCs w:val="22"/>
          <w:lang w:val="nl-NL"/>
        </w:rPr>
        <w:t xml:space="preserve">Hoofdstuk 4 </w:t>
      </w:r>
      <w:r w:rsidRPr="00B1257A">
        <w:rPr>
          <w:rFonts w:ascii="Corbel" w:hAnsi="Corbel"/>
          <w:sz w:val="22"/>
          <w:szCs w:val="22"/>
          <w:lang w:val="nl-NL"/>
        </w:rPr>
        <w:tab/>
      </w:r>
      <w:r w:rsidR="003D6DA6" w:rsidRPr="00B1257A">
        <w:rPr>
          <w:rFonts w:ascii="Corbel" w:hAnsi="Corbel"/>
          <w:sz w:val="22"/>
          <w:szCs w:val="22"/>
          <w:lang w:val="nl-NL"/>
        </w:rPr>
        <w:t>I</w:t>
      </w:r>
      <w:r w:rsidR="00A62ED9" w:rsidRPr="00B1257A">
        <w:rPr>
          <w:rFonts w:ascii="Corbel" w:hAnsi="Corbel"/>
          <w:sz w:val="22"/>
          <w:szCs w:val="22"/>
          <w:lang w:val="nl-NL"/>
        </w:rPr>
        <w:t xml:space="preserve">nleiding op de </w:t>
      </w:r>
      <w:r w:rsidR="00365C53" w:rsidRPr="00B1257A">
        <w:rPr>
          <w:rFonts w:ascii="Corbel" w:hAnsi="Corbel"/>
          <w:sz w:val="22"/>
          <w:szCs w:val="22"/>
          <w:lang w:val="nl-NL"/>
        </w:rPr>
        <w:t>implementatie</w:t>
      </w:r>
      <w:r w:rsidR="00C32582" w:rsidRPr="00B1257A">
        <w:rPr>
          <w:rFonts w:ascii="Corbel" w:hAnsi="Corbel"/>
          <w:sz w:val="22"/>
          <w:szCs w:val="22"/>
          <w:lang w:val="nl-NL"/>
        </w:rPr>
        <w:t xml:space="preserve"> </w:t>
      </w:r>
      <w:r w:rsidR="00365C53" w:rsidRPr="00B1257A">
        <w:rPr>
          <w:rFonts w:ascii="Corbel" w:hAnsi="Corbel"/>
          <w:sz w:val="22"/>
          <w:szCs w:val="22"/>
          <w:lang w:val="nl-NL"/>
        </w:rPr>
        <w:t>a</w:t>
      </w:r>
      <w:r w:rsidR="004D2567" w:rsidRPr="00B1257A">
        <w:rPr>
          <w:rFonts w:ascii="Corbel" w:hAnsi="Corbel"/>
          <w:sz w:val="22"/>
          <w:szCs w:val="22"/>
          <w:lang w:val="nl-NL"/>
        </w:rPr>
        <w:t xml:space="preserve">.d.h.v. </w:t>
      </w:r>
      <w:r w:rsidR="00365C53" w:rsidRPr="00B1257A">
        <w:rPr>
          <w:rFonts w:ascii="Corbel" w:hAnsi="Corbel"/>
          <w:sz w:val="22"/>
          <w:szCs w:val="22"/>
          <w:lang w:val="nl-NL"/>
        </w:rPr>
        <w:t>een voorbeeld</w:t>
      </w:r>
      <w:r w:rsidR="00DF54F1" w:rsidRPr="00B1257A">
        <w:rPr>
          <w:rFonts w:ascii="Corbel" w:hAnsi="Corbel"/>
          <w:sz w:val="22"/>
          <w:szCs w:val="22"/>
          <w:lang w:val="nl-NL"/>
        </w:rPr>
        <w:t xml:space="preserve">, dat </w:t>
      </w:r>
      <w:r w:rsidR="00F81201" w:rsidRPr="00B1257A">
        <w:rPr>
          <w:rFonts w:ascii="Corbel" w:hAnsi="Corbel"/>
          <w:sz w:val="22"/>
          <w:szCs w:val="22"/>
          <w:lang w:val="nl-NL"/>
        </w:rPr>
        <w:t xml:space="preserve">in bijlage </w:t>
      </w:r>
      <w:r w:rsidR="004261FD" w:rsidRPr="00B1257A">
        <w:rPr>
          <w:rFonts w:ascii="Corbel" w:hAnsi="Corbel"/>
          <w:sz w:val="22"/>
          <w:szCs w:val="22"/>
          <w:lang w:val="nl-NL"/>
        </w:rPr>
        <w:t>4</w:t>
      </w:r>
      <w:r w:rsidR="004D2567" w:rsidRPr="00B1257A">
        <w:rPr>
          <w:rFonts w:ascii="Corbel" w:hAnsi="Corbel"/>
          <w:sz w:val="22"/>
          <w:szCs w:val="22"/>
          <w:lang w:val="nl-NL"/>
        </w:rPr>
        <w:t xml:space="preserve"> </w:t>
      </w:r>
      <w:r w:rsidR="00DF54F1" w:rsidRPr="00B1257A">
        <w:rPr>
          <w:rFonts w:ascii="Corbel" w:hAnsi="Corbel"/>
          <w:sz w:val="22"/>
          <w:szCs w:val="22"/>
          <w:lang w:val="nl-NL"/>
        </w:rPr>
        <w:t xml:space="preserve">is </w:t>
      </w:r>
      <w:r w:rsidR="004D2567" w:rsidRPr="00B1257A">
        <w:rPr>
          <w:rFonts w:ascii="Corbel" w:hAnsi="Corbel"/>
          <w:sz w:val="22"/>
          <w:szCs w:val="22"/>
          <w:lang w:val="nl-NL"/>
        </w:rPr>
        <w:t>uitgewerkt</w:t>
      </w:r>
      <w:r w:rsidR="00365C53" w:rsidRPr="00B1257A">
        <w:rPr>
          <w:rFonts w:ascii="Corbel" w:hAnsi="Corbel"/>
          <w:sz w:val="22"/>
          <w:szCs w:val="22"/>
          <w:lang w:val="nl-NL"/>
        </w:rPr>
        <w:t>.</w:t>
      </w:r>
      <w:r w:rsidR="009D50BF" w:rsidRPr="00B1257A">
        <w:rPr>
          <w:rFonts w:ascii="Corbel" w:hAnsi="Corbel"/>
          <w:sz w:val="22"/>
          <w:szCs w:val="22"/>
          <w:lang w:val="nl-NL"/>
        </w:rPr>
        <w:t xml:space="preserve"> </w:t>
      </w:r>
    </w:p>
    <w:p w14:paraId="09FC03D5" w14:textId="77777777" w:rsidR="00AF2441" w:rsidRPr="00B1257A" w:rsidRDefault="007231C1" w:rsidP="00F267BF">
      <w:pPr>
        <w:pStyle w:val="Tekstzonderopmaak"/>
        <w:widowControl w:val="0"/>
        <w:ind w:left="1276" w:hanging="1276"/>
        <w:rPr>
          <w:rFonts w:ascii="Corbel" w:hAnsi="Corbel"/>
          <w:sz w:val="22"/>
          <w:szCs w:val="22"/>
          <w:lang w:val="nl-NL"/>
        </w:rPr>
      </w:pPr>
      <w:r w:rsidRPr="00B1257A">
        <w:rPr>
          <w:rFonts w:ascii="Corbel" w:hAnsi="Corbel"/>
          <w:sz w:val="22"/>
          <w:szCs w:val="22"/>
          <w:lang w:val="nl-NL"/>
        </w:rPr>
        <w:t>Hoofdstu</w:t>
      </w:r>
      <w:r w:rsidR="00D41CC2" w:rsidRPr="00B1257A">
        <w:rPr>
          <w:rFonts w:ascii="Corbel" w:hAnsi="Corbel"/>
          <w:sz w:val="22"/>
          <w:szCs w:val="22"/>
          <w:lang w:val="nl-NL"/>
        </w:rPr>
        <w:t xml:space="preserve">k 5 </w:t>
      </w:r>
      <w:r w:rsidR="00D41CC2" w:rsidRPr="00B1257A">
        <w:rPr>
          <w:rFonts w:ascii="Corbel" w:hAnsi="Corbel"/>
          <w:sz w:val="22"/>
          <w:szCs w:val="22"/>
          <w:lang w:val="nl-NL"/>
        </w:rPr>
        <w:tab/>
      </w:r>
      <w:r w:rsidR="004D2567" w:rsidRPr="00B1257A">
        <w:rPr>
          <w:rFonts w:ascii="Corbel" w:hAnsi="Corbel"/>
          <w:sz w:val="22"/>
          <w:szCs w:val="22"/>
          <w:lang w:val="nl-NL"/>
        </w:rPr>
        <w:t>K</w:t>
      </w:r>
      <w:r w:rsidR="007D4AAA" w:rsidRPr="00B1257A">
        <w:rPr>
          <w:rFonts w:ascii="Corbel" w:hAnsi="Corbel"/>
          <w:sz w:val="22"/>
          <w:szCs w:val="22"/>
          <w:lang w:val="nl-NL"/>
        </w:rPr>
        <w:t xml:space="preserve">orte toelichting op het </w:t>
      </w:r>
      <w:r w:rsidRPr="00B1257A">
        <w:rPr>
          <w:rFonts w:ascii="Corbel" w:hAnsi="Corbel"/>
          <w:sz w:val="22"/>
          <w:szCs w:val="22"/>
          <w:lang w:val="nl-NL"/>
        </w:rPr>
        <w:t xml:space="preserve">VISI-keurmerk. </w:t>
      </w:r>
    </w:p>
    <w:p w14:paraId="09FC03D6" w14:textId="77777777" w:rsidR="00032222" w:rsidRPr="00B1257A" w:rsidRDefault="00032222" w:rsidP="00F267BF">
      <w:pPr>
        <w:pStyle w:val="Tekstzonderopmaak"/>
        <w:widowControl w:val="0"/>
        <w:rPr>
          <w:rFonts w:ascii="Corbel" w:hAnsi="Corbel"/>
          <w:sz w:val="22"/>
          <w:szCs w:val="22"/>
          <w:lang w:val="nl-NL"/>
        </w:rPr>
      </w:pPr>
    </w:p>
    <w:p w14:paraId="09FC03D7" w14:textId="77777777" w:rsidR="00D41CC2" w:rsidRPr="00B1257A" w:rsidRDefault="00032222" w:rsidP="00F267BF">
      <w:pPr>
        <w:pStyle w:val="Tekstzonderopmaak"/>
        <w:widowControl w:val="0"/>
        <w:rPr>
          <w:rFonts w:ascii="Corbel" w:hAnsi="Corbel"/>
          <w:b/>
          <w:i/>
          <w:sz w:val="22"/>
          <w:szCs w:val="22"/>
          <w:lang w:val="nl-NL"/>
        </w:rPr>
      </w:pPr>
      <w:r w:rsidRPr="00B1257A">
        <w:rPr>
          <w:rFonts w:ascii="Corbel" w:hAnsi="Corbel"/>
          <w:b/>
          <w:i/>
          <w:sz w:val="22"/>
          <w:szCs w:val="22"/>
          <w:lang w:val="nl-NL"/>
        </w:rPr>
        <w:t>Bijlagen</w:t>
      </w:r>
    </w:p>
    <w:p w14:paraId="09FC03D8" w14:textId="77777777" w:rsidR="007844C3" w:rsidRPr="00B1257A" w:rsidRDefault="007844C3"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1</w:t>
      </w:r>
      <w:r w:rsidRPr="00B1257A">
        <w:rPr>
          <w:rFonts w:ascii="Corbel" w:hAnsi="Corbel"/>
          <w:sz w:val="22"/>
          <w:szCs w:val="22"/>
          <w:lang w:val="nl-NL"/>
        </w:rPr>
        <w:tab/>
        <w:t>(N)</w:t>
      </w:r>
      <w:r w:rsidRPr="00B1257A">
        <w:rPr>
          <w:rFonts w:ascii="Corbel" w:hAnsi="Corbel"/>
          <w:sz w:val="22"/>
          <w:szCs w:val="22"/>
          <w:lang w:val="nl-NL"/>
        </w:rPr>
        <w:tab/>
        <w:t>Doelstellingen, Grondbeginselen en Begrippenkader van VISI.</w:t>
      </w:r>
    </w:p>
    <w:p w14:paraId="09FC03D9" w14:textId="77777777" w:rsidR="003C064E" w:rsidRPr="00B1257A" w:rsidRDefault="008E5780"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 xml:space="preserve">Bijlage </w:t>
      </w:r>
      <w:r w:rsidR="007844C3" w:rsidRPr="00B1257A">
        <w:rPr>
          <w:rFonts w:ascii="Corbel" w:hAnsi="Corbel"/>
          <w:sz w:val="22"/>
          <w:szCs w:val="22"/>
          <w:lang w:val="nl-NL"/>
        </w:rPr>
        <w:t>2</w:t>
      </w:r>
      <w:r w:rsidR="00604C8C" w:rsidRPr="00B1257A">
        <w:rPr>
          <w:rFonts w:ascii="Corbel" w:hAnsi="Corbel"/>
          <w:sz w:val="22"/>
          <w:szCs w:val="22"/>
          <w:lang w:val="nl-NL"/>
        </w:rPr>
        <w:tab/>
      </w:r>
      <w:r w:rsidR="005E76CE" w:rsidRPr="00B1257A">
        <w:rPr>
          <w:rFonts w:ascii="Corbel" w:hAnsi="Corbel"/>
          <w:sz w:val="22"/>
          <w:szCs w:val="22"/>
          <w:lang w:val="nl-NL"/>
        </w:rPr>
        <w:t>(N)</w:t>
      </w:r>
      <w:r w:rsidR="00025FDF" w:rsidRPr="00B1257A">
        <w:rPr>
          <w:rFonts w:ascii="Corbel" w:hAnsi="Corbel"/>
          <w:sz w:val="22"/>
          <w:szCs w:val="22"/>
          <w:lang w:val="nl-NL"/>
        </w:rPr>
        <w:tab/>
      </w:r>
      <w:r w:rsidR="009C3630" w:rsidRPr="00B1257A">
        <w:rPr>
          <w:rFonts w:ascii="Corbel" w:hAnsi="Corbel"/>
          <w:sz w:val="22"/>
          <w:szCs w:val="22"/>
          <w:lang w:val="nl-NL"/>
        </w:rPr>
        <w:t>VISI-systematiek Deel 1 R</w:t>
      </w:r>
      <w:r w:rsidR="00604C8C" w:rsidRPr="00B1257A">
        <w:rPr>
          <w:rFonts w:ascii="Corbel" w:hAnsi="Corbel"/>
          <w:sz w:val="22"/>
          <w:szCs w:val="22"/>
          <w:lang w:val="nl-NL"/>
        </w:rPr>
        <w:t>aamwerken</w:t>
      </w:r>
      <w:r w:rsidR="003B25F0" w:rsidRPr="00B1257A">
        <w:rPr>
          <w:rFonts w:ascii="Corbel" w:hAnsi="Corbel"/>
          <w:sz w:val="22"/>
          <w:szCs w:val="22"/>
          <w:vertAlign w:val="superscript"/>
          <w:lang w:val="nl-NL"/>
        </w:rPr>
        <w:t>2</w:t>
      </w:r>
      <w:r w:rsidR="003B25F0" w:rsidRPr="00B1257A">
        <w:rPr>
          <w:rFonts w:ascii="Corbel" w:hAnsi="Corbel"/>
          <w:sz w:val="22"/>
          <w:szCs w:val="22"/>
          <w:lang w:val="nl-NL"/>
        </w:rPr>
        <w:t>.</w:t>
      </w:r>
    </w:p>
    <w:p w14:paraId="09FC03DA" w14:textId="77777777" w:rsidR="00604C8C" w:rsidRPr="00B1257A" w:rsidRDefault="007844C3"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3</w:t>
      </w:r>
      <w:r w:rsidR="00604C8C" w:rsidRPr="00B1257A">
        <w:rPr>
          <w:rFonts w:ascii="Corbel" w:hAnsi="Corbel"/>
          <w:sz w:val="22"/>
          <w:szCs w:val="22"/>
          <w:lang w:val="nl-NL"/>
        </w:rPr>
        <w:tab/>
      </w:r>
      <w:r w:rsidR="005E76CE" w:rsidRPr="00B1257A">
        <w:rPr>
          <w:rFonts w:ascii="Corbel" w:hAnsi="Corbel"/>
          <w:sz w:val="22"/>
          <w:szCs w:val="22"/>
          <w:lang w:val="nl-NL"/>
        </w:rPr>
        <w:t>(N)</w:t>
      </w:r>
      <w:r w:rsidR="00025FDF" w:rsidRPr="00B1257A">
        <w:rPr>
          <w:rFonts w:ascii="Corbel" w:hAnsi="Corbel"/>
          <w:sz w:val="22"/>
          <w:szCs w:val="22"/>
          <w:lang w:val="nl-NL"/>
        </w:rPr>
        <w:tab/>
      </w:r>
      <w:r w:rsidR="009C3630" w:rsidRPr="00B1257A">
        <w:rPr>
          <w:rFonts w:ascii="Corbel" w:hAnsi="Corbel"/>
          <w:sz w:val="22"/>
          <w:szCs w:val="22"/>
          <w:lang w:val="nl-NL"/>
        </w:rPr>
        <w:t>VISI-systematiek Deel 2 B</w:t>
      </w:r>
      <w:r w:rsidR="00604C8C" w:rsidRPr="00B1257A">
        <w:rPr>
          <w:rFonts w:ascii="Corbel" w:hAnsi="Corbel"/>
          <w:sz w:val="22"/>
          <w:szCs w:val="22"/>
          <w:lang w:val="nl-NL"/>
        </w:rPr>
        <w:t>erichten</w:t>
      </w:r>
      <w:bookmarkStart w:id="165" w:name="OLE_LINK2"/>
      <w:bookmarkStart w:id="166" w:name="OLE_LINK3"/>
      <w:r w:rsidR="00C4786E" w:rsidRPr="00B1257A">
        <w:rPr>
          <w:rFonts w:ascii="Corbel" w:hAnsi="Corbel"/>
          <w:sz w:val="22"/>
          <w:szCs w:val="22"/>
          <w:vertAlign w:val="superscript"/>
          <w:lang w:val="nl-NL"/>
        </w:rPr>
        <w:t>2</w:t>
      </w:r>
      <w:r w:rsidR="009A4F1A" w:rsidRPr="00B1257A">
        <w:rPr>
          <w:rFonts w:ascii="Corbel" w:hAnsi="Corbel"/>
          <w:sz w:val="22"/>
          <w:szCs w:val="22"/>
          <w:lang w:val="nl-NL"/>
        </w:rPr>
        <w:t>.</w:t>
      </w:r>
      <w:bookmarkEnd w:id="165"/>
      <w:bookmarkEnd w:id="166"/>
    </w:p>
    <w:p w14:paraId="09FC03DB" w14:textId="77777777" w:rsidR="00604C8C" w:rsidRPr="00B1257A" w:rsidRDefault="007844C3"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4</w:t>
      </w:r>
      <w:r w:rsidR="00604C8C" w:rsidRPr="00B1257A">
        <w:rPr>
          <w:rFonts w:ascii="Corbel" w:hAnsi="Corbel"/>
          <w:sz w:val="22"/>
          <w:szCs w:val="22"/>
          <w:lang w:val="nl-NL"/>
        </w:rPr>
        <w:tab/>
      </w:r>
      <w:r w:rsidR="005E76CE" w:rsidRPr="00B1257A">
        <w:rPr>
          <w:rFonts w:ascii="Corbel" w:hAnsi="Corbel"/>
          <w:sz w:val="22"/>
          <w:szCs w:val="22"/>
          <w:lang w:val="nl-NL"/>
        </w:rPr>
        <w:t>(</w:t>
      </w:r>
      <w:r w:rsidR="00916611" w:rsidRPr="00B1257A">
        <w:rPr>
          <w:rFonts w:ascii="Corbel" w:hAnsi="Corbel"/>
          <w:sz w:val="22"/>
          <w:szCs w:val="22"/>
          <w:lang w:val="nl-NL"/>
        </w:rPr>
        <w:t>I</w:t>
      </w:r>
      <w:r w:rsidR="005E76CE" w:rsidRPr="00B1257A">
        <w:rPr>
          <w:rFonts w:ascii="Corbel" w:hAnsi="Corbel"/>
          <w:sz w:val="22"/>
          <w:szCs w:val="22"/>
          <w:lang w:val="nl-NL"/>
        </w:rPr>
        <w:t>)</w:t>
      </w:r>
      <w:r w:rsidR="00025FDF" w:rsidRPr="00B1257A">
        <w:rPr>
          <w:rFonts w:ascii="Corbel" w:hAnsi="Corbel"/>
          <w:sz w:val="22"/>
          <w:szCs w:val="22"/>
          <w:lang w:val="nl-NL"/>
        </w:rPr>
        <w:tab/>
      </w:r>
      <w:r w:rsidR="002B2587" w:rsidRPr="00B1257A">
        <w:rPr>
          <w:rFonts w:ascii="Corbel" w:hAnsi="Corbel"/>
          <w:sz w:val="22"/>
          <w:szCs w:val="22"/>
          <w:lang w:val="nl-NL"/>
        </w:rPr>
        <w:t>Uit</w:t>
      </w:r>
      <w:r w:rsidR="001244DA" w:rsidRPr="00B1257A">
        <w:rPr>
          <w:rFonts w:ascii="Corbel" w:hAnsi="Corbel"/>
          <w:sz w:val="22"/>
          <w:szCs w:val="22"/>
          <w:lang w:val="nl-NL"/>
        </w:rPr>
        <w:t xml:space="preserve">gewerkt voorbeeld </w:t>
      </w:r>
      <w:r w:rsidR="002B2587" w:rsidRPr="00B1257A">
        <w:rPr>
          <w:rFonts w:ascii="Corbel" w:hAnsi="Corbel"/>
          <w:sz w:val="22"/>
          <w:szCs w:val="22"/>
          <w:lang w:val="nl-NL"/>
        </w:rPr>
        <w:t>van de i</w:t>
      </w:r>
      <w:r w:rsidR="00604C8C" w:rsidRPr="00B1257A">
        <w:rPr>
          <w:rFonts w:ascii="Corbel" w:hAnsi="Corbel"/>
          <w:sz w:val="22"/>
          <w:szCs w:val="22"/>
          <w:lang w:val="nl-NL"/>
        </w:rPr>
        <w:t>mplementatie</w:t>
      </w:r>
      <w:r w:rsidR="001244DA" w:rsidRPr="00B1257A">
        <w:rPr>
          <w:rFonts w:ascii="Corbel" w:hAnsi="Corbel"/>
          <w:sz w:val="22"/>
          <w:szCs w:val="22"/>
          <w:lang w:val="nl-NL"/>
        </w:rPr>
        <w:t xml:space="preserve"> van de VISI-systematiek</w:t>
      </w:r>
      <w:r w:rsidR="009A4F1A" w:rsidRPr="00B1257A">
        <w:rPr>
          <w:rFonts w:ascii="Corbel" w:hAnsi="Corbel"/>
          <w:sz w:val="22"/>
          <w:szCs w:val="22"/>
          <w:lang w:val="nl-NL"/>
        </w:rPr>
        <w:t>.</w:t>
      </w:r>
    </w:p>
    <w:p w14:paraId="09FC03DC" w14:textId="77777777" w:rsidR="00787C90" w:rsidRPr="00B1257A" w:rsidRDefault="007844C3"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5</w:t>
      </w:r>
      <w:r w:rsidR="00787C90" w:rsidRPr="00B1257A">
        <w:rPr>
          <w:rFonts w:ascii="Corbel" w:hAnsi="Corbel"/>
          <w:sz w:val="22"/>
          <w:szCs w:val="22"/>
          <w:lang w:val="nl-NL"/>
        </w:rPr>
        <w:tab/>
      </w:r>
      <w:r w:rsidR="005E76CE" w:rsidRPr="00B1257A">
        <w:rPr>
          <w:rFonts w:ascii="Corbel" w:hAnsi="Corbel"/>
          <w:sz w:val="22"/>
          <w:szCs w:val="22"/>
          <w:lang w:val="nl-NL"/>
        </w:rPr>
        <w:t>(I)</w:t>
      </w:r>
      <w:r w:rsidR="00025FDF" w:rsidRPr="00B1257A">
        <w:rPr>
          <w:rFonts w:ascii="Corbel" w:hAnsi="Corbel"/>
          <w:sz w:val="22"/>
          <w:szCs w:val="22"/>
          <w:lang w:val="nl-NL"/>
        </w:rPr>
        <w:tab/>
      </w:r>
      <w:r w:rsidR="003A43DB" w:rsidRPr="00B1257A">
        <w:rPr>
          <w:rFonts w:ascii="Corbel" w:hAnsi="Corbel"/>
          <w:sz w:val="22"/>
          <w:szCs w:val="22"/>
          <w:lang w:val="nl-NL"/>
        </w:rPr>
        <w:t xml:space="preserve">Logboek van </w:t>
      </w:r>
      <w:r w:rsidR="00A6055B" w:rsidRPr="00B1257A">
        <w:rPr>
          <w:rFonts w:ascii="Corbel" w:hAnsi="Corbel"/>
          <w:sz w:val="22"/>
          <w:szCs w:val="22"/>
          <w:lang w:val="nl-NL"/>
        </w:rPr>
        <w:t xml:space="preserve">wijzigingen </w:t>
      </w:r>
      <w:r w:rsidR="003A43DB" w:rsidRPr="00B1257A">
        <w:rPr>
          <w:rFonts w:ascii="Corbel" w:hAnsi="Corbel"/>
          <w:sz w:val="22"/>
          <w:szCs w:val="22"/>
          <w:lang w:val="nl-NL"/>
        </w:rPr>
        <w:t>en ‘</w:t>
      </w:r>
      <w:proofErr w:type="spellStart"/>
      <w:r w:rsidR="00787C90" w:rsidRPr="00B1257A">
        <w:rPr>
          <w:rFonts w:ascii="Corbel" w:hAnsi="Corbel"/>
          <w:sz w:val="22"/>
          <w:szCs w:val="22"/>
          <w:lang w:val="nl-NL"/>
        </w:rPr>
        <w:t>Frequently</w:t>
      </w:r>
      <w:proofErr w:type="spellEnd"/>
      <w:r w:rsidR="00787C90" w:rsidRPr="00B1257A">
        <w:rPr>
          <w:rFonts w:ascii="Corbel" w:hAnsi="Corbel"/>
          <w:sz w:val="22"/>
          <w:szCs w:val="22"/>
          <w:lang w:val="nl-NL"/>
        </w:rPr>
        <w:t xml:space="preserve"> </w:t>
      </w:r>
      <w:proofErr w:type="spellStart"/>
      <w:r w:rsidR="00787C90" w:rsidRPr="00B1257A">
        <w:rPr>
          <w:rFonts w:ascii="Corbel" w:hAnsi="Corbel"/>
          <w:sz w:val="22"/>
          <w:szCs w:val="22"/>
          <w:lang w:val="nl-NL"/>
        </w:rPr>
        <w:t>Asked</w:t>
      </w:r>
      <w:proofErr w:type="spellEnd"/>
      <w:r w:rsidR="00787C90" w:rsidRPr="00B1257A">
        <w:rPr>
          <w:rFonts w:ascii="Corbel" w:hAnsi="Corbel"/>
          <w:sz w:val="22"/>
          <w:szCs w:val="22"/>
          <w:lang w:val="nl-NL"/>
        </w:rPr>
        <w:t xml:space="preserve"> </w:t>
      </w:r>
      <w:proofErr w:type="spellStart"/>
      <w:r w:rsidR="00787C90" w:rsidRPr="00B1257A">
        <w:rPr>
          <w:rFonts w:ascii="Corbel" w:hAnsi="Corbel"/>
          <w:sz w:val="22"/>
          <w:szCs w:val="22"/>
          <w:lang w:val="nl-NL"/>
        </w:rPr>
        <w:t>Questions</w:t>
      </w:r>
      <w:proofErr w:type="spellEnd"/>
      <w:r w:rsidR="00787C90" w:rsidRPr="00B1257A">
        <w:rPr>
          <w:rFonts w:ascii="Corbel" w:hAnsi="Corbel"/>
          <w:sz w:val="22"/>
          <w:szCs w:val="22"/>
          <w:lang w:val="nl-NL"/>
        </w:rPr>
        <w:t>’ (FAQ’s)</w:t>
      </w:r>
      <w:r w:rsidR="009A4F1A" w:rsidRPr="00B1257A">
        <w:rPr>
          <w:rFonts w:ascii="Corbel" w:hAnsi="Corbel"/>
          <w:sz w:val="22"/>
          <w:szCs w:val="22"/>
          <w:lang w:val="nl-NL"/>
        </w:rPr>
        <w:t>.</w:t>
      </w:r>
    </w:p>
    <w:p w14:paraId="09FC03DD" w14:textId="77777777" w:rsidR="003641D9" w:rsidRPr="00B1257A" w:rsidRDefault="003641D9"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 xml:space="preserve">Bijlage </w:t>
      </w:r>
      <w:r w:rsidR="007844C3" w:rsidRPr="00B1257A">
        <w:rPr>
          <w:rFonts w:ascii="Corbel" w:hAnsi="Corbel"/>
          <w:sz w:val="22"/>
          <w:szCs w:val="22"/>
          <w:lang w:val="nl-NL"/>
        </w:rPr>
        <w:t>6</w:t>
      </w:r>
      <w:r w:rsidR="00642C64" w:rsidRPr="00B1257A">
        <w:rPr>
          <w:rFonts w:ascii="Corbel" w:hAnsi="Corbel"/>
          <w:sz w:val="22"/>
          <w:szCs w:val="22"/>
          <w:lang w:val="nl-NL"/>
        </w:rPr>
        <w:tab/>
        <w:t>(N</w:t>
      </w:r>
      <w:r w:rsidRPr="00B1257A">
        <w:rPr>
          <w:rFonts w:ascii="Corbel" w:hAnsi="Corbel"/>
          <w:sz w:val="22"/>
          <w:szCs w:val="22"/>
          <w:lang w:val="nl-NL"/>
        </w:rPr>
        <w:t>)</w:t>
      </w:r>
      <w:r w:rsidRPr="00B1257A">
        <w:rPr>
          <w:rFonts w:ascii="Corbel" w:hAnsi="Corbel"/>
          <w:sz w:val="22"/>
          <w:szCs w:val="22"/>
          <w:lang w:val="nl-NL"/>
        </w:rPr>
        <w:tab/>
        <w:t xml:space="preserve">Richtlijn voor </w:t>
      </w:r>
      <w:r w:rsidR="00642C64" w:rsidRPr="00B1257A">
        <w:rPr>
          <w:rFonts w:ascii="Corbel" w:hAnsi="Corbel"/>
          <w:sz w:val="22"/>
          <w:szCs w:val="22"/>
          <w:lang w:val="nl-NL"/>
        </w:rPr>
        <w:t>‘</w:t>
      </w:r>
      <w:proofErr w:type="spellStart"/>
      <w:r w:rsidR="00642C64" w:rsidRPr="00B1257A">
        <w:rPr>
          <w:rFonts w:ascii="Corbel" w:hAnsi="Corbel"/>
          <w:sz w:val="22"/>
          <w:szCs w:val="22"/>
          <w:lang w:val="nl-NL"/>
        </w:rPr>
        <w:t>Successor</w:t>
      </w:r>
      <w:proofErr w:type="spellEnd"/>
      <w:r w:rsidR="00642C64" w:rsidRPr="00B1257A">
        <w:rPr>
          <w:rFonts w:ascii="Corbel" w:hAnsi="Corbel"/>
          <w:sz w:val="22"/>
          <w:szCs w:val="22"/>
          <w:lang w:val="nl-NL"/>
        </w:rPr>
        <w:t>’.</w:t>
      </w:r>
    </w:p>
    <w:p w14:paraId="09FC03DE" w14:textId="77777777" w:rsidR="00604C8C" w:rsidRPr="00B1257A" w:rsidRDefault="007844C3"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7</w:t>
      </w:r>
      <w:r w:rsidR="00604C8C" w:rsidRPr="00B1257A">
        <w:rPr>
          <w:rFonts w:ascii="Corbel" w:hAnsi="Corbel"/>
          <w:sz w:val="22"/>
          <w:szCs w:val="22"/>
          <w:lang w:val="nl-NL"/>
        </w:rPr>
        <w:tab/>
      </w:r>
      <w:r w:rsidR="005E76CE" w:rsidRPr="00B1257A">
        <w:rPr>
          <w:rFonts w:ascii="Corbel" w:hAnsi="Corbel"/>
          <w:sz w:val="22"/>
          <w:szCs w:val="22"/>
          <w:lang w:val="nl-NL"/>
        </w:rPr>
        <w:t>(N)</w:t>
      </w:r>
      <w:r w:rsidR="00025FDF" w:rsidRPr="00B1257A">
        <w:rPr>
          <w:rFonts w:ascii="Corbel" w:hAnsi="Corbel"/>
          <w:sz w:val="22"/>
          <w:szCs w:val="22"/>
          <w:lang w:val="nl-NL"/>
        </w:rPr>
        <w:tab/>
      </w:r>
      <w:r w:rsidR="00604C8C" w:rsidRPr="00B1257A">
        <w:rPr>
          <w:rFonts w:ascii="Corbel" w:hAnsi="Corbel"/>
          <w:sz w:val="22"/>
          <w:szCs w:val="22"/>
          <w:lang w:val="nl-NL"/>
        </w:rPr>
        <w:t>Metaraamwerk</w:t>
      </w:r>
      <w:r w:rsidR="009A4F1A" w:rsidRPr="00B1257A">
        <w:rPr>
          <w:rFonts w:ascii="Corbel" w:hAnsi="Corbel"/>
          <w:sz w:val="22"/>
          <w:szCs w:val="22"/>
          <w:lang w:val="nl-NL"/>
        </w:rPr>
        <w:t>.</w:t>
      </w:r>
    </w:p>
    <w:p w14:paraId="09FC03DF" w14:textId="77777777" w:rsidR="00EC311E" w:rsidRPr="00B1257A" w:rsidRDefault="00233C5E"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 xml:space="preserve">Bijlage </w:t>
      </w:r>
      <w:r w:rsidR="007844C3" w:rsidRPr="00B1257A">
        <w:rPr>
          <w:rFonts w:ascii="Corbel" w:hAnsi="Corbel"/>
          <w:sz w:val="22"/>
          <w:szCs w:val="22"/>
          <w:lang w:val="nl-NL"/>
        </w:rPr>
        <w:t>8</w:t>
      </w:r>
      <w:r w:rsidR="00F94193" w:rsidRPr="00B1257A">
        <w:rPr>
          <w:rFonts w:ascii="Corbel" w:hAnsi="Corbel"/>
          <w:sz w:val="22"/>
          <w:szCs w:val="22"/>
          <w:lang w:val="nl-NL"/>
        </w:rPr>
        <w:tab/>
      </w:r>
      <w:r w:rsidR="005E76CE" w:rsidRPr="00B1257A">
        <w:rPr>
          <w:rFonts w:ascii="Corbel" w:hAnsi="Corbel"/>
          <w:sz w:val="22"/>
          <w:szCs w:val="22"/>
          <w:lang w:val="nl-NL"/>
        </w:rPr>
        <w:t>(N)</w:t>
      </w:r>
      <w:r w:rsidR="00025FDF" w:rsidRPr="00B1257A">
        <w:rPr>
          <w:rFonts w:ascii="Corbel" w:hAnsi="Corbel"/>
          <w:sz w:val="22"/>
          <w:szCs w:val="22"/>
          <w:lang w:val="nl-NL"/>
        </w:rPr>
        <w:tab/>
      </w:r>
      <w:r w:rsidRPr="00B1257A">
        <w:rPr>
          <w:rFonts w:ascii="Corbel" w:hAnsi="Corbel"/>
          <w:sz w:val="22"/>
          <w:szCs w:val="22"/>
          <w:lang w:val="nl-NL"/>
        </w:rPr>
        <w:t xml:space="preserve">Richtlijn </w:t>
      </w:r>
      <w:r w:rsidR="00170DA8" w:rsidRPr="00B1257A">
        <w:rPr>
          <w:rFonts w:ascii="Corbel" w:hAnsi="Corbel"/>
          <w:sz w:val="22"/>
          <w:szCs w:val="22"/>
          <w:lang w:val="nl-NL"/>
        </w:rPr>
        <w:t xml:space="preserve">voor VISI-communicatie op basis van </w:t>
      </w:r>
      <w:r w:rsidR="00604C8C" w:rsidRPr="00B1257A">
        <w:rPr>
          <w:rFonts w:ascii="Corbel" w:hAnsi="Corbel"/>
          <w:sz w:val="22"/>
          <w:szCs w:val="22"/>
          <w:lang w:val="nl-NL"/>
        </w:rPr>
        <w:t>SOAP</w:t>
      </w:r>
      <w:r w:rsidR="009A4F1A" w:rsidRPr="00B1257A">
        <w:rPr>
          <w:rFonts w:ascii="Corbel" w:hAnsi="Corbel"/>
          <w:sz w:val="22"/>
          <w:szCs w:val="22"/>
          <w:lang w:val="nl-NL"/>
        </w:rPr>
        <w:t>.</w:t>
      </w:r>
    </w:p>
    <w:p w14:paraId="09FC03E0" w14:textId="77777777" w:rsidR="00F94193" w:rsidRPr="00B1257A" w:rsidRDefault="007844C3"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9</w:t>
      </w:r>
      <w:r w:rsidR="00F94193" w:rsidRPr="00B1257A">
        <w:rPr>
          <w:rFonts w:ascii="Corbel" w:hAnsi="Corbel"/>
          <w:sz w:val="22"/>
          <w:szCs w:val="22"/>
          <w:lang w:val="nl-NL"/>
        </w:rPr>
        <w:tab/>
        <w:t>(I)</w:t>
      </w:r>
      <w:r w:rsidR="00F94193" w:rsidRPr="00B1257A">
        <w:rPr>
          <w:rFonts w:ascii="Corbel" w:hAnsi="Corbel"/>
          <w:sz w:val="22"/>
          <w:szCs w:val="22"/>
          <w:lang w:val="nl-NL"/>
        </w:rPr>
        <w:tab/>
        <w:t>Toelichting op de werking van de Promotor.</w:t>
      </w:r>
    </w:p>
    <w:p w14:paraId="09FC03E1" w14:textId="77777777" w:rsidR="00604C8C" w:rsidRPr="00B1257A" w:rsidRDefault="00766093"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 xml:space="preserve">Bijlage </w:t>
      </w:r>
      <w:r w:rsidR="007844C3" w:rsidRPr="00B1257A">
        <w:rPr>
          <w:rFonts w:ascii="Corbel" w:hAnsi="Corbel"/>
          <w:sz w:val="22"/>
          <w:szCs w:val="22"/>
          <w:lang w:val="nl-NL"/>
        </w:rPr>
        <w:t>10</w:t>
      </w:r>
      <w:r w:rsidRPr="00B1257A">
        <w:rPr>
          <w:rFonts w:ascii="Corbel" w:hAnsi="Corbel"/>
          <w:sz w:val="22"/>
          <w:szCs w:val="22"/>
          <w:lang w:val="nl-NL"/>
        </w:rPr>
        <w:tab/>
      </w:r>
      <w:r w:rsidR="005E76CE" w:rsidRPr="00B1257A">
        <w:rPr>
          <w:rFonts w:ascii="Corbel" w:hAnsi="Corbel"/>
          <w:sz w:val="22"/>
          <w:szCs w:val="22"/>
          <w:lang w:val="nl-NL"/>
        </w:rPr>
        <w:t>(N)</w:t>
      </w:r>
      <w:r w:rsidR="00025FDF" w:rsidRPr="00B1257A">
        <w:rPr>
          <w:rFonts w:ascii="Corbel" w:hAnsi="Corbel"/>
          <w:sz w:val="22"/>
          <w:szCs w:val="22"/>
          <w:lang w:val="nl-NL"/>
        </w:rPr>
        <w:tab/>
      </w:r>
      <w:r w:rsidR="00604C8C" w:rsidRPr="00B1257A">
        <w:rPr>
          <w:rFonts w:ascii="Corbel" w:hAnsi="Corbel"/>
          <w:sz w:val="22"/>
          <w:szCs w:val="22"/>
          <w:lang w:val="nl-NL"/>
        </w:rPr>
        <w:t>Aanvullende eisen en richtlijnen</w:t>
      </w:r>
      <w:r w:rsidR="009A4F1A" w:rsidRPr="00B1257A">
        <w:rPr>
          <w:rFonts w:ascii="Corbel" w:hAnsi="Corbel"/>
          <w:sz w:val="22"/>
          <w:szCs w:val="22"/>
          <w:lang w:val="nl-NL"/>
        </w:rPr>
        <w:t>.</w:t>
      </w:r>
    </w:p>
    <w:p w14:paraId="09FC03E2" w14:textId="77777777" w:rsidR="00E32129" w:rsidRPr="00B1257A" w:rsidRDefault="007844C3"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11</w:t>
      </w:r>
      <w:r w:rsidR="00642C64" w:rsidRPr="00B1257A">
        <w:rPr>
          <w:rFonts w:ascii="Corbel" w:hAnsi="Corbel"/>
          <w:sz w:val="22"/>
          <w:szCs w:val="22"/>
          <w:lang w:val="nl-NL"/>
        </w:rPr>
        <w:tab/>
        <w:t>(N</w:t>
      </w:r>
      <w:r w:rsidR="00E32129" w:rsidRPr="00B1257A">
        <w:rPr>
          <w:rFonts w:ascii="Corbel" w:hAnsi="Corbel"/>
          <w:sz w:val="22"/>
          <w:szCs w:val="22"/>
          <w:lang w:val="nl-NL"/>
        </w:rPr>
        <w:t>)</w:t>
      </w:r>
      <w:r w:rsidR="00E32129" w:rsidRPr="00B1257A">
        <w:rPr>
          <w:rFonts w:ascii="Corbel" w:hAnsi="Corbel"/>
          <w:sz w:val="22"/>
          <w:szCs w:val="22"/>
          <w:lang w:val="nl-NL"/>
        </w:rPr>
        <w:tab/>
        <w:t>Richtlijn voor het archiveren van VISI-projecten.</w:t>
      </w:r>
    </w:p>
    <w:p w14:paraId="09FC03E3" w14:textId="77777777" w:rsidR="00E32129" w:rsidRPr="00B1257A" w:rsidRDefault="007844C3"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12</w:t>
      </w:r>
      <w:r w:rsidR="00E32129" w:rsidRPr="00B1257A">
        <w:rPr>
          <w:rFonts w:ascii="Corbel" w:hAnsi="Corbel"/>
          <w:sz w:val="22"/>
          <w:szCs w:val="22"/>
          <w:lang w:val="nl-NL"/>
        </w:rPr>
        <w:tab/>
        <w:t>(N)</w:t>
      </w:r>
      <w:r w:rsidR="00E32129" w:rsidRPr="00B1257A">
        <w:rPr>
          <w:rFonts w:ascii="Corbel" w:hAnsi="Corbel"/>
          <w:sz w:val="22"/>
          <w:szCs w:val="22"/>
          <w:lang w:val="nl-NL"/>
        </w:rPr>
        <w:tab/>
        <w:t>Richtlijn</w:t>
      </w:r>
      <w:r w:rsidR="00143EB0" w:rsidRPr="00B1257A">
        <w:rPr>
          <w:rFonts w:ascii="Corbel" w:hAnsi="Corbel"/>
          <w:sz w:val="22"/>
          <w:szCs w:val="22"/>
          <w:lang w:val="nl-NL"/>
        </w:rPr>
        <w:t xml:space="preserve"> voor</w:t>
      </w:r>
      <w:r w:rsidR="00E32129" w:rsidRPr="00B1257A">
        <w:rPr>
          <w:rFonts w:ascii="Corbel" w:hAnsi="Corbel"/>
          <w:sz w:val="22"/>
          <w:szCs w:val="22"/>
          <w:lang w:val="nl-NL"/>
        </w:rPr>
        <w:t xml:space="preserve"> ‘Element </w:t>
      </w:r>
      <w:proofErr w:type="spellStart"/>
      <w:r w:rsidR="00E32129" w:rsidRPr="00B1257A">
        <w:rPr>
          <w:rFonts w:ascii="Corbel" w:hAnsi="Corbel"/>
          <w:sz w:val="22"/>
          <w:szCs w:val="22"/>
          <w:lang w:val="nl-NL"/>
        </w:rPr>
        <w:t>conditions</w:t>
      </w:r>
      <w:proofErr w:type="spellEnd"/>
      <w:r w:rsidR="00E32129" w:rsidRPr="00B1257A">
        <w:rPr>
          <w:rFonts w:ascii="Corbel" w:hAnsi="Corbel"/>
          <w:sz w:val="22"/>
          <w:szCs w:val="22"/>
          <w:lang w:val="nl-NL"/>
        </w:rPr>
        <w:t>’.</w:t>
      </w:r>
    </w:p>
    <w:p w14:paraId="09FC03E4" w14:textId="77777777" w:rsidR="00896424" w:rsidRPr="00B1257A" w:rsidRDefault="007844C3" w:rsidP="00F267BF">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13</w:t>
      </w:r>
      <w:r w:rsidR="00896424" w:rsidRPr="00B1257A">
        <w:rPr>
          <w:rFonts w:ascii="Corbel" w:hAnsi="Corbel"/>
          <w:sz w:val="22"/>
          <w:szCs w:val="22"/>
          <w:lang w:val="nl-NL"/>
        </w:rPr>
        <w:tab/>
        <w:t>(N)</w:t>
      </w:r>
      <w:r w:rsidR="00896424" w:rsidRPr="00B1257A">
        <w:rPr>
          <w:rFonts w:ascii="Corbel" w:hAnsi="Corbel"/>
          <w:sz w:val="22"/>
          <w:szCs w:val="22"/>
          <w:lang w:val="nl-NL"/>
        </w:rPr>
        <w:tab/>
        <w:t>Optionele velden.</w:t>
      </w:r>
    </w:p>
    <w:p w14:paraId="09FC03E5" w14:textId="77777777" w:rsidR="00916611" w:rsidRPr="00B1257A" w:rsidRDefault="00916611" w:rsidP="00F267BF">
      <w:pPr>
        <w:pStyle w:val="Tekstzonderopmaak"/>
        <w:widowControl w:val="0"/>
        <w:tabs>
          <w:tab w:val="left" w:pos="993"/>
        </w:tabs>
        <w:ind w:left="1560" w:hanging="1560"/>
        <w:rPr>
          <w:rFonts w:ascii="Corbel" w:hAnsi="Corbel"/>
          <w:sz w:val="22"/>
          <w:szCs w:val="22"/>
          <w:lang w:val="nl-NL"/>
        </w:rPr>
      </w:pPr>
    </w:p>
    <w:p w14:paraId="09FC03E6" w14:textId="77777777" w:rsidR="00FE03F7" w:rsidRPr="00B1257A" w:rsidRDefault="005A69CA" w:rsidP="005A69CA">
      <w:pPr>
        <w:pStyle w:val="Tekstzonderopmaak"/>
        <w:widowControl w:val="0"/>
        <w:rPr>
          <w:rFonts w:ascii="Corbel" w:hAnsi="Corbel"/>
          <w:sz w:val="22"/>
          <w:szCs w:val="22"/>
          <w:lang w:val="nl-NL"/>
        </w:rPr>
      </w:pPr>
      <w:r w:rsidRPr="00B1257A">
        <w:rPr>
          <w:rFonts w:ascii="Corbel" w:hAnsi="Corbel"/>
          <w:sz w:val="22"/>
          <w:szCs w:val="22"/>
          <w:lang w:val="nl-NL"/>
        </w:rPr>
        <w:t xml:space="preserve">De Leidraad kan worden gebruikt zonder kennis van voorgaande versies. Basiskennis van de VISI-systematiek is uiteraard een vereiste voor een goede implementatie. Tevens dient de lezer de doelstellingen van VISI te begrijpen. Daarom wordt aanbevolen om eerst bijlage 1 </w:t>
      </w:r>
      <w:r w:rsidR="00FE03F7" w:rsidRPr="00B1257A">
        <w:rPr>
          <w:rFonts w:ascii="Corbel" w:hAnsi="Corbel"/>
          <w:sz w:val="22"/>
          <w:szCs w:val="22"/>
          <w:lang w:val="nl-NL"/>
        </w:rPr>
        <w:t>goed te bestuderen!</w:t>
      </w:r>
      <w:r w:rsidRPr="00B1257A">
        <w:rPr>
          <w:rFonts w:ascii="Corbel" w:hAnsi="Corbel"/>
          <w:sz w:val="22"/>
          <w:szCs w:val="22"/>
          <w:lang w:val="nl-NL"/>
        </w:rPr>
        <w:t xml:space="preserve"> </w:t>
      </w:r>
      <w:r w:rsidR="00FE03F7" w:rsidRPr="00B1257A">
        <w:rPr>
          <w:rFonts w:ascii="Corbel" w:hAnsi="Corbel"/>
          <w:sz w:val="22"/>
          <w:szCs w:val="22"/>
          <w:lang w:val="nl-NL"/>
        </w:rPr>
        <w:t xml:space="preserve">De lezer dient tevens te beschikken over grondige kennis van XML/XSD-technieken. </w:t>
      </w:r>
    </w:p>
    <w:p w14:paraId="09FC03E7" w14:textId="77777777" w:rsidR="00FE03F7" w:rsidRPr="00B1257A" w:rsidRDefault="00FE03F7" w:rsidP="005A69CA">
      <w:pPr>
        <w:pStyle w:val="Tekstzonderopmaak"/>
        <w:widowControl w:val="0"/>
        <w:rPr>
          <w:rFonts w:ascii="Corbel" w:hAnsi="Corbel"/>
          <w:sz w:val="22"/>
          <w:szCs w:val="22"/>
          <w:lang w:val="nl-NL"/>
        </w:rPr>
      </w:pPr>
    </w:p>
    <w:p w14:paraId="09FC03E8" w14:textId="77777777" w:rsidR="005A69CA" w:rsidRPr="00B1257A" w:rsidRDefault="005A69CA" w:rsidP="005A69CA">
      <w:pPr>
        <w:pStyle w:val="Tekstzonderopmaak"/>
        <w:widowControl w:val="0"/>
        <w:rPr>
          <w:rFonts w:ascii="Corbel" w:hAnsi="Corbel"/>
          <w:sz w:val="22"/>
          <w:szCs w:val="22"/>
          <w:lang w:val="nl-NL"/>
        </w:rPr>
      </w:pPr>
      <w:r w:rsidRPr="00B1257A">
        <w:rPr>
          <w:rFonts w:ascii="Corbel" w:hAnsi="Corbel"/>
          <w:sz w:val="22"/>
          <w:szCs w:val="22"/>
          <w:lang w:val="nl-NL"/>
        </w:rPr>
        <w:t xml:space="preserve">Voor aanvullende informatie kan ook de VISI-website worden geraadpleegd. </w:t>
      </w:r>
    </w:p>
    <w:p w14:paraId="09FC03E9" w14:textId="77777777" w:rsidR="005A69CA" w:rsidRPr="00B1257A" w:rsidRDefault="005A69CA" w:rsidP="005A69CA">
      <w:pPr>
        <w:pStyle w:val="Tekstzonderopmaak"/>
        <w:widowControl w:val="0"/>
        <w:rPr>
          <w:rFonts w:ascii="Corbel" w:hAnsi="Corbel"/>
          <w:sz w:val="22"/>
          <w:szCs w:val="22"/>
          <w:lang w:val="nl-NL"/>
        </w:rPr>
      </w:pPr>
    </w:p>
    <w:p w14:paraId="09FC03EA" w14:textId="77777777" w:rsidR="00E00BA8" w:rsidRPr="00B1257A" w:rsidRDefault="00E00BA8" w:rsidP="00F267BF">
      <w:pPr>
        <w:pStyle w:val="Tekstzonderopmaak"/>
        <w:widowControl w:val="0"/>
        <w:rPr>
          <w:rFonts w:ascii="Corbel" w:hAnsi="Corbel"/>
          <w:i/>
          <w:sz w:val="22"/>
          <w:szCs w:val="22"/>
          <w:lang w:val="nl-NL"/>
        </w:rPr>
      </w:pPr>
    </w:p>
    <w:p w14:paraId="09FC03EB" w14:textId="77777777" w:rsidR="00AC4051" w:rsidRPr="00B1257A" w:rsidRDefault="00AC4051" w:rsidP="00F267BF">
      <w:pPr>
        <w:pStyle w:val="Tekstzonderopmaak"/>
        <w:widowControl w:val="0"/>
        <w:rPr>
          <w:rFonts w:ascii="Corbel" w:hAnsi="Corbel"/>
          <w:sz w:val="22"/>
          <w:szCs w:val="22"/>
          <w:lang w:val="nl-NL"/>
        </w:rPr>
      </w:pPr>
    </w:p>
    <w:p w14:paraId="09FC03EC" w14:textId="77777777" w:rsidR="00D643C1" w:rsidRPr="00B1257A" w:rsidRDefault="00D643C1" w:rsidP="00F267BF">
      <w:pPr>
        <w:pStyle w:val="Kop1"/>
        <w:keepNext w:val="0"/>
        <w:widowControl w:val="0"/>
        <w:rPr>
          <w:rFonts w:ascii="Corbel" w:hAnsi="Corbel"/>
        </w:rPr>
      </w:pPr>
      <w:r w:rsidRPr="00B1257A">
        <w:rPr>
          <w:rFonts w:ascii="Corbel" w:hAnsi="Corbel"/>
        </w:rPr>
        <w:br w:type="page"/>
      </w:r>
      <w:bookmarkStart w:id="167" w:name="_Toc466304158"/>
      <w:bookmarkStart w:id="168" w:name="_Toc4570873"/>
      <w:r w:rsidR="00D167C7" w:rsidRPr="00B1257A">
        <w:rPr>
          <w:rFonts w:ascii="Corbel" w:hAnsi="Corbel"/>
        </w:rPr>
        <w:lastRenderedPageBreak/>
        <w:t>2</w:t>
      </w:r>
      <w:r w:rsidR="00D167C7" w:rsidRPr="00B1257A">
        <w:rPr>
          <w:rFonts w:ascii="Corbel" w:hAnsi="Corbel"/>
        </w:rPr>
        <w:tab/>
        <w:t>D</w:t>
      </w:r>
      <w:r w:rsidR="001A74CC" w:rsidRPr="00B1257A">
        <w:rPr>
          <w:rFonts w:ascii="Corbel" w:hAnsi="Corbel"/>
        </w:rPr>
        <w:t>e b</w:t>
      </w:r>
      <w:r w:rsidRPr="00B1257A">
        <w:rPr>
          <w:rFonts w:ascii="Corbel" w:hAnsi="Corbel"/>
        </w:rPr>
        <w:t>elangrijkste wijzigingen</w:t>
      </w:r>
      <w:r w:rsidR="001A74CC" w:rsidRPr="00B1257A">
        <w:rPr>
          <w:rFonts w:ascii="Corbel" w:hAnsi="Corbel"/>
        </w:rPr>
        <w:t xml:space="preserve"> in de VISI-systematiek</w:t>
      </w:r>
      <w:bookmarkEnd w:id="167"/>
      <w:bookmarkEnd w:id="168"/>
      <w:r w:rsidR="00AB5054" w:rsidRPr="00B1257A">
        <w:rPr>
          <w:rFonts w:ascii="Corbel" w:hAnsi="Corbel"/>
        </w:rPr>
        <w:t xml:space="preserve"> </w:t>
      </w:r>
    </w:p>
    <w:p w14:paraId="09FC03ED" w14:textId="77777777" w:rsidR="00A75EE9" w:rsidRPr="00B1257A" w:rsidRDefault="00A75EE9" w:rsidP="00F267BF">
      <w:pPr>
        <w:pStyle w:val="Tekstzonderopmaak"/>
        <w:widowControl w:val="0"/>
        <w:rPr>
          <w:rFonts w:ascii="Corbel" w:hAnsi="Corbel"/>
          <w:sz w:val="22"/>
          <w:szCs w:val="22"/>
          <w:lang w:val="nl-NL"/>
        </w:rPr>
      </w:pPr>
    </w:p>
    <w:p w14:paraId="09FC03EE" w14:textId="77777777" w:rsidR="0004134F" w:rsidRPr="00B1257A" w:rsidRDefault="0004134F" w:rsidP="0004134F">
      <w:pPr>
        <w:pStyle w:val="Kop2"/>
        <w:keepNext w:val="0"/>
        <w:widowControl w:val="0"/>
        <w:rPr>
          <w:rFonts w:ascii="Corbel" w:hAnsi="Corbel"/>
        </w:rPr>
      </w:pPr>
      <w:bookmarkStart w:id="169" w:name="_Toc466304159"/>
      <w:bookmarkStart w:id="170" w:name="_Toc4570874"/>
      <w:r w:rsidRPr="00B1257A">
        <w:rPr>
          <w:rFonts w:ascii="Corbel" w:hAnsi="Corbel"/>
        </w:rPr>
        <w:t>2.1</w:t>
      </w:r>
      <w:r w:rsidRPr="00B1257A">
        <w:rPr>
          <w:rFonts w:ascii="Corbel" w:hAnsi="Corbel"/>
        </w:rPr>
        <w:tab/>
      </w:r>
      <w:r w:rsidR="00D648B1" w:rsidRPr="00B1257A">
        <w:rPr>
          <w:rFonts w:ascii="Corbel" w:hAnsi="Corbel"/>
        </w:rPr>
        <w:t>Inleiding; r</w:t>
      </w:r>
      <w:r w:rsidRPr="00B1257A">
        <w:rPr>
          <w:rFonts w:ascii="Corbel" w:hAnsi="Corbel"/>
        </w:rPr>
        <w:t>eleasecyclus</w:t>
      </w:r>
      <w:bookmarkEnd w:id="169"/>
      <w:bookmarkEnd w:id="170"/>
    </w:p>
    <w:p w14:paraId="09FC03EF" w14:textId="77777777" w:rsidR="00AF74BE" w:rsidRPr="00B1257A" w:rsidRDefault="0077480D" w:rsidP="00F267BF">
      <w:pPr>
        <w:pStyle w:val="Tekstzonderopmaak"/>
        <w:widowControl w:val="0"/>
        <w:rPr>
          <w:rFonts w:ascii="Corbel" w:hAnsi="Corbel"/>
          <w:sz w:val="22"/>
          <w:szCs w:val="22"/>
          <w:lang w:val="nl-NL"/>
        </w:rPr>
      </w:pPr>
      <w:r w:rsidRPr="00B1257A">
        <w:rPr>
          <w:rFonts w:ascii="Corbel" w:hAnsi="Corbel"/>
          <w:sz w:val="22"/>
          <w:szCs w:val="22"/>
          <w:lang w:val="nl-NL"/>
        </w:rPr>
        <w:t>De VISI-systematiek evolueert nog</w:t>
      </w:r>
      <w:r w:rsidR="005047C7" w:rsidRPr="00B1257A">
        <w:rPr>
          <w:rFonts w:ascii="Corbel" w:hAnsi="Corbel"/>
          <w:sz w:val="22"/>
          <w:szCs w:val="22"/>
          <w:lang w:val="nl-NL"/>
        </w:rPr>
        <w:t xml:space="preserve"> steeds</w:t>
      </w:r>
      <w:r w:rsidRPr="00B1257A">
        <w:rPr>
          <w:rFonts w:ascii="Corbel" w:hAnsi="Corbel"/>
          <w:sz w:val="22"/>
          <w:szCs w:val="22"/>
          <w:lang w:val="nl-NL"/>
        </w:rPr>
        <w:t xml:space="preserve">. </w:t>
      </w:r>
      <w:r w:rsidR="00620817" w:rsidRPr="00B1257A">
        <w:rPr>
          <w:rFonts w:ascii="Corbel" w:hAnsi="Corbel"/>
          <w:sz w:val="22"/>
          <w:szCs w:val="22"/>
          <w:lang w:val="nl-NL"/>
        </w:rPr>
        <w:t>Voortschrijdend inzicht, technische foutjes, wensen van gebruikers of softwareleveranciers, kunnen allemaal lei</w:t>
      </w:r>
      <w:r w:rsidR="005047C7" w:rsidRPr="00B1257A">
        <w:rPr>
          <w:rFonts w:ascii="Corbel" w:hAnsi="Corbel"/>
          <w:sz w:val="22"/>
          <w:szCs w:val="22"/>
          <w:lang w:val="nl-NL"/>
        </w:rPr>
        <w:t>d</w:t>
      </w:r>
      <w:r w:rsidR="00620817" w:rsidRPr="00B1257A">
        <w:rPr>
          <w:rFonts w:ascii="Corbel" w:hAnsi="Corbel"/>
          <w:sz w:val="22"/>
          <w:szCs w:val="22"/>
          <w:lang w:val="nl-NL"/>
        </w:rPr>
        <w:t xml:space="preserve">en tot verbetervoorstellen. </w:t>
      </w:r>
      <w:r w:rsidR="00A75EE9" w:rsidRPr="00B1257A">
        <w:rPr>
          <w:rFonts w:ascii="Corbel" w:hAnsi="Corbel"/>
          <w:sz w:val="22"/>
          <w:szCs w:val="22"/>
          <w:lang w:val="nl-NL"/>
        </w:rPr>
        <w:t>De Technische Commissie (VISI TC) behandelt alle verbetervoorstellen</w:t>
      </w:r>
      <w:r w:rsidRPr="00B1257A">
        <w:rPr>
          <w:rFonts w:ascii="Corbel" w:hAnsi="Corbel"/>
          <w:sz w:val="22"/>
          <w:szCs w:val="22"/>
          <w:lang w:val="nl-NL"/>
        </w:rPr>
        <w:t xml:space="preserve"> en houdt i</w:t>
      </w:r>
      <w:r w:rsidR="001E000D" w:rsidRPr="00B1257A">
        <w:rPr>
          <w:rFonts w:ascii="Corbel" w:hAnsi="Corbel"/>
          <w:sz w:val="22"/>
          <w:szCs w:val="22"/>
          <w:lang w:val="nl-NL"/>
        </w:rPr>
        <w:t>n een voortschrijdend</w:t>
      </w:r>
      <w:r w:rsidR="007329A1" w:rsidRPr="00B1257A">
        <w:rPr>
          <w:rFonts w:ascii="Corbel" w:hAnsi="Corbel"/>
          <w:sz w:val="22"/>
          <w:szCs w:val="22"/>
          <w:lang w:val="nl-NL"/>
        </w:rPr>
        <w:t xml:space="preserve"> </w:t>
      </w:r>
      <w:r w:rsidR="00AF74BE" w:rsidRPr="00B1257A">
        <w:rPr>
          <w:rFonts w:ascii="Corbel" w:hAnsi="Corbel"/>
          <w:sz w:val="22"/>
          <w:szCs w:val="22"/>
          <w:lang w:val="nl-NL"/>
        </w:rPr>
        <w:t>s</w:t>
      </w:r>
      <w:r w:rsidR="00A75EE9" w:rsidRPr="00B1257A">
        <w:rPr>
          <w:rFonts w:ascii="Corbel" w:hAnsi="Corbel"/>
          <w:sz w:val="22"/>
          <w:szCs w:val="22"/>
          <w:lang w:val="nl-NL"/>
        </w:rPr>
        <w:t>tatus</w:t>
      </w:r>
      <w:r w:rsidR="007329A1" w:rsidRPr="00B1257A">
        <w:rPr>
          <w:rFonts w:ascii="Corbel" w:hAnsi="Corbel"/>
          <w:sz w:val="22"/>
          <w:szCs w:val="22"/>
          <w:lang w:val="nl-NL"/>
        </w:rPr>
        <w:softHyphen/>
      </w:r>
      <w:r w:rsidR="00A75EE9" w:rsidRPr="00B1257A">
        <w:rPr>
          <w:rFonts w:ascii="Corbel" w:hAnsi="Corbel"/>
          <w:sz w:val="22"/>
          <w:szCs w:val="22"/>
          <w:lang w:val="nl-NL"/>
        </w:rPr>
        <w:t xml:space="preserve">overzicht bij welke verbeteringen in welke versie van de VISI systematiek worden doorgevoerd. </w:t>
      </w:r>
    </w:p>
    <w:p w14:paraId="09FC03F0" w14:textId="77777777" w:rsidR="00AF74BE" w:rsidRPr="00B1257A" w:rsidRDefault="00AF74BE" w:rsidP="00F267BF">
      <w:pPr>
        <w:pStyle w:val="Tekstzonderopmaak"/>
        <w:widowControl w:val="0"/>
        <w:rPr>
          <w:rFonts w:ascii="Corbel" w:hAnsi="Corbel"/>
          <w:sz w:val="22"/>
          <w:szCs w:val="22"/>
          <w:lang w:val="nl-NL"/>
        </w:rPr>
      </w:pPr>
    </w:p>
    <w:p w14:paraId="09FC03F1" w14:textId="77777777" w:rsidR="00B54EC4" w:rsidRPr="00B1257A" w:rsidRDefault="0004134F"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De TC hanteert vanaf versie 1.3 een jaarlijkse releasecyclus. </w:t>
      </w:r>
      <w:r w:rsidR="00D648B1" w:rsidRPr="00B1257A">
        <w:rPr>
          <w:rFonts w:ascii="Corbel" w:hAnsi="Corbel"/>
          <w:sz w:val="22"/>
          <w:szCs w:val="22"/>
          <w:lang w:val="nl-NL"/>
        </w:rPr>
        <w:t xml:space="preserve">De beheerstructuur staat op de VISI-website. </w:t>
      </w:r>
      <w:r w:rsidR="00CE20E6" w:rsidRPr="00B1257A">
        <w:rPr>
          <w:rFonts w:ascii="Corbel" w:hAnsi="Corbel"/>
          <w:sz w:val="22"/>
          <w:szCs w:val="22"/>
          <w:lang w:val="nl-NL"/>
        </w:rPr>
        <w:t>We zijn inmiddels aangeland bij versie 1.</w:t>
      </w:r>
      <w:r w:rsidR="00BA6C31" w:rsidRPr="00B1257A">
        <w:rPr>
          <w:rFonts w:ascii="Corbel" w:hAnsi="Corbel"/>
          <w:sz w:val="22"/>
          <w:szCs w:val="22"/>
          <w:lang w:val="nl-NL"/>
        </w:rPr>
        <w:t>6</w:t>
      </w:r>
      <w:r w:rsidR="00CE20E6" w:rsidRPr="00B1257A">
        <w:rPr>
          <w:rFonts w:ascii="Corbel" w:hAnsi="Corbel"/>
          <w:sz w:val="22"/>
          <w:szCs w:val="22"/>
          <w:lang w:val="nl-NL"/>
        </w:rPr>
        <w:t xml:space="preserve">. </w:t>
      </w:r>
      <w:r w:rsidR="0080430B" w:rsidRPr="00B1257A">
        <w:rPr>
          <w:rFonts w:ascii="Corbel" w:hAnsi="Corbel"/>
          <w:sz w:val="22"/>
          <w:szCs w:val="22"/>
          <w:lang w:val="nl-NL"/>
        </w:rPr>
        <w:t>D</w:t>
      </w:r>
      <w:r w:rsidR="00A9373E" w:rsidRPr="00B1257A">
        <w:rPr>
          <w:rFonts w:ascii="Corbel" w:hAnsi="Corbel"/>
          <w:sz w:val="22"/>
          <w:szCs w:val="22"/>
          <w:lang w:val="nl-NL"/>
        </w:rPr>
        <w:t xml:space="preserve">e technische uitwerking van </w:t>
      </w:r>
      <w:r w:rsidR="0080430B" w:rsidRPr="00B1257A">
        <w:rPr>
          <w:rFonts w:ascii="Corbel" w:hAnsi="Corbel"/>
          <w:sz w:val="22"/>
          <w:szCs w:val="22"/>
          <w:lang w:val="nl-NL"/>
        </w:rPr>
        <w:t xml:space="preserve">elk </w:t>
      </w:r>
      <w:r w:rsidR="00A9373E" w:rsidRPr="00B1257A">
        <w:rPr>
          <w:rFonts w:ascii="Corbel" w:hAnsi="Corbel"/>
          <w:sz w:val="22"/>
          <w:szCs w:val="22"/>
          <w:lang w:val="nl-NL"/>
        </w:rPr>
        <w:t>verbetervoorstel</w:t>
      </w:r>
      <w:r w:rsidR="0080430B" w:rsidRPr="00B1257A">
        <w:rPr>
          <w:rFonts w:ascii="Corbel" w:hAnsi="Corbel"/>
          <w:sz w:val="22"/>
          <w:szCs w:val="22"/>
          <w:lang w:val="nl-NL"/>
        </w:rPr>
        <w:t xml:space="preserve"> </w:t>
      </w:r>
      <w:r w:rsidR="00A9373E" w:rsidRPr="00B1257A">
        <w:rPr>
          <w:rFonts w:ascii="Corbel" w:hAnsi="Corbel"/>
          <w:sz w:val="22"/>
          <w:szCs w:val="22"/>
          <w:lang w:val="nl-NL"/>
        </w:rPr>
        <w:t>word</w:t>
      </w:r>
      <w:r w:rsidR="0080430B" w:rsidRPr="00B1257A">
        <w:rPr>
          <w:rFonts w:ascii="Corbel" w:hAnsi="Corbel"/>
          <w:sz w:val="22"/>
          <w:szCs w:val="22"/>
          <w:lang w:val="nl-NL"/>
        </w:rPr>
        <w:t>t</w:t>
      </w:r>
      <w:r w:rsidR="00A75EE9" w:rsidRPr="00B1257A">
        <w:rPr>
          <w:rFonts w:ascii="Corbel" w:hAnsi="Corbel"/>
          <w:sz w:val="22"/>
          <w:szCs w:val="22"/>
          <w:lang w:val="nl-NL"/>
        </w:rPr>
        <w:t xml:space="preserve"> in de</w:t>
      </w:r>
      <w:r w:rsidR="00A9373E" w:rsidRPr="00B1257A">
        <w:rPr>
          <w:rFonts w:ascii="Corbel" w:hAnsi="Corbel"/>
          <w:sz w:val="22"/>
          <w:szCs w:val="22"/>
          <w:lang w:val="nl-NL"/>
        </w:rPr>
        <w:t>ze</w:t>
      </w:r>
      <w:r w:rsidR="00A75EE9" w:rsidRPr="00B1257A">
        <w:rPr>
          <w:rFonts w:ascii="Corbel" w:hAnsi="Corbel"/>
          <w:sz w:val="22"/>
          <w:szCs w:val="22"/>
          <w:lang w:val="nl-NL"/>
        </w:rPr>
        <w:t xml:space="preserve"> </w:t>
      </w:r>
      <w:r w:rsidR="00A9373E" w:rsidRPr="00B1257A">
        <w:rPr>
          <w:rFonts w:ascii="Corbel" w:hAnsi="Corbel"/>
          <w:sz w:val="22"/>
          <w:szCs w:val="22"/>
          <w:lang w:val="nl-NL"/>
        </w:rPr>
        <w:t>L</w:t>
      </w:r>
      <w:r w:rsidR="00A75EE9" w:rsidRPr="00B1257A">
        <w:rPr>
          <w:rFonts w:ascii="Corbel" w:hAnsi="Corbel"/>
          <w:sz w:val="22"/>
          <w:szCs w:val="22"/>
          <w:lang w:val="nl-NL"/>
        </w:rPr>
        <w:t xml:space="preserve">eidraad opgenomen, in </w:t>
      </w:r>
      <w:r w:rsidR="00825234" w:rsidRPr="00B1257A">
        <w:rPr>
          <w:rFonts w:ascii="Corbel" w:hAnsi="Corbel"/>
          <w:sz w:val="22"/>
          <w:szCs w:val="22"/>
          <w:lang w:val="nl-NL"/>
        </w:rPr>
        <w:t xml:space="preserve">de systematiek (deel 1 en/of 2) </w:t>
      </w:r>
      <w:r w:rsidR="00A75EE9" w:rsidRPr="00B1257A">
        <w:rPr>
          <w:rFonts w:ascii="Corbel" w:hAnsi="Corbel"/>
          <w:sz w:val="22"/>
          <w:szCs w:val="22"/>
          <w:lang w:val="nl-NL"/>
        </w:rPr>
        <w:t xml:space="preserve">en/of in </w:t>
      </w:r>
      <w:r w:rsidR="007329A1" w:rsidRPr="00B1257A">
        <w:rPr>
          <w:rFonts w:ascii="Corbel" w:hAnsi="Corbel"/>
          <w:sz w:val="22"/>
          <w:szCs w:val="22"/>
          <w:lang w:val="nl-NL"/>
        </w:rPr>
        <w:t xml:space="preserve">één </w:t>
      </w:r>
      <w:r w:rsidR="00A75EE9" w:rsidRPr="00B1257A">
        <w:rPr>
          <w:rFonts w:ascii="Corbel" w:hAnsi="Corbel"/>
          <w:sz w:val="22"/>
          <w:szCs w:val="22"/>
          <w:lang w:val="nl-NL"/>
        </w:rPr>
        <w:t>van de bijlagen.</w:t>
      </w:r>
      <w:r w:rsidR="002F46AE" w:rsidRPr="00B1257A">
        <w:rPr>
          <w:rFonts w:ascii="Corbel" w:hAnsi="Corbel"/>
          <w:sz w:val="22"/>
          <w:szCs w:val="22"/>
          <w:lang w:val="nl-NL"/>
        </w:rPr>
        <w:t xml:space="preserve"> Daarbij wordt tevens aangegeven of een verbetering normatief is, of informatief. In </w:t>
      </w:r>
      <w:r w:rsidR="0020592B" w:rsidRPr="00B1257A">
        <w:rPr>
          <w:rFonts w:ascii="Corbel" w:hAnsi="Corbel"/>
          <w:sz w:val="22"/>
          <w:szCs w:val="22"/>
          <w:lang w:val="nl-NL"/>
        </w:rPr>
        <w:t xml:space="preserve">dit hoofdstuk worden </w:t>
      </w:r>
      <w:r w:rsidR="00FC4EFB" w:rsidRPr="00B1257A">
        <w:rPr>
          <w:rFonts w:ascii="Corbel" w:hAnsi="Corbel"/>
          <w:sz w:val="22"/>
          <w:szCs w:val="22"/>
          <w:lang w:val="nl-NL"/>
        </w:rPr>
        <w:t xml:space="preserve">de belangrijkste </w:t>
      </w:r>
      <w:r w:rsidR="0020592B" w:rsidRPr="00B1257A">
        <w:rPr>
          <w:rFonts w:ascii="Corbel" w:hAnsi="Corbel"/>
          <w:sz w:val="22"/>
          <w:szCs w:val="22"/>
          <w:lang w:val="nl-NL"/>
        </w:rPr>
        <w:t>verbeteringen toegelicht</w:t>
      </w:r>
      <w:r w:rsidR="00D648B1" w:rsidRPr="00B1257A">
        <w:rPr>
          <w:rFonts w:ascii="Corbel" w:hAnsi="Corbel"/>
          <w:sz w:val="22"/>
          <w:szCs w:val="22"/>
          <w:lang w:val="nl-NL"/>
        </w:rPr>
        <w:t>.</w:t>
      </w:r>
      <w:r w:rsidR="002F46AE" w:rsidRPr="00B1257A">
        <w:rPr>
          <w:rFonts w:ascii="Corbel" w:hAnsi="Corbel"/>
          <w:sz w:val="22"/>
          <w:szCs w:val="22"/>
          <w:lang w:val="nl-NL"/>
        </w:rPr>
        <w:br/>
      </w:r>
    </w:p>
    <w:p w14:paraId="09FC03F2" w14:textId="4BE1F952" w:rsidR="00B54EC4" w:rsidRPr="00B1257A" w:rsidRDefault="00B54EC4" w:rsidP="00F267BF">
      <w:pPr>
        <w:pStyle w:val="Tekstzonderopmaak"/>
        <w:widowControl w:val="0"/>
        <w:rPr>
          <w:rFonts w:ascii="Corbel" w:hAnsi="Corbel"/>
          <w:sz w:val="22"/>
          <w:szCs w:val="22"/>
          <w:lang w:val="nl-NL"/>
        </w:rPr>
      </w:pPr>
      <w:r w:rsidRPr="00B1257A">
        <w:rPr>
          <w:rFonts w:ascii="Corbel" w:hAnsi="Corbel"/>
          <w:sz w:val="22"/>
          <w:szCs w:val="22"/>
          <w:lang w:val="nl-NL"/>
        </w:rPr>
        <w:t>In dit hoofdstuk word</w:t>
      </w:r>
      <w:r w:rsidR="0004134F" w:rsidRPr="00B1257A">
        <w:rPr>
          <w:rFonts w:ascii="Corbel" w:hAnsi="Corbel"/>
          <w:sz w:val="22"/>
          <w:szCs w:val="22"/>
          <w:lang w:val="nl-NL"/>
        </w:rPr>
        <w:t>en de wijzigingen in versie 1.</w:t>
      </w:r>
      <w:r w:rsidR="00BA6C31" w:rsidRPr="00B1257A">
        <w:rPr>
          <w:rFonts w:ascii="Corbel" w:hAnsi="Corbel"/>
          <w:sz w:val="22"/>
          <w:szCs w:val="22"/>
          <w:lang w:val="nl-NL"/>
        </w:rPr>
        <w:t>6</w:t>
      </w:r>
      <w:r w:rsidR="00D1232F" w:rsidRPr="00B1257A">
        <w:rPr>
          <w:rFonts w:ascii="Corbel" w:hAnsi="Corbel"/>
          <w:sz w:val="22"/>
          <w:szCs w:val="22"/>
          <w:lang w:val="nl-NL"/>
        </w:rPr>
        <w:t xml:space="preserve"> ten opzichte van versie 1.</w:t>
      </w:r>
      <w:r w:rsidR="00BA6C31" w:rsidRPr="00B1257A">
        <w:rPr>
          <w:rFonts w:ascii="Corbel" w:hAnsi="Corbel"/>
          <w:sz w:val="22"/>
          <w:szCs w:val="22"/>
          <w:lang w:val="nl-NL"/>
        </w:rPr>
        <w:t>4</w:t>
      </w:r>
      <w:r w:rsidRPr="00B1257A">
        <w:rPr>
          <w:rFonts w:ascii="Corbel" w:hAnsi="Corbel"/>
          <w:sz w:val="22"/>
          <w:szCs w:val="22"/>
          <w:lang w:val="nl-NL"/>
        </w:rPr>
        <w:t xml:space="preserve"> </w:t>
      </w:r>
      <w:r w:rsidRPr="00B1257A">
        <w:rPr>
          <w:rFonts w:ascii="Corbel" w:hAnsi="Corbel"/>
          <w:sz w:val="22"/>
          <w:szCs w:val="22"/>
          <w:u w:val="single"/>
          <w:lang w:val="nl-NL"/>
        </w:rPr>
        <w:t>beknopt</w:t>
      </w:r>
      <w:r w:rsidRPr="00B1257A">
        <w:rPr>
          <w:rFonts w:ascii="Corbel" w:hAnsi="Corbel"/>
          <w:sz w:val="22"/>
          <w:szCs w:val="22"/>
          <w:lang w:val="nl-NL"/>
        </w:rPr>
        <w:t xml:space="preserve"> </w:t>
      </w:r>
      <w:r w:rsidR="00D1232F" w:rsidRPr="00B1257A">
        <w:rPr>
          <w:rFonts w:ascii="Corbel" w:hAnsi="Corbel"/>
          <w:sz w:val="22"/>
          <w:szCs w:val="22"/>
          <w:lang w:val="nl-NL"/>
        </w:rPr>
        <w:t>toegelicht</w:t>
      </w:r>
      <w:r w:rsidRPr="00B1257A">
        <w:rPr>
          <w:rFonts w:ascii="Corbel" w:hAnsi="Corbel"/>
          <w:sz w:val="22"/>
          <w:szCs w:val="22"/>
          <w:lang w:val="nl-NL"/>
        </w:rPr>
        <w:t xml:space="preserve">. In </w:t>
      </w:r>
      <w:r w:rsidRPr="00B1257A">
        <w:rPr>
          <w:rFonts w:ascii="Corbel" w:hAnsi="Corbel"/>
          <w:b/>
          <w:sz w:val="22"/>
          <w:szCs w:val="22"/>
          <w:u w:val="single"/>
          <w:lang w:val="nl-NL"/>
        </w:rPr>
        <w:t xml:space="preserve">bijlage </w:t>
      </w:r>
      <w:r w:rsidR="004261FD" w:rsidRPr="00B1257A">
        <w:rPr>
          <w:rFonts w:ascii="Corbel" w:hAnsi="Corbel"/>
          <w:b/>
          <w:sz w:val="22"/>
          <w:szCs w:val="22"/>
          <w:u w:val="single"/>
          <w:lang w:val="nl-NL"/>
        </w:rPr>
        <w:t>5</w:t>
      </w:r>
      <w:r w:rsidRPr="00B1257A">
        <w:rPr>
          <w:rFonts w:ascii="Corbel" w:hAnsi="Corbel"/>
          <w:sz w:val="22"/>
          <w:szCs w:val="22"/>
          <w:lang w:val="nl-NL"/>
        </w:rPr>
        <w:t xml:space="preserve"> </w:t>
      </w:r>
      <w:r w:rsidR="004041B8" w:rsidRPr="00B1257A">
        <w:rPr>
          <w:rFonts w:ascii="Corbel" w:hAnsi="Corbel"/>
          <w:sz w:val="22"/>
          <w:szCs w:val="22"/>
          <w:lang w:val="nl-NL"/>
        </w:rPr>
        <w:t xml:space="preserve">wordt een </w:t>
      </w:r>
      <w:r w:rsidRPr="00B1257A">
        <w:rPr>
          <w:rFonts w:ascii="Corbel" w:hAnsi="Corbel"/>
          <w:sz w:val="22"/>
          <w:szCs w:val="22"/>
          <w:lang w:val="nl-NL"/>
        </w:rPr>
        <w:t xml:space="preserve">inhoudelijk logboek bijgehouden van </w:t>
      </w:r>
      <w:r w:rsidR="00F57EEB" w:rsidRPr="00B1257A">
        <w:rPr>
          <w:rFonts w:ascii="Corbel" w:hAnsi="Corbel"/>
          <w:sz w:val="22"/>
          <w:szCs w:val="22"/>
          <w:lang w:val="nl-NL"/>
        </w:rPr>
        <w:t xml:space="preserve">alle </w:t>
      </w:r>
      <w:r w:rsidRPr="00B1257A">
        <w:rPr>
          <w:rFonts w:ascii="Corbel" w:hAnsi="Corbel"/>
          <w:sz w:val="22"/>
          <w:szCs w:val="22"/>
          <w:lang w:val="nl-NL"/>
        </w:rPr>
        <w:t>wijzigingen</w:t>
      </w:r>
      <w:r w:rsidR="00F57EEB" w:rsidRPr="00B1257A">
        <w:rPr>
          <w:rFonts w:ascii="Corbel" w:hAnsi="Corbel"/>
          <w:sz w:val="22"/>
          <w:szCs w:val="22"/>
          <w:lang w:val="nl-NL"/>
        </w:rPr>
        <w:t>,</w:t>
      </w:r>
      <w:r w:rsidR="008836AB" w:rsidRPr="00B1257A">
        <w:rPr>
          <w:rFonts w:ascii="Corbel" w:hAnsi="Corbel"/>
          <w:sz w:val="22"/>
          <w:szCs w:val="22"/>
          <w:lang w:val="nl-NL"/>
        </w:rPr>
        <w:t xml:space="preserve"> ook van wijzigingen in eerdere versies</w:t>
      </w:r>
      <w:r w:rsidRPr="00B1257A">
        <w:rPr>
          <w:rFonts w:ascii="Corbel" w:hAnsi="Corbel"/>
          <w:sz w:val="22"/>
          <w:szCs w:val="22"/>
          <w:lang w:val="nl-NL"/>
        </w:rPr>
        <w:t>.</w:t>
      </w:r>
      <w:r w:rsidR="00D648B1" w:rsidRPr="00B1257A">
        <w:rPr>
          <w:rFonts w:ascii="Corbel" w:hAnsi="Corbel"/>
          <w:sz w:val="22"/>
          <w:szCs w:val="22"/>
          <w:lang w:val="nl-NL"/>
        </w:rPr>
        <w:t xml:space="preserve"> De TC werkt vanaf versie 1.4 met een omgeving </w:t>
      </w:r>
      <w:r w:rsidR="00537415">
        <w:rPr>
          <w:rStyle w:val="Hyperlink"/>
          <w:rFonts w:ascii="Corbel" w:hAnsi="Corbel"/>
          <w:sz w:val="22"/>
          <w:szCs w:val="22"/>
          <w:lang w:val="nl-NL"/>
        </w:rPr>
        <w:fldChar w:fldCharType="begin"/>
      </w:r>
      <w:ins w:id="171" w:author="Willems, P.H. (Peter)" w:date="2019-03-25T09:24:00Z">
        <w:r w:rsidR="00777DBD">
          <w:rPr>
            <w:rStyle w:val="Hyperlink"/>
            <w:rFonts w:ascii="Corbel" w:hAnsi="Corbel"/>
            <w:sz w:val="22"/>
            <w:szCs w:val="22"/>
            <w:lang w:val="nl-NL"/>
          </w:rPr>
          <w:instrText>HYPERLINK "https://github.com/bimloket/visi/wiki"</w:instrText>
        </w:r>
      </w:ins>
      <w:del w:id="172" w:author="Willems, P.H. (Peter)" w:date="2019-03-25T09:24:00Z">
        <w:r w:rsidR="00537415" w:rsidDel="00777DBD">
          <w:rPr>
            <w:rStyle w:val="Hyperlink"/>
            <w:rFonts w:ascii="Corbel" w:hAnsi="Corbel"/>
            <w:sz w:val="22"/>
            <w:szCs w:val="22"/>
            <w:lang w:val="nl-NL"/>
          </w:rPr>
          <w:delInstrText xml:space="preserve"> HYPERLINK "https://visi.codeplex.com" </w:delInstrText>
        </w:r>
      </w:del>
      <w:r w:rsidR="00537415">
        <w:rPr>
          <w:rStyle w:val="Hyperlink"/>
          <w:rFonts w:ascii="Corbel" w:hAnsi="Corbel"/>
          <w:sz w:val="22"/>
          <w:szCs w:val="22"/>
          <w:lang w:val="nl-NL"/>
        </w:rPr>
        <w:fldChar w:fldCharType="separate"/>
      </w:r>
      <w:del w:id="173" w:author="Willems, P.H. (Peter)" w:date="2019-03-25T09:24:00Z">
        <w:r w:rsidR="00D648B1" w:rsidRPr="00B1257A" w:rsidDel="00777DBD">
          <w:rPr>
            <w:rStyle w:val="Hyperlink"/>
            <w:rFonts w:ascii="Corbel" w:hAnsi="Corbel"/>
            <w:sz w:val="22"/>
            <w:szCs w:val="22"/>
            <w:lang w:val="nl-NL"/>
          </w:rPr>
          <w:delText>https://visi.codeplex.com</w:delText>
        </w:r>
      </w:del>
      <w:ins w:id="174" w:author="Willems, P.H. (Peter)" w:date="2019-03-25T09:24:00Z">
        <w:r w:rsidR="00777DBD">
          <w:rPr>
            <w:rStyle w:val="Hyperlink"/>
            <w:rFonts w:ascii="Corbel" w:hAnsi="Corbel"/>
            <w:sz w:val="22"/>
            <w:szCs w:val="22"/>
            <w:lang w:val="nl-NL"/>
          </w:rPr>
          <w:t xml:space="preserve"> https://github.com/bimloket/visi/wiki</w:t>
        </w:r>
      </w:ins>
      <w:r w:rsidR="00537415">
        <w:rPr>
          <w:rStyle w:val="Hyperlink"/>
          <w:rFonts w:ascii="Corbel" w:hAnsi="Corbel"/>
          <w:sz w:val="22"/>
          <w:szCs w:val="22"/>
          <w:lang w:val="nl-NL"/>
        </w:rPr>
        <w:fldChar w:fldCharType="end"/>
      </w:r>
      <w:r w:rsidR="00D648B1" w:rsidRPr="00B1257A">
        <w:rPr>
          <w:rFonts w:ascii="Corbel" w:hAnsi="Corbel"/>
          <w:sz w:val="22"/>
          <w:szCs w:val="22"/>
          <w:lang w:val="nl-NL"/>
        </w:rPr>
        <w:t xml:space="preserve">. Daar kan onder ‘Issues’ </w:t>
      </w:r>
      <w:del w:id="175" w:author="Willems, P.H. (Peter)" w:date="2019-03-25T09:26:00Z">
        <w:r w:rsidR="00D648B1" w:rsidRPr="00B1257A" w:rsidDel="008A7A58">
          <w:rPr>
            <w:rFonts w:ascii="Corbel" w:hAnsi="Corbel"/>
            <w:sz w:val="22"/>
            <w:szCs w:val="22"/>
            <w:lang w:val="nl-NL"/>
          </w:rPr>
          <w:delText xml:space="preserve">en dan ‘Advanced view’ </w:delText>
        </w:r>
      </w:del>
      <w:r w:rsidR="00D648B1" w:rsidRPr="00B1257A">
        <w:rPr>
          <w:rFonts w:ascii="Corbel" w:hAnsi="Corbel"/>
          <w:sz w:val="22"/>
          <w:szCs w:val="22"/>
          <w:lang w:val="nl-NL"/>
        </w:rPr>
        <w:t xml:space="preserve">de hele afwikkeling van de issues in een bepaalde versie van het ontwikkelproces tot in de details worden gevolgd. </w:t>
      </w:r>
      <w:commentRangeStart w:id="176"/>
      <w:r w:rsidR="00D648B1" w:rsidRPr="00B1257A">
        <w:rPr>
          <w:rFonts w:ascii="Corbel" w:hAnsi="Corbel"/>
          <w:sz w:val="22"/>
          <w:szCs w:val="22"/>
          <w:lang w:val="nl-NL"/>
        </w:rPr>
        <w:t xml:space="preserve">De laatste, definitieve versie van een versie staat echter NIET op </w:t>
      </w:r>
      <w:del w:id="177" w:author="Willems, P.H. (Peter)" w:date="2019-03-25T09:28:00Z">
        <w:r w:rsidR="00D648B1" w:rsidRPr="00B1257A" w:rsidDel="00AF0D06">
          <w:rPr>
            <w:rFonts w:ascii="Corbel" w:hAnsi="Corbel"/>
            <w:sz w:val="22"/>
            <w:szCs w:val="22"/>
            <w:lang w:val="nl-NL"/>
          </w:rPr>
          <w:delText>Codeplex</w:delText>
        </w:r>
      </w:del>
      <w:proofErr w:type="spellStart"/>
      <w:ins w:id="178" w:author="Willems, P.H. (Peter)" w:date="2019-03-25T09:28:00Z">
        <w:r w:rsidR="00AF0D06">
          <w:rPr>
            <w:rFonts w:ascii="Corbel" w:hAnsi="Corbel"/>
            <w:sz w:val="22"/>
            <w:szCs w:val="22"/>
            <w:lang w:val="nl-NL"/>
          </w:rPr>
          <w:t>Github</w:t>
        </w:r>
      </w:ins>
      <w:proofErr w:type="spellEnd"/>
      <w:r w:rsidR="00D648B1" w:rsidRPr="00B1257A">
        <w:rPr>
          <w:rFonts w:ascii="Corbel" w:hAnsi="Corbel"/>
          <w:sz w:val="22"/>
          <w:szCs w:val="22"/>
          <w:lang w:val="nl-NL"/>
        </w:rPr>
        <w:t>; deze moet worden gedownload van de VISI-website en/of de VISI-</w:t>
      </w:r>
      <w:proofErr w:type="spellStart"/>
      <w:r w:rsidR="00D648B1" w:rsidRPr="00B1257A">
        <w:rPr>
          <w:rFonts w:ascii="Corbel" w:hAnsi="Corbel"/>
          <w:sz w:val="22"/>
          <w:szCs w:val="22"/>
          <w:lang w:val="nl-NL"/>
        </w:rPr>
        <w:t>toolbox</w:t>
      </w:r>
      <w:proofErr w:type="spellEnd"/>
      <w:r w:rsidR="00D648B1" w:rsidRPr="00B1257A">
        <w:rPr>
          <w:rFonts w:ascii="Corbel" w:hAnsi="Corbel"/>
          <w:sz w:val="22"/>
          <w:szCs w:val="22"/>
          <w:lang w:val="nl-NL"/>
        </w:rPr>
        <w:t>.</w:t>
      </w:r>
      <w:commentRangeEnd w:id="176"/>
      <w:r w:rsidR="00743D6A">
        <w:rPr>
          <w:rStyle w:val="Verwijzingopmerking"/>
          <w:rFonts w:ascii="Times New Roman" w:hAnsi="Times New Roman"/>
          <w:lang w:val="nl-NL" w:eastAsia="nl-NL"/>
        </w:rPr>
        <w:commentReference w:id="176"/>
      </w:r>
      <w:r w:rsidR="00D648B1" w:rsidRPr="00B1257A">
        <w:rPr>
          <w:rFonts w:ascii="Corbel" w:hAnsi="Corbel"/>
          <w:sz w:val="22"/>
          <w:szCs w:val="22"/>
          <w:lang w:val="nl-NL"/>
        </w:rPr>
        <w:t xml:space="preserve"> </w:t>
      </w:r>
    </w:p>
    <w:p w14:paraId="09FC03F3" w14:textId="77777777" w:rsidR="00D643C1" w:rsidRPr="00B1257A" w:rsidRDefault="00D643C1" w:rsidP="00F267BF">
      <w:pPr>
        <w:pStyle w:val="Tekstzonderopmaak"/>
        <w:widowControl w:val="0"/>
        <w:rPr>
          <w:rFonts w:ascii="Corbel" w:hAnsi="Corbel"/>
          <w:sz w:val="22"/>
          <w:szCs w:val="22"/>
          <w:lang w:val="nl-NL"/>
        </w:rPr>
      </w:pPr>
    </w:p>
    <w:p w14:paraId="09FC03F4" w14:textId="77777777" w:rsidR="0004134F" w:rsidRPr="00B1257A" w:rsidRDefault="0004134F" w:rsidP="0004134F">
      <w:pPr>
        <w:pStyle w:val="Kop2"/>
        <w:keepNext w:val="0"/>
        <w:widowControl w:val="0"/>
        <w:rPr>
          <w:rFonts w:ascii="Corbel" w:hAnsi="Corbel" w:cs="Times New Roman"/>
          <w:sz w:val="22"/>
          <w:szCs w:val="22"/>
        </w:rPr>
      </w:pPr>
      <w:bookmarkStart w:id="179" w:name="_Toc466304160"/>
      <w:bookmarkStart w:id="180" w:name="_Toc4570875"/>
      <w:r w:rsidRPr="00B1257A">
        <w:rPr>
          <w:rFonts w:ascii="Corbel" w:hAnsi="Corbel"/>
        </w:rPr>
        <w:t>2.2</w:t>
      </w:r>
      <w:r w:rsidRPr="00B1257A">
        <w:rPr>
          <w:rFonts w:ascii="Corbel" w:hAnsi="Corbel"/>
        </w:rPr>
        <w:tab/>
        <w:t>Belangrijkste verbeteringen in versie 1.2</w:t>
      </w:r>
      <w:bookmarkEnd w:id="179"/>
      <w:bookmarkEnd w:id="180"/>
    </w:p>
    <w:p w14:paraId="09FC03F5" w14:textId="77777777" w:rsidR="0004134F" w:rsidRPr="00B1257A" w:rsidRDefault="0004134F" w:rsidP="0004134F">
      <w:pPr>
        <w:pStyle w:val="Tekstzonderopmaak"/>
        <w:widowControl w:val="0"/>
        <w:rPr>
          <w:rFonts w:ascii="Corbel" w:hAnsi="Corbel"/>
          <w:b/>
          <w:sz w:val="22"/>
          <w:szCs w:val="22"/>
          <w:lang w:val="nl-NL"/>
        </w:rPr>
      </w:pPr>
      <w:r w:rsidRPr="00B1257A">
        <w:rPr>
          <w:rFonts w:ascii="Corbel" w:hAnsi="Corbel"/>
          <w:sz w:val="22"/>
          <w:szCs w:val="22"/>
          <w:lang w:val="nl-NL"/>
        </w:rPr>
        <w:t>Hieronder de belangrijkste wijzigingen die in versie 1.2 al zijn doorgevoerd</w:t>
      </w:r>
      <w:r w:rsidR="00D648B1" w:rsidRPr="00B1257A">
        <w:rPr>
          <w:rFonts w:ascii="Corbel" w:hAnsi="Corbel"/>
          <w:sz w:val="22"/>
          <w:szCs w:val="22"/>
          <w:lang w:val="nl-NL"/>
        </w:rPr>
        <w:t xml:space="preserve"> t.o.v. de vorige versies</w:t>
      </w:r>
      <w:r w:rsidRPr="00B1257A">
        <w:rPr>
          <w:rFonts w:ascii="Corbel" w:hAnsi="Corbel"/>
          <w:sz w:val="22"/>
          <w:szCs w:val="22"/>
          <w:lang w:val="nl-NL"/>
        </w:rPr>
        <w:t xml:space="preserve"> (deze verbeteringen zijn dus inmiddels integraal onderdeel van versie 1.3). In bijlage 5 worden deze punten verder toegelicht.</w:t>
      </w:r>
      <w:r w:rsidRPr="00B1257A">
        <w:rPr>
          <w:rFonts w:ascii="Corbel" w:hAnsi="Corbel"/>
          <w:b/>
          <w:sz w:val="22"/>
          <w:szCs w:val="22"/>
          <w:lang w:val="nl-NL"/>
        </w:rPr>
        <w:t xml:space="preserve"> </w:t>
      </w:r>
    </w:p>
    <w:p w14:paraId="09FC03F6" w14:textId="77777777" w:rsidR="0004134F" w:rsidRPr="00B1257A" w:rsidRDefault="0004134F" w:rsidP="0004134F">
      <w:pPr>
        <w:pStyle w:val="Tekstzonderopmaak"/>
        <w:widowControl w:val="0"/>
        <w:numPr>
          <w:ilvl w:val="0"/>
          <w:numId w:val="32"/>
        </w:numPr>
        <w:tabs>
          <w:tab w:val="clear" w:pos="720"/>
          <w:tab w:val="num" w:pos="426"/>
        </w:tabs>
        <w:ind w:left="426" w:hanging="426"/>
        <w:rPr>
          <w:rFonts w:ascii="Corbel" w:hAnsi="Corbel"/>
          <w:sz w:val="22"/>
          <w:szCs w:val="22"/>
          <w:lang w:val="nl-NL"/>
        </w:rPr>
      </w:pPr>
      <w:r w:rsidRPr="00B1257A">
        <w:rPr>
          <w:rFonts w:ascii="Corbel" w:hAnsi="Corbel"/>
          <w:sz w:val="22"/>
          <w:szCs w:val="22"/>
          <w:lang w:val="nl-NL"/>
        </w:rPr>
        <w:t>Transactiekoppeling; communicatie over meerdere transacties.</w:t>
      </w:r>
    </w:p>
    <w:p w14:paraId="09FC03F7" w14:textId="77777777" w:rsidR="0004134F" w:rsidRPr="00B1257A" w:rsidRDefault="0004134F" w:rsidP="0004134F">
      <w:pPr>
        <w:pStyle w:val="Tekstzonderopmaak"/>
        <w:widowControl w:val="0"/>
        <w:numPr>
          <w:ilvl w:val="0"/>
          <w:numId w:val="32"/>
        </w:numPr>
        <w:tabs>
          <w:tab w:val="clear" w:pos="720"/>
          <w:tab w:val="num" w:pos="426"/>
        </w:tabs>
        <w:ind w:left="426" w:hanging="426"/>
        <w:rPr>
          <w:rFonts w:ascii="Corbel" w:hAnsi="Corbel"/>
          <w:sz w:val="22"/>
          <w:szCs w:val="22"/>
          <w:lang w:val="nl-NL"/>
        </w:rPr>
      </w:pPr>
      <w:r w:rsidRPr="00B1257A">
        <w:rPr>
          <w:rFonts w:ascii="Corbel" w:hAnsi="Corbel"/>
          <w:sz w:val="22"/>
          <w:szCs w:val="22"/>
          <w:lang w:val="nl-NL"/>
        </w:rPr>
        <w:t>Hergebruik en blokkeren gegevenselementen .</w:t>
      </w:r>
    </w:p>
    <w:p w14:paraId="09FC03F8" w14:textId="77777777" w:rsidR="0004134F" w:rsidRPr="00B1257A" w:rsidRDefault="0004134F" w:rsidP="0004134F">
      <w:pPr>
        <w:pStyle w:val="Tekstzonderopmaak"/>
        <w:widowControl w:val="0"/>
        <w:numPr>
          <w:ilvl w:val="0"/>
          <w:numId w:val="32"/>
        </w:numPr>
        <w:tabs>
          <w:tab w:val="clear" w:pos="720"/>
          <w:tab w:val="num" w:pos="426"/>
        </w:tabs>
        <w:ind w:left="426" w:hanging="426"/>
        <w:rPr>
          <w:rFonts w:ascii="Corbel" w:hAnsi="Corbel"/>
          <w:sz w:val="22"/>
          <w:szCs w:val="22"/>
          <w:lang w:val="nl-NL"/>
        </w:rPr>
      </w:pPr>
      <w:proofErr w:type="spellStart"/>
      <w:r w:rsidRPr="00B1257A">
        <w:rPr>
          <w:rFonts w:ascii="Corbel" w:hAnsi="Corbel"/>
          <w:sz w:val="22"/>
          <w:szCs w:val="22"/>
          <w:lang w:val="nl-NL"/>
        </w:rPr>
        <w:t>DateTime</w:t>
      </w:r>
      <w:proofErr w:type="spellEnd"/>
      <w:r w:rsidRPr="00B1257A">
        <w:rPr>
          <w:rFonts w:ascii="Corbel" w:hAnsi="Corbel"/>
          <w:sz w:val="22"/>
          <w:szCs w:val="22"/>
          <w:lang w:val="nl-NL"/>
        </w:rPr>
        <w:t xml:space="preserve"> format.</w:t>
      </w:r>
    </w:p>
    <w:p w14:paraId="09FC03F9" w14:textId="77777777" w:rsidR="0004134F" w:rsidRPr="00B1257A" w:rsidRDefault="0004134F" w:rsidP="0004134F">
      <w:pPr>
        <w:pStyle w:val="Tekstzonderopmaak"/>
        <w:widowControl w:val="0"/>
        <w:numPr>
          <w:ilvl w:val="0"/>
          <w:numId w:val="32"/>
        </w:numPr>
        <w:tabs>
          <w:tab w:val="clear" w:pos="720"/>
          <w:tab w:val="num" w:pos="426"/>
        </w:tabs>
        <w:ind w:left="426" w:hanging="426"/>
        <w:rPr>
          <w:rFonts w:ascii="Corbel" w:hAnsi="Corbel"/>
          <w:sz w:val="22"/>
          <w:szCs w:val="22"/>
          <w:lang w:val="nl-NL"/>
        </w:rPr>
      </w:pPr>
      <w:r w:rsidRPr="00B1257A">
        <w:rPr>
          <w:rFonts w:ascii="Corbel" w:hAnsi="Corbel"/>
          <w:sz w:val="22"/>
          <w:szCs w:val="22"/>
          <w:lang w:val="nl-NL"/>
        </w:rPr>
        <w:t>Vervanging personen binnen een project (</w:t>
      </w:r>
      <w:proofErr w:type="spellStart"/>
      <w:r w:rsidRPr="00B1257A">
        <w:rPr>
          <w:rFonts w:ascii="Corbel" w:hAnsi="Corbel"/>
          <w:sz w:val="22"/>
          <w:szCs w:val="22"/>
          <w:lang w:val="nl-NL"/>
        </w:rPr>
        <w:t>Successor</w:t>
      </w:r>
      <w:proofErr w:type="spellEnd"/>
      <w:r w:rsidRPr="00B1257A">
        <w:rPr>
          <w:rFonts w:ascii="Corbel" w:hAnsi="Corbel"/>
          <w:sz w:val="22"/>
          <w:szCs w:val="22"/>
          <w:lang w:val="nl-NL"/>
        </w:rPr>
        <w:t xml:space="preserve"> ; zie ook TC015 oneindige loops).</w:t>
      </w:r>
    </w:p>
    <w:p w14:paraId="09FC03FA" w14:textId="77777777" w:rsidR="0004134F" w:rsidRPr="00B1257A" w:rsidRDefault="0004134F" w:rsidP="0004134F">
      <w:pPr>
        <w:pStyle w:val="Tekstzonderopmaak"/>
        <w:widowControl w:val="0"/>
        <w:numPr>
          <w:ilvl w:val="0"/>
          <w:numId w:val="32"/>
        </w:numPr>
        <w:tabs>
          <w:tab w:val="clear" w:pos="720"/>
          <w:tab w:val="num" w:pos="426"/>
        </w:tabs>
        <w:ind w:left="426" w:hanging="426"/>
        <w:rPr>
          <w:rFonts w:ascii="Corbel" w:hAnsi="Corbel"/>
          <w:sz w:val="22"/>
          <w:szCs w:val="22"/>
          <w:lang w:val="nl-NL"/>
        </w:rPr>
      </w:pPr>
      <w:r w:rsidRPr="00B1257A">
        <w:rPr>
          <w:rFonts w:ascii="Corbel" w:hAnsi="Corbel"/>
          <w:sz w:val="22"/>
          <w:szCs w:val="22"/>
          <w:lang w:val="nl-NL"/>
        </w:rPr>
        <w:t xml:space="preserve">Toevoeging MITT </w:t>
      </w:r>
      <w:proofErr w:type="spellStart"/>
      <w:r w:rsidRPr="00B1257A">
        <w:rPr>
          <w:rFonts w:ascii="Corbel" w:hAnsi="Corbel"/>
          <w:bCs/>
          <w:sz w:val="22"/>
          <w:szCs w:val="22"/>
          <w:lang w:val="nl-NL"/>
        </w:rPr>
        <w:t>MessageInTransactionType</w:t>
      </w:r>
      <w:proofErr w:type="spellEnd"/>
      <w:r w:rsidRPr="00B1257A">
        <w:rPr>
          <w:rFonts w:ascii="Corbel" w:hAnsi="Corbel"/>
          <w:sz w:val="22"/>
          <w:szCs w:val="22"/>
          <w:lang w:val="nl-NL"/>
        </w:rPr>
        <w:t xml:space="preserve">  aan bericht.</w:t>
      </w:r>
    </w:p>
    <w:p w14:paraId="09FC03FB" w14:textId="77777777" w:rsidR="0004134F" w:rsidRPr="00B1257A" w:rsidRDefault="0004134F" w:rsidP="00F267BF">
      <w:pPr>
        <w:pStyle w:val="Tekstzonderopmaak"/>
        <w:widowControl w:val="0"/>
        <w:rPr>
          <w:rFonts w:ascii="Corbel" w:hAnsi="Corbel"/>
          <w:sz w:val="22"/>
          <w:szCs w:val="22"/>
          <w:lang w:val="nl-NL"/>
        </w:rPr>
      </w:pPr>
    </w:p>
    <w:p w14:paraId="09FC03FC" w14:textId="77777777" w:rsidR="007E5160" w:rsidRPr="00B1257A" w:rsidRDefault="00AB5054" w:rsidP="00F267BF">
      <w:pPr>
        <w:pStyle w:val="Kop2"/>
        <w:keepNext w:val="0"/>
        <w:widowControl w:val="0"/>
        <w:rPr>
          <w:rFonts w:ascii="Corbel" w:hAnsi="Corbel"/>
        </w:rPr>
      </w:pPr>
      <w:bookmarkStart w:id="181" w:name="_Toc466304161"/>
      <w:bookmarkStart w:id="182" w:name="_Toc4570876"/>
      <w:r w:rsidRPr="00B1257A">
        <w:rPr>
          <w:rFonts w:ascii="Corbel" w:hAnsi="Corbel"/>
        </w:rPr>
        <w:t>2.</w:t>
      </w:r>
      <w:r w:rsidR="0004134F" w:rsidRPr="00B1257A">
        <w:rPr>
          <w:rFonts w:ascii="Corbel" w:hAnsi="Corbel"/>
        </w:rPr>
        <w:t>3</w:t>
      </w:r>
      <w:r w:rsidRPr="00B1257A">
        <w:rPr>
          <w:rFonts w:ascii="Corbel" w:hAnsi="Corbel"/>
        </w:rPr>
        <w:tab/>
      </w:r>
      <w:r w:rsidR="009625B7" w:rsidRPr="00B1257A">
        <w:rPr>
          <w:rFonts w:ascii="Corbel" w:hAnsi="Corbel"/>
        </w:rPr>
        <w:t>W</w:t>
      </w:r>
      <w:r w:rsidR="0086772D" w:rsidRPr="00B1257A">
        <w:rPr>
          <w:rFonts w:ascii="Corbel" w:hAnsi="Corbel"/>
        </w:rPr>
        <w:t>ijzigingen in versie 1.3</w:t>
      </w:r>
      <w:r w:rsidR="009D3B44" w:rsidRPr="00B1257A">
        <w:rPr>
          <w:rFonts w:ascii="Corbel" w:hAnsi="Corbel"/>
        </w:rPr>
        <w:t xml:space="preserve"> t.o.v. </w:t>
      </w:r>
      <w:r w:rsidR="00B23844" w:rsidRPr="00B1257A">
        <w:rPr>
          <w:rFonts w:ascii="Corbel" w:hAnsi="Corbel"/>
        </w:rPr>
        <w:t xml:space="preserve">versie </w:t>
      </w:r>
      <w:r w:rsidR="009D3B44" w:rsidRPr="00B1257A">
        <w:rPr>
          <w:rFonts w:ascii="Corbel" w:hAnsi="Corbel"/>
        </w:rPr>
        <w:t>1.2</w:t>
      </w:r>
      <w:bookmarkEnd w:id="181"/>
      <w:bookmarkEnd w:id="182"/>
    </w:p>
    <w:p w14:paraId="09FC03FD" w14:textId="77777777" w:rsidR="00D52188" w:rsidRPr="00B1257A" w:rsidRDefault="00D648B1" w:rsidP="00F267BF">
      <w:pPr>
        <w:pStyle w:val="Tekstzonderopmaak"/>
        <w:widowControl w:val="0"/>
        <w:rPr>
          <w:rFonts w:ascii="Corbel" w:hAnsi="Corbel"/>
          <w:b/>
          <w:i/>
          <w:sz w:val="22"/>
          <w:szCs w:val="22"/>
          <w:lang w:val="nl-NL"/>
        </w:rPr>
      </w:pPr>
      <w:r w:rsidRPr="00B1257A">
        <w:rPr>
          <w:rFonts w:ascii="Corbel" w:hAnsi="Corbel"/>
          <w:sz w:val="22"/>
          <w:szCs w:val="22"/>
          <w:lang w:val="nl-NL"/>
        </w:rPr>
        <w:t>(de nummering is overeenkomstig het toenmalige status</w:t>
      </w:r>
      <w:r w:rsidRPr="00B1257A">
        <w:rPr>
          <w:rFonts w:ascii="Corbel" w:hAnsi="Corbel"/>
          <w:sz w:val="22"/>
          <w:szCs w:val="22"/>
          <w:lang w:val="nl-NL"/>
        </w:rPr>
        <w:softHyphen/>
        <w:t>overzicht van de TC).</w:t>
      </w:r>
      <w:r w:rsidRPr="00B1257A">
        <w:rPr>
          <w:rFonts w:ascii="Corbel" w:hAnsi="Corbel"/>
          <w:sz w:val="22"/>
          <w:szCs w:val="22"/>
          <w:lang w:val="nl-NL"/>
        </w:rPr>
        <w:br/>
      </w:r>
      <w:r w:rsidRPr="00B1257A">
        <w:rPr>
          <w:rFonts w:ascii="Corbel" w:hAnsi="Corbel"/>
          <w:sz w:val="22"/>
          <w:szCs w:val="22"/>
          <w:lang w:val="nl-NL"/>
        </w:rPr>
        <w:br/>
      </w:r>
      <w:r w:rsidR="00E27D53" w:rsidRPr="00B1257A">
        <w:rPr>
          <w:rFonts w:ascii="Corbel" w:hAnsi="Corbel"/>
          <w:b/>
          <w:i/>
          <w:sz w:val="22"/>
          <w:szCs w:val="22"/>
          <w:lang w:val="nl-NL"/>
        </w:rPr>
        <w:t>V</w:t>
      </w:r>
      <w:r w:rsidR="005520B2" w:rsidRPr="00B1257A">
        <w:rPr>
          <w:rFonts w:ascii="Corbel" w:hAnsi="Corbel"/>
          <w:b/>
          <w:i/>
          <w:sz w:val="22"/>
          <w:szCs w:val="22"/>
          <w:lang w:val="nl-NL"/>
        </w:rPr>
        <w:t xml:space="preserve">ergroten bijlage </w:t>
      </w:r>
      <w:r w:rsidR="00590025" w:rsidRPr="00B1257A">
        <w:rPr>
          <w:rFonts w:ascii="Corbel" w:hAnsi="Corbel"/>
          <w:b/>
          <w:i/>
          <w:sz w:val="22"/>
          <w:szCs w:val="22"/>
          <w:lang w:val="nl-NL"/>
        </w:rPr>
        <w:t>capaciteit VISI-berichten</w:t>
      </w:r>
      <w:r w:rsidR="00E27D53" w:rsidRPr="00B1257A">
        <w:rPr>
          <w:rFonts w:ascii="Corbel" w:hAnsi="Corbel"/>
          <w:b/>
          <w:i/>
          <w:sz w:val="22"/>
          <w:szCs w:val="22"/>
          <w:lang w:val="nl-NL"/>
        </w:rPr>
        <w:t xml:space="preserve"> (M0001)</w:t>
      </w:r>
    </w:p>
    <w:p w14:paraId="09FC03FE" w14:textId="77777777" w:rsidR="009D7007" w:rsidRPr="00B1257A" w:rsidRDefault="00E73DB5" w:rsidP="00F267BF">
      <w:pPr>
        <w:pStyle w:val="Tekstzonderopmaak"/>
        <w:widowControl w:val="0"/>
        <w:rPr>
          <w:rFonts w:ascii="Corbel" w:hAnsi="Corbel"/>
          <w:sz w:val="22"/>
          <w:szCs w:val="22"/>
          <w:lang w:val="nl-NL"/>
        </w:rPr>
      </w:pPr>
      <w:r w:rsidRPr="00B1257A">
        <w:rPr>
          <w:rFonts w:ascii="Corbel" w:hAnsi="Corbel"/>
          <w:sz w:val="22"/>
          <w:szCs w:val="22"/>
          <w:lang w:val="nl-NL"/>
        </w:rPr>
        <w:t>Dit betreft h</w:t>
      </w:r>
      <w:r w:rsidR="005520B2" w:rsidRPr="00B1257A">
        <w:rPr>
          <w:rFonts w:ascii="Corbel" w:hAnsi="Corbel"/>
          <w:sz w:val="22"/>
          <w:szCs w:val="22"/>
          <w:lang w:val="nl-NL"/>
        </w:rPr>
        <w:t>et vergroten van de bijlage</w:t>
      </w:r>
      <w:r w:rsidR="00ED5B50" w:rsidRPr="00B1257A">
        <w:rPr>
          <w:rFonts w:ascii="Corbel" w:hAnsi="Corbel"/>
          <w:sz w:val="22"/>
          <w:szCs w:val="22"/>
          <w:lang w:val="nl-NL"/>
        </w:rPr>
        <w:t>capaciteit van de VISI-berichten tot ca. 1</w:t>
      </w:r>
      <w:r w:rsidR="00D52188" w:rsidRPr="00B1257A">
        <w:rPr>
          <w:rFonts w:ascii="Corbel" w:hAnsi="Corbel"/>
          <w:sz w:val="22"/>
          <w:szCs w:val="22"/>
          <w:lang w:val="nl-NL"/>
        </w:rPr>
        <w:t>2</w:t>
      </w:r>
      <w:r w:rsidR="00ED5B50" w:rsidRPr="00B1257A">
        <w:rPr>
          <w:rFonts w:ascii="Corbel" w:hAnsi="Corbel"/>
          <w:sz w:val="22"/>
          <w:szCs w:val="22"/>
          <w:lang w:val="nl-NL"/>
        </w:rPr>
        <w:t xml:space="preserve">0 </w:t>
      </w:r>
      <w:r w:rsidR="00D52188" w:rsidRPr="00B1257A">
        <w:rPr>
          <w:rFonts w:ascii="Corbel" w:hAnsi="Corbel"/>
          <w:sz w:val="22"/>
          <w:szCs w:val="22"/>
          <w:lang w:val="nl-NL"/>
        </w:rPr>
        <w:t>MB</w:t>
      </w:r>
      <w:r w:rsidR="008C51CB" w:rsidRPr="00B1257A">
        <w:rPr>
          <w:rFonts w:ascii="Corbel" w:hAnsi="Corbel"/>
          <w:sz w:val="22"/>
          <w:szCs w:val="22"/>
          <w:lang w:val="nl-NL"/>
        </w:rPr>
        <w:t>.</w:t>
      </w:r>
      <w:r w:rsidR="009D7007" w:rsidRPr="00B1257A">
        <w:rPr>
          <w:rFonts w:ascii="Corbel" w:hAnsi="Corbel"/>
          <w:sz w:val="22"/>
          <w:szCs w:val="22"/>
          <w:lang w:val="nl-NL"/>
        </w:rPr>
        <w:t xml:space="preserve"> </w:t>
      </w:r>
      <w:r w:rsidR="008509B1" w:rsidRPr="00B1257A">
        <w:rPr>
          <w:rFonts w:ascii="Corbel" w:hAnsi="Corbel"/>
          <w:sz w:val="22"/>
          <w:szCs w:val="22"/>
          <w:lang w:val="nl-NL"/>
        </w:rPr>
        <w:t xml:space="preserve">Dit wordt </w:t>
      </w:r>
      <w:r w:rsidR="009D7007" w:rsidRPr="00B1257A">
        <w:rPr>
          <w:rFonts w:ascii="Corbel" w:hAnsi="Corbel"/>
          <w:sz w:val="22"/>
          <w:szCs w:val="22"/>
          <w:lang w:val="nl-NL"/>
        </w:rPr>
        <w:t xml:space="preserve">voor verdere optimalisatie gecombineerd met </w:t>
      </w:r>
      <w:r w:rsidR="005520B2" w:rsidRPr="00B1257A">
        <w:rPr>
          <w:rFonts w:ascii="Corbel" w:hAnsi="Corbel"/>
          <w:sz w:val="22"/>
          <w:szCs w:val="22"/>
          <w:lang w:val="nl-NL"/>
        </w:rPr>
        <w:t>‘</w:t>
      </w:r>
      <w:proofErr w:type="spellStart"/>
      <w:r w:rsidR="009D7007" w:rsidRPr="00B1257A">
        <w:rPr>
          <w:rFonts w:ascii="Corbel" w:hAnsi="Corbel"/>
          <w:sz w:val="22"/>
          <w:szCs w:val="22"/>
          <w:lang w:val="nl-NL"/>
        </w:rPr>
        <w:t>chunking</w:t>
      </w:r>
      <w:proofErr w:type="spellEnd"/>
      <w:r w:rsidR="005520B2" w:rsidRPr="00B1257A">
        <w:rPr>
          <w:rFonts w:ascii="Corbel" w:hAnsi="Corbel"/>
          <w:sz w:val="22"/>
          <w:szCs w:val="22"/>
          <w:lang w:val="nl-NL"/>
        </w:rPr>
        <w:t>’</w:t>
      </w:r>
      <w:r w:rsidR="009D7007" w:rsidRPr="00B1257A">
        <w:rPr>
          <w:rFonts w:ascii="Corbel" w:hAnsi="Corbel"/>
          <w:sz w:val="22"/>
          <w:szCs w:val="22"/>
          <w:lang w:val="nl-NL"/>
        </w:rPr>
        <w:t>.</w:t>
      </w:r>
    </w:p>
    <w:p w14:paraId="09FC03FF" w14:textId="77777777" w:rsidR="009D7007" w:rsidRPr="00B1257A" w:rsidRDefault="009D7007" w:rsidP="00F267BF">
      <w:pPr>
        <w:pStyle w:val="Tekstzonderopmaak"/>
        <w:widowControl w:val="0"/>
        <w:rPr>
          <w:rFonts w:ascii="Corbel" w:hAnsi="Corbel"/>
          <w:sz w:val="22"/>
          <w:szCs w:val="22"/>
          <w:lang w:val="nl-NL"/>
        </w:rPr>
      </w:pPr>
    </w:p>
    <w:p w14:paraId="09FC0400" w14:textId="77777777" w:rsidR="00D52188" w:rsidRPr="00B1257A" w:rsidRDefault="00590025" w:rsidP="00F267BF">
      <w:pPr>
        <w:pStyle w:val="Tekstzonderopmaak"/>
        <w:widowControl w:val="0"/>
        <w:rPr>
          <w:rFonts w:ascii="Corbel" w:hAnsi="Corbel"/>
          <w:b/>
          <w:i/>
          <w:sz w:val="22"/>
          <w:szCs w:val="22"/>
          <w:lang w:val="nl-NL"/>
        </w:rPr>
      </w:pPr>
      <w:r w:rsidRPr="00B1257A">
        <w:rPr>
          <w:rFonts w:ascii="Corbel" w:hAnsi="Corbel"/>
          <w:b/>
          <w:i/>
          <w:sz w:val="22"/>
          <w:szCs w:val="22"/>
          <w:lang w:val="nl-NL"/>
        </w:rPr>
        <w:t>Verplicht stellen onderwerpveld</w:t>
      </w:r>
      <w:r w:rsidR="00E27D53" w:rsidRPr="00B1257A">
        <w:rPr>
          <w:rFonts w:ascii="Corbel" w:hAnsi="Corbel"/>
          <w:b/>
          <w:i/>
          <w:sz w:val="22"/>
          <w:szCs w:val="22"/>
          <w:lang w:val="nl-NL"/>
        </w:rPr>
        <w:t xml:space="preserve"> (M0002)</w:t>
      </w:r>
    </w:p>
    <w:p w14:paraId="09FC0401" w14:textId="77777777" w:rsidR="00BB1503" w:rsidRPr="00B1257A" w:rsidRDefault="00A17C68" w:rsidP="00F267BF">
      <w:pPr>
        <w:pStyle w:val="Tekstzonderopmaak"/>
        <w:widowControl w:val="0"/>
        <w:rPr>
          <w:rFonts w:ascii="Corbel" w:hAnsi="Corbel"/>
          <w:sz w:val="22"/>
          <w:szCs w:val="22"/>
          <w:lang w:val="nl-NL"/>
        </w:rPr>
      </w:pPr>
      <w:r w:rsidRPr="00B1257A">
        <w:rPr>
          <w:rFonts w:ascii="Corbel" w:hAnsi="Corbel"/>
          <w:sz w:val="22"/>
          <w:szCs w:val="22"/>
          <w:lang w:val="nl-NL"/>
        </w:rPr>
        <w:t>Het verplicht stellen van het onderwerpveld, zodat er geen berichten zonder onderw</w:t>
      </w:r>
      <w:r w:rsidR="00A45780" w:rsidRPr="00B1257A">
        <w:rPr>
          <w:rFonts w:ascii="Corbel" w:hAnsi="Corbel"/>
          <w:sz w:val="22"/>
          <w:szCs w:val="22"/>
          <w:lang w:val="nl-NL"/>
        </w:rPr>
        <w:t>erpveld kunnen worden</w:t>
      </w:r>
      <w:r w:rsidR="008C51CB" w:rsidRPr="00B1257A">
        <w:rPr>
          <w:rFonts w:ascii="Corbel" w:hAnsi="Corbel"/>
          <w:sz w:val="22"/>
          <w:szCs w:val="22"/>
          <w:lang w:val="nl-NL"/>
        </w:rPr>
        <w:t xml:space="preserve"> verzonden.</w:t>
      </w:r>
      <w:r w:rsidR="001758F5" w:rsidRPr="00B1257A">
        <w:rPr>
          <w:rFonts w:ascii="Corbel" w:hAnsi="Corbel"/>
          <w:sz w:val="22"/>
          <w:szCs w:val="22"/>
          <w:lang w:val="nl-NL"/>
        </w:rPr>
        <w:t xml:space="preserve"> </w:t>
      </w:r>
    </w:p>
    <w:p w14:paraId="09FC0402" w14:textId="77777777" w:rsidR="00BB1503" w:rsidRPr="00B1257A" w:rsidRDefault="00BB1503" w:rsidP="00F267BF">
      <w:pPr>
        <w:pStyle w:val="Tekstzonderopmaak"/>
        <w:widowControl w:val="0"/>
        <w:rPr>
          <w:rFonts w:ascii="Corbel" w:hAnsi="Corbel"/>
          <w:sz w:val="22"/>
          <w:szCs w:val="22"/>
          <w:lang w:val="nl-NL"/>
        </w:rPr>
      </w:pPr>
    </w:p>
    <w:p w14:paraId="09FC0403" w14:textId="77777777" w:rsidR="00512EA9" w:rsidRPr="00B1257A" w:rsidRDefault="00635679" w:rsidP="00F267BF">
      <w:pPr>
        <w:pStyle w:val="Tekstzonderopmaak"/>
        <w:widowControl w:val="0"/>
        <w:rPr>
          <w:rFonts w:ascii="Corbel" w:hAnsi="Corbel"/>
          <w:sz w:val="22"/>
          <w:szCs w:val="22"/>
          <w:lang w:val="nl-NL"/>
        </w:rPr>
      </w:pPr>
      <w:r w:rsidRPr="00B1257A">
        <w:rPr>
          <w:rFonts w:ascii="Corbel" w:hAnsi="Corbel"/>
          <w:b/>
          <w:i/>
          <w:sz w:val="22"/>
          <w:szCs w:val="22"/>
          <w:lang w:val="nl-NL"/>
        </w:rPr>
        <w:t>Uniek volgnummer voor iedere transactie</w:t>
      </w:r>
      <w:r w:rsidR="00E27D53" w:rsidRPr="00B1257A">
        <w:rPr>
          <w:rFonts w:ascii="Corbel" w:hAnsi="Corbel"/>
          <w:b/>
          <w:i/>
          <w:sz w:val="22"/>
          <w:szCs w:val="22"/>
          <w:lang w:val="nl-NL"/>
        </w:rPr>
        <w:t xml:space="preserve"> (M0004)</w:t>
      </w:r>
    </w:p>
    <w:p w14:paraId="09FC0404" w14:textId="77777777" w:rsidR="00C24827" w:rsidRPr="00B1257A" w:rsidRDefault="00C24827"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Iedere transactie </w:t>
      </w:r>
      <w:r w:rsidR="00C34297" w:rsidRPr="00B1257A">
        <w:rPr>
          <w:rFonts w:ascii="Corbel" w:hAnsi="Corbel"/>
          <w:sz w:val="22"/>
          <w:szCs w:val="22"/>
          <w:lang w:val="nl-NL"/>
        </w:rPr>
        <w:t xml:space="preserve">krijgt </w:t>
      </w:r>
      <w:r w:rsidRPr="00B1257A">
        <w:rPr>
          <w:rFonts w:ascii="Corbel" w:hAnsi="Corbel"/>
          <w:sz w:val="22"/>
          <w:szCs w:val="22"/>
          <w:lang w:val="nl-NL"/>
        </w:rPr>
        <w:t xml:space="preserve">een unieke identificatie. Hiervoor wordt een </w:t>
      </w:r>
      <w:r w:rsidR="001758F5" w:rsidRPr="00B1257A">
        <w:rPr>
          <w:rFonts w:ascii="Corbel" w:hAnsi="Corbel"/>
          <w:sz w:val="22"/>
          <w:szCs w:val="22"/>
          <w:lang w:val="nl-NL"/>
        </w:rPr>
        <w:t>‘</w:t>
      </w:r>
      <w:proofErr w:type="spellStart"/>
      <w:r w:rsidRPr="00B1257A">
        <w:rPr>
          <w:rFonts w:ascii="Corbel" w:hAnsi="Corbel"/>
          <w:sz w:val="22"/>
          <w:szCs w:val="22"/>
          <w:lang w:val="nl-NL"/>
        </w:rPr>
        <w:t>Globally</w:t>
      </w:r>
      <w:proofErr w:type="spellEnd"/>
      <w:r w:rsidRPr="00B1257A">
        <w:rPr>
          <w:rFonts w:ascii="Corbel" w:hAnsi="Corbel"/>
          <w:sz w:val="22"/>
          <w:szCs w:val="22"/>
          <w:lang w:val="nl-NL"/>
        </w:rPr>
        <w:t xml:space="preserve"> Unique </w:t>
      </w:r>
      <w:proofErr w:type="spellStart"/>
      <w:r w:rsidRPr="00B1257A">
        <w:rPr>
          <w:rFonts w:ascii="Corbel" w:hAnsi="Corbel"/>
          <w:sz w:val="22"/>
          <w:szCs w:val="22"/>
          <w:lang w:val="nl-NL"/>
        </w:rPr>
        <w:t>Identifier</w:t>
      </w:r>
      <w:proofErr w:type="spellEnd"/>
      <w:r w:rsidR="001758F5" w:rsidRPr="00B1257A">
        <w:rPr>
          <w:rFonts w:ascii="Corbel" w:hAnsi="Corbel"/>
          <w:sz w:val="22"/>
          <w:szCs w:val="22"/>
          <w:lang w:val="nl-NL"/>
        </w:rPr>
        <w:t>’</w:t>
      </w:r>
      <w:r w:rsidRPr="00B1257A">
        <w:rPr>
          <w:rFonts w:ascii="Corbel" w:hAnsi="Corbel"/>
          <w:sz w:val="22"/>
          <w:szCs w:val="22"/>
          <w:lang w:val="nl-NL"/>
        </w:rPr>
        <w:t xml:space="preserve"> </w:t>
      </w:r>
      <w:r w:rsidRPr="00B1257A">
        <w:rPr>
          <w:rFonts w:ascii="Corbel" w:hAnsi="Corbel"/>
          <w:sz w:val="22"/>
          <w:szCs w:val="22"/>
          <w:lang w:val="nl-NL"/>
        </w:rPr>
        <w:lastRenderedPageBreak/>
        <w:t>(GUID) gebruikt</w:t>
      </w:r>
      <w:r w:rsidR="00C34297" w:rsidRPr="00B1257A">
        <w:rPr>
          <w:rFonts w:ascii="Corbel" w:hAnsi="Corbel"/>
          <w:sz w:val="22"/>
          <w:szCs w:val="22"/>
          <w:lang w:val="nl-NL"/>
        </w:rPr>
        <w:t xml:space="preserve"> (bijvoorbeeld </w:t>
      </w:r>
      <w:r w:rsidR="001758F5" w:rsidRPr="00B1257A">
        <w:rPr>
          <w:rFonts w:ascii="Corbel" w:hAnsi="Corbel"/>
          <w:sz w:val="22"/>
          <w:szCs w:val="22"/>
          <w:lang w:val="nl-NL"/>
        </w:rPr>
        <w:t>‘</w:t>
      </w:r>
      <w:r w:rsidRPr="00B1257A">
        <w:rPr>
          <w:rFonts w:ascii="Corbel" w:hAnsi="Corbel"/>
          <w:sz w:val="22"/>
          <w:szCs w:val="22"/>
          <w:lang w:val="nl-NL"/>
        </w:rPr>
        <w:t>ac0234d8-5c89-40c0-8afc-57cdbe9ac00c</w:t>
      </w:r>
      <w:r w:rsidR="001758F5" w:rsidRPr="00B1257A">
        <w:rPr>
          <w:rFonts w:ascii="Corbel" w:hAnsi="Corbel"/>
          <w:sz w:val="22"/>
          <w:szCs w:val="22"/>
          <w:lang w:val="nl-NL"/>
        </w:rPr>
        <w:t>’</w:t>
      </w:r>
      <w:r w:rsidR="00C34297" w:rsidRPr="00B1257A">
        <w:rPr>
          <w:rFonts w:ascii="Corbel" w:hAnsi="Corbel"/>
          <w:sz w:val="22"/>
          <w:szCs w:val="22"/>
          <w:lang w:val="nl-NL"/>
        </w:rPr>
        <w:t>)</w:t>
      </w:r>
      <w:r w:rsidRPr="00B1257A">
        <w:rPr>
          <w:rFonts w:ascii="Corbel" w:hAnsi="Corbel"/>
          <w:sz w:val="22"/>
          <w:szCs w:val="22"/>
          <w:lang w:val="nl-NL"/>
        </w:rPr>
        <w:t xml:space="preserve">. </w:t>
      </w:r>
      <w:bookmarkStart w:id="183" w:name="voorstel"/>
      <w:bookmarkEnd w:id="183"/>
      <w:r w:rsidR="00D72BD6" w:rsidRPr="00B1257A">
        <w:rPr>
          <w:rFonts w:ascii="Corbel" w:hAnsi="Corbel"/>
          <w:sz w:val="22"/>
          <w:szCs w:val="22"/>
          <w:lang w:val="nl-NL"/>
        </w:rPr>
        <w:t xml:space="preserve">De </w:t>
      </w:r>
      <w:proofErr w:type="spellStart"/>
      <w:r w:rsidR="00D72BD6" w:rsidRPr="00B1257A">
        <w:rPr>
          <w:rFonts w:ascii="Corbel" w:hAnsi="Corbel"/>
          <w:sz w:val="22"/>
          <w:szCs w:val="22"/>
          <w:lang w:val="nl-NL"/>
        </w:rPr>
        <w:t>Entity</w:t>
      </w:r>
      <w:proofErr w:type="spellEnd"/>
      <w:r w:rsidR="00D72BD6" w:rsidRPr="00B1257A">
        <w:rPr>
          <w:rFonts w:ascii="Corbel" w:hAnsi="Corbel"/>
          <w:sz w:val="22"/>
          <w:szCs w:val="22"/>
          <w:lang w:val="nl-NL"/>
        </w:rPr>
        <w:t xml:space="preserve"> ‘</w:t>
      </w:r>
      <w:proofErr w:type="spellStart"/>
      <w:r w:rsidR="00D72BD6" w:rsidRPr="00B1257A">
        <w:rPr>
          <w:rFonts w:ascii="Corbel" w:hAnsi="Corbel"/>
          <w:sz w:val="22"/>
          <w:szCs w:val="22"/>
          <w:lang w:val="nl-NL"/>
        </w:rPr>
        <w:t>TransactionTemplate</w:t>
      </w:r>
      <w:proofErr w:type="spellEnd"/>
      <w:r w:rsidR="00D72BD6" w:rsidRPr="00B1257A">
        <w:rPr>
          <w:rFonts w:ascii="Corbel" w:hAnsi="Corbel"/>
          <w:sz w:val="22"/>
          <w:szCs w:val="22"/>
          <w:lang w:val="nl-NL"/>
        </w:rPr>
        <w:t>’ in VISI Systematiek Deel 2 is uitgebreid met het verplichte attribuut ‘</w:t>
      </w:r>
      <w:proofErr w:type="spellStart"/>
      <w:r w:rsidR="00D72BD6" w:rsidRPr="00B1257A">
        <w:rPr>
          <w:rFonts w:ascii="Corbel" w:hAnsi="Corbel"/>
          <w:sz w:val="22"/>
          <w:szCs w:val="22"/>
          <w:lang w:val="nl-NL"/>
        </w:rPr>
        <w:t>number</w:t>
      </w:r>
      <w:proofErr w:type="spellEnd"/>
      <w:r w:rsidR="00D72BD6" w:rsidRPr="00B1257A">
        <w:rPr>
          <w:rFonts w:ascii="Corbel" w:hAnsi="Corbel"/>
          <w:sz w:val="22"/>
          <w:szCs w:val="22"/>
          <w:lang w:val="nl-NL"/>
        </w:rPr>
        <w:t xml:space="preserve">’ van het type ‘INTEGER’ </w:t>
      </w:r>
      <w:r w:rsidR="00186891" w:rsidRPr="00B1257A">
        <w:rPr>
          <w:rFonts w:ascii="Corbel" w:hAnsi="Corbel"/>
          <w:sz w:val="22"/>
          <w:szCs w:val="22"/>
          <w:lang w:val="nl-NL"/>
        </w:rPr>
        <w:t>en de</w:t>
      </w:r>
      <w:r w:rsidR="00DE3AF4" w:rsidRPr="00B1257A">
        <w:rPr>
          <w:rFonts w:ascii="Corbel" w:hAnsi="Corbel"/>
          <w:sz w:val="22"/>
          <w:szCs w:val="22"/>
          <w:lang w:val="nl-NL"/>
        </w:rPr>
        <w:t xml:space="preserve"> </w:t>
      </w:r>
      <w:proofErr w:type="spellStart"/>
      <w:r w:rsidR="00DE3AF4" w:rsidRPr="00B1257A">
        <w:rPr>
          <w:rFonts w:ascii="Corbel" w:hAnsi="Corbel"/>
          <w:sz w:val="22"/>
          <w:szCs w:val="22"/>
          <w:lang w:val="nl-NL"/>
        </w:rPr>
        <w:t>Entity</w:t>
      </w:r>
      <w:proofErr w:type="spellEnd"/>
      <w:r w:rsidR="00DE3AF4" w:rsidRPr="00B1257A">
        <w:rPr>
          <w:rFonts w:ascii="Corbel" w:hAnsi="Corbel"/>
          <w:sz w:val="22"/>
          <w:szCs w:val="22"/>
          <w:lang w:val="nl-NL"/>
        </w:rPr>
        <w:t xml:space="preserve"> ‘</w:t>
      </w:r>
      <w:proofErr w:type="spellStart"/>
      <w:r w:rsidR="00DE3AF4" w:rsidRPr="00B1257A">
        <w:rPr>
          <w:rFonts w:ascii="Corbel" w:hAnsi="Corbel"/>
          <w:sz w:val="22"/>
          <w:szCs w:val="22"/>
          <w:lang w:val="nl-NL"/>
        </w:rPr>
        <w:t>OrganisationTemplate</w:t>
      </w:r>
      <w:proofErr w:type="spellEnd"/>
      <w:r w:rsidR="00DE3AF4" w:rsidRPr="00B1257A">
        <w:rPr>
          <w:rFonts w:ascii="Corbel" w:hAnsi="Corbel"/>
          <w:sz w:val="22"/>
          <w:szCs w:val="22"/>
          <w:lang w:val="nl-NL"/>
        </w:rPr>
        <w:t>’ is uitgebreid met een ‘</w:t>
      </w:r>
      <w:proofErr w:type="spellStart"/>
      <w:r w:rsidR="00DE3AF4" w:rsidRPr="00B1257A">
        <w:rPr>
          <w:rFonts w:ascii="Corbel" w:hAnsi="Corbel"/>
          <w:sz w:val="22"/>
          <w:szCs w:val="22"/>
          <w:lang w:val="nl-NL"/>
        </w:rPr>
        <w:t>abbreviation</w:t>
      </w:r>
      <w:proofErr w:type="spellEnd"/>
      <w:r w:rsidR="00DE3AF4" w:rsidRPr="00B1257A">
        <w:rPr>
          <w:rFonts w:ascii="Corbel" w:hAnsi="Corbel"/>
          <w:sz w:val="22"/>
          <w:szCs w:val="22"/>
          <w:lang w:val="nl-NL"/>
        </w:rPr>
        <w:t>’ attribuut.</w:t>
      </w:r>
      <w:r w:rsidR="00D72BD6" w:rsidRPr="00B1257A">
        <w:rPr>
          <w:rFonts w:ascii="Corbel" w:hAnsi="Corbel"/>
          <w:sz w:val="22"/>
          <w:szCs w:val="22"/>
          <w:lang w:val="nl-NL"/>
        </w:rPr>
        <w:t xml:space="preserve"> </w:t>
      </w:r>
      <w:r w:rsidR="00EF651B" w:rsidRPr="00B1257A">
        <w:rPr>
          <w:rFonts w:ascii="Corbel" w:hAnsi="Corbel"/>
          <w:sz w:val="22"/>
          <w:szCs w:val="22"/>
          <w:lang w:val="nl-NL"/>
        </w:rPr>
        <w:t>Zie bijlage 3, paragrafen 1.13 en 1.7.</w:t>
      </w:r>
    </w:p>
    <w:p w14:paraId="09FC0405" w14:textId="77777777" w:rsidR="00724D12" w:rsidRPr="00B1257A" w:rsidRDefault="00724D12" w:rsidP="00F267BF">
      <w:pPr>
        <w:pStyle w:val="Tekstzonderopmaak"/>
        <w:widowControl w:val="0"/>
        <w:rPr>
          <w:rFonts w:ascii="Corbel" w:hAnsi="Corbel"/>
          <w:sz w:val="22"/>
          <w:szCs w:val="22"/>
          <w:lang w:val="nl-NL"/>
        </w:rPr>
      </w:pPr>
    </w:p>
    <w:p w14:paraId="09FC0406" w14:textId="77777777" w:rsidR="00453CE8" w:rsidRPr="00B1257A" w:rsidRDefault="00635679" w:rsidP="00F267BF">
      <w:pPr>
        <w:pStyle w:val="Tekstzonderopmaak"/>
        <w:widowControl w:val="0"/>
        <w:rPr>
          <w:rFonts w:ascii="Corbel" w:hAnsi="Corbel"/>
          <w:b/>
          <w:i/>
          <w:sz w:val="22"/>
          <w:szCs w:val="22"/>
          <w:lang w:val="nl-NL"/>
        </w:rPr>
      </w:pPr>
      <w:r w:rsidRPr="00B1257A">
        <w:rPr>
          <w:rFonts w:ascii="Corbel" w:hAnsi="Corbel"/>
          <w:b/>
          <w:i/>
          <w:sz w:val="22"/>
          <w:szCs w:val="22"/>
          <w:lang w:val="nl-NL"/>
        </w:rPr>
        <w:t>Machtiging om namens een andere gebruiker berichten te versturen</w:t>
      </w:r>
      <w:r w:rsidR="00E27D53" w:rsidRPr="00B1257A">
        <w:rPr>
          <w:rFonts w:ascii="Corbel" w:hAnsi="Corbel"/>
          <w:b/>
          <w:i/>
          <w:sz w:val="22"/>
          <w:szCs w:val="22"/>
          <w:lang w:val="nl-NL"/>
        </w:rPr>
        <w:t xml:space="preserve"> (M0006)</w:t>
      </w:r>
    </w:p>
    <w:p w14:paraId="09FC0407" w14:textId="77777777" w:rsidR="00635679" w:rsidRPr="00B1257A" w:rsidRDefault="00724D12" w:rsidP="00F267BF">
      <w:pPr>
        <w:pStyle w:val="Tekstzonderopmaak"/>
        <w:widowControl w:val="0"/>
        <w:rPr>
          <w:rFonts w:ascii="Corbel" w:hAnsi="Corbel"/>
          <w:sz w:val="22"/>
          <w:szCs w:val="22"/>
          <w:lang w:val="nl-NL"/>
        </w:rPr>
      </w:pPr>
      <w:r w:rsidRPr="00B1257A">
        <w:rPr>
          <w:rFonts w:ascii="Corbel" w:hAnsi="Corbel"/>
          <w:sz w:val="22"/>
          <w:szCs w:val="22"/>
          <w:lang w:val="nl-NL"/>
        </w:rPr>
        <w:t>Dit betreft de transparantie bij tijdelijke vervanging van een persoon, oftewel het mogelijk maken om mensen te ‘machtigen’ om namens hem/haar berichten te verzenden.</w:t>
      </w:r>
      <w:r w:rsidR="007C0FDC" w:rsidRPr="00B1257A">
        <w:rPr>
          <w:rFonts w:ascii="Corbel" w:hAnsi="Corbel"/>
          <w:sz w:val="22"/>
          <w:szCs w:val="22"/>
          <w:lang w:val="nl-NL"/>
        </w:rPr>
        <w:t xml:space="preserve"> Tevens kan </w:t>
      </w:r>
      <w:r w:rsidR="00852819" w:rsidRPr="00B1257A">
        <w:rPr>
          <w:rFonts w:ascii="Corbel" w:hAnsi="Corbel"/>
          <w:sz w:val="22"/>
          <w:szCs w:val="22"/>
          <w:lang w:val="nl-NL"/>
        </w:rPr>
        <w:t xml:space="preserve">hiermee </w:t>
      </w:r>
      <w:r w:rsidR="006F34F7" w:rsidRPr="00B1257A">
        <w:rPr>
          <w:rFonts w:ascii="Corbel" w:hAnsi="Corbel"/>
          <w:sz w:val="22"/>
          <w:szCs w:val="22"/>
          <w:lang w:val="nl-NL"/>
        </w:rPr>
        <w:t xml:space="preserve">worden </w:t>
      </w:r>
      <w:r w:rsidR="00852819" w:rsidRPr="00B1257A">
        <w:rPr>
          <w:rFonts w:ascii="Corbel" w:hAnsi="Corbel"/>
          <w:sz w:val="22"/>
          <w:szCs w:val="22"/>
          <w:lang w:val="nl-NL"/>
        </w:rPr>
        <w:t>geregeld dat</w:t>
      </w:r>
      <w:r w:rsidR="007C0FDC" w:rsidRPr="00B1257A">
        <w:rPr>
          <w:rFonts w:ascii="Corbel" w:hAnsi="Corbel"/>
          <w:sz w:val="22"/>
          <w:szCs w:val="22"/>
          <w:lang w:val="nl-NL"/>
        </w:rPr>
        <w:t xml:space="preserve"> meerdere mensen uit naam van </w:t>
      </w:r>
      <w:r w:rsidR="00ED21F3" w:rsidRPr="00B1257A">
        <w:rPr>
          <w:rFonts w:ascii="Corbel" w:hAnsi="Corbel"/>
          <w:sz w:val="22"/>
          <w:szCs w:val="22"/>
          <w:lang w:val="nl-NL"/>
        </w:rPr>
        <w:t>de formele rolvervuller</w:t>
      </w:r>
      <w:r w:rsidR="00E817FC" w:rsidRPr="00B1257A">
        <w:rPr>
          <w:rFonts w:ascii="Corbel" w:hAnsi="Corbel"/>
          <w:sz w:val="22"/>
          <w:szCs w:val="22"/>
          <w:lang w:val="nl-NL"/>
        </w:rPr>
        <w:t xml:space="preserve"> </w:t>
      </w:r>
      <w:r w:rsidR="007C0FDC" w:rsidRPr="00B1257A">
        <w:rPr>
          <w:rFonts w:ascii="Corbel" w:hAnsi="Corbel"/>
          <w:sz w:val="22"/>
          <w:szCs w:val="22"/>
          <w:lang w:val="nl-NL"/>
        </w:rPr>
        <w:t>(bijvoorbeeld Directievoerder UAV) berichten kunnen verzenden.</w:t>
      </w:r>
      <w:r w:rsidR="00F05506" w:rsidRPr="00B1257A">
        <w:rPr>
          <w:rFonts w:ascii="Corbel" w:hAnsi="Corbel"/>
          <w:sz w:val="22"/>
          <w:szCs w:val="22"/>
          <w:lang w:val="nl-NL"/>
        </w:rPr>
        <w:t xml:space="preserve"> </w:t>
      </w:r>
      <w:r w:rsidR="00EF651B" w:rsidRPr="00B1257A">
        <w:rPr>
          <w:rFonts w:ascii="Corbel" w:hAnsi="Corbel"/>
          <w:sz w:val="22"/>
          <w:szCs w:val="22"/>
          <w:lang w:val="nl-NL"/>
        </w:rPr>
        <w:t>Zie bijlage 3, paragraaf 1.8.</w:t>
      </w:r>
    </w:p>
    <w:p w14:paraId="09FC0408" w14:textId="77777777" w:rsidR="006017CA" w:rsidRPr="00B1257A" w:rsidRDefault="006017CA" w:rsidP="00F267BF">
      <w:pPr>
        <w:pStyle w:val="Tekstzonderopmaak"/>
        <w:widowControl w:val="0"/>
        <w:rPr>
          <w:rFonts w:ascii="Corbel" w:hAnsi="Corbel"/>
          <w:sz w:val="22"/>
          <w:szCs w:val="22"/>
          <w:lang w:val="nl-NL"/>
        </w:rPr>
      </w:pPr>
    </w:p>
    <w:p w14:paraId="09FC0409" w14:textId="77777777" w:rsidR="00453CE8" w:rsidRPr="00B1257A" w:rsidRDefault="007220A2" w:rsidP="00F267BF">
      <w:pPr>
        <w:pStyle w:val="Tekstzonderopmaak"/>
        <w:widowControl w:val="0"/>
        <w:rPr>
          <w:rFonts w:ascii="Corbel" w:hAnsi="Corbel"/>
          <w:b/>
          <w:i/>
          <w:sz w:val="22"/>
          <w:szCs w:val="22"/>
          <w:lang w:val="nl-NL"/>
        </w:rPr>
      </w:pPr>
      <w:r w:rsidRPr="00B1257A">
        <w:rPr>
          <w:rFonts w:ascii="Corbel" w:hAnsi="Corbel"/>
          <w:b/>
          <w:i/>
          <w:sz w:val="22"/>
          <w:szCs w:val="22"/>
          <w:lang w:val="nl-NL"/>
        </w:rPr>
        <w:t>Traceerbaarheid van communicatie waarborgen na aanpassen raamwerk</w:t>
      </w:r>
      <w:r w:rsidR="00E27D53" w:rsidRPr="00B1257A">
        <w:rPr>
          <w:rFonts w:ascii="Corbel" w:hAnsi="Corbel"/>
          <w:b/>
          <w:i/>
          <w:sz w:val="22"/>
          <w:szCs w:val="22"/>
          <w:lang w:val="nl-NL"/>
        </w:rPr>
        <w:t xml:space="preserve"> (TC001)</w:t>
      </w:r>
    </w:p>
    <w:p w14:paraId="09FC040A" w14:textId="77777777" w:rsidR="0049386B" w:rsidRPr="00B1257A" w:rsidRDefault="00E87D2B" w:rsidP="00F267BF">
      <w:pPr>
        <w:pStyle w:val="Tekstzonderopmaak"/>
        <w:widowControl w:val="0"/>
        <w:rPr>
          <w:rFonts w:ascii="Corbel" w:hAnsi="Corbel"/>
          <w:sz w:val="22"/>
          <w:szCs w:val="22"/>
          <w:lang w:val="nl-NL"/>
        </w:rPr>
      </w:pPr>
      <w:r w:rsidRPr="00B1257A">
        <w:rPr>
          <w:rFonts w:ascii="Corbel" w:hAnsi="Corbel"/>
          <w:sz w:val="22"/>
          <w:szCs w:val="22"/>
          <w:lang w:val="nl-NL"/>
        </w:rPr>
        <w:t>D</w:t>
      </w:r>
      <w:r w:rsidR="00781337" w:rsidRPr="00B1257A">
        <w:rPr>
          <w:rFonts w:ascii="Corbel" w:hAnsi="Corbel"/>
          <w:sz w:val="22"/>
          <w:szCs w:val="22"/>
          <w:lang w:val="nl-NL"/>
        </w:rPr>
        <w:t>it is geregeld doordat d</w:t>
      </w:r>
      <w:r w:rsidR="003F4ACF" w:rsidRPr="00B1257A">
        <w:rPr>
          <w:rFonts w:ascii="Corbel" w:hAnsi="Corbel"/>
          <w:sz w:val="22"/>
          <w:szCs w:val="22"/>
          <w:lang w:val="nl-NL"/>
        </w:rPr>
        <w:t xml:space="preserve">e huidige </w:t>
      </w:r>
      <w:r w:rsidR="009D18CB" w:rsidRPr="00B1257A">
        <w:rPr>
          <w:rFonts w:ascii="Corbel" w:hAnsi="Corbel"/>
          <w:sz w:val="22"/>
          <w:szCs w:val="22"/>
          <w:lang w:val="nl-NL"/>
        </w:rPr>
        <w:t>‘</w:t>
      </w:r>
      <w:proofErr w:type="spellStart"/>
      <w:r w:rsidR="003F4ACF" w:rsidRPr="00B1257A">
        <w:rPr>
          <w:rFonts w:ascii="Corbel" w:hAnsi="Corbel"/>
          <w:sz w:val="22"/>
          <w:szCs w:val="22"/>
          <w:lang w:val="nl-NL"/>
        </w:rPr>
        <w:t>namespace</w:t>
      </w:r>
      <w:proofErr w:type="spellEnd"/>
      <w:r w:rsidR="009D18CB" w:rsidRPr="00B1257A">
        <w:rPr>
          <w:rFonts w:ascii="Corbel" w:hAnsi="Corbel"/>
          <w:sz w:val="22"/>
          <w:szCs w:val="22"/>
          <w:lang w:val="nl-NL"/>
        </w:rPr>
        <w:t>’</w:t>
      </w:r>
      <w:r w:rsidR="003F4ACF" w:rsidRPr="00B1257A">
        <w:rPr>
          <w:rFonts w:ascii="Corbel" w:hAnsi="Corbel"/>
          <w:sz w:val="22"/>
          <w:szCs w:val="22"/>
          <w:lang w:val="nl-NL"/>
        </w:rPr>
        <w:t xml:space="preserve"> van het VISI berichtenverkeer </w:t>
      </w:r>
      <w:r w:rsidR="00781337" w:rsidRPr="00B1257A">
        <w:rPr>
          <w:rFonts w:ascii="Corbel" w:hAnsi="Corbel"/>
          <w:sz w:val="22"/>
          <w:szCs w:val="22"/>
          <w:lang w:val="nl-NL"/>
        </w:rPr>
        <w:t xml:space="preserve">is </w:t>
      </w:r>
      <w:r w:rsidR="0049386B" w:rsidRPr="00B1257A">
        <w:rPr>
          <w:rFonts w:ascii="Corbel" w:hAnsi="Corbel"/>
          <w:sz w:val="22"/>
          <w:szCs w:val="22"/>
          <w:lang w:val="nl-NL"/>
        </w:rPr>
        <w:t xml:space="preserve">gewijzigd in </w:t>
      </w:r>
      <w:r w:rsidR="003F4ACF" w:rsidRPr="00B1257A">
        <w:rPr>
          <w:rFonts w:ascii="Corbel" w:hAnsi="Corbel"/>
          <w:sz w:val="22"/>
          <w:szCs w:val="22"/>
          <w:lang w:val="nl-NL"/>
        </w:rPr>
        <w:t xml:space="preserve">een </w:t>
      </w:r>
      <w:r w:rsidR="00455070" w:rsidRPr="00B1257A">
        <w:rPr>
          <w:rFonts w:ascii="Corbel" w:hAnsi="Corbel"/>
          <w:sz w:val="22"/>
          <w:szCs w:val="22"/>
          <w:lang w:val="nl-NL"/>
        </w:rPr>
        <w:t>raamwerk specifieke</w:t>
      </w:r>
      <w:r w:rsidR="003F4ACF" w:rsidRPr="00B1257A">
        <w:rPr>
          <w:rFonts w:ascii="Corbel" w:hAnsi="Corbel"/>
          <w:sz w:val="22"/>
          <w:szCs w:val="22"/>
          <w:lang w:val="nl-NL"/>
        </w:rPr>
        <w:t xml:space="preserve"> </w:t>
      </w:r>
      <w:r w:rsidR="009D18CB" w:rsidRPr="00B1257A">
        <w:rPr>
          <w:rFonts w:ascii="Corbel" w:hAnsi="Corbel"/>
          <w:sz w:val="22"/>
          <w:szCs w:val="22"/>
          <w:lang w:val="nl-NL"/>
        </w:rPr>
        <w:t>‘</w:t>
      </w:r>
      <w:proofErr w:type="spellStart"/>
      <w:r w:rsidR="009D18CB" w:rsidRPr="00B1257A">
        <w:rPr>
          <w:rFonts w:ascii="Corbel" w:hAnsi="Corbel"/>
          <w:sz w:val="22"/>
          <w:szCs w:val="22"/>
          <w:lang w:val="nl-NL"/>
        </w:rPr>
        <w:t>namespace</w:t>
      </w:r>
      <w:proofErr w:type="spellEnd"/>
      <w:r w:rsidR="009D18CB" w:rsidRPr="00B1257A">
        <w:rPr>
          <w:rFonts w:ascii="Corbel" w:hAnsi="Corbel"/>
          <w:sz w:val="22"/>
          <w:szCs w:val="22"/>
          <w:lang w:val="nl-NL"/>
        </w:rPr>
        <w:t>’</w:t>
      </w:r>
      <w:r w:rsidR="003F4ACF" w:rsidRPr="00B1257A">
        <w:rPr>
          <w:rFonts w:ascii="Corbel" w:hAnsi="Corbel"/>
          <w:sz w:val="22"/>
          <w:szCs w:val="22"/>
          <w:lang w:val="nl-NL"/>
        </w:rPr>
        <w:t xml:space="preserve"> die is ontleend aan het </w:t>
      </w:r>
      <w:r w:rsidR="00ED21F3" w:rsidRPr="00B1257A">
        <w:rPr>
          <w:rFonts w:ascii="Corbel" w:hAnsi="Corbel"/>
          <w:sz w:val="22"/>
          <w:szCs w:val="22"/>
          <w:lang w:val="nl-NL"/>
        </w:rPr>
        <w:t xml:space="preserve">nieuwe </w:t>
      </w:r>
      <w:r w:rsidR="009D18CB" w:rsidRPr="00B1257A">
        <w:rPr>
          <w:rFonts w:ascii="Corbel" w:hAnsi="Corbel"/>
          <w:sz w:val="22"/>
          <w:szCs w:val="22"/>
          <w:lang w:val="nl-NL"/>
        </w:rPr>
        <w:t>‘</w:t>
      </w:r>
      <w:proofErr w:type="spellStart"/>
      <w:r w:rsidR="009D18CB" w:rsidRPr="00B1257A">
        <w:rPr>
          <w:rFonts w:ascii="Corbel" w:hAnsi="Corbel"/>
          <w:sz w:val="22"/>
          <w:szCs w:val="22"/>
          <w:lang w:val="nl-NL"/>
        </w:rPr>
        <w:t>namespace</w:t>
      </w:r>
      <w:proofErr w:type="spellEnd"/>
      <w:r w:rsidR="009D18CB" w:rsidRPr="00B1257A">
        <w:rPr>
          <w:rFonts w:ascii="Corbel" w:hAnsi="Corbel"/>
          <w:sz w:val="22"/>
          <w:szCs w:val="22"/>
          <w:lang w:val="nl-NL"/>
        </w:rPr>
        <w:t>’</w:t>
      </w:r>
      <w:r w:rsidR="003F4ACF" w:rsidRPr="00B1257A">
        <w:rPr>
          <w:rFonts w:ascii="Corbel" w:hAnsi="Corbel"/>
          <w:sz w:val="22"/>
          <w:szCs w:val="22"/>
          <w:lang w:val="nl-NL"/>
        </w:rPr>
        <w:t xml:space="preserve"> attribuut van de </w:t>
      </w:r>
      <w:proofErr w:type="spellStart"/>
      <w:r w:rsidR="003F4ACF" w:rsidRPr="00B1257A">
        <w:rPr>
          <w:rFonts w:ascii="Corbel" w:hAnsi="Corbel"/>
          <w:sz w:val="22"/>
          <w:szCs w:val="22"/>
          <w:lang w:val="nl-NL"/>
        </w:rPr>
        <w:t>ProjectType</w:t>
      </w:r>
      <w:proofErr w:type="spellEnd"/>
      <w:r w:rsidR="003F4ACF" w:rsidRPr="00B1257A">
        <w:rPr>
          <w:rFonts w:ascii="Corbel" w:hAnsi="Corbel"/>
          <w:sz w:val="22"/>
          <w:szCs w:val="22"/>
          <w:lang w:val="nl-NL"/>
        </w:rPr>
        <w:t xml:space="preserve"> entit</w:t>
      </w:r>
      <w:r w:rsidR="007E5160" w:rsidRPr="00B1257A">
        <w:rPr>
          <w:rFonts w:ascii="Corbel" w:hAnsi="Corbel"/>
          <w:sz w:val="22"/>
          <w:szCs w:val="22"/>
          <w:lang w:val="nl-NL"/>
        </w:rPr>
        <w:t>eit van het raamwerk. De promoto</w:t>
      </w:r>
      <w:r w:rsidR="003F4ACF" w:rsidRPr="00B1257A">
        <w:rPr>
          <w:rFonts w:ascii="Corbel" w:hAnsi="Corbel"/>
          <w:sz w:val="22"/>
          <w:szCs w:val="22"/>
          <w:lang w:val="nl-NL"/>
        </w:rPr>
        <w:t xml:space="preserve">r software </w:t>
      </w:r>
      <w:r w:rsidR="0049386B" w:rsidRPr="00B1257A">
        <w:rPr>
          <w:rFonts w:ascii="Corbel" w:hAnsi="Corbel"/>
          <w:sz w:val="22"/>
          <w:szCs w:val="22"/>
          <w:lang w:val="nl-NL"/>
        </w:rPr>
        <w:t xml:space="preserve">gebruikt </w:t>
      </w:r>
      <w:r w:rsidR="003F4ACF" w:rsidRPr="00B1257A">
        <w:rPr>
          <w:rFonts w:ascii="Corbel" w:hAnsi="Corbel"/>
          <w:sz w:val="22"/>
          <w:szCs w:val="22"/>
          <w:lang w:val="nl-NL"/>
        </w:rPr>
        <w:t xml:space="preserve">dit gegeven om de correcte target </w:t>
      </w:r>
      <w:r w:rsidR="009D18CB" w:rsidRPr="00B1257A">
        <w:rPr>
          <w:rFonts w:ascii="Corbel" w:hAnsi="Corbel"/>
          <w:sz w:val="22"/>
          <w:szCs w:val="22"/>
          <w:lang w:val="nl-NL"/>
        </w:rPr>
        <w:t>‘</w:t>
      </w:r>
      <w:proofErr w:type="spellStart"/>
      <w:r w:rsidR="009D18CB" w:rsidRPr="00B1257A">
        <w:rPr>
          <w:rFonts w:ascii="Corbel" w:hAnsi="Corbel"/>
          <w:sz w:val="22"/>
          <w:szCs w:val="22"/>
          <w:lang w:val="nl-NL"/>
        </w:rPr>
        <w:t>namespace</w:t>
      </w:r>
      <w:proofErr w:type="spellEnd"/>
      <w:r w:rsidR="009D18CB" w:rsidRPr="00B1257A">
        <w:rPr>
          <w:rFonts w:ascii="Corbel" w:hAnsi="Corbel"/>
          <w:sz w:val="22"/>
          <w:szCs w:val="22"/>
          <w:lang w:val="nl-NL"/>
        </w:rPr>
        <w:t>’</w:t>
      </w:r>
      <w:r w:rsidR="003F4ACF" w:rsidRPr="00B1257A">
        <w:rPr>
          <w:rFonts w:ascii="Corbel" w:hAnsi="Corbel"/>
          <w:sz w:val="22"/>
          <w:szCs w:val="22"/>
          <w:lang w:val="nl-NL"/>
        </w:rPr>
        <w:t xml:space="preserve"> te genereren.</w:t>
      </w:r>
      <w:r w:rsidR="008D7E69" w:rsidRPr="00B1257A">
        <w:rPr>
          <w:rFonts w:ascii="Corbel" w:hAnsi="Corbel"/>
          <w:sz w:val="22"/>
          <w:szCs w:val="22"/>
          <w:lang w:val="nl-NL"/>
        </w:rPr>
        <w:t xml:space="preserve"> </w:t>
      </w:r>
    </w:p>
    <w:p w14:paraId="09FC040B" w14:textId="77777777" w:rsidR="007C0FDC" w:rsidRPr="00B1257A" w:rsidRDefault="0049386B"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Opmerking: </w:t>
      </w:r>
      <w:r w:rsidR="003F4ACF" w:rsidRPr="00B1257A">
        <w:rPr>
          <w:rFonts w:ascii="Corbel" w:hAnsi="Corbel"/>
          <w:sz w:val="22"/>
          <w:szCs w:val="22"/>
          <w:lang w:val="nl-NL"/>
        </w:rPr>
        <w:t>VISI</w:t>
      </w:r>
      <w:r w:rsidRPr="00B1257A">
        <w:rPr>
          <w:rFonts w:ascii="Corbel" w:hAnsi="Corbel"/>
          <w:sz w:val="22"/>
          <w:szCs w:val="22"/>
          <w:lang w:val="nl-NL"/>
        </w:rPr>
        <w:t>-</w:t>
      </w:r>
      <w:r w:rsidR="003F4ACF" w:rsidRPr="00B1257A">
        <w:rPr>
          <w:rFonts w:ascii="Corbel" w:hAnsi="Corbel"/>
          <w:sz w:val="22"/>
          <w:szCs w:val="22"/>
          <w:lang w:val="nl-NL"/>
        </w:rPr>
        <w:t xml:space="preserve">software zal na invoering </w:t>
      </w:r>
      <w:r w:rsidR="00ED21F3" w:rsidRPr="00B1257A">
        <w:rPr>
          <w:rFonts w:ascii="Corbel" w:hAnsi="Corbel"/>
          <w:sz w:val="22"/>
          <w:szCs w:val="22"/>
          <w:lang w:val="nl-NL"/>
        </w:rPr>
        <w:t xml:space="preserve">van VISI Systematiek versie 1.3 </w:t>
      </w:r>
      <w:r w:rsidR="003F4ACF" w:rsidRPr="00B1257A">
        <w:rPr>
          <w:rFonts w:ascii="Corbel" w:hAnsi="Corbel"/>
          <w:sz w:val="22"/>
          <w:szCs w:val="22"/>
          <w:lang w:val="nl-NL"/>
        </w:rPr>
        <w:t xml:space="preserve">rekening moeten houden dat er meerdere versies van </w:t>
      </w:r>
      <w:r w:rsidRPr="00B1257A">
        <w:rPr>
          <w:rFonts w:ascii="Corbel" w:hAnsi="Corbel"/>
          <w:sz w:val="22"/>
          <w:szCs w:val="22"/>
          <w:lang w:val="nl-NL"/>
        </w:rPr>
        <w:t xml:space="preserve">een </w:t>
      </w:r>
      <w:r w:rsidR="003F4ACF" w:rsidRPr="00B1257A">
        <w:rPr>
          <w:rFonts w:ascii="Corbel" w:hAnsi="Corbel"/>
          <w:sz w:val="22"/>
          <w:szCs w:val="22"/>
          <w:lang w:val="nl-NL"/>
        </w:rPr>
        <w:t>raamwerk naast elkaar actief kunnen zijn.</w:t>
      </w:r>
    </w:p>
    <w:p w14:paraId="09FC040C" w14:textId="77777777" w:rsidR="00992F50" w:rsidRPr="00B1257A" w:rsidRDefault="00992F50" w:rsidP="00F267BF">
      <w:pPr>
        <w:pStyle w:val="Tekstzonderopmaak"/>
        <w:widowControl w:val="0"/>
        <w:rPr>
          <w:rFonts w:ascii="Corbel" w:hAnsi="Corbel"/>
          <w:sz w:val="22"/>
          <w:szCs w:val="22"/>
          <w:lang w:val="nl-NL"/>
        </w:rPr>
      </w:pPr>
    </w:p>
    <w:p w14:paraId="09FC040D" w14:textId="77777777" w:rsidR="00992F50" w:rsidRPr="00B1257A" w:rsidRDefault="00A76ECB" w:rsidP="00F267BF">
      <w:pPr>
        <w:pStyle w:val="Tekstzonderopmaak"/>
        <w:widowControl w:val="0"/>
        <w:rPr>
          <w:rFonts w:ascii="Corbel" w:hAnsi="Corbel"/>
          <w:b/>
          <w:i/>
          <w:sz w:val="22"/>
          <w:szCs w:val="22"/>
          <w:lang w:val="nl-NL"/>
        </w:rPr>
      </w:pPr>
      <w:r w:rsidRPr="00B1257A">
        <w:rPr>
          <w:rFonts w:ascii="Corbel" w:hAnsi="Corbel"/>
          <w:b/>
          <w:i/>
          <w:sz w:val="22"/>
          <w:szCs w:val="22"/>
          <w:lang w:val="nl-NL"/>
        </w:rPr>
        <w:t>Appendixtypes koppelen aan transacties</w:t>
      </w:r>
      <w:r w:rsidR="00E27D53" w:rsidRPr="00B1257A">
        <w:rPr>
          <w:rFonts w:ascii="Corbel" w:hAnsi="Corbel"/>
          <w:b/>
          <w:i/>
          <w:sz w:val="22"/>
          <w:szCs w:val="22"/>
          <w:lang w:val="nl-NL"/>
        </w:rPr>
        <w:t xml:space="preserve"> (TC006)</w:t>
      </w:r>
    </w:p>
    <w:p w14:paraId="09FC040E" w14:textId="77777777" w:rsidR="006017CA" w:rsidRPr="00B1257A" w:rsidRDefault="0070230D"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Er kan nu </w:t>
      </w:r>
      <w:r w:rsidR="00D4197F" w:rsidRPr="00B1257A">
        <w:rPr>
          <w:rFonts w:ascii="Corbel" w:hAnsi="Corbel"/>
          <w:sz w:val="22"/>
          <w:szCs w:val="22"/>
          <w:lang w:val="nl-NL"/>
        </w:rPr>
        <w:t xml:space="preserve">in een raamwerk </w:t>
      </w:r>
      <w:r w:rsidRPr="00B1257A">
        <w:rPr>
          <w:rFonts w:ascii="Corbel" w:hAnsi="Corbel"/>
          <w:sz w:val="22"/>
          <w:szCs w:val="22"/>
          <w:lang w:val="nl-NL"/>
        </w:rPr>
        <w:t xml:space="preserve">worden aangegeven </w:t>
      </w:r>
      <w:r w:rsidR="004626DD" w:rsidRPr="00B1257A">
        <w:rPr>
          <w:rFonts w:ascii="Corbel" w:hAnsi="Corbel"/>
          <w:sz w:val="22"/>
          <w:szCs w:val="22"/>
          <w:lang w:val="nl-NL"/>
        </w:rPr>
        <w:t>wanneer welk</w:t>
      </w:r>
      <w:r w:rsidR="00D4197F" w:rsidRPr="00B1257A">
        <w:rPr>
          <w:rFonts w:ascii="Corbel" w:hAnsi="Corbel"/>
          <w:sz w:val="22"/>
          <w:szCs w:val="22"/>
          <w:lang w:val="nl-NL"/>
        </w:rPr>
        <w:t xml:space="preserve"> </w:t>
      </w:r>
      <w:proofErr w:type="spellStart"/>
      <w:r w:rsidR="00D4197F" w:rsidRPr="00B1257A">
        <w:rPr>
          <w:rFonts w:ascii="Corbel" w:hAnsi="Corbel"/>
          <w:sz w:val="22"/>
          <w:szCs w:val="22"/>
          <w:lang w:val="nl-NL"/>
        </w:rPr>
        <w:t>AppendixType</w:t>
      </w:r>
      <w:proofErr w:type="spellEnd"/>
      <w:r w:rsidR="00D4197F" w:rsidRPr="00B1257A">
        <w:rPr>
          <w:rFonts w:ascii="Corbel" w:hAnsi="Corbel"/>
          <w:sz w:val="22"/>
          <w:szCs w:val="22"/>
          <w:lang w:val="nl-NL"/>
        </w:rPr>
        <w:t xml:space="preserve"> gekozen mag worden.</w:t>
      </w:r>
      <w:r w:rsidR="00825234" w:rsidRPr="00B1257A">
        <w:rPr>
          <w:rFonts w:ascii="Corbel" w:hAnsi="Corbel"/>
          <w:sz w:val="22"/>
          <w:szCs w:val="22"/>
          <w:highlight w:val="yellow"/>
          <w:lang w:val="nl-NL"/>
        </w:rPr>
        <w:t xml:space="preserve"> </w:t>
      </w:r>
    </w:p>
    <w:p w14:paraId="09FC040F" w14:textId="77777777" w:rsidR="00BA6527" w:rsidRPr="00B1257A" w:rsidRDefault="00BA6527" w:rsidP="00F267BF">
      <w:pPr>
        <w:pStyle w:val="Tekstzonderopmaak"/>
        <w:widowControl w:val="0"/>
        <w:rPr>
          <w:rFonts w:ascii="Corbel" w:hAnsi="Corbel"/>
          <w:sz w:val="22"/>
          <w:szCs w:val="22"/>
          <w:lang w:val="nl-NL"/>
        </w:rPr>
      </w:pPr>
    </w:p>
    <w:p w14:paraId="09FC0410" w14:textId="77777777" w:rsidR="006017CA" w:rsidRPr="00B1257A" w:rsidRDefault="006017CA" w:rsidP="00F267BF">
      <w:pPr>
        <w:pStyle w:val="Tekstzonderopmaak"/>
        <w:widowControl w:val="0"/>
        <w:rPr>
          <w:rFonts w:ascii="Corbel" w:hAnsi="Corbel"/>
          <w:sz w:val="22"/>
          <w:szCs w:val="22"/>
          <w:lang w:val="nl-NL"/>
        </w:rPr>
      </w:pPr>
    </w:p>
    <w:p w14:paraId="09FC0411" w14:textId="77777777" w:rsidR="00A505B3" w:rsidRPr="00B1257A" w:rsidRDefault="00A76ECB" w:rsidP="00F267BF">
      <w:pPr>
        <w:pStyle w:val="Tekstzonderopmaak"/>
        <w:widowControl w:val="0"/>
        <w:rPr>
          <w:rFonts w:ascii="Corbel" w:hAnsi="Corbel"/>
          <w:sz w:val="22"/>
          <w:szCs w:val="22"/>
          <w:lang w:val="nl-NL"/>
        </w:rPr>
      </w:pPr>
      <w:r w:rsidRPr="00B1257A">
        <w:rPr>
          <w:rFonts w:ascii="Corbel" w:hAnsi="Corbel"/>
          <w:b/>
          <w:i/>
          <w:sz w:val="22"/>
          <w:szCs w:val="22"/>
          <w:lang w:val="nl-NL"/>
        </w:rPr>
        <w:t>Standaard en richtlijn voor het archiveren van VISI-projecte</w:t>
      </w:r>
      <w:r w:rsidR="00FE3A6B" w:rsidRPr="00B1257A">
        <w:rPr>
          <w:rFonts w:ascii="Corbel" w:hAnsi="Corbel"/>
          <w:b/>
          <w:i/>
          <w:sz w:val="22"/>
          <w:szCs w:val="22"/>
          <w:lang w:val="nl-NL"/>
        </w:rPr>
        <w:t>n (</w:t>
      </w:r>
      <w:r w:rsidR="002D4392" w:rsidRPr="00B1257A">
        <w:rPr>
          <w:rFonts w:ascii="Corbel" w:hAnsi="Corbel"/>
          <w:sz w:val="22"/>
          <w:szCs w:val="22"/>
          <w:lang w:val="nl-NL"/>
        </w:rPr>
        <w:t>(</w:t>
      </w:r>
      <w:r w:rsidR="002D4392" w:rsidRPr="00B1257A">
        <w:rPr>
          <w:rFonts w:ascii="Corbel" w:hAnsi="Corbel"/>
          <w:b/>
          <w:i/>
          <w:sz w:val="22"/>
          <w:szCs w:val="22"/>
          <w:lang w:val="nl-NL"/>
        </w:rPr>
        <w:t>TC010</w:t>
      </w:r>
      <w:r w:rsidR="00FE3A6B" w:rsidRPr="00B1257A">
        <w:rPr>
          <w:rFonts w:ascii="Corbel" w:hAnsi="Corbel"/>
          <w:b/>
          <w:i/>
          <w:sz w:val="22"/>
          <w:szCs w:val="22"/>
          <w:lang w:val="nl-NL"/>
        </w:rPr>
        <w:t>)</w:t>
      </w:r>
      <w:r w:rsidR="00A505B3" w:rsidRPr="00B1257A">
        <w:rPr>
          <w:rFonts w:ascii="Corbel" w:hAnsi="Corbel"/>
          <w:sz w:val="22"/>
          <w:szCs w:val="22"/>
          <w:lang w:val="nl-NL"/>
        </w:rPr>
        <w:t xml:space="preserve"> </w:t>
      </w:r>
    </w:p>
    <w:p w14:paraId="09FC0412" w14:textId="77777777" w:rsidR="0008718C" w:rsidRPr="00B1257A" w:rsidRDefault="0008718C" w:rsidP="00F267BF">
      <w:pPr>
        <w:widowControl w:val="0"/>
        <w:autoSpaceDE w:val="0"/>
        <w:autoSpaceDN w:val="0"/>
        <w:adjustRightInd w:val="0"/>
        <w:rPr>
          <w:rFonts w:ascii="Corbel" w:hAnsi="Corbel"/>
          <w:sz w:val="22"/>
          <w:szCs w:val="22"/>
        </w:rPr>
      </w:pPr>
      <w:r w:rsidRPr="00B1257A">
        <w:rPr>
          <w:rFonts w:ascii="Corbel" w:hAnsi="Corbel"/>
          <w:sz w:val="22"/>
          <w:szCs w:val="22"/>
        </w:rPr>
        <w:t xml:space="preserve">Dit betreft </w:t>
      </w:r>
      <w:r w:rsidR="005352EC" w:rsidRPr="00B1257A">
        <w:rPr>
          <w:rFonts w:ascii="Corbel" w:hAnsi="Corbel"/>
          <w:sz w:val="22"/>
          <w:szCs w:val="22"/>
        </w:rPr>
        <w:t xml:space="preserve">de eisen waaraan </w:t>
      </w:r>
      <w:r w:rsidRPr="00B1257A">
        <w:rPr>
          <w:rFonts w:ascii="Corbel" w:hAnsi="Corbel"/>
          <w:sz w:val="22"/>
          <w:szCs w:val="22"/>
        </w:rPr>
        <w:t>het uitwisseling- en archiveringsformaat voor (afgeronde) VISI projecten (het ‘VISI archief’)</w:t>
      </w:r>
      <w:r w:rsidR="005352EC" w:rsidRPr="00B1257A">
        <w:rPr>
          <w:rFonts w:ascii="Corbel" w:hAnsi="Corbel"/>
          <w:sz w:val="22"/>
          <w:szCs w:val="22"/>
        </w:rPr>
        <w:t xml:space="preserve"> </w:t>
      </w:r>
      <w:r w:rsidR="001736CD" w:rsidRPr="00B1257A">
        <w:rPr>
          <w:rFonts w:ascii="Corbel" w:hAnsi="Corbel"/>
          <w:sz w:val="22"/>
          <w:szCs w:val="22"/>
        </w:rPr>
        <w:t>moet voldoen</w:t>
      </w:r>
      <w:r w:rsidR="002D4392" w:rsidRPr="00B1257A">
        <w:rPr>
          <w:rFonts w:ascii="Corbel" w:hAnsi="Corbel"/>
          <w:sz w:val="22"/>
          <w:szCs w:val="22"/>
        </w:rPr>
        <w:t xml:space="preserve"> (zie bijlage 1</w:t>
      </w:r>
      <w:r w:rsidR="004261FD" w:rsidRPr="00B1257A">
        <w:rPr>
          <w:rFonts w:ascii="Corbel" w:hAnsi="Corbel"/>
          <w:sz w:val="22"/>
          <w:szCs w:val="22"/>
        </w:rPr>
        <w:t>1</w:t>
      </w:r>
      <w:r w:rsidR="002D4392" w:rsidRPr="00B1257A">
        <w:rPr>
          <w:rFonts w:ascii="Corbel" w:hAnsi="Corbel"/>
          <w:sz w:val="22"/>
          <w:szCs w:val="22"/>
        </w:rPr>
        <w:t>)</w:t>
      </w:r>
      <w:r w:rsidR="001736CD" w:rsidRPr="00B1257A">
        <w:rPr>
          <w:rFonts w:ascii="Corbel" w:hAnsi="Corbel"/>
          <w:sz w:val="22"/>
          <w:szCs w:val="22"/>
        </w:rPr>
        <w:t>.</w:t>
      </w:r>
    </w:p>
    <w:p w14:paraId="09FC0413" w14:textId="77777777" w:rsidR="00FC5975" w:rsidRPr="00B1257A" w:rsidRDefault="00FC5975" w:rsidP="00F267BF">
      <w:pPr>
        <w:pStyle w:val="Tekstzonderopmaak"/>
        <w:widowControl w:val="0"/>
        <w:rPr>
          <w:rFonts w:ascii="Corbel" w:hAnsi="Corbel"/>
          <w:sz w:val="22"/>
          <w:szCs w:val="22"/>
          <w:lang w:val="nl-NL"/>
        </w:rPr>
      </w:pPr>
    </w:p>
    <w:p w14:paraId="09FC0414" w14:textId="77777777" w:rsidR="00A76ECB" w:rsidRPr="00B1257A" w:rsidRDefault="00D21DEA" w:rsidP="00F267BF">
      <w:pPr>
        <w:pStyle w:val="Tekstzonderopmaak"/>
        <w:widowControl w:val="0"/>
        <w:rPr>
          <w:rFonts w:ascii="Corbel" w:hAnsi="Corbel"/>
          <w:sz w:val="22"/>
          <w:szCs w:val="22"/>
          <w:lang w:val="nl-NL"/>
        </w:rPr>
      </w:pPr>
      <w:r w:rsidRPr="00B1257A">
        <w:rPr>
          <w:rFonts w:ascii="Corbel" w:hAnsi="Corbel"/>
          <w:b/>
          <w:i/>
          <w:sz w:val="22"/>
          <w:szCs w:val="22"/>
          <w:lang w:val="nl-NL"/>
        </w:rPr>
        <w:t xml:space="preserve">Metaraamwerk </w:t>
      </w:r>
      <w:r w:rsidR="001736CD" w:rsidRPr="00B1257A">
        <w:rPr>
          <w:rFonts w:ascii="Corbel" w:hAnsi="Corbel"/>
          <w:b/>
          <w:i/>
          <w:sz w:val="22"/>
          <w:szCs w:val="22"/>
          <w:lang w:val="nl-NL"/>
        </w:rPr>
        <w:t>(TC013)</w:t>
      </w:r>
    </w:p>
    <w:p w14:paraId="09FC0415" w14:textId="77777777" w:rsidR="00D01C48" w:rsidRPr="00B1257A" w:rsidRDefault="00B9034C"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Dit is een procedure </w:t>
      </w:r>
      <w:r w:rsidR="005A6876" w:rsidRPr="00B1257A">
        <w:rPr>
          <w:rFonts w:ascii="Corbel" w:hAnsi="Corbel"/>
          <w:sz w:val="22"/>
          <w:szCs w:val="22"/>
          <w:lang w:val="nl-NL"/>
        </w:rPr>
        <w:t xml:space="preserve">met transacties </w:t>
      </w:r>
      <w:r w:rsidRPr="00B1257A">
        <w:rPr>
          <w:rFonts w:ascii="Corbel" w:hAnsi="Corbel"/>
          <w:sz w:val="22"/>
          <w:szCs w:val="22"/>
          <w:lang w:val="nl-NL"/>
        </w:rPr>
        <w:t xml:space="preserve">voor het verspreiden van een nieuwe versie van een raamwerk en/of </w:t>
      </w:r>
      <w:r w:rsidR="005A6876" w:rsidRPr="00B1257A">
        <w:rPr>
          <w:rFonts w:ascii="Corbel" w:hAnsi="Corbel"/>
          <w:sz w:val="22"/>
          <w:szCs w:val="22"/>
          <w:lang w:val="nl-NL"/>
        </w:rPr>
        <w:t xml:space="preserve"> een </w:t>
      </w:r>
      <w:r w:rsidR="00455070" w:rsidRPr="00B1257A">
        <w:rPr>
          <w:rFonts w:ascii="Corbel" w:hAnsi="Corbel"/>
          <w:sz w:val="22"/>
          <w:szCs w:val="22"/>
          <w:lang w:val="nl-NL"/>
        </w:rPr>
        <w:t>project specifiek</w:t>
      </w:r>
      <w:r w:rsidRPr="00B1257A">
        <w:rPr>
          <w:rFonts w:ascii="Corbel" w:hAnsi="Corbel"/>
          <w:sz w:val="22"/>
          <w:szCs w:val="22"/>
          <w:lang w:val="nl-NL"/>
        </w:rPr>
        <w:t xml:space="preserve"> bericht. </w:t>
      </w:r>
      <w:r w:rsidR="00121602" w:rsidRPr="00B1257A">
        <w:rPr>
          <w:rFonts w:ascii="Corbel" w:hAnsi="Corbel"/>
          <w:sz w:val="22"/>
          <w:szCs w:val="22"/>
          <w:lang w:val="nl-NL"/>
        </w:rPr>
        <w:t xml:space="preserve">Door </w:t>
      </w:r>
      <w:r w:rsidR="00FC5975" w:rsidRPr="00B1257A">
        <w:rPr>
          <w:rFonts w:ascii="Corbel" w:hAnsi="Corbel"/>
          <w:sz w:val="22"/>
          <w:szCs w:val="22"/>
          <w:lang w:val="nl-NL"/>
        </w:rPr>
        <w:t xml:space="preserve">dit ‘metaraamwerk’ wordt </w:t>
      </w:r>
      <w:r w:rsidR="00326021" w:rsidRPr="00B1257A">
        <w:rPr>
          <w:rFonts w:ascii="Corbel" w:hAnsi="Corbel"/>
          <w:sz w:val="22"/>
          <w:szCs w:val="22"/>
          <w:lang w:val="nl-NL"/>
        </w:rPr>
        <w:t xml:space="preserve">de VISI systematiek zelf </w:t>
      </w:r>
      <w:r w:rsidR="00FC5975" w:rsidRPr="00B1257A">
        <w:rPr>
          <w:rFonts w:ascii="Corbel" w:hAnsi="Corbel"/>
          <w:sz w:val="22"/>
          <w:szCs w:val="22"/>
          <w:lang w:val="nl-NL"/>
        </w:rPr>
        <w:t>gebruikt</w:t>
      </w:r>
      <w:r w:rsidR="00326021" w:rsidRPr="00B1257A">
        <w:rPr>
          <w:rFonts w:ascii="Corbel" w:hAnsi="Corbel"/>
          <w:sz w:val="22"/>
          <w:szCs w:val="22"/>
          <w:lang w:val="nl-NL"/>
        </w:rPr>
        <w:t xml:space="preserve"> voor het managen van VISI-communicatie binnen een project.</w:t>
      </w:r>
      <w:r w:rsidR="00962006" w:rsidRPr="00B1257A">
        <w:rPr>
          <w:rFonts w:ascii="Corbel" w:hAnsi="Corbel"/>
          <w:sz w:val="22"/>
          <w:szCs w:val="22"/>
          <w:lang w:val="nl-NL"/>
        </w:rPr>
        <w:t xml:space="preserve"> </w:t>
      </w:r>
      <w:r w:rsidR="00895927" w:rsidRPr="00B1257A">
        <w:rPr>
          <w:rFonts w:ascii="Corbel" w:hAnsi="Corbel"/>
          <w:sz w:val="22"/>
          <w:szCs w:val="22"/>
          <w:lang w:val="nl-NL"/>
        </w:rPr>
        <w:t xml:space="preserve">Een </w:t>
      </w:r>
      <w:r w:rsidR="00962006" w:rsidRPr="00B1257A">
        <w:rPr>
          <w:rFonts w:ascii="Corbel" w:hAnsi="Corbel"/>
          <w:sz w:val="22"/>
          <w:szCs w:val="22"/>
          <w:lang w:val="nl-NL"/>
        </w:rPr>
        <w:t>project</w:t>
      </w:r>
      <w:r w:rsidR="00895927" w:rsidRPr="00B1257A">
        <w:rPr>
          <w:rFonts w:ascii="Corbel" w:hAnsi="Corbel"/>
          <w:sz w:val="22"/>
          <w:szCs w:val="22"/>
          <w:lang w:val="nl-NL"/>
        </w:rPr>
        <w:t xml:space="preserve">raamwerk </w:t>
      </w:r>
      <w:r w:rsidR="00B333EA" w:rsidRPr="00B1257A">
        <w:rPr>
          <w:rFonts w:ascii="Corbel" w:hAnsi="Corbel"/>
          <w:sz w:val="22"/>
          <w:szCs w:val="22"/>
          <w:lang w:val="nl-NL"/>
        </w:rPr>
        <w:t xml:space="preserve">kan (bijvoorbeeld </w:t>
      </w:r>
      <w:r w:rsidR="00962006" w:rsidRPr="00B1257A">
        <w:rPr>
          <w:rFonts w:ascii="Corbel" w:hAnsi="Corbel"/>
          <w:sz w:val="22"/>
          <w:szCs w:val="22"/>
          <w:lang w:val="nl-NL"/>
        </w:rPr>
        <w:t xml:space="preserve">bij </w:t>
      </w:r>
      <w:r w:rsidR="00B333EA" w:rsidRPr="00B1257A">
        <w:rPr>
          <w:rFonts w:ascii="Corbel" w:hAnsi="Corbel"/>
          <w:sz w:val="22"/>
          <w:szCs w:val="22"/>
          <w:lang w:val="nl-NL"/>
        </w:rPr>
        <w:t xml:space="preserve">een langlopend project) </w:t>
      </w:r>
      <w:r w:rsidR="00962006" w:rsidRPr="00B1257A">
        <w:rPr>
          <w:rFonts w:ascii="Corbel" w:hAnsi="Corbel"/>
          <w:sz w:val="22"/>
          <w:szCs w:val="22"/>
          <w:lang w:val="nl-NL"/>
        </w:rPr>
        <w:t xml:space="preserve">nu dus </w:t>
      </w:r>
      <w:r w:rsidR="00DB2D0A" w:rsidRPr="00B1257A">
        <w:rPr>
          <w:rFonts w:ascii="Corbel" w:hAnsi="Corbel"/>
          <w:sz w:val="22"/>
          <w:szCs w:val="22"/>
          <w:lang w:val="nl-NL"/>
        </w:rPr>
        <w:t xml:space="preserve">ook </w:t>
      </w:r>
      <w:r w:rsidR="00B333EA" w:rsidRPr="00B1257A">
        <w:rPr>
          <w:rFonts w:ascii="Corbel" w:hAnsi="Corbel"/>
          <w:sz w:val="22"/>
          <w:szCs w:val="22"/>
          <w:lang w:val="nl-NL"/>
        </w:rPr>
        <w:t xml:space="preserve">worden </w:t>
      </w:r>
      <w:r w:rsidR="00895927" w:rsidRPr="00B1257A">
        <w:rPr>
          <w:rFonts w:ascii="Corbel" w:hAnsi="Corbel"/>
          <w:sz w:val="22"/>
          <w:szCs w:val="22"/>
          <w:lang w:val="nl-NL"/>
        </w:rPr>
        <w:t xml:space="preserve">gewijzigd </w:t>
      </w:r>
      <w:r w:rsidR="00DB2D0A" w:rsidRPr="00B1257A">
        <w:rPr>
          <w:rFonts w:ascii="Corbel" w:hAnsi="Corbel"/>
          <w:sz w:val="22"/>
          <w:szCs w:val="22"/>
          <w:lang w:val="nl-NL"/>
        </w:rPr>
        <w:t xml:space="preserve">als </w:t>
      </w:r>
      <w:r w:rsidR="00895927" w:rsidRPr="00B1257A">
        <w:rPr>
          <w:rFonts w:ascii="Corbel" w:hAnsi="Corbel"/>
          <w:sz w:val="22"/>
          <w:szCs w:val="22"/>
          <w:lang w:val="nl-NL"/>
        </w:rPr>
        <w:t>er n</w:t>
      </w:r>
      <w:r w:rsidR="00962006" w:rsidRPr="00B1257A">
        <w:rPr>
          <w:rFonts w:ascii="Corbel" w:hAnsi="Corbel"/>
          <w:sz w:val="22"/>
          <w:szCs w:val="22"/>
          <w:lang w:val="nl-NL"/>
        </w:rPr>
        <w:t>og openstaande transacties zijn</w:t>
      </w:r>
      <w:r w:rsidR="00D01C48" w:rsidRPr="00B1257A">
        <w:rPr>
          <w:rFonts w:ascii="Corbel" w:hAnsi="Corbel"/>
          <w:sz w:val="22"/>
          <w:szCs w:val="22"/>
          <w:lang w:val="nl-NL"/>
        </w:rPr>
        <w:t xml:space="preserve"> </w:t>
      </w:r>
      <w:r w:rsidR="001736CD" w:rsidRPr="00B1257A">
        <w:rPr>
          <w:rFonts w:ascii="Corbel" w:hAnsi="Corbel"/>
          <w:sz w:val="22"/>
          <w:szCs w:val="22"/>
          <w:lang w:val="nl-NL"/>
        </w:rPr>
        <w:t xml:space="preserve">(zie bijlage </w:t>
      </w:r>
      <w:r w:rsidR="00566A80" w:rsidRPr="00B1257A">
        <w:rPr>
          <w:rFonts w:ascii="Corbel" w:hAnsi="Corbel"/>
          <w:sz w:val="22"/>
          <w:szCs w:val="22"/>
          <w:lang w:val="nl-NL"/>
        </w:rPr>
        <w:t>6</w:t>
      </w:r>
      <w:r w:rsidR="001736CD" w:rsidRPr="00B1257A">
        <w:rPr>
          <w:rFonts w:ascii="Corbel" w:hAnsi="Corbel"/>
          <w:sz w:val="22"/>
          <w:szCs w:val="22"/>
          <w:lang w:val="nl-NL"/>
        </w:rPr>
        <w:t>).</w:t>
      </w:r>
    </w:p>
    <w:p w14:paraId="09FC0416" w14:textId="77777777" w:rsidR="00FE3A6B" w:rsidRPr="00B1257A" w:rsidRDefault="00FE3A6B" w:rsidP="00F267BF">
      <w:pPr>
        <w:pStyle w:val="Tekstzonderopmaak"/>
        <w:widowControl w:val="0"/>
        <w:rPr>
          <w:rFonts w:ascii="Corbel" w:hAnsi="Corbel"/>
          <w:sz w:val="22"/>
          <w:szCs w:val="22"/>
          <w:lang w:val="nl-NL"/>
        </w:rPr>
      </w:pPr>
    </w:p>
    <w:p w14:paraId="09FC0417" w14:textId="77777777" w:rsidR="00A76ECB" w:rsidRPr="00B1257A" w:rsidRDefault="00A339E8" w:rsidP="00F267BF">
      <w:pPr>
        <w:pStyle w:val="Tekstzonderopmaak"/>
        <w:widowControl w:val="0"/>
        <w:rPr>
          <w:rFonts w:ascii="Corbel" w:hAnsi="Corbel"/>
          <w:b/>
          <w:i/>
          <w:sz w:val="22"/>
          <w:szCs w:val="22"/>
          <w:lang w:val="nl-NL"/>
        </w:rPr>
      </w:pPr>
      <w:r w:rsidRPr="00B1257A">
        <w:rPr>
          <w:rFonts w:ascii="Corbel" w:hAnsi="Corbel"/>
          <w:b/>
          <w:i/>
          <w:sz w:val="22"/>
          <w:szCs w:val="22"/>
          <w:lang w:val="nl-NL"/>
        </w:rPr>
        <w:t>R</w:t>
      </w:r>
      <w:r w:rsidR="00042416" w:rsidRPr="00B1257A">
        <w:rPr>
          <w:rFonts w:ascii="Corbel" w:hAnsi="Corbel"/>
          <w:b/>
          <w:i/>
          <w:sz w:val="22"/>
          <w:szCs w:val="22"/>
          <w:lang w:val="nl-NL"/>
        </w:rPr>
        <w:t>ichtlijn voor ‘</w:t>
      </w:r>
      <w:proofErr w:type="spellStart"/>
      <w:r w:rsidR="009F49C0" w:rsidRPr="00B1257A">
        <w:rPr>
          <w:rFonts w:ascii="Corbel" w:hAnsi="Corbel"/>
          <w:b/>
          <w:i/>
          <w:sz w:val="22"/>
          <w:szCs w:val="22"/>
          <w:lang w:val="nl-NL"/>
        </w:rPr>
        <w:t>successor</w:t>
      </w:r>
      <w:proofErr w:type="spellEnd"/>
      <w:r w:rsidR="00042416" w:rsidRPr="00B1257A">
        <w:rPr>
          <w:rFonts w:ascii="Corbel" w:hAnsi="Corbel"/>
          <w:b/>
          <w:i/>
          <w:sz w:val="22"/>
          <w:szCs w:val="22"/>
          <w:lang w:val="nl-NL"/>
        </w:rPr>
        <w:t>’</w:t>
      </w:r>
      <w:r w:rsidR="009F49C0" w:rsidRPr="00B1257A">
        <w:rPr>
          <w:rFonts w:ascii="Corbel" w:hAnsi="Corbel"/>
          <w:b/>
          <w:i/>
          <w:sz w:val="22"/>
          <w:szCs w:val="22"/>
          <w:lang w:val="nl-NL"/>
        </w:rPr>
        <w:t xml:space="preserve"> </w:t>
      </w:r>
      <w:r w:rsidRPr="00B1257A">
        <w:rPr>
          <w:rFonts w:ascii="Corbel" w:hAnsi="Corbel"/>
          <w:b/>
          <w:i/>
          <w:sz w:val="22"/>
          <w:szCs w:val="22"/>
          <w:lang w:val="nl-NL"/>
        </w:rPr>
        <w:t>(TC015)</w:t>
      </w:r>
    </w:p>
    <w:p w14:paraId="09FC0418" w14:textId="77777777" w:rsidR="004C6DF2" w:rsidRPr="00B1257A" w:rsidRDefault="0076700A"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Dit betreft </w:t>
      </w:r>
      <w:r w:rsidR="00BE5E7E" w:rsidRPr="00B1257A">
        <w:rPr>
          <w:rFonts w:ascii="Corbel" w:hAnsi="Corbel"/>
          <w:sz w:val="22"/>
          <w:szCs w:val="22"/>
          <w:lang w:val="nl-NL"/>
        </w:rPr>
        <w:t xml:space="preserve">een </w:t>
      </w:r>
      <w:r w:rsidRPr="00B1257A">
        <w:rPr>
          <w:rFonts w:ascii="Corbel" w:hAnsi="Corbel"/>
          <w:sz w:val="22"/>
          <w:szCs w:val="22"/>
          <w:lang w:val="nl-NL"/>
        </w:rPr>
        <w:t xml:space="preserve">werkwijze waarbij een </w:t>
      </w:r>
      <w:r w:rsidR="00BE5E7E" w:rsidRPr="00B1257A">
        <w:rPr>
          <w:rFonts w:ascii="Corbel" w:hAnsi="Corbel"/>
          <w:sz w:val="22"/>
          <w:szCs w:val="22"/>
          <w:lang w:val="nl-NL"/>
        </w:rPr>
        <w:t xml:space="preserve">gebruiker </w:t>
      </w:r>
      <w:r w:rsidRPr="00B1257A">
        <w:rPr>
          <w:rFonts w:ascii="Corbel" w:hAnsi="Corbel"/>
          <w:sz w:val="22"/>
          <w:szCs w:val="22"/>
          <w:lang w:val="nl-NL"/>
        </w:rPr>
        <w:t>die een bepaalde rol in het VISI-raamwerk vervult</w:t>
      </w:r>
      <w:r w:rsidR="00A42BB0" w:rsidRPr="00B1257A">
        <w:rPr>
          <w:rFonts w:ascii="Corbel" w:hAnsi="Corbel"/>
          <w:sz w:val="22"/>
          <w:szCs w:val="22"/>
          <w:lang w:val="nl-NL"/>
        </w:rPr>
        <w:t>,</w:t>
      </w:r>
      <w:r w:rsidRPr="00B1257A">
        <w:rPr>
          <w:rFonts w:ascii="Corbel" w:hAnsi="Corbel"/>
          <w:sz w:val="22"/>
          <w:szCs w:val="22"/>
          <w:lang w:val="nl-NL"/>
        </w:rPr>
        <w:t xml:space="preserve"> (door middel van een </w:t>
      </w:r>
      <w:proofErr w:type="spellStart"/>
      <w:r w:rsidRPr="00B1257A">
        <w:rPr>
          <w:rFonts w:ascii="Corbel" w:hAnsi="Corbel"/>
          <w:sz w:val="22"/>
          <w:szCs w:val="22"/>
          <w:lang w:val="nl-NL"/>
        </w:rPr>
        <w:t>PersonInRole</w:t>
      </w:r>
      <w:proofErr w:type="spellEnd"/>
      <w:r w:rsidRPr="00B1257A">
        <w:rPr>
          <w:rFonts w:ascii="Corbel" w:hAnsi="Corbel"/>
          <w:sz w:val="22"/>
          <w:szCs w:val="22"/>
          <w:lang w:val="nl-NL"/>
        </w:rPr>
        <w:t xml:space="preserve"> element) wordt opgevolgd door een andere </w:t>
      </w:r>
      <w:r w:rsidR="00BE5E7E" w:rsidRPr="00B1257A">
        <w:rPr>
          <w:rFonts w:ascii="Corbel" w:hAnsi="Corbel"/>
          <w:sz w:val="22"/>
          <w:szCs w:val="22"/>
          <w:lang w:val="nl-NL"/>
        </w:rPr>
        <w:t>gebruiker</w:t>
      </w:r>
      <w:r w:rsidRPr="00B1257A">
        <w:rPr>
          <w:rFonts w:ascii="Corbel" w:hAnsi="Corbel"/>
          <w:sz w:val="22"/>
          <w:szCs w:val="22"/>
          <w:lang w:val="nl-NL"/>
        </w:rPr>
        <w:t>. Hie</w:t>
      </w:r>
      <w:r w:rsidR="004E236E" w:rsidRPr="00B1257A">
        <w:rPr>
          <w:rFonts w:ascii="Corbel" w:hAnsi="Corbel"/>
          <w:sz w:val="22"/>
          <w:szCs w:val="22"/>
          <w:lang w:val="nl-NL"/>
        </w:rPr>
        <w:t>rvoor dient het link-attribuut ‘</w:t>
      </w:r>
      <w:proofErr w:type="spellStart"/>
      <w:r w:rsidRPr="00B1257A">
        <w:rPr>
          <w:rFonts w:ascii="Corbel" w:hAnsi="Corbel"/>
          <w:sz w:val="22"/>
          <w:szCs w:val="22"/>
          <w:lang w:val="nl-NL"/>
        </w:rPr>
        <w:t>successor</w:t>
      </w:r>
      <w:proofErr w:type="spellEnd"/>
      <w:r w:rsidR="004E236E" w:rsidRPr="00B1257A">
        <w:rPr>
          <w:rFonts w:ascii="Corbel" w:hAnsi="Corbel"/>
          <w:sz w:val="22"/>
          <w:szCs w:val="22"/>
          <w:lang w:val="nl-NL"/>
        </w:rPr>
        <w:t>’</w:t>
      </w:r>
      <w:r w:rsidR="0009425B" w:rsidRPr="00B1257A">
        <w:rPr>
          <w:rFonts w:ascii="Corbel" w:hAnsi="Corbel"/>
          <w:sz w:val="22"/>
          <w:szCs w:val="22"/>
          <w:lang w:val="nl-NL"/>
        </w:rPr>
        <w:t xml:space="preserve"> (</w:t>
      </w:r>
      <w:r w:rsidR="00FE3A6B" w:rsidRPr="00B1257A">
        <w:rPr>
          <w:rFonts w:ascii="Corbel" w:hAnsi="Corbel"/>
          <w:sz w:val="22"/>
          <w:szCs w:val="22"/>
          <w:lang w:val="nl-NL"/>
        </w:rPr>
        <w:t>in S</w:t>
      </w:r>
      <w:r w:rsidR="0009425B" w:rsidRPr="00B1257A">
        <w:rPr>
          <w:rFonts w:ascii="Corbel" w:hAnsi="Corbel"/>
          <w:sz w:val="22"/>
          <w:szCs w:val="22"/>
          <w:lang w:val="nl-NL"/>
        </w:rPr>
        <w:t>ystematiek Deel 1</w:t>
      </w:r>
      <w:r w:rsidR="00A339E8" w:rsidRPr="00B1257A">
        <w:rPr>
          <w:rFonts w:ascii="Corbel" w:hAnsi="Corbel"/>
          <w:sz w:val="22"/>
          <w:szCs w:val="22"/>
          <w:lang w:val="nl-NL"/>
        </w:rPr>
        <w:t xml:space="preserve">). Hierdoor worden ‘oneindige loops’ voortaan voorkomen (zie ook bijlage </w:t>
      </w:r>
      <w:r w:rsidR="00566A80" w:rsidRPr="00B1257A">
        <w:rPr>
          <w:rFonts w:ascii="Corbel" w:hAnsi="Corbel"/>
          <w:sz w:val="22"/>
          <w:szCs w:val="22"/>
          <w:lang w:val="nl-NL"/>
        </w:rPr>
        <w:t>7</w:t>
      </w:r>
      <w:r w:rsidR="00A339E8" w:rsidRPr="00B1257A">
        <w:rPr>
          <w:rFonts w:ascii="Corbel" w:hAnsi="Corbel"/>
          <w:sz w:val="22"/>
          <w:szCs w:val="22"/>
          <w:lang w:val="nl-NL"/>
        </w:rPr>
        <w:t>).</w:t>
      </w:r>
    </w:p>
    <w:p w14:paraId="09FC0419" w14:textId="77777777" w:rsidR="00A505B3" w:rsidRPr="00B1257A" w:rsidRDefault="00A505B3" w:rsidP="00F267BF">
      <w:pPr>
        <w:pStyle w:val="Tekstzonderopmaak"/>
        <w:widowControl w:val="0"/>
        <w:rPr>
          <w:rFonts w:ascii="Corbel" w:hAnsi="Corbel"/>
          <w:sz w:val="22"/>
          <w:szCs w:val="22"/>
          <w:lang w:val="nl-NL"/>
        </w:rPr>
      </w:pPr>
    </w:p>
    <w:p w14:paraId="09FC041A" w14:textId="77777777" w:rsidR="003E30EB" w:rsidRPr="00B1257A" w:rsidRDefault="00EA2774" w:rsidP="00F267BF">
      <w:pPr>
        <w:pStyle w:val="Tekstzonderopmaak"/>
        <w:widowControl w:val="0"/>
        <w:rPr>
          <w:rFonts w:ascii="Corbel" w:hAnsi="Corbel"/>
          <w:b/>
          <w:i/>
          <w:sz w:val="22"/>
          <w:szCs w:val="22"/>
          <w:lang w:val="nl-NL"/>
        </w:rPr>
      </w:pPr>
      <w:r w:rsidRPr="00B1257A">
        <w:rPr>
          <w:rFonts w:ascii="Corbel" w:hAnsi="Corbel"/>
          <w:b/>
          <w:i/>
          <w:sz w:val="22"/>
          <w:szCs w:val="22"/>
          <w:lang w:val="nl-NL"/>
        </w:rPr>
        <w:t>A</w:t>
      </w:r>
      <w:r w:rsidR="003E30EB" w:rsidRPr="00B1257A">
        <w:rPr>
          <w:rFonts w:ascii="Corbel" w:hAnsi="Corbel"/>
          <w:b/>
          <w:i/>
          <w:sz w:val="22"/>
          <w:szCs w:val="22"/>
          <w:lang w:val="nl-NL"/>
        </w:rPr>
        <w:t>anvullende functionele eisen</w:t>
      </w:r>
      <w:r w:rsidR="00390386" w:rsidRPr="00B1257A">
        <w:rPr>
          <w:rFonts w:ascii="Corbel" w:hAnsi="Corbel"/>
          <w:b/>
          <w:i/>
          <w:sz w:val="22"/>
          <w:szCs w:val="22"/>
          <w:lang w:val="nl-NL"/>
        </w:rPr>
        <w:t xml:space="preserve"> (</w:t>
      </w:r>
      <w:r w:rsidR="00A84CB7" w:rsidRPr="00B1257A">
        <w:rPr>
          <w:rFonts w:ascii="Corbel" w:hAnsi="Corbel"/>
          <w:b/>
          <w:i/>
          <w:sz w:val="22"/>
          <w:szCs w:val="22"/>
          <w:lang w:val="nl-NL"/>
        </w:rPr>
        <w:t>TC</w:t>
      </w:r>
      <w:r w:rsidR="00390386" w:rsidRPr="00B1257A">
        <w:rPr>
          <w:rFonts w:ascii="Corbel" w:hAnsi="Corbel"/>
          <w:b/>
          <w:i/>
          <w:sz w:val="22"/>
          <w:szCs w:val="22"/>
          <w:lang w:val="nl-NL"/>
        </w:rPr>
        <w:t>016)</w:t>
      </w:r>
    </w:p>
    <w:p w14:paraId="09FC041B" w14:textId="77777777" w:rsidR="00EA2774" w:rsidRPr="00B1257A" w:rsidRDefault="009A6DF7"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Naar aanleiding van </w:t>
      </w:r>
      <w:r w:rsidR="003719E5" w:rsidRPr="00B1257A">
        <w:rPr>
          <w:rFonts w:ascii="Corbel" w:hAnsi="Corbel"/>
          <w:sz w:val="22"/>
          <w:szCs w:val="22"/>
          <w:lang w:val="nl-NL"/>
        </w:rPr>
        <w:t>gebruikerswensen is een aantal</w:t>
      </w:r>
      <w:r w:rsidR="00EA2774" w:rsidRPr="00B1257A">
        <w:rPr>
          <w:rFonts w:ascii="Corbel" w:hAnsi="Corbel"/>
          <w:sz w:val="22"/>
          <w:szCs w:val="22"/>
          <w:lang w:val="nl-NL"/>
        </w:rPr>
        <w:t xml:space="preserve"> functies en eisen beschreven </w:t>
      </w:r>
      <w:r w:rsidR="00A84CB7" w:rsidRPr="00B1257A">
        <w:rPr>
          <w:rFonts w:ascii="Corbel" w:hAnsi="Corbel"/>
          <w:sz w:val="22"/>
          <w:szCs w:val="22"/>
          <w:lang w:val="nl-NL"/>
        </w:rPr>
        <w:t xml:space="preserve">(zie bijlage </w:t>
      </w:r>
      <w:r w:rsidR="00566A80" w:rsidRPr="00B1257A">
        <w:rPr>
          <w:rFonts w:ascii="Corbel" w:hAnsi="Corbel"/>
          <w:sz w:val="22"/>
          <w:szCs w:val="22"/>
          <w:lang w:val="nl-NL"/>
        </w:rPr>
        <w:t>10</w:t>
      </w:r>
      <w:r w:rsidR="00A84CB7" w:rsidRPr="00B1257A">
        <w:rPr>
          <w:rFonts w:ascii="Corbel" w:hAnsi="Corbel"/>
          <w:sz w:val="22"/>
          <w:szCs w:val="22"/>
          <w:lang w:val="nl-NL"/>
        </w:rPr>
        <w:t xml:space="preserve">) </w:t>
      </w:r>
      <w:r w:rsidR="00EA2774" w:rsidRPr="00B1257A">
        <w:rPr>
          <w:rFonts w:ascii="Corbel" w:hAnsi="Corbel"/>
          <w:sz w:val="22"/>
          <w:szCs w:val="22"/>
          <w:lang w:val="nl-NL"/>
        </w:rPr>
        <w:t>die gebruikers van producten met het VISI-keurmerk minimaal van het desbetreffende product mogen verwachten</w:t>
      </w:r>
      <w:r w:rsidR="00C541EF" w:rsidRPr="00B1257A">
        <w:rPr>
          <w:rFonts w:ascii="Corbel" w:hAnsi="Corbel"/>
          <w:sz w:val="22"/>
          <w:szCs w:val="22"/>
          <w:lang w:val="nl-NL"/>
        </w:rPr>
        <w:t>, als het gaat om</w:t>
      </w:r>
      <w:r w:rsidR="004530FB" w:rsidRPr="00B1257A">
        <w:rPr>
          <w:rFonts w:ascii="Corbel" w:hAnsi="Corbel"/>
          <w:sz w:val="22"/>
          <w:szCs w:val="22"/>
          <w:lang w:val="nl-NL"/>
        </w:rPr>
        <w:t>:</w:t>
      </w:r>
    </w:p>
    <w:p w14:paraId="09FC041C" w14:textId="77777777" w:rsidR="00EA2774" w:rsidRPr="00B1257A" w:rsidRDefault="00C541EF" w:rsidP="00F267BF">
      <w:pPr>
        <w:pStyle w:val="Tekstzonderopmaak"/>
        <w:widowControl w:val="0"/>
        <w:numPr>
          <w:ilvl w:val="0"/>
          <w:numId w:val="30"/>
        </w:numPr>
        <w:tabs>
          <w:tab w:val="clear" w:pos="720"/>
          <w:tab w:val="num" w:pos="426"/>
        </w:tabs>
        <w:ind w:left="426" w:hanging="426"/>
        <w:rPr>
          <w:rFonts w:ascii="Corbel" w:hAnsi="Corbel"/>
          <w:sz w:val="22"/>
          <w:szCs w:val="22"/>
          <w:lang w:val="nl-NL"/>
        </w:rPr>
      </w:pPr>
      <w:r w:rsidRPr="00B1257A">
        <w:rPr>
          <w:rFonts w:ascii="Corbel" w:hAnsi="Corbel"/>
          <w:sz w:val="22"/>
          <w:szCs w:val="22"/>
          <w:lang w:val="nl-NL"/>
        </w:rPr>
        <w:t xml:space="preserve">borging van </w:t>
      </w:r>
      <w:r w:rsidR="00EA2774" w:rsidRPr="00B1257A">
        <w:rPr>
          <w:rFonts w:ascii="Corbel" w:hAnsi="Corbel"/>
          <w:sz w:val="22"/>
          <w:szCs w:val="22"/>
          <w:lang w:val="nl-NL"/>
        </w:rPr>
        <w:t>de authenticiteit van VISI-berichten en bijbehorende bestanden</w:t>
      </w:r>
      <w:r w:rsidR="00F47826" w:rsidRPr="00B1257A">
        <w:rPr>
          <w:rFonts w:ascii="Corbel" w:hAnsi="Corbel"/>
          <w:sz w:val="22"/>
          <w:szCs w:val="22"/>
          <w:lang w:val="nl-NL"/>
        </w:rPr>
        <w:t>;</w:t>
      </w:r>
    </w:p>
    <w:p w14:paraId="09FC041D" w14:textId="77777777" w:rsidR="00EA2774" w:rsidRPr="00B1257A" w:rsidRDefault="00C541EF" w:rsidP="00F267BF">
      <w:pPr>
        <w:pStyle w:val="Tekstzonderopmaak"/>
        <w:widowControl w:val="0"/>
        <w:numPr>
          <w:ilvl w:val="0"/>
          <w:numId w:val="30"/>
        </w:numPr>
        <w:tabs>
          <w:tab w:val="clear" w:pos="720"/>
          <w:tab w:val="num" w:pos="426"/>
        </w:tabs>
        <w:ind w:left="426" w:hanging="426"/>
        <w:rPr>
          <w:rFonts w:ascii="Corbel" w:hAnsi="Corbel"/>
          <w:sz w:val="22"/>
          <w:szCs w:val="22"/>
          <w:lang w:val="nl-NL"/>
        </w:rPr>
      </w:pPr>
      <w:r w:rsidRPr="00B1257A">
        <w:rPr>
          <w:rFonts w:ascii="Corbel" w:hAnsi="Corbel"/>
          <w:sz w:val="22"/>
          <w:szCs w:val="22"/>
          <w:lang w:val="nl-NL"/>
        </w:rPr>
        <w:t xml:space="preserve">presentatie van de </w:t>
      </w:r>
      <w:r w:rsidR="00EA2774" w:rsidRPr="00B1257A">
        <w:rPr>
          <w:rFonts w:ascii="Corbel" w:hAnsi="Corbel"/>
          <w:sz w:val="22"/>
          <w:szCs w:val="22"/>
          <w:lang w:val="nl-NL"/>
        </w:rPr>
        <w:t>communicatiestructuur in een VISI-raamwerk</w:t>
      </w:r>
      <w:r w:rsidR="00F47826" w:rsidRPr="00B1257A">
        <w:rPr>
          <w:rFonts w:ascii="Corbel" w:hAnsi="Corbel"/>
          <w:sz w:val="22"/>
          <w:szCs w:val="22"/>
          <w:lang w:val="nl-NL"/>
        </w:rPr>
        <w:t>;</w:t>
      </w:r>
    </w:p>
    <w:p w14:paraId="09FC041E" w14:textId="77777777" w:rsidR="003E30EB" w:rsidRPr="00B1257A" w:rsidRDefault="00A84CB7" w:rsidP="00F267BF">
      <w:pPr>
        <w:pStyle w:val="Tekstzonderopmaak"/>
        <w:widowControl w:val="0"/>
        <w:numPr>
          <w:ilvl w:val="0"/>
          <w:numId w:val="30"/>
        </w:numPr>
        <w:tabs>
          <w:tab w:val="clear" w:pos="720"/>
          <w:tab w:val="num" w:pos="426"/>
        </w:tabs>
        <w:ind w:left="426" w:hanging="426"/>
        <w:rPr>
          <w:rFonts w:ascii="Corbel" w:hAnsi="Corbel"/>
          <w:sz w:val="22"/>
          <w:szCs w:val="22"/>
          <w:lang w:val="nl-NL"/>
        </w:rPr>
      </w:pPr>
      <w:r w:rsidRPr="00B1257A">
        <w:rPr>
          <w:rFonts w:ascii="Corbel" w:hAnsi="Corbel"/>
          <w:sz w:val="22"/>
          <w:szCs w:val="22"/>
          <w:lang w:val="nl-NL"/>
        </w:rPr>
        <w:t xml:space="preserve">achteraf reproduceren van </w:t>
      </w:r>
      <w:r w:rsidR="00EA2774" w:rsidRPr="00B1257A">
        <w:rPr>
          <w:rFonts w:ascii="Corbel" w:hAnsi="Corbel"/>
          <w:sz w:val="22"/>
          <w:szCs w:val="22"/>
          <w:lang w:val="nl-NL"/>
        </w:rPr>
        <w:t>gevoerde VISI-communicatie</w:t>
      </w:r>
      <w:r w:rsidRPr="00B1257A">
        <w:rPr>
          <w:rFonts w:ascii="Corbel" w:hAnsi="Corbel"/>
          <w:sz w:val="22"/>
          <w:szCs w:val="22"/>
          <w:lang w:val="nl-NL"/>
        </w:rPr>
        <w:t>.</w:t>
      </w:r>
    </w:p>
    <w:p w14:paraId="09FC041F" w14:textId="77777777" w:rsidR="003E30EB" w:rsidRPr="00B1257A" w:rsidRDefault="003E30EB" w:rsidP="00F267BF">
      <w:pPr>
        <w:pStyle w:val="Tekstzonderopmaak"/>
        <w:widowControl w:val="0"/>
        <w:rPr>
          <w:rFonts w:ascii="Corbel" w:hAnsi="Corbel"/>
          <w:sz w:val="22"/>
          <w:szCs w:val="22"/>
          <w:lang w:val="nl-NL"/>
        </w:rPr>
      </w:pPr>
    </w:p>
    <w:p w14:paraId="09FC0420" w14:textId="77777777" w:rsidR="007C3F38" w:rsidRPr="00B1257A" w:rsidRDefault="00F10957" w:rsidP="00F267BF">
      <w:pPr>
        <w:pStyle w:val="Tekstzonderopmaak"/>
        <w:widowControl w:val="0"/>
        <w:rPr>
          <w:rFonts w:ascii="Corbel" w:hAnsi="Corbel"/>
          <w:b/>
          <w:i/>
          <w:sz w:val="22"/>
          <w:szCs w:val="22"/>
          <w:lang w:val="nl-NL"/>
        </w:rPr>
      </w:pPr>
      <w:r w:rsidRPr="00B1257A">
        <w:rPr>
          <w:rFonts w:ascii="Corbel" w:hAnsi="Corbel"/>
          <w:b/>
          <w:i/>
          <w:sz w:val="22"/>
          <w:szCs w:val="22"/>
          <w:lang w:val="nl-NL"/>
        </w:rPr>
        <w:t xml:space="preserve">Element </w:t>
      </w:r>
      <w:proofErr w:type="spellStart"/>
      <w:r w:rsidRPr="00B1257A">
        <w:rPr>
          <w:rFonts w:ascii="Corbel" w:hAnsi="Corbel"/>
          <w:b/>
          <w:i/>
          <w:sz w:val="22"/>
          <w:szCs w:val="22"/>
          <w:lang w:val="nl-NL"/>
        </w:rPr>
        <w:t>Conditions</w:t>
      </w:r>
      <w:proofErr w:type="spellEnd"/>
      <w:r w:rsidR="007C3F38" w:rsidRPr="00B1257A">
        <w:rPr>
          <w:rFonts w:ascii="Corbel" w:hAnsi="Corbel"/>
          <w:b/>
          <w:i/>
          <w:sz w:val="22"/>
          <w:szCs w:val="22"/>
          <w:lang w:val="nl-NL"/>
        </w:rPr>
        <w:t xml:space="preserve"> </w:t>
      </w:r>
      <w:r w:rsidR="004931F1" w:rsidRPr="00B1257A">
        <w:rPr>
          <w:rFonts w:ascii="Corbel" w:hAnsi="Corbel"/>
          <w:b/>
          <w:i/>
          <w:sz w:val="22"/>
          <w:szCs w:val="22"/>
          <w:lang w:val="nl-NL"/>
        </w:rPr>
        <w:t>(TC017)</w:t>
      </w:r>
    </w:p>
    <w:p w14:paraId="09FC0421" w14:textId="77777777" w:rsidR="0014529B" w:rsidRPr="00B1257A" w:rsidRDefault="002F5B75" w:rsidP="00F267BF">
      <w:pPr>
        <w:pStyle w:val="Tekstzonderopmaak"/>
        <w:widowControl w:val="0"/>
        <w:rPr>
          <w:rFonts w:ascii="Corbel" w:hAnsi="Corbel"/>
          <w:sz w:val="22"/>
          <w:szCs w:val="22"/>
          <w:lang w:val="nl-NL"/>
        </w:rPr>
      </w:pPr>
      <w:r w:rsidRPr="00B1257A">
        <w:rPr>
          <w:rFonts w:ascii="Corbel" w:hAnsi="Corbel"/>
          <w:sz w:val="22"/>
          <w:szCs w:val="22"/>
          <w:lang w:val="nl-NL"/>
        </w:rPr>
        <w:t>E</w:t>
      </w:r>
      <w:r w:rsidR="0014529B" w:rsidRPr="00B1257A">
        <w:rPr>
          <w:rFonts w:ascii="Corbel" w:hAnsi="Corbel"/>
          <w:sz w:val="22"/>
          <w:szCs w:val="22"/>
          <w:lang w:val="nl-NL"/>
        </w:rPr>
        <w:t>lement</w:t>
      </w:r>
      <w:r w:rsidRPr="00B1257A">
        <w:rPr>
          <w:rFonts w:ascii="Corbel" w:hAnsi="Corbel"/>
          <w:sz w:val="22"/>
          <w:szCs w:val="22"/>
          <w:lang w:val="nl-NL"/>
        </w:rPr>
        <w:t xml:space="preserve"> </w:t>
      </w:r>
      <w:proofErr w:type="spellStart"/>
      <w:r w:rsidR="0014529B" w:rsidRPr="00B1257A">
        <w:rPr>
          <w:rFonts w:ascii="Corbel" w:hAnsi="Corbel"/>
          <w:sz w:val="22"/>
          <w:szCs w:val="22"/>
          <w:lang w:val="nl-NL"/>
        </w:rPr>
        <w:t>conditions</w:t>
      </w:r>
      <w:proofErr w:type="spellEnd"/>
      <w:r w:rsidRPr="00B1257A">
        <w:rPr>
          <w:rFonts w:ascii="Corbel" w:hAnsi="Corbel"/>
          <w:sz w:val="22"/>
          <w:szCs w:val="22"/>
          <w:lang w:val="nl-NL"/>
        </w:rPr>
        <w:t xml:space="preserve"> kunnen worden to</w:t>
      </w:r>
      <w:r w:rsidR="00073246" w:rsidRPr="00B1257A">
        <w:rPr>
          <w:rFonts w:ascii="Corbel" w:hAnsi="Corbel"/>
          <w:sz w:val="22"/>
          <w:szCs w:val="22"/>
          <w:lang w:val="nl-NL"/>
        </w:rPr>
        <w:t>egepast op verschillende niveau</w:t>
      </w:r>
      <w:r w:rsidRPr="00B1257A">
        <w:rPr>
          <w:rFonts w:ascii="Corbel" w:hAnsi="Corbel"/>
          <w:sz w:val="22"/>
          <w:szCs w:val="22"/>
          <w:lang w:val="nl-NL"/>
        </w:rPr>
        <w:t xml:space="preserve">s. In de richtlijn </w:t>
      </w:r>
      <w:r w:rsidR="00DA417E" w:rsidRPr="00B1257A">
        <w:rPr>
          <w:rFonts w:ascii="Corbel" w:hAnsi="Corbel"/>
          <w:sz w:val="22"/>
          <w:szCs w:val="22"/>
          <w:lang w:val="nl-NL"/>
        </w:rPr>
        <w:t>wordt aange</w:t>
      </w:r>
      <w:r w:rsidR="00102EA6" w:rsidRPr="00B1257A">
        <w:rPr>
          <w:rFonts w:ascii="Corbel" w:hAnsi="Corbel"/>
          <w:sz w:val="22"/>
          <w:szCs w:val="22"/>
          <w:lang w:val="nl-NL"/>
        </w:rPr>
        <w:softHyphen/>
      </w:r>
      <w:r w:rsidR="00DA417E" w:rsidRPr="00B1257A">
        <w:rPr>
          <w:rFonts w:ascii="Corbel" w:hAnsi="Corbel"/>
          <w:sz w:val="22"/>
          <w:szCs w:val="22"/>
          <w:lang w:val="nl-NL"/>
        </w:rPr>
        <w:t>geven hoe hier</w:t>
      </w:r>
      <w:r w:rsidRPr="00B1257A">
        <w:rPr>
          <w:rFonts w:ascii="Corbel" w:hAnsi="Corbel"/>
          <w:sz w:val="22"/>
          <w:szCs w:val="22"/>
          <w:lang w:val="nl-NL"/>
        </w:rPr>
        <w:t xml:space="preserve">mee moet worden </w:t>
      </w:r>
      <w:r w:rsidR="00DA417E" w:rsidRPr="00B1257A">
        <w:rPr>
          <w:rFonts w:ascii="Corbel" w:hAnsi="Corbel"/>
          <w:sz w:val="22"/>
          <w:szCs w:val="22"/>
          <w:lang w:val="nl-NL"/>
        </w:rPr>
        <w:t>om</w:t>
      </w:r>
      <w:r w:rsidRPr="00B1257A">
        <w:rPr>
          <w:rFonts w:ascii="Corbel" w:hAnsi="Corbel"/>
          <w:sz w:val="22"/>
          <w:szCs w:val="22"/>
          <w:lang w:val="nl-NL"/>
        </w:rPr>
        <w:t>gegaan</w:t>
      </w:r>
      <w:r w:rsidR="00DA417E" w:rsidRPr="00B1257A">
        <w:rPr>
          <w:rFonts w:ascii="Corbel" w:hAnsi="Corbel"/>
          <w:sz w:val="22"/>
          <w:szCs w:val="22"/>
          <w:lang w:val="nl-NL"/>
        </w:rPr>
        <w:t xml:space="preserve"> (zie bijlage 1</w:t>
      </w:r>
      <w:r w:rsidR="00566A80" w:rsidRPr="00B1257A">
        <w:rPr>
          <w:rFonts w:ascii="Corbel" w:hAnsi="Corbel"/>
          <w:sz w:val="22"/>
          <w:szCs w:val="22"/>
          <w:lang w:val="nl-NL"/>
        </w:rPr>
        <w:t>2</w:t>
      </w:r>
      <w:r w:rsidR="00DA417E" w:rsidRPr="00B1257A">
        <w:rPr>
          <w:rFonts w:ascii="Corbel" w:hAnsi="Corbel"/>
          <w:sz w:val="22"/>
          <w:szCs w:val="22"/>
          <w:lang w:val="nl-NL"/>
        </w:rPr>
        <w:t>)</w:t>
      </w:r>
      <w:r w:rsidR="00D41E36" w:rsidRPr="00B1257A">
        <w:rPr>
          <w:rFonts w:ascii="Corbel" w:hAnsi="Corbel"/>
          <w:sz w:val="22"/>
          <w:szCs w:val="22"/>
          <w:lang w:val="nl-NL"/>
        </w:rPr>
        <w:t>.</w:t>
      </w:r>
    </w:p>
    <w:p w14:paraId="09FC0422" w14:textId="77777777" w:rsidR="002F5B75" w:rsidRPr="00B1257A" w:rsidRDefault="002F5B75" w:rsidP="00F267BF">
      <w:pPr>
        <w:pStyle w:val="Tekstzonderopmaak"/>
        <w:widowControl w:val="0"/>
        <w:rPr>
          <w:rFonts w:ascii="Corbel" w:hAnsi="Corbel"/>
          <w:sz w:val="22"/>
          <w:szCs w:val="22"/>
          <w:lang w:val="nl-NL"/>
        </w:rPr>
      </w:pPr>
    </w:p>
    <w:p w14:paraId="09FC0423" w14:textId="77777777" w:rsidR="00F10957" w:rsidRPr="00B1257A" w:rsidRDefault="003E30EB" w:rsidP="00F267BF">
      <w:pPr>
        <w:pStyle w:val="Tekstzonderopmaak"/>
        <w:widowControl w:val="0"/>
        <w:rPr>
          <w:rFonts w:ascii="Corbel" w:hAnsi="Corbel"/>
          <w:b/>
          <w:i/>
          <w:sz w:val="22"/>
          <w:szCs w:val="22"/>
          <w:lang w:val="nl-NL"/>
        </w:rPr>
      </w:pPr>
      <w:r w:rsidRPr="00B1257A">
        <w:rPr>
          <w:rFonts w:ascii="Corbel" w:hAnsi="Corbel"/>
          <w:b/>
          <w:i/>
          <w:sz w:val="22"/>
          <w:szCs w:val="22"/>
          <w:lang w:val="nl-NL"/>
        </w:rPr>
        <w:t xml:space="preserve">Dubbele </w:t>
      </w:r>
      <w:proofErr w:type="spellStart"/>
      <w:r w:rsidRPr="00B1257A">
        <w:rPr>
          <w:rFonts w:ascii="Corbel" w:hAnsi="Corbel"/>
          <w:b/>
          <w:i/>
          <w:sz w:val="22"/>
          <w:szCs w:val="22"/>
          <w:lang w:val="nl-NL"/>
        </w:rPr>
        <w:t>messagetypes</w:t>
      </w:r>
      <w:proofErr w:type="spellEnd"/>
      <w:r w:rsidRPr="00B1257A">
        <w:rPr>
          <w:rFonts w:ascii="Corbel" w:hAnsi="Corbel"/>
          <w:b/>
          <w:i/>
          <w:sz w:val="22"/>
          <w:szCs w:val="22"/>
          <w:lang w:val="nl-NL"/>
        </w:rPr>
        <w:t xml:space="preserve"> </w:t>
      </w:r>
      <w:r w:rsidR="00077ECD" w:rsidRPr="00B1257A">
        <w:rPr>
          <w:rFonts w:ascii="Corbel" w:hAnsi="Corbel"/>
          <w:b/>
          <w:i/>
          <w:sz w:val="22"/>
          <w:szCs w:val="22"/>
          <w:lang w:val="nl-NL"/>
        </w:rPr>
        <w:t>(TC022)</w:t>
      </w:r>
    </w:p>
    <w:p w14:paraId="09FC0424" w14:textId="77777777" w:rsidR="006E76BB" w:rsidRPr="00B1257A" w:rsidRDefault="00AC173D" w:rsidP="00F267BF">
      <w:pPr>
        <w:widowControl w:val="0"/>
        <w:rPr>
          <w:rFonts w:ascii="Corbel" w:hAnsi="Corbel"/>
          <w:sz w:val="22"/>
          <w:szCs w:val="22"/>
        </w:rPr>
      </w:pPr>
      <w:r w:rsidRPr="00B1257A">
        <w:rPr>
          <w:rFonts w:ascii="Corbel" w:hAnsi="Corbel"/>
          <w:sz w:val="22"/>
          <w:szCs w:val="22"/>
        </w:rPr>
        <w:t xml:space="preserve">Dit betreft </w:t>
      </w:r>
      <w:r w:rsidR="00760263" w:rsidRPr="00B1257A">
        <w:rPr>
          <w:rFonts w:ascii="Corbel" w:hAnsi="Corbel"/>
          <w:sz w:val="22"/>
          <w:szCs w:val="22"/>
        </w:rPr>
        <w:t xml:space="preserve">een aanpassing in Systematiek Deel </w:t>
      </w:r>
      <w:r w:rsidR="00614F0A" w:rsidRPr="00B1257A">
        <w:rPr>
          <w:rFonts w:ascii="Corbel" w:hAnsi="Corbel"/>
          <w:sz w:val="22"/>
          <w:szCs w:val="22"/>
        </w:rPr>
        <w:t>2</w:t>
      </w:r>
      <w:r w:rsidR="00760263" w:rsidRPr="00B1257A">
        <w:rPr>
          <w:rFonts w:ascii="Corbel" w:hAnsi="Corbel"/>
          <w:sz w:val="22"/>
          <w:szCs w:val="22"/>
        </w:rPr>
        <w:t xml:space="preserve">, </w:t>
      </w:r>
      <w:r w:rsidR="00077ECD" w:rsidRPr="00B1257A">
        <w:rPr>
          <w:rFonts w:ascii="Corbel" w:hAnsi="Corbel"/>
          <w:sz w:val="22"/>
          <w:szCs w:val="22"/>
        </w:rPr>
        <w:t>w</w:t>
      </w:r>
      <w:r w:rsidR="0020592B" w:rsidRPr="00B1257A">
        <w:rPr>
          <w:rFonts w:ascii="Corbel" w:hAnsi="Corbel"/>
          <w:sz w:val="22"/>
          <w:szCs w:val="22"/>
        </w:rPr>
        <w:t xml:space="preserve">aarmee </w:t>
      </w:r>
      <w:r w:rsidR="00314B12" w:rsidRPr="00B1257A">
        <w:rPr>
          <w:rFonts w:ascii="Corbel" w:hAnsi="Corbel"/>
          <w:sz w:val="22"/>
          <w:szCs w:val="22"/>
        </w:rPr>
        <w:t xml:space="preserve">expliciet </w:t>
      </w:r>
      <w:r w:rsidR="00077ECD" w:rsidRPr="00B1257A">
        <w:rPr>
          <w:rFonts w:ascii="Corbel" w:hAnsi="Corbel"/>
          <w:sz w:val="22"/>
          <w:szCs w:val="22"/>
        </w:rPr>
        <w:t xml:space="preserve">kan </w:t>
      </w:r>
      <w:r w:rsidR="0020592B" w:rsidRPr="00B1257A">
        <w:rPr>
          <w:rFonts w:ascii="Corbel" w:hAnsi="Corbel"/>
          <w:sz w:val="22"/>
          <w:szCs w:val="22"/>
        </w:rPr>
        <w:t xml:space="preserve">worden aangegeven of een </w:t>
      </w:r>
      <w:proofErr w:type="spellStart"/>
      <w:r w:rsidR="0020592B" w:rsidRPr="00B1257A">
        <w:rPr>
          <w:rFonts w:ascii="Corbel" w:hAnsi="Corbel"/>
          <w:sz w:val="22"/>
          <w:szCs w:val="22"/>
        </w:rPr>
        <w:t>MessageInTransaction</w:t>
      </w:r>
      <w:r w:rsidR="00314B12" w:rsidRPr="00B1257A">
        <w:rPr>
          <w:rFonts w:ascii="Corbel" w:hAnsi="Corbel"/>
          <w:sz w:val="22"/>
          <w:szCs w:val="22"/>
        </w:rPr>
        <w:t>Type</w:t>
      </w:r>
      <w:proofErr w:type="spellEnd"/>
      <w:r w:rsidR="0020592B" w:rsidRPr="00B1257A">
        <w:rPr>
          <w:rFonts w:ascii="Corbel" w:hAnsi="Corbel"/>
          <w:sz w:val="22"/>
          <w:szCs w:val="22"/>
        </w:rPr>
        <w:t xml:space="preserve"> een bericht betreft</w:t>
      </w:r>
      <w:r w:rsidR="00314B12" w:rsidRPr="00B1257A">
        <w:rPr>
          <w:rFonts w:ascii="Corbel" w:hAnsi="Corbel"/>
          <w:sz w:val="22"/>
          <w:szCs w:val="22"/>
        </w:rPr>
        <w:t xml:space="preserve"> waarmee een nieuwe transactie kan worden gestart</w:t>
      </w:r>
      <w:r w:rsidR="0020592B" w:rsidRPr="00B1257A">
        <w:rPr>
          <w:rFonts w:ascii="Corbel" w:hAnsi="Corbel"/>
          <w:sz w:val="22"/>
          <w:szCs w:val="22"/>
        </w:rPr>
        <w:t>.</w:t>
      </w:r>
      <w:r w:rsidR="00CE6B29" w:rsidRPr="00B1257A">
        <w:rPr>
          <w:rFonts w:ascii="Corbel" w:hAnsi="Corbel"/>
          <w:sz w:val="22"/>
          <w:szCs w:val="22"/>
        </w:rPr>
        <w:t xml:space="preserve"> </w:t>
      </w:r>
    </w:p>
    <w:p w14:paraId="09FC0425" w14:textId="77777777" w:rsidR="001A0423" w:rsidRPr="00B1257A" w:rsidRDefault="001A0423" w:rsidP="00F267BF">
      <w:pPr>
        <w:widowControl w:val="0"/>
        <w:rPr>
          <w:rFonts w:ascii="Corbel" w:hAnsi="Corbel"/>
          <w:sz w:val="22"/>
          <w:szCs w:val="22"/>
        </w:rPr>
      </w:pPr>
    </w:p>
    <w:p w14:paraId="09FC0426" w14:textId="77777777" w:rsidR="00F10957" w:rsidRPr="00B1257A" w:rsidRDefault="003E30EB" w:rsidP="00F267BF">
      <w:pPr>
        <w:pStyle w:val="Tekstzonderopmaak"/>
        <w:widowControl w:val="0"/>
        <w:rPr>
          <w:rFonts w:ascii="Corbel" w:hAnsi="Corbel"/>
          <w:b/>
          <w:i/>
          <w:sz w:val="22"/>
          <w:szCs w:val="22"/>
          <w:lang w:val="nl-NL"/>
        </w:rPr>
      </w:pPr>
      <w:proofErr w:type="spellStart"/>
      <w:r w:rsidRPr="00B1257A">
        <w:rPr>
          <w:rFonts w:ascii="Corbel" w:hAnsi="Corbel"/>
          <w:b/>
          <w:i/>
          <w:sz w:val="22"/>
          <w:szCs w:val="22"/>
          <w:lang w:val="nl-NL"/>
        </w:rPr>
        <w:t>Boolean</w:t>
      </w:r>
      <w:proofErr w:type="spellEnd"/>
      <w:r w:rsidRPr="00B1257A">
        <w:rPr>
          <w:rFonts w:ascii="Corbel" w:hAnsi="Corbel"/>
          <w:b/>
          <w:i/>
          <w:sz w:val="22"/>
          <w:szCs w:val="22"/>
          <w:lang w:val="nl-NL"/>
        </w:rPr>
        <w:t xml:space="preserve"> waarden </w:t>
      </w:r>
      <w:r w:rsidR="00077ECD" w:rsidRPr="00B1257A">
        <w:rPr>
          <w:rFonts w:ascii="Corbel" w:hAnsi="Corbel"/>
          <w:b/>
          <w:i/>
          <w:sz w:val="22"/>
          <w:szCs w:val="22"/>
          <w:lang w:val="nl-NL"/>
        </w:rPr>
        <w:t>(TC024)</w:t>
      </w:r>
    </w:p>
    <w:p w14:paraId="09FC0427" w14:textId="77777777" w:rsidR="009625B7" w:rsidRPr="00B1257A" w:rsidRDefault="00686FAC"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Vastgesteld is dat </w:t>
      </w:r>
      <w:r w:rsidR="00051A3C" w:rsidRPr="00B1257A">
        <w:rPr>
          <w:rFonts w:ascii="Corbel" w:hAnsi="Corbel"/>
          <w:sz w:val="22"/>
          <w:szCs w:val="22"/>
          <w:lang w:val="nl-NL"/>
        </w:rPr>
        <w:t xml:space="preserve">voor </w:t>
      </w:r>
      <w:proofErr w:type="spellStart"/>
      <w:r w:rsidR="00051A3C" w:rsidRPr="00B1257A">
        <w:rPr>
          <w:rFonts w:ascii="Corbel" w:hAnsi="Corbel"/>
          <w:sz w:val="22"/>
          <w:szCs w:val="22"/>
          <w:lang w:val="nl-NL"/>
        </w:rPr>
        <w:t>Booleans</w:t>
      </w:r>
      <w:proofErr w:type="spellEnd"/>
      <w:r w:rsidR="00051A3C" w:rsidRPr="00B1257A">
        <w:rPr>
          <w:rFonts w:ascii="Corbel" w:hAnsi="Corbel"/>
          <w:sz w:val="22"/>
          <w:szCs w:val="22"/>
          <w:lang w:val="nl-NL"/>
        </w:rPr>
        <w:t xml:space="preserve"> </w:t>
      </w:r>
      <w:r w:rsidR="002C6CEB" w:rsidRPr="00B1257A">
        <w:rPr>
          <w:rFonts w:ascii="Corbel" w:hAnsi="Corbel"/>
          <w:sz w:val="22"/>
          <w:szCs w:val="22"/>
          <w:lang w:val="nl-NL"/>
        </w:rPr>
        <w:t xml:space="preserve">de waarde </w:t>
      </w:r>
      <w:r w:rsidR="00047B55" w:rsidRPr="00B1257A">
        <w:rPr>
          <w:rFonts w:ascii="Corbel" w:hAnsi="Corbel"/>
          <w:sz w:val="22"/>
          <w:szCs w:val="22"/>
          <w:lang w:val="nl-NL"/>
        </w:rPr>
        <w:t>‘</w:t>
      </w:r>
      <w:r w:rsidR="002C6CEB" w:rsidRPr="00B1257A">
        <w:rPr>
          <w:rFonts w:ascii="Corbel" w:hAnsi="Corbel"/>
          <w:sz w:val="22"/>
          <w:szCs w:val="22"/>
          <w:lang w:val="nl-NL"/>
        </w:rPr>
        <w:t>1</w:t>
      </w:r>
      <w:r w:rsidR="00047B55" w:rsidRPr="00B1257A">
        <w:rPr>
          <w:rFonts w:ascii="Corbel" w:hAnsi="Corbel"/>
          <w:sz w:val="22"/>
          <w:szCs w:val="22"/>
          <w:lang w:val="nl-NL"/>
        </w:rPr>
        <w:t>’</w:t>
      </w:r>
      <w:r w:rsidR="002C6CEB" w:rsidRPr="00B1257A">
        <w:rPr>
          <w:rFonts w:ascii="Corbel" w:hAnsi="Corbel"/>
          <w:sz w:val="22"/>
          <w:szCs w:val="22"/>
          <w:lang w:val="nl-NL"/>
        </w:rPr>
        <w:t xml:space="preserve"> </w:t>
      </w:r>
      <w:r w:rsidR="00007C90" w:rsidRPr="00B1257A">
        <w:rPr>
          <w:rFonts w:ascii="Corbel" w:hAnsi="Corbel"/>
          <w:sz w:val="22"/>
          <w:szCs w:val="22"/>
          <w:lang w:val="nl-NL"/>
        </w:rPr>
        <w:t>=</w:t>
      </w:r>
      <w:r w:rsidR="002C6CEB" w:rsidRPr="00B1257A">
        <w:rPr>
          <w:rFonts w:ascii="Corbel" w:hAnsi="Corbel"/>
          <w:sz w:val="22"/>
          <w:szCs w:val="22"/>
          <w:lang w:val="nl-NL"/>
        </w:rPr>
        <w:t xml:space="preserve"> </w:t>
      </w:r>
      <w:r w:rsidR="00047B55" w:rsidRPr="00B1257A">
        <w:rPr>
          <w:rFonts w:ascii="Corbel" w:hAnsi="Corbel"/>
          <w:sz w:val="22"/>
          <w:szCs w:val="22"/>
          <w:lang w:val="nl-NL"/>
        </w:rPr>
        <w:t>‘T</w:t>
      </w:r>
      <w:r w:rsidR="002C6CEB" w:rsidRPr="00B1257A">
        <w:rPr>
          <w:rFonts w:ascii="Corbel" w:hAnsi="Corbel"/>
          <w:sz w:val="22"/>
          <w:szCs w:val="22"/>
          <w:lang w:val="nl-NL"/>
        </w:rPr>
        <w:t>rue</w:t>
      </w:r>
      <w:r w:rsidR="00047B55" w:rsidRPr="00B1257A">
        <w:rPr>
          <w:rFonts w:ascii="Corbel" w:hAnsi="Corbel"/>
          <w:sz w:val="22"/>
          <w:szCs w:val="22"/>
          <w:lang w:val="nl-NL"/>
        </w:rPr>
        <w:t>’</w:t>
      </w:r>
      <w:r w:rsidR="002C6CEB" w:rsidRPr="00B1257A">
        <w:rPr>
          <w:rFonts w:ascii="Corbel" w:hAnsi="Corbel"/>
          <w:sz w:val="22"/>
          <w:szCs w:val="22"/>
          <w:lang w:val="nl-NL"/>
        </w:rPr>
        <w:t xml:space="preserve"> </w:t>
      </w:r>
      <w:r w:rsidR="00051A3C" w:rsidRPr="00B1257A">
        <w:rPr>
          <w:rFonts w:ascii="Corbel" w:hAnsi="Corbel"/>
          <w:sz w:val="22"/>
          <w:szCs w:val="22"/>
          <w:lang w:val="nl-NL"/>
        </w:rPr>
        <w:t>en</w:t>
      </w:r>
      <w:r w:rsidR="002C6CEB" w:rsidRPr="00B1257A">
        <w:rPr>
          <w:rFonts w:ascii="Corbel" w:hAnsi="Corbel"/>
          <w:sz w:val="22"/>
          <w:szCs w:val="22"/>
          <w:lang w:val="nl-NL"/>
        </w:rPr>
        <w:t xml:space="preserve"> </w:t>
      </w:r>
      <w:r w:rsidR="00047B55" w:rsidRPr="00B1257A">
        <w:rPr>
          <w:rFonts w:ascii="Corbel" w:hAnsi="Corbel"/>
          <w:sz w:val="22"/>
          <w:szCs w:val="22"/>
          <w:lang w:val="nl-NL"/>
        </w:rPr>
        <w:t>‘</w:t>
      </w:r>
      <w:r w:rsidR="002C6CEB" w:rsidRPr="00B1257A">
        <w:rPr>
          <w:rFonts w:ascii="Corbel" w:hAnsi="Corbel"/>
          <w:sz w:val="22"/>
          <w:szCs w:val="22"/>
          <w:lang w:val="nl-NL"/>
        </w:rPr>
        <w:t>0</w:t>
      </w:r>
      <w:r w:rsidR="00047B55" w:rsidRPr="00B1257A">
        <w:rPr>
          <w:rFonts w:ascii="Corbel" w:hAnsi="Corbel"/>
          <w:sz w:val="22"/>
          <w:szCs w:val="22"/>
          <w:lang w:val="nl-NL"/>
        </w:rPr>
        <w:t>’</w:t>
      </w:r>
      <w:r w:rsidR="002C6CEB" w:rsidRPr="00B1257A">
        <w:rPr>
          <w:rFonts w:ascii="Corbel" w:hAnsi="Corbel"/>
          <w:sz w:val="22"/>
          <w:szCs w:val="22"/>
          <w:lang w:val="nl-NL"/>
        </w:rPr>
        <w:t xml:space="preserve"> </w:t>
      </w:r>
      <w:r w:rsidR="00007C90" w:rsidRPr="00B1257A">
        <w:rPr>
          <w:rFonts w:ascii="Corbel" w:hAnsi="Corbel"/>
          <w:sz w:val="22"/>
          <w:szCs w:val="22"/>
          <w:lang w:val="nl-NL"/>
        </w:rPr>
        <w:t>=</w:t>
      </w:r>
      <w:r w:rsidR="002C6CEB" w:rsidRPr="00B1257A">
        <w:rPr>
          <w:rFonts w:ascii="Corbel" w:hAnsi="Corbel"/>
          <w:sz w:val="22"/>
          <w:szCs w:val="22"/>
          <w:lang w:val="nl-NL"/>
        </w:rPr>
        <w:t xml:space="preserve"> </w:t>
      </w:r>
      <w:r w:rsidR="00047B55" w:rsidRPr="00B1257A">
        <w:rPr>
          <w:rFonts w:ascii="Corbel" w:hAnsi="Corbel"/>
          <w:sz w:val="22"/>
          <w:szCs w:val="22"/>
          <w:lang w:val="nl-NL"/>
        </w:rPr>
        <w:t>‘</w:t>
      </w:r>
      <w:proofErr w:type="spellStart"/>
      <w:r w:rsidR="00047B55" w:rsidRPr="00B1257A">
        <w:rPr>
          <w:rFonts w:ascii="Corbel" w:hAnsi="Corbel"/>
          <w:sz w:val="22"/>
          <w:szCs w:val="22"/>
          <w:lang w:val="nl-NL"/>
        </w:rPr>
        <w:t>F</w:t>
      </w:r>
      <w:r w:rsidR="002C6CEB" w:rsidRPr="00B1257A">
        <w:rPr>
          <w:rFonts w:ascii="Corbel" w:hAnsi="Corbel"/>
          <w:sz w:val="22"/>
          <w:szCs w:val="22"/>
          <w:lang w:val="nl-NL"/>
        </w:rPr>
        <w:t>alse</w:t>
      </w:r>
      <w:proofErr w:type="spellEnd"/>
      <w:r w:rsidR="00047B55" w:rsidRPr="00B1257A">
        <w:rPr>
          <w:rFonts w:ascii="Corbel" w:hAnsi="Corbel"/>
          <w:sz w:val="22"/>
          <w:szCs w:val="22"/>
          <w:lang w:val="nl-NL"/>
        </w:rPr>
        <w:t>’</w:t>
      </w:r>
      <w:r w:rsidR="00051A3C" w:rsidRPr="00B1257A">
        <w:rPr>
          <w:rFonts w:ascii="Corbel" w:hAnsi="Corbel"/>
          <w:sz w:val="22"/>
          <w:szCs w:val="22"/>
          <w:lang w:val="nl-NL"/>
        </w:rPr>
        <w:t>, en dat beide vormen mogen worden gebruikt. Daarbij geldt t</w:t>
      </w:r>
      <w:r w:rsidR="00B46D6D" w:rsidRPr="00B1257A">
        <w:rPr>
          <w:rFonts w:ascii="Corbel" w:hAnsi="Corbel"/>
          <w:sz w:val="22"/>
          <w:szCs w:val="22"/>
          <w:lang w:val="nl-NL"/>
        </w:rPr>
        <w:t xml:space="preserve">evens </w:t>
      </w:r>
      <w:r w:rsidR="006052AB" w:rsidRPr="00B1257A">
        <w:rPr>
          <w:rFonts w:ascii="Corbel" w:hAnsi="Corbel"/>
          <w:sz w:val="22"/>
          <w:szCs w:val="22"/>
          <w:lang w:val="nl-NL"/>
        </w:rPr>
        <w:t>dat ‘</w:t>
      </w:r>
      <w:r w:rsidR="002C6CEB" w:rsidRPr="00B1257A">
        <w:rPr>
          <w:rFonts w:ascii="Corbel" w:hAnsi="Corbel"/>
          <w:sz w:val="22"/>
          <w:szCs w:val="22"/>
          <w:lang w:val="nl-NL"/>
        </w:rPr>
        <w:t>geen waarde</w:t>
      </w:r>
      <w:r w:rsidR="006052AB" w:rsidRPr="00B1257A">
        <w:rPr>
          <w:rFonts w:ascii="Corbel" w:hAnsi="Corbel"/>
          <w:sz w:val="22"/>
          <w:szCs w:val="22"/>
          <w:lang w:val="nl-NL"/>
        </w:rPr>
        <w:t>’</w:t>
      </w:r>
      <w:r w:rsidR="002C6CEB" w:rsidRPr="00B1257A">
        <w:rPr>
          <w:rFonts w:ascii="Corbel" w:hAnsi="Corbel"/>
          <w:sz w:val="22"/>
          <w:szCs w:val="22"/>
          <w:lang w:val="nl-NL"/>
        </w:rPr>
        <w:t xml:space="preserve"> gelijk is aan </w:t>
      </w:r>
      <w:r w:rsidR="003C1FB0" w:rsidRPr="00B1257A">
        <w:rPr>
          <w:rFonts w:ascii="Corbel" w:hAnsi="Corbel"/>
          <w:sz w:val="22"/>
          <w:szCs w:val="22"/>
          <w:lang w:val="nl-NL"/>
        </w:rPr>
        <w:t>‘</w:t>
      </w:r>
      <w:r w:rsidR="002C6CEB" w:rsidRPr="00B1257A">
        <w:rPr>
          <w:rFonts w:ascii="Corbel" w:hAnsi="Corbel"/>
          <w:sz w:val="22"/>
          <w:szCs w:val="22"/>
          <w:lang w:val="nl-NL"/>
        </w:rPr>
        <w:t>0</w:t>
      </w:r>
      <w:r w:rsidR="003C1FB0" w:rsidRPr="00B1257A">
        <w:rPr>
          <w:rFonts w:ascii="Corbel" w:hAnsi="Corbel"/>
          <w:sz w:val="22"/>
          <w:szCs w:val="22"/>
          <w:lang w:val="nl-NL"/>
        </w:rPr>
        <w:t>’</w:t>
      </w:r>
      <w:r w:rsidR="00DA2668" w:rsidRPr="00B1257A">
        <w:rPr>
          <w:rFonts w:ascii="Corbel" w:hAnsi="Corbel"/>
          <w:sz w:val="22"/>
          <w:szCs w:val="22"/>
          <w:lang w:val="nl-NL"/>
        </w:rPr>
        <w:t xml:space="preserve">, </w:t>
      </w:r>
      <w:r w:rsidR="00007C90" w:rsidRPr="00B1257A">
        <w:rPr>
          <w:rFonts w:ascii="Corbel" w:hAnsi="Corbel"/>
          <w:sz w:val="22"/>
          <w:szCs w:val="22"/>
          <w:lang w:val="nl-NL"/>
        </w:rPr>
        <w:t>oftewel</w:t>
      </w:r>
      <w:r w:rsidR="00DA2668" w:rsidRPr="00B1257A">
        <w:rPr>
          <w:rFonts w:ascii="Corbel" w:hAnsi="Corbel"/>
          <w:sz w:val="22"/>
          <w:szCs w:val="22"/>
          <w:lang w:val="nl-NL"/>
        </w:rPr>
        <w:t xml:space="preserve"> ‘</w:t>
      </w:r>
      <w:proofErr w:type="spellStart"/>
      <w:r w:rsidR="00047B55" w:rsidRPr="00B1257A">
        <w:rPr>
          <w:rFonts w:ascii="Corbel" w:hAnsi="Corbel"/>
          <w:sz w:val="22"/>
          <w:szCs w:val="22"/>
          <w:lang w:val="nl-NL"/>
        </w:rPr>
        <w:t>F</w:t>
      </w:r>
      <w:r w:rsidR="002C6CEB" w:rsidRPr="00B1257A">
        <w:rPr>
          <w:rFonts w:ascii="Corbel" w:hAnsi="Corbel"/>
          <w:sz w:val="22"/>
          <w:szCs w:val="22"/>
          <w:lang w:val="nl-NL"/>
        </w:rPr>
        <w:t>alse</w:t>
      </w:r>
      <w:proofErr w:type="spellEnd"/>
      <w:r w:rsidR="00DA2668" w:rsidRPr="00B1257A">
        <w:rPr>
          <w:rFonts w:ascii="Corbel" w:hAnsi="Corbel"/>
          <w:sz w:val="22"/>
          <w:szCs w:val="22"/>
          <w:lang w:val="nl-NL"/>
        </w:rPr>
        <w:t>’</w:t>
      </w:r>
      <w:r w:rsidR="00B46D6D" w:rsidRPr="00B1257A">
        <w:rPr>
          <w:rFonts w:ascii="Corbel" w:hAnsi="Corbel"/>
          <w:sz w:val="22"/>
          <w:szCs w:val="22"/>
          <w:lang w:val="nl-NL"/>
        </w:rPr>
        <w:t xml:space="preserve">, </w:t>
      </w:r>
      <w:r w:rsidR="00047B55" w:rsidRPr="00B1257A">
        <w:rPr>
          <w:rFonts w:ascii="Corbel" w:hAnsi="Corbel"/>
          <w:sz w:val="22"/>
          <w:szCs w:val="22"/>
          <w:lang w:val="nl-NL"/>
        </w:rPr>
        <w:t xml:space="preserve">omdat </w:t>
      </w:r>
      <w:r w:rsidR="002C6CEB" w:rsidRPr="00B1257A">
        <w:rPr>
          <w:rFonts w:ascii="Corbel" w:hAnsi="Corbel"/>
          <w:sz w:val="22"/>
          <w:szCs w:val="22"/>
          <w:lang w:val="nl-NL"/>
        </w:rPr>
        <w:t xml:space="preserve">binnen de </w:t>
      </w:r>
      <w:r w:rsidR="00DA2668" w:rsidRPr="00B1257A">
        <w:rPr>
          <w:rFonts w:ascii="Corbel" w:hAnsi="Corbel"/>
          <w:sz w:val="22"/>
          <w:szCs w:val="22"/>
          <w:lang w:val="nl-NL"/>
        </w:rPr>
        <w:t>VISI-</w:t>
      </w:r>
      <w:r w:rsidR="002C6CEB" w:rsidRPr="00B1257A">
        <w:rPr>
          <w:rFonts w:ascii="Corbel" w:hAnsi="Corbel"/>
          <w:sz w:val="22"/>
          <w:szCs w:val="22"/>
          <w:lang w:val="nl-NL"/>
        </w:rPr>
        <w:t xml:space="preserve">systematiek </w:t>
      </w:r>
      <w:r w:rsidR="00873917" w:rsidRPr="00B1257A">
        <w:rPr>
          <w:rFonts w:ascii="Corbel" w:hAnsi="Corbel"/>
          <w:sz w:val="22"/>
          <w:szCs w:val="22"/>
          <w:lang w:val="nl-NL"/>
        </w:rPr>
        <w:t>‘</w:t>
      </w:r>
      <w:r w:rsidR="002C6CEB" w:rsidRPr="00B1257A">
        <w:rPr>
          <w:rFonts w:ascii="Corbel" w:hAnsi="Corbel"/>
          <w:sz w:val="22"/>
          <w:szCs w:val="22"/>
          <w:lang w:val="nl-NL"/>
        </w:rPr>
        <w:t>geen waarde</w:t>
      </w:r>
      <w:r w:rsidR="00873917" w:rsidRPr="00B1257A">
        <w:rPr>
          <w:rFonts w:ascii="Corbel" w:hAnsi="Corbel"/>
          <w:sz w:val="22"/>
          <w:szCs w:val="22"/>
          <w:lang w:val="nl-NL"/>
        </w:rPr>
        <w:t>’</w:t>
      </w:r>
      <w:r w:rsidR="002C6CEB" w:rsidRPr="00B1257A">
        <w:rPr>
          <w:rFonts w:ascii="Corbel" w:hAnsi="Corbel"/>
          <w:sz w:val="22"/>
          <w:szCs w:val="22"/>
          <w:lang w:val="nl-NL"/>
        </w:rPr>
        <w:t xml:space="preserve"> </w:t>
      </w:r>
      <w:r w:rsidR="00DA2668" w:rsidRPr="00B1257A">
        <w:rPr>
          <w:rFonts w:ascii="Corbel" w:hAnsi="Corbel"/>
          <w:sz w:val="22"/>
          <w:szCs w:val="22"/>
          <w:lang w:val="nl-NL"/>
        </w:rPr>
        <w:t xml:space="preserve">ook </w:t>
      </w:r>
      <w:r w:rsidR="003C1FB0" w:rsidRPr="00B1257A">
        <w:rPr>
          <w:rFonts w:ascii="Corbel" w:hAnsi="Corbel"/>
          <w:sz w:val="22"/>
          <w:szCs w:val="22"/>
          <w:lang w:val="nl-NL"/>
        </w:rPr>
        <w:t>valide</w:t>
      </w:r>
      <w:r w:rsidR="00047B55" w:rsidRPr="00B1257A">
        <w:rPr>
          <w:rFonts w:ascii="Corbel" w:hAnsi="Corbel"/>
          <w:sz w:val="22"/>
          <w:szCs w:val="22"/>
          <w:lang w:val="nl-NL"/>
        </w:rPr>
        <w:t xml:space="preserve"> is</w:t>
      </w:r>
      <w:r w:rsidR="002C6CEB" w:rsidRPr="00B1257A">
        <w:rPr>
          <w:rFonts w:ascii="Corbel" w:hAnsi="Corbel"/>
          <w:sz w:val="22"/>
          <w:szCs w:val="22"/>
          <w:lang w:val="nl-NL"/>
        </w:rPr>
        <w:t>.</w:t>
      </w:r>
    </w:p>
    <w:p w14:paraId="09FC0428" w14:textId="77777777" w:rsidR="00896424" w:rsidRPr="00B1257A" w:rsidRDefault="00896424" w:rsidP="00F267BF">
      <w:pPr>
        <w:pStyle w:val="Tekstzonderopmaak"/>
        <w:widowControl w:val="0"/>
        <w:rPr>
          <w:rFonts w:ascii="Corbel" w:hAnsi="Corbel"/>
          <w:sz w:val="22"/>
          <w:szCs w:val="22"/>
          <w:lang w:val="nl-NL"/>
        </w:rPr>
      </w:pPr>
    </w:p>
    <w:p w14:paraId="09FC0429" w14:textId="77777777" w:rsidR="00896424" w:rsidRPr="00B1257A" w:rsidRDefault="00896424" w:rsidP="00F267BF">
      <w:pPr>
        <w:pStyle w:val="Tekstzonderopmaak"/>
        <w:widowControl w:val="0"/>
        <w:rPr>
          <w:rFonts w:ascii="Corbel" w:hAnsi="Corbel"/>
          <w:b/>
          <w:i/>
          <w:sz w:val="22"/>
          <w:szCs w:val="22"/>
          <w:lang w:val="nl-NL"/>
        </w:rPr>
      </w:pPr>
      <w:r w:rsidRPr="00B1257A">
        <w:rPr>
          <w:rFonts w:ascii="Corbel" w:hAnsi="Corbel"/>
          <w:b/>
          <w:i/>
          <w:sz w:val="22"/>
          <w:szCs w:val="22"/>
          <w:lang w:val="nl-NL"/>
        </w:rPr>
        <w:t>Optionele velden</w:t>
      </w:r>
    </w:p>
    <w:p w14:paraId="09FC042A" w14:textId="77777777" w:rsidR="00896424" w:rsidRPr="00B1257A" w:rsidRDefault="00515DFE"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Door een aantal velden optioneel te maken, kunnen </w:t>
      </w:r>
      <w:r w:rsidR="00896424" w:rsidRPr="00B1257A">
        <w:rPr>
          <w:rFonts w:ascii="Corbel" w:hAnsi="Corbel"/>
          <w:sz w:val="22"/>
          <w:szCs w:val="22"/>
          <w:lang w:val="nl-NL"/>
        </w:rPr>
        <w:t>raamwerken (</w:t>
      </w:r>
      <w:proofErr w:type="spellStart"/>
      <w:r w:rsidR="00896424" w:rsidRPr="00B1257A">
        <w:rPr>
          <w:rFonts w:ascii="Corbel" w:hAnsi="Corbel"/>
          <w:sz w:val="22"/>
          <w:szCs w:val="22"/>
          <w:lang w:val="nl-NL"/>
        </w:rPr>
        <w:t>xml</w:t>
      </w:r>
      <w:proofErr w:type="spellEnd"/>
      <w:r w:rsidR="00896424" w:rsidRPr="00B1257A">
        <w:rPr>
          <w:rFonts w:ascii="Corbel" w:hAnsi="Corbel"/>
          <w:sz w:val="22"/>
          <w:szCs w:val="22"/>
          <w:lang w:val="nl-NL"/>
        </w:rPr>
        <w:t xml:space="preserve"> en </w:t>
      </w:r>
      <w:proofErr w:type="spellStart"/>
      <w:r w:rsidR="00896424" w:rsidRPr="00B1257A">
        <w:rPr>
          <w:rFonts w:ascii="Corbel" w:hAnsi="Corbel"/>
          <w:sz w:val="22"/>
          <w:szCs w:val="22"/>
          <w:lang w:val="nl-NL"/>
        </w:rPr>
        <w:t>xsd</w:t>
      </w:r>
      <w:proofErr w:type="spellEnd"/>
      <w:r w:rsidR="00896424" w:rsidRPr="00B1257A">
        <w:rPr>
          <w:rFonts w:ascii="Corbel" w:hAnsi="Corbel"/>
          <w:sz w:val="22"/>
          <w:szCs w:val="22"/>
          <w:lang w:val="nl-NL"/>
        </w:rPr>
        <w:t xml:space="preserve">) compacter </w:t>
      </w:r>
      <w:r w:rsidRPr="00B1257A">
        <w:rPr>
          <w:rFonts w:ascii="Corbel" w:hAnsi="Corbel"/>
          <w:sz w:val="22"/>
          <w:szCs w:val="22"/>
          <w:lang w:val="nl-NL"/>
        </w:rPr>
        <w:t>worden.</w:t>
      </w:r>
      <w:r w:rsidR="00896424" w:rsidRPr="00B1257A">
        <w:rPr>
          <w:rFonts w:ascii="Corbel" w:hAnsi="Corbel"/>
          <w:sz w:val="22"/>
          <w:szCs w:val="22"/>
          <w:lang w:val="nl-NL"/>
        </w:rPr>
        <w:t xml:space="preserve"> Een compacter en efficiënter raamwerk resulteert in vergrootte schaalbaarheid en snelheid van VISI-software</w:t>
      </w:r>
      <w:r w:rsidR="00CA7EE9" w:rsidRPr="00B1257A">
        <w:rPr>
          <w:rFonts w:ascii="Corbel" w:hAnsi="Corbel"/>
          <w:sz w:val="22"/>
          <w:szCs w:val="22"/>
          <w:lang w:val="nl-NL"/>
        </w:rPr>
        <w:t xml:space="preserve"> en betere </w:t>
      </w:r>
      <w:r w:rsidR="00896424" w:rsidRPr="00B1257A">
        <w:rPr>
          <w:rFonts w:ascii="Corbel" w:hAnsi="Corbel"/>
          <w:sz w:val="22"/>
          <w:szCs w:val="22"/>
          <w:lang w:val="nl-NL"/>
        </w:rPr>
        <w:t>leesbaarheid.</w:t>
      </w:r>
    </w:p>
    <w:p w14:paraId="09FC042B" w14:textId="77777777" w:rsidR="00896424" w:rsidRPr="00B1257A" w:rsidRDefault="003405FD"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N.B. Deze verbetering kon nog </w:t>
      </w:r>
      <w:r w:rsidR="00C951EE" w:rsidRPr="00B1257A">
        <w:rPr>
          <w:rFonts w:ascii="Corbel" w:hAnsi="Corbel"/>
          <w:sz w:val="22"/>
          <w:szCs w:val="22"/>
          <w:lang w:val="nl-NL"/>
        </w:rPr>
        <w:t>n</w:t>
      </w:r>
      <w:r w:rsidRPr="00B1257A">
        <w:rPr>
          <w:rFonts w:ascii="Corbel" w:hAnsi="Corbel"/>
          <w:sz w:val="22"/>
          <w:szCs w:val="22"/>
          <w:lang w:val="nl-NL"/>
        </w:rPr>
        <w:t>iet worden doorgevoerd in de IDM-DIS (mogelijk wel in de F-DIS).</w:t>
      </w:r>
    </w:p>
    <w:p w14:paraId="09FC042C" w14:textId="77777777" w:rsidR="0004134F" w:rsidRPr="00B1257A" w:rsidRDefault="0004134F" w:rsidP="0004134F">
      <w:pPr>
        <w:pStyle w:val="Tekstzonderopmaak"/>
        <w:widowControl w:val="0"/>
        <w:rPr>
          <w:rFonts w:ascii="Corbel" w:hAnsi="Corbel"/>
          <w:sz w:val="22"/>
          <w:szCs w:val="22"/>
          <w:lang w:val="nl-NL"/>
        </w:rPr>
      </w:pPr>
    </w:p>
    <w:p w14:paraId="09FC042D" w14:textId="77777777" w:rsidR="0004134F" w:rsidRPr="00B1257A" w:rsidRDefault="0004134F" w:rsidP="0004134F">
      <w:pPr>
        <w:pStyle w:val="Kop2"/>
        <w:keepNext w:val="0"/>
        <w:widowControl w:val="0"/>
        <w:rPr>
          <w:rFonts w:ascii="Corbel" w:hAnsi="Corbel"/>
        </w:rPr>
      </w:pPr>
      <w:bookmarkStart w:id="184" w:name="_Toc466304162"/>
      <w:bookmarkStart w:id="185" w:name="_Toc4570877"/>
      <w:r w:rsidRPr="00B1257A">
        <w:rPr>
          <w:rFonts w:ascii="Corbel" w:hAnsi="Corbel"/>
        </w:rPr>
        <w:t>2.4</w:t>
      </w:r>
      <w:r w:rsidRPr="00B1257A">
        <w:rPr>
          <w:rFonts w:ascii="Corbel" w:hAnsi="Corbel"/>
        </w:rPr>
        <w:tab/>
        <w:t>Wijzigingen in versie 1.4 t.o.v. versie 1.3</w:t>
      </w:r>
      <w:bookmarkEnd w:id="184"/>
      <w:bookmarkEnd w:id="185"/>
    </w:p>
    <w:p w14:paraId="09FC042E" w14:textId="36AA31E5" w:rsidR="0004134F" w:rsidRPr="00B1257A" w:rsidRDefault="00D648B1" w:rsidP="0004134F">
      <w:pPr>
        <w:pStyle w:val="Tekstzonderopmaak"/>
        <w:widowControl w:val="0"/>
        <w:rPr>
          <w:rFonts w:ascii="Corbel" w:hAnsi="Corbel"/>
          <w:sz w:val="22"/>
          <w:szCs w:val="22"/>
          <w:lang w:val="nl-NL"/>
        </w:rPr>
      </w:pPr>
      <w:r w:rsidRPr="00B1257A">
        <w:rPr>
          <w:rFonts w:ascii="Corbel" w:hAnsi="Corbel"/>
          <w:sz w:val="22"/>
          <w:szCs w:val="22"/>
          <w:lang w:val="nl-NL"/>
        </w:rPr>
        <w:t xml:space="preserve">(de nummering is overeenkomstig </w:t>
      </w:r>
      <w:proofErr w:type="spellStart"/>
      <w:r w:rsidRPr="00B1257A">
        <w:rPr>
          <w:rFonts w:ascii="Corbel" w:hAnsi="Corbel"/>
          <w:sz w:val="22"/>
          <w:szCs w:val="22"/>
          <w:lang w:val="nl-NL"/>
        </w:rPr>
        <w:t>Codeplex</w:t>
      </w:r>
      <w:proofErr w:type="spellEnd"/>
      <w:r w:rsidRPr="00B1257A">
        <w:rPr>
          <w:rFonts w:ascii="Corbel" w:hAnsi="Corbel"/>
          <w:sz w:val="22"/>
          <w:szCs w:val="22"/>
          <w:lang w:val="nl-NL"/>
        </w:rPr>
        <w:t>).</w:t>
      </w:r>
      <w:r w:rsidRPr="00B1257A">
        <w:rPr>
          <w:rFonts w:ascii="Corbel" w:hAnsi="Corbel"/>
          <w:sz w:val="22"/>
          <w:szCs w:val="22"/>
          <w:lang w:val="nl-NL"/>
        </w:rPr>
        <w:br/>
      </w:r>
    </w:p>
    <w:p w14:paraId="09FC042F" w14:textId="77777777" w:rsidR="00D648B1" w:rsidRPr="00B1257A" w:rsidRDefault="00D648B1" w:rsidP="00D648B1">
      <w:pPr>
        <w:pStyle w:val="Tekstzonderopmaak"/>
        <w:widowControl w:val="0"/>
        <w:rPr>
          <w:rFonts w:ascii="Corbel" w:hAnsi="Corbel"/>
          <w:b/>
          <w:i/>
          <w:sz w:val="22"/>
          <w:szCs w:val="22"/>
          <w:lang w:val="nl-NL"/>
        </w:rPr>
      </w:pPr>
      <w:r w:rsidRPr="00B1257A">
        <w:rPr>
          <w:rFonts w:ascii="Corbel" w:hAnsi="Corbel"/>
          <w:b/>
          <w:i/>
          <w:sz w:val="22"/>
          <w:szCs w:val="22"/>
          <w:lang w:val="nl-NL"/>
        </w:rPr>
        <w:t>Beveiliging van VISI-communicatie (1003).</w:t>
      </w:r>
    </w:p>
    <w:p w14:paraId="09FC0430" w14:textId="77777777" w:rsidR="00D648B1" w:rsidRPr="00B1257A" w:rsidRDefault="00D648B1" w:rsidP="00D648B1">
      <w:pPr>
        <w:pStyle w:val="Tekstzonderopmaak"/>
        <w:widowControl w:val="0"/>
        <w:rPr>
          <w:rFonts w:ascii="Corbel" w:hAnsi="Corbel"/>
          <w:sz w:val="22"/>
          <w:szCs w:val="22"/>
          <w:lang w:val="nl-NL"/>
        </w:rPr>
      </w:pPr>
      <w:r w:rsidRPr="00B1257A">
        <w:rPr>
          <w:rFonts w:ascii="Corbel" w:hAnsi="Corbel"/>
          <w:sz w:val="22"/>
          <w:szCs w:val="22"/>
          <w:lang w:val="nl-NL"/>
        </w:rPr>
        <w:t xml:space="preserve">Dit betreft de eis dat VISI communicatie tussen SOAP-servers altijd plaats vindt via </w:t>
      </w:r>
      <w:proofErr w:type="spellStart"/>
      <w:r w:rsidRPr="00B1257A">
        <w:rPr>
          <w:rFonts w:ascii="Corbel" w:hAnsi="Corbel"/>
          <w:sz w:val="22"/>
          <w:szCs w:val="22"/>
          <w:lang w:val="nl-NL"/>
        </w:rPr>
        <w:t>https</w:t>
      </w:r>
      <w:proofErr w:type="spellEnd"/>
      <w:r w:rsidRPr="00B1257A">
        <w:rPr>
          <w:rFonts w:ascii="Corbel" w:hAnsi="Corbel"/>
          <w:sz w:val="22"/>
          <w:szCs w:val="22"/>
          <w:lang w:val="nl-NL"/>
        </w:rPr>
        <w:t xml:space="preserve"> en SSL. Het gebruik van HTTPS (TLS 1.0 of hoger, met minimaal 128 bits encryptie) voor het versturen van VISI berichten en bijlagen is verplicht. Alle communicatie over internet tussen een VISI gebruiker en een VISI applicatie moet gebruik maken van HTTPS met dezelfde specificaties.</w:t>
      </w:r>
      <w:r w:rsidRPr="00B1257A">
        <w:rPr>
          <w:rFonts w:ascii="Corbel" w:hAnsi="Corbel"/>
          <w:sz w:val="22"/>
          <w:szCs w:val="22"/>
          <w:lang w:val="nl-NL"/>
        </w:rPr>
        <w:br/>
      </w:r>
    </w:p>
    <w:p w14:paraId="09FC0431" w14:textId="77777777" w:rsidR="00D648B1" w:rsidRPr="00B1257A" w:rsidRDefault="00D648B1" w:rsidP="00D648B1">
      <w:pPr>
        <w:pStyle w:val="Tekstzonderopmaak"/>
        <w:widowControl w:val="0"/>
        <w:rPr>
          <w:rFonts w:ascii="Corbel" w:hAnsi="Corbel"/>
          <w:b/>
          <w:i/>
          <w:sz w:val="22"/>
          <w:szCs w:val="22"/>
          <w:lang w:val="nl-NL"/>
        </w:rPr>
      </w:pPr>
      <w:r w:rsidRPr="00B1257A">
        <w:rPr>
          <w:rFonts w:ascii="Corbel" w:hAnsi="Corbel"/>
          <w:b/>
          <w:i/>
          <w:sz w:val="22"/>
          <w:szCs w:val="22"/>
          <w:lang w:val="nl-NL"/>
        </w:rPr>
        <w:t>Koppelen van externe en interne processen (1007)</w:t>
      </w:r>
    </w:p>
    <w:p w14:paraId="09FC0432" w14:textId="77777777" w:rsidR="00D648B1" w:rsidRPr="00B1257A" w:rsidRDefault="00D648B1" w:rsidP="00D648B1">
      <w:pPr>
        <w:pStyle w:val="Tekstzonderopmaak"/>
        <w:widowControl w:val="0"/>
        <w:rPr>
          <w:rFonts w:ascii="Corbel" w:hAnsi="Corbel"/>
          <w:sz w:val="22"/>
          <w:szCs w:val="22"/>
          <w:lang w:val="nl-NL"/>
        </w:rPr>
      </w:pPr>
      <w:r w:rsidRPr="00B1257A">
        <w:rPr>
          <w:rFonts w:ascii="Corbel" w:hAnsi="Corbel"/>
          <w:sz w:val="22"/>
          <w:szCs w:val="22"/>
          <w:lang w:val="nl-NL"/>
        </w:rPr>
        <w:t>Dit betreft de eis dat VISI moet kunnen faciliteren dat projectpartners onafhankelijk van elkaar de VISI communicatie binnen de eigen projectorganisatie kunnen wijzigen, m.a.w. dat interne en externe projectprocessen in één raamwerk kunnen worden gebundeld. In versie 1.4 is deze probleemdefinitie helder gedocumenteerd (maar er is dus nog geen technische oplossing bedacht). Het onderwerp staat met hoge prioriteit op de lijst van verbeterpunten voor versie 1.5.</w:t>
      </w:r>
      <w:r w:rsidRPr="00B1257A">
        <w:rPr>
          <w:rFonts w:ascii="Corbel" w:hAnsi="Corbel"/>
          <w:sz w:val="22"/>
          <w:szCs w:val="22"/>
          <w:lang w:val="nl-NL"/>
        </w:rPr>
        <w:br/>
      </w:r>
    </w:p>
    <w:p w14:paraId="09FC0433" w14:textId="77777777" w:rsidR="00D648B1" w:rsidRPr="00B1257A" w:rsidRDefault="00D648B1" w:rsidP="00D648B1">
      <w:pPr>
        <w:pStyle w:val="Tekstzonderopmaak"/>
        <w:widowControl w:val="0"/>
        <w:rPr>
          <w:rFonts w:ascii="Corbel" w:hAnsi="Corbel"/>
          <w:b/>
          <w:i/>
          <w:sz w:val="22"/>
          <w:szCs w:val="22"/>
          <w:lang w:val="nl-NL"/>
        </w:rPr>
      </w:pPr>
      <w:r w:rsidRPr="00B1257A">
        <w:rPr>
          <w:rFonts w:ascii="Corbel" w:hAnsi="Corbel"/>
          <w:b/>
          <w:i/>
          <w:sz w:val="22"/>
          <w:szCs w:val="22"/>
          <w:lang w:val="nl-NL"/>
        </w:rPr>
        <w:t>Gebruik van ‘</w:t>
      </w:r>
      <w:proofErr w:type="spellStart"/>
      <w:r w:rsidRPr="00B1257A">
        <w:rPr>
          <w:rFonts w:ascii="Corbel" w:hAnsi="Corbel"/>
          <w:b/>
          <w:i/>
          <w:sz w:val="22"/>
          <w:szCs w:val="22"/>
          <w:lang w:val="nl-NL"/>
        </w:rPr>
        <w:t>DateTime</w:t>
      </w:r>
      <w:proofErr w:type="spellEnd"/>
      <w:r w:rsidRPr="00B1257A">
        <w:rPr>
          <w:rFonts w:ascii="Corbel" w:hAnsi="Corbel"/>
          <w:b/>
          <w:i/>
          <w:sz w:val="22"/>
          <w:szCs w:val="22"/>
          <w:lang w:val="nl-NL"/>
        </w:rPr>
        <w:t>’ velden (1022)</w:t>
      </w:r>
    </w:p>
    <w:p w14:paraId="09FC0434" w14:textId="77777777" w:rsidR="00D648B1" w:rsidRPr="00B1257A" w:rsidRDefault="00D648B1" w:rsidP="00D648B1">
      <w:pPr>
        <w:pStyle w:val="Tekstzonderopmaak"/>
        <w:widowControl w:val="0"/>
        <w:rPr>
          <w:rFonts w:ascii="Corbel" w:hAnsi="Corbel"/>
          <w:sz w:val="22"/>
          <w:szCs w:val="22"/>
          <w:lang w:val="nl-NL"/>
        </w:rPr>
      </w:pPr>
      <w:r w:rsidRPr="00B1257A">
        <w:rPr>
          <w:rFonts w:ascii="Corbel" w:hAnsi="Corbel"/>
          <w:sz w:val="22"/>
          <w:szCs w:val="22"/>
          <w:lang w:val="nl-NL"/>
        </w:rPr>
        <w:t>Dit betreft een aanscherping van de keurmerktest op ondersteuning en correct gebruik van dit entiteittype (datum + tijdstip) als invoerveld in VISI berichten.</w:t>
      </w:r>
      <w:r w:rsidRPr="00B1257A">
        <w:rPr>
          <w:rFonts w:ascii="Corbel" w:hAnsi="Corbel"/>
          <w:sz w:val="22"/>
          <w:szCs w:val="22"/>
          <w:lang w:val="nl-NL"/>
        </w:rPr>
        <w:br/>
      </w:r>
    </w:p>
    <w:p w14:paraId="09FC0435" w14:textId="77777777" w:rsidR="00D648B1" w:rsidRPr="00B1257A" w:rsidRDefault="00D648B1" w:rsidP="00D648B1">
      <w:pPr>
        <w:pStyle w:val="Tekstzonderopmaak"/>
        <w:widowControl w:val="0"/>
        <w:rPr>
          <w:rFonts w:ascii="Corbel" w:hAnsi="Corbel"/>
          <w:b/>
          <w:i/>
          <w:sz w:val="22"/>
          <w:szCs w:val="22"/>
          <w:lang w:val="nl-NL"/>
        </w:rPr>
      </w:pPr>
      <w:r w:rsidRPr="00B1257A">
        <w:rPr>
          <w:rFonts w:ascii="Corbel" w:hAnsi="Corbel"/>
          <w:b/>
          <w:i/>
          <w:sz w:val="22"/>
          <w:szCs w:val="22"/>
          <w:lang w:val="nl-NL"/>
        </w:rPr>
        <w:t>Overdragen van rollen vanuit de standaard (1024).</w:t>
      </w:r>
    </w:p>
    <w:p w14:paraId="09FC0436" w14:textId="77777777" w:rsidR="00D648B1" w:rsidRPr="00B1257A" w:rsidRDefault="00D648B1" w:rsidP="00D648B1">
      <w:pPr>
        <w:pStyle w:val="Tekstzonderopmaak"/>
        <w:widowControl w:val="0"/>
        <w:rPr>
          <w:rFonts w:ascii="Corbel" w:hAnsi="Corbel"/>
          <w:sz w:val="22"/>
          <w:szCs w:val="22"/>
          <w:lang w:val="nl-NL"/>
        </w:rPr>
      </w:pPr>
      <w:r w:rsidRPr="00B1257A">
        <w:rPr>
          <w:rFonts w:ascii="Corbel" w:hAnsi="Corbel"/>
          <w:sz w:val="22"/>
          <w:szCs w:val="22"/>
          <w:lang w:val="nl-NL"/>
        </w:rPr>
        <w:t>Dit betreft het kunnen genereren van een export naar het VISI-archiefformaat, en daarna een import van dit VISI-archiefformaat, om hiermee de verantwoordelijkheden van een uitgestapte contractpartner (bijvoorbeeld na een faillissement) over te dragen.</w:t>
      </w:r>
      <w:r w:rsidRPr="00B1257A">
        <w:rPr>
          <w:rFonts w:ascii="Corbel" w:hAnsi="Corbel"/>
          <w:sz w:val="22"/>
          <w:szCs w:val="22"/>
          <w:lang w:val="nl-NL"/>
        </w:rPr>
        <w:br/>
      </w:r>
    </w:p>
    <w:p w14:paraId="09FC0437" w14:textId="77777777" w:rsidR="00D648B1" w:rsidRPr="00B1257A" w:rsidRDefault="00D648B1" w:rsidP="00D648B1">
      <w:pPr>
        <w:pStyle w:val="Tekstzonderopmaak"/>
        <w:widowControl w:val="0"/>
        <w:rPr>
          <w:rFonts w:ascii="Corbel" w:hAnsi="Corbel"/>
          <w:b/>
          <w:i/>
          <w:sz w:val="22"/>
          <w:szCs w:val="22"/>
          <w:lang w:val="nl-NL"/>
        </w:rPr>
      </w:pPr>
      <w:r w:rsidRPr="00B1257A">
        <w:rPr>
          <w:rFonts w:ascii="Corbel" w:hAnsi="Corbel"/>
          <w:b/>
          <w:i/>
          <w:sz w:val="22"/>
          <w:szCs w:val="22"/>
          <w:lang w:val="nl-NL"/>
        </w:rPr>
        <w:t>Het kunnen afdwingen van een bepaalde volgordelijkheid van te versturen berichten (1025)</w:t>
      </w:r>
    </w:p>
    <w:p w14:paraId="09FC0438" w14:textId="77777777" w:rsidR="00D648B1" w:rsidRPr="00B1257A" w:rsidRDefault="00D648B1" w:rsidP="00D648B1">
      <w:pPr>
        <w:pStyle w:val="Tekstzonderopmaak"/>
        <w:widowControl w:val="0"/>
        <w:rPr>
          <w:rFonts w:ascii="Corbel" w:hAnsi="Corbel"/>
          <w:sz w:val="22"/>
          <w:szCs w:val="22"/>
          <w:lang w:val="nl-NL"/>
        </w:rPr>
      </w:pPr>
      <w:r w:rsidRPr="00B1257A">
        <w:rPr>
          <w:rFonts w:ascii="Corbel" w:hAnsi="Corbel"/>
          <w:sz w:val="22"/>
          <w:szCs w:val="22"/>
          <w:lang w:val="nl-NL"/>
        </w:rPr>
        <w:t xml:space="preserve">Dit betreft het inperken van mogelijke voorzettingen van een transactie, uitgaande van een bepaalde toestand in de berichtenflow, (1) zodat een bericht pas mag worden verzonden nadat één of meerdere specifieke berichten aanwezig zijn (reeds ontvangen of verzonden) in de transactie of zijn </w:t>
      </w:r>
      <w:proofErr w:type="spellStart"/>
      <w:r w:rsidRPr="00B1257A">
        <w:rPr>
          <w:rFonts w:ascii="Corbel" w:hAnsi="Corbel"/>
          <w:sz w:val="22"/>
          <w:szCs w:val="22"/>
          <w:lang w:val="nl-NL"/>
        </w:rPr>
        <w:t>subtransacties</w:t>
      </w:r>
      <w:proofErr w:type="spellEnd"/>
      <w:r w:rsidRPr="00B1257A">
        <w:rPr>
          <w:rFonts w:ascii="Corbel" w:hAnsi="Corbel"/>
          <w:sz w:val="22"/>
          <w:szCs w:val="22"/>
          <w:lang w:val="nl-NL"/>
        </w:rPr>
        <w:t xml:space="preserve">, m.a.w. een afhankelijkheid tussen twee (of meer) al aanwezige berichten, </w:t>
      </w:r>
      <w:proofErr w:type="spellStart"/>
      <w:r w:rsidRPr="00B1257A">
        <w:rPr>
          <w:rFonts w:ascii="Corbel" w:hAnsi="Corbel"/>
          <w:sz w:val="22"/>
          <w:szCs w:val="22"/>
          <w:lang w:val="nl-NL"/>
        </w:rPr>
        <w:t>danwel</w:t>
      </w:r>
      <w:proofErr w:type="spellEnd"/>
      <w:r w:rsidRPr="00B1257A">
        <w:rPr>
          <w:rFonts w:ascii="Corbel" w:hAnsi="Corbel"/>
          <w:sz w:val="22"/>
          <w:szCs w:val="22"/>
          <w:lang w:val="nl-NL"/>
        </w:rPr>
        <w:t xml:space="preserve"> (2) zodat een bericht alleen mag worden verzonden zolang een of meerdere specifieke berichten nog niet aanwezig zijn. (hiermee kan ook geregeld worden dat een bericht maar één keer verzonden mag worden door het bericht met deze regel naar zichzelf te verwijzen).</w:t>
      </w:r>
      <w:r w:rsidRPr="00B1257A">
        <w:rPr>
          <w:rFonts w:ascii="Corbel" w:hAnsi="Corbel"/>
          <w:sz w:val="22"/>
          <w:szCs w:val="22"/>
          <w:lang w:val="nl-NL"/>
        </w:rPr>
        <w:br/>
      </w:r>
    </w:p>
    <w:p w14:paraId="09FC0439" w14:textId="77777777" w:rsidR="00D648B1" w:rsidRPr="00B1257A" w:rsidRDefault="00D648B1" w:rsidP="00D648B1">
      <w:pPr>
        <w:pStyle w:val="Tekstzonderopmaak"/>
        <w:widowControl w:val="0"/>
        <w:rPr>
          <w:rFonts w:ascii="Corbel" w:hAnsi="Corbel"/>
          <w:b/>
          <w:i/>
          <w:sz w:val="22"/>
          <w:szCs w:val="22"/>
          <w:lang w:val="nl-NL"/>
        </w:rPr>
      </w:pPr>
      <w:r w:rsidRPr="00B1257A">
        <w:rPr>
          <w:rFonts w:ascii="Corbel" w:hAnsi="Corbel"/>
          <w:b/>
          <w:i/>
          <w:sz w:val="22"/>
          <w:szCs w:val="22"/>
          <w:lang w:val="nl-NL"/>
        </w:rPr>
        <w:t>Automatisch starten van een project (1026)</w:t>
      </w:r>
    </w:p>
    <w:p w14:paraId="09FC043A" w14:textId="77777777" w:rsidR="00D648B1" w:rsidRPr="00B1257A" w:rsidRDefault="00D648B1" w:rsidP="00D648B1">
      <w:pPr>
        <w:pStyle w:val="Tekstzonderopmaak"/>
        <w:widowControl w:val="0"/>
        <w:rPr>
          <w:rFonts w:ascii="Corbel" w:hAnsi="Corbel"/>
          <w:sz w:val="22"/>
          <w:szCs w:val="22"/>
          <w:lang w:val="nl-NL"/>
        </w:rPr>
      </w:pPr>
      <w:r w:rsidRPr="00B1257A">
        <w:rPr>
          <w:rFonts w:ascii="Corbel" w:hAnsi="Corbel"/>
          <w:sz w:val="22"/>
          <w:szCs w:val="22"/>
          <w:lang w:val="nl-NL"/>
        </w:rPr>
        <w:t>Dit betreft een uitbreiding van het fenomeen ‘Meta-raamwerk’ zodat een VISI-project in combinatie met een project-specifiek bericht vanuit het meta-raamwerk (‘automatisch’) kan worden gestart. Het fenomeen ‘meta-raamwerk’ – dat al sinds versie 1.3 van VISI bestond – is een voor elk project specifiek overkoepelend raamwerk waarmee mutaties in het projectraamwerk zelf of een project-specifiek bericht over de deelnemers van een VISI netwerk kan worden gedistribueerd. Het meta-raamwerk zal nu ook de roltypen ‘Project-initiator’ en ‘Project-</w:t>
      </w:r>
      <w:proofErr w:type="spellStart"/>
      <w:r w:rsidRPr="00B1257A">
        <w:rPr>
          <w:rFonts w:ascii="Corbel" w:hAnsi="Corbel"/>
          <w:sz w:val="22"/>
          <w:szCs w:val="22"/>
          <w:lang w:val="nl-NL"/>
        </w:rPr>
        <w:t>executor</w:t>
      </w:r>
      <w:proofErr w:type="spellEnd"/>
      <w:r w:rsidRPr="00B1257A">
        <w:rPr>
          <w:rFonts w:ascii="Corbel" w:hAnsi="Corbel"/>
          <w:sz w:val="22"/>
          <w:szCs w:val="22"/>
          <w:lang w:val="nl-NL"/>
        </w:rPr>
        <w:t>’ omvatten.</w:t>
      </w:r>
      <w:r w:rsidRPr="00B1257A">
        <w:rPr>
          <w:rFonts w:ascii="Corbel" w:hAnsi="Corbel"/>
          <w:sz w:val="22"/>
          <w:szCs w:val="22"/>
          <w:lang w:val="nl-NL"/>
        </w:rPr>
        <w:br/>
      </w:r>
    </w:p>
    <w:p w14:paraId="09FC043B" w14:textId="77777777" w:rsidR="00D648B1" w:rsidRPr="00B1257A" w:rsidRDefault="00D648B1" w:rsidP="00D648B1">
      <w:pPr>
        <w:pStyle w:val="Tekstzonderopmaak"/>
        <w:widowControl w:val="0"/>
        <w:rPr>
          <w:rFonts w:ascii="Corbel" w:hAnsi="Corbel"/>
          <w:b/>
          <w:i/>
          <w:sz w:val="22"/>
          <w:szCs w:val="22"/>
          <w:lang w:val="nl-NL"/>
        </w:rPr>
      </w:pPr>
      <w:r w:rsidRPr="00B1257A">
        <w:rPr>
          <w:rFonts w:ascii="Corbel" w:hAnsi="Corbel"/>
          <w:b/>
          <w:i/>
          <w:sz w:val="22"/>
          <w:szCs w:val="22"/>
          <w:lang w:val="nl-NL"/>
        </w:rPr>
        <w:t xml:space="preserve">(Impact op) </w:t>
      </w:r>
      <w:proofErr w:type="spellStart"/>
      <w:r w:rsidRPr="00B1257A">
        <w:rPr>
          <w:rFonts w:ascii="Corbel" w:hAnsi="Corbel"/>
          <w:b/>
          <w:i/>
          <w:sz w:val="22"/>
          <w:szCs w:val="22"/>
          <w:lang w:val="nl-NL"/>
        </w:rPr>
        <w:t>backwards</w:t>
      </w:r>
      <w:proofErr w:type="spellEnd"/>
      <w:r w:rsidRPr="00B1257A">
        <w:rPr>
          <w:rFonts w:ascii="Corbel" w:hAnsi="Corbel"/>
          <w:b/>
          <w:i/>
          <w:sz w:val="22"/>
          <w:szCs w:val="22"/>
          <w:lang w:val="nl-NL"/>
        </w:rPr>
        <w:t xml:space="preserve"> compatibiliteit (1040)</w:t>
      </w:r>
    </w:p>
    <w:p w14:paraId="09FC043C" w14:textId="77777777" w:rsidR="00D648B1" w:rsidRPr="00B1257A" w:rsidRDefault="00D648B1" w:rsidP="00D648B1">
      <w:pPr>
        <w:pStyle w:val="Tekstzonderopmaak"/>
        <w:widowControl w:val="0"/>
        <w:rPr>
          <w:rFonts w:ascii="Corbel" w:hAnsi="Corbel"/>
          <w:sz w:val="22"/>
          <w:szCs w:val="22"/>
          <w:lang w:val="nl-NL"/>
        </w:rPr>
      </w:pPr>
      <w:proofErr w:type="spellStart"/>
      <w:r w:rsidRPr="00B1257A">
        <w:rPr>
          <w:rFonts w:ascii="Corbel" w:hAnsi="Corbel"/>
          <w:sz w:val="22"/>
          <w:szCs w:val="22"/>
          <w:lang w:val="nl-NL"/>
        </w:rPr>
        <w:t>Backwards</w:t>
      </w:r>
      <w:proofErr w:type="spellEnd"/>
      <w:r w:rsidRPr="00B1257A">
        <w:rPr>
          <w:rFonts w:ascii="Corbel" w:hAnsi="Corbel"/>
          <w:sz w:val="22"/>
          <w:szCs w:val="22"/>
          <w:lang w:val="nl-NL"/>
        </w:rPr>
        <w:t xml:space="preserve"> compatibiliteit</w:t>
      </w:r>
      <w:r w:rsidRPr="00B1257A" w:rsidDel="00C1704A">
        <w:rPr>
          <w:rFonts w:ascii="Corbel" w:hAnsi="Corbel"/>
          <w:sz w:val="22"/>
          <w:szCs w:val="22"/>
          <w:lang w:val="nl-NL"/>
        </w:rPr>
        <w:t xml:space="preserve"> </w:t>
      </w:r>
      <w:r w:rsidRPr="00B1257A">
        <w:rPr>
          <w:rFonts w:ascii="Corbel" w:hAnsi="Corbel"/>
          <w:sz w:val="22"/>
          <w:szCs w:val="22"/>
          <w:lang w:val="nl-NL"/>
        </w:rPr>
        <w:t xml:space="preserve">betekent dat de werking van een nieuwe versie van de VISI Standaard (en/of een raamwerk volgens deze standaard) minimaal dezelfde werking heeft als de vorige versie. Bij ieder verbeterpunt wordt geanalyseerd en gedocumenteerd of de technische oplossing impact daarop heeft. </w:t>
      </w:r>
      <w:proofErr w:type="spellStart"/>
      <w:r w:rsidRPr="00B1257A">
        <w:rPr>
          <w:rFonts w:ascii="Corbel" w:hAnsi="Corbel"/>
          <w:sz w:val="22"/>
          <w:szCs w:val="22"/>
          <w:lang w:val="nl-NL"/>
        </w:rPr>
        <w:t>Backwards</w:t>
      </w:r>
      <w:proofErr w:type="spellEnd"/>
      <w:r w:rsidRPr="00B1257A">
        <w:rPr>
          <w:rFonts w:ascii="Corbel" w:hAnsi="Corbel"/>
          <w:sz w:val="22"/>
          <w:szCs w:val="22"/>
          <w:lang w:val="nl-NL"/>
        </w:rPr>
        <w:t xml:space="preserve"> compatibiliteit is niet altijd vanzelfsprekend. Indien er functionaliteit weloverwogen wordt verwijderd, of indien gedrag wordt gewijzigd, is er op dat punt geen sprake meer van </w:t>
      </w:r>
      <w:proofErr w:type="spellStart"/>
      <w:r w:rsidRPr="00B1257A">
        <w:rPr>
          <w:rFonts w:ascii="Corbel" w:hAnsi="Corbel"/>
          <w:sz w:val="22"/>
          <w:szCs w:val="22"/>
          <w:lang w:val="nl-NL"/>
        </w:rPr>
        <w:t>backwards</w:t>
      </w:r>
      <w:proofErr w:type="spellEnd"/>
      <w:r w:rsidRPr="00B1257A">
        <w:rPr>
          <w:rFonts w:ascii="Corbel" w:hAnsi="Corbel"/>
          <w:sz w:val="22"/>
          <w:szCs w:val="22"/>
          <w:lang w:val="nl-NL"/>
        </w:rPr>
        <w:t xml:space="preserve"> compatibiliteit.</w:t>
      </w:r>
    </w:p>
    <w:p w14:paraId="09FC043D" w14:textId="77777777" w:rsidR="00D648B1" w:rsidRPr="00B1257A" w:rsidRDefault="00D648B1" w:rsidP="00D648B1">
      <w:pPr>
        <w:pStyle w:val="Tekstzonderopmaak"/>
        <w:widowControl w:val="0"/>
        <w:rPr>
          <w:rFonts w:ascii="Corbel" w:hAnsi="Corbel"/>
          <w:sz w:val="22"/>
          <w:szCs w:val="22"/>
          <w:lang w:val="nl-NL"/>
        </w:rPr>
      </w:pPr>
    </w:p>
    <w:p w14:paraId="09FC043E" w14:textId="77777777" w:rsidR="00BA6C31" w:rsidRPr="00B1257A" w:rsidRDefault="00BA6C31" w:rsidP="00BA6C31">
      <w:pPr>
        <w:pStyle w:val="Kop2"/>
        <w:keepNext w:val="0"/>
        <w:widowControl w:val="0"/>
        <w:rPr>
          <w:rFonts w:ascii="Corbel" w:hAnsi="Corbel"/>
        </w:rPr>
      </w:pPr>
      <w:bookmarkStart w:id="186" w:name="_Toc466304163"/>
      <w:bookmarkStart w:id="187" w:name="_Toc4570878"/>
      <w:r w:rsidRPr="00B1257A">
        <w:rPr>
          <w:rFonts w:ascii="Corbel" w:hAnsi="Corbel"/>
        </w:rPr>
        <w:t>2.4</w:t>
      </w:r>
      <w:r w:rsidRPr="00B1257A">
        <w:rPr>
          <w:rFonts w:ascii="Corbel" w:hAnsi="Corbel"/>
        </w:rPr>
        <w:tab/>
        <w:t>Wijzigingen in versie 1.6 t.o.v. versie 1.4</w:t>
      </w:r>
      <w:bookmarkEnd w:id="186"/>
      <w:bookmarkEnd w:id="187"/>
    </w:p>
    <w:p w14:paraId="09FC043F" w14:textId="6F6D8A14" w:rsidR="00BA6C31" w:rsidRDefault="00BA6C31" w:rsidP="00BA6C31">
      <w:pPr>
        <w:pStyle w:val="Tekstzonderopmaak"/>
        <w:widowControl w:val="0"/>
        <w:rPr>
          <w:ins w:id="188" w:author="Willems, P.H. (Peter)" w:date="2019-03-25T09:41:00Z"/>
          <w:rFonts w:ascii="Corbel" w:hAnsi="Corbel"/>
          <w:sz w:val="22"/>
          <w:szCs w:val="22"/>
          <w:lang w:val="nl-NL"/>
        </w:rPr>
      </w:pPr>
      <w:r w:rsidRPr="00EF736C">
        <w:rPr>
          <w:rFonts w:ascii="Corbel" w:hAnsi="Corbel"/>
          <w:sz w:val="22"/>
          <w:szCs w:val="22"/>
          <w:lang w:val="nl-NL"/>
          <w:rPrChange w:id="189" w:author="Willems, P.H. (Peter)" w:date="2019-03-25T09:41:00Z">
            <w:rPr>
              <w:rFonts w:ascii="Corbel" w:hAnsi="Corbel"/>
              <w:b/>
              <w:i/>
              <w:sz w:val="22"/>
              <w:szCs w:val="22"/>
              <w:lang w:val="nl-NL"/>
            </w:rPr>
          </w:rPrChange>
        </w:rPr>
        <w:t xml:space="preserve">(de nummering is overeenkomstig </w:t>
      </w:r>
      <w:del w:id="190" w:author="Willems, P.H. (Peter)" w:date="2019-03-25T09:29:00Z">
        <w:r w:rsidRPr="00EF736C" w:rsidDel="00FF460B">
          <w:rPr>
            <w:rFonts w:ascii="Corbel" w:hAnsi="Corbel"/>
            <w:sz w:val="22"/>
            <w:szCs w:val="22"/>
            <w:lang w:val="nl-NL"/>
            <w:rPrChange w:id="191" w:author="Willems, P.H. (Peter)" w:date="2019-03-25T09:41:00Z">
              <w:rPr>
                <w:rFonts w:ascii="Corbel" w:hAnsi="Corbel"/>
                <w:b/>
                <w:i/>
                <w:sz w:val="22"/>
                <w:szCs w:val="22"/>
                <w:lang w:val="nl-NL"/>
              </w:rPr>
            </w:rPrChange>
          </w:rPr>
          <w:delText>Codeplex</w:delText>
        </w:r>
      </w:del>
      <w:proofErr w:type="spellStart"/>
      <w:ins w:id="192" w:author="Willems, P.H. (Peter)" w:date="2019-03-25T09:29:00Z">
        <w:r w:rsidR="00FF460B" w:rsidRPr="00EF736C">
          <w:rPr>
            <w:rFonts w:ascii="Corbel" w:hAnsi="Corbel"/>
            <w:sz w:val="22"/>
            <w:szCs w:val="22"/>
            <w:lang w:val="nl-NL"/>
            <w:rPrChange w:id="193" w:author="Willems, P.H. (Peter)" w:date="2019-03-25T09:41:00Z">
              <w:rPr>
                <w:rFonts w:ascii="Corbel" w:hAnsi="Corbel"/>
                <w:b/>
                <w:i/>
                <w:sz w:val="22"/>
                <w:szCs w:val="22"/>
                <w:lang w:val="nl-NL"/>
              </w:rPr>
            </w:rPrChange>
          </w:rPr>
          <w:t>Github</w:t>
        </w:r>
      </w:ins>
      <w:proofErr w:type="spellEnd"/>
      <w:r w:rsidRPr="00EF736C">
        <w:rPr>
          <w:rFonts w:ascii="Corbel" w:hAnsi="Corbel"/>
          <w:sz w:val="22"/>
          <w:szCs w:val="22"/>
          <w:lang w:val="nl-NL"/>
          <w:rPrChange w:id="194" w:author="Willems, P.H. (Peter)" w:date="2019-03-25T09:41:00Z">
            <w:rPr>
              <w:rFonts w:ascii="Corbel" w:hAnsi="Corbel"/>
              <w:b/>
              <w:i/>
              <w:sz w:val="22"/>
              <w:szCs w:val="22"/>
              <w:lang w:val="nl-NL"/>
            </w:rPr>
          </w:rPrChange>
        </w:rPr>
        <w:t>).</w:t>
      </w:r>
    </w:p>
    <w:p w14:paraId="585724C3" w14:textId="1FF4A7E8" w:rsidR="00EF736C" w:rsidRDefault="00EF736C" w:rsidP="00BA6C31">
      <w:pPr>
        <w:pStyle w:val="Tekstzonderopmaak"/>
        <w:widowControl w:val="0"/>
        <w:rPr>
          <w:ins w:id="195" w:author="Willems, P.H. (Peter)" w:date="2019-03-25T12:05:00Z"/>
          <w:rFonts w:ascii="Corbel" w:hAnsi="Corbel"/>
          <w:sz w:val="22"/>
          <w:szCs w:val="22"/>
          <w:lang w:val="nl-NL"/>
        </w:rPr>
      </w:pPr>
    </w:p>
    <w:p w14:paraId="07DA44A1" w14:textId="578F43EF" w:rsidR="00D929B4" w:rsidRDefault="00D929B4" w:rsidP="00BA6C31">
      <w:pPr>
        <w:pStyle w:val="Tekstzonderopmaak"/>
        <w:widowControl w:val="0"/>
        <w:rPr>
          <w:ins w:id="196" w:author="Willems, P.H. (Peter)" w:date="2019-03-25T12:06:00Z"/>
          <w:rFonts w:ascii="Corbel" w:hAnsi="Corbel"/>
          <w:b/>
          <w:i/>
          <w:sz w:val="22"/>
          <w:szCs w:val="22"/>
          <w:lang w:val="nl-NL"/>
        </w:rPr>
      </w:pPr>
      <w:ins w:id="197" w:author="Willems, P.H. (Peter)" w:date="2019-03-25T12:05:00Z">
        <w:r w:rsidRPr="00E83C34">
          <w:rPr>
            <w:rFonts w:ascii="Corbel" w:hAnsi="Corbel"/>
            <w:b/>
            <w:i/>
            <w:sz w:val="22"/>
            <w:szCs w:val="22"/>
            <w:lang w:val="nl-NL"/>
            <w:rPrChange w:id="198" w:author="Willems, P.H. (Peter)" w:date="2019-03-25T12:05:00Z">
              <w:rPr>
                <w:rFonts w:ascii="Corbel" w:hAnsi="Corbel"/>
                <w:sz w:val="22"/>
                <w:szCs w:val="22"/>
                <w:lang w:val="nl-NL"/>
              </w:rPr>
            </w:rPrChange>
          </w:rPr>
          <w:t>Defini</w:t>
        </w:r>
        <w:r w:rsidR="00E83C34" w:rsidRPr="00E83C34">
          <w:rPr>
            <w:rFonts w:ascii="Corbel" w:hAnsi="Corbel"/>
            <w:b/>
            <w:i/>
            <w:sz w:val="22"/>
            <w:szCs w:val="22"/>
            <w:lang w:val="nl-NL"/>
            <w:rPrChange w:id="199" w:author="Willems, P.H. (Peter)" w:date="2019-03-25T12:05:00Z">
              <w:rPr>
                <w:rFonts w:ascii="Corbel" w:hAnsi="Corbel"/>
                <w:sz w:val="22"/>
                <w:szCs w:val="22"/>
                <w:lang w:val="nl-NL"/>
              </w:rPr>
            </w:rPrChange>
          </w:rPr>
          <w:t>ë</w:t>
        </w:r>
        <w:r w:rsidRPr="00E83C34">
          <w:rPr>
            <w:rFonts w:ascii="Corbel" w:hAnsi="Corbel"/>
            <w:b/>
            <w:i/>
            <w:sz w:val="22"/>
            <w:szCs w:val="22"/>
            <w:lang w:val="nl-NL"/>
            <w:rPrChange w:id="200" w:author="Willems, P.H. (Peter)" w:date="2019-03-25T12:05:00Z">
              <w:rPr>
                <w:rFonts w:ascii="Corbel" w:hAnsi="Corbel"/>
                <w:sz w:val="22"/>
                <w:szCs w:val="22"/>
                <w:lang w:val="nl-NL"/>
              </w:rPr>
            </w:rPrChange>
          </w:rPr>
          <w:t>ren van aantal rijen in een tabel</w:t>
        </w:r>
        <w:r w:rsidR="00E83C34">
          <w:rPr>
            <w:rFonts w:ascii="Corbel" w:hAnsi="Corbel"/>
            <w:b/>
            <w:i/>
            <w:sz w:val="22"/>
            <w:szCs w:val="22"/>
            <w:lang w:val="nl-NL"/>
          </w:rPr>
          <w:t xml:space="preserve"> (</w:t>
        </w:r>
        <w:r w:rsidR="00E83C34" w:rsidRPr="00E83C34">
          <w:rPr>
            <w:rFonts w:ascii="Corbel" w:hAnsi="Corbel"/>
            <w:b/>
            <w:i/>
            <w:sz w:val="22"/>
            <w:szCs w:val="22"/>
            <w:lang w:val="nl-NL"/>
          </w:rPr>
          <w:t>1008</w:t>
        </w:r>
        <w:r w:rsidR="00E83C34">
          <w:rPr>
            <w:rFonts w:ascii="Corbel" w:hAnsi="Corbel"/>
            <w:b/>
            <w:i/>
            <w:sz w:val="22"/>
            <w:szCs w:val="22"/>
            <w:lang w:val="nl-NL"/>
          </w:rPr>
          <w:t>)</w:t>
        </w:r>
      </w:ins>
    </w:p>
    <w:p w14:paraId="2957584C" w14:textId="77777777" w:rsidR="005F6A98" w:rsidRPr="005F6A98" w:rsidRDefault="005F6A98" w:rsidP="005F6A98">
      <w:pPr>
        <w:pStyle w:val="Tekstzonderopmaak"/>
        <w:widowControl w:val="0"/>
        <w:rPr>
          <w:ins w:id="201" w:author="Willems, P.H. (Peter)" w:date="2019-03-25T12:07:00Z"/>
          <w:rFonts w:ascii="Corbel" w:hAnsi="Corbel"/>
          <w:sz w:val="22"/>
          <w:szCs w:val="22"/>
          <w:lang w:val="nl-NL"/>
        </w:rPr>
      </w:pPr>
      <w:ins w:id="202" w:author="Willems, P.H. (Peter)" w:date="2019-03-25T12:07:00Z">
        <w:r w:rsidRPr="005F6A98">
          <w:rPr>
            <w:rFonts w:ascii="Corbel" w:hAnsi="Corbel"/>
            <w:sz w:val="22"/>
            <w:szCs w:val="22"/>
            <w:lang w:val="nl-NL"/>
          </w:rPr>
          <w:t xml:space="preserve">Voor een </w:t>
        </w:r>
        <w:proofErr w:type="spellStart"/>
        <w:r w:rsidRPr="005F6A98">
          <w:rPr>
            <w:rFonts w:ascii="Corbel" w:hAnsi="Corbel"/>
            <w:sz w:val="22"/>
            <w:szCs w:val="22"/>
            <w:lang w:val="nl-NL"/>
          </w:rPr>
          <w:t>ComplexElementType</w:t>
        </w:r>
        <w:proofErr w:type="spellEnd"/>
        <w:r w:rsidRPr="005F6A98">
          <w:rPr>
            <w:rFonts w:ascii="Corbel" w:hAnsi="Corbel"/>
            <w:sz w:val="22"/>
            <w:szCs w:val="22"/>
            <w:lang w:val="nl-NL"/>
          </w:rPr>
          <w:t xml:space="preserve"> kan optioneel een minimum en/of maximum aantal keer dat het </w:t>
        </w:r>
        <w:proofErr w:type="spellStart"/>
        <w:r w:rsidRPr="005F6A98">
          <w:rPr>
            <w:rFonts w:ascii="Corbel" w:hAnsi="Corbel"/>
            <w:sz w:val="22"/>
            <w:szCs w:val="22"/>
            <w:lang w:val="nl-NL"/>
          </w:rPr>
          <w:t>ComplexElementType</w:t>
        </w:r>
        <w:proofErr w:type="spellEnd"/>
        <w:r w:rsidRPr="005F6A98">
          <w:rPr>
            <w:rFonts w:ascii="Corbel" w:hAnsi="Corbel"/>
            <w:sz w:val="22"/>
            <w:szCs w:val="22"/>
            <w:lang w:val="nl-NL"/>
          </w:rPr>
          <w:t xml:space="preserve"> mag voorkomen vastgelegd worden in een raamwerk.</w:t>
        </w:r>
      </w:ins>
    </w:p>
    <w:p w14:paraId="2119C168" w14:textId="3D58F48B" w:rsidR="005F6A98" w:rsidRPr="005F6A98" w:rsidRDefault="005F6A98" w:rsidP="005F6A98">
      <w:pPr>
        <w:pStyle w:val="Tekstzonderopmaak"/>
        <w:widowControl w:val="0"/>
        <w:rPr>
          <w:ins w:id="203" w:author="Willems, P.H. (Peter)" w:date="2019-03-25T12:07:00Z"/>
          <w:rFonts w:ascii="Corbel" w:hAnsi="Corbel"/>
          <w:sz w:val="22"/>
          <w:szCs w:val="22"/>
          <w:lang w:val="nl-NL"/>
        </w:rPr>
      </w:pPr>
    </w:p>
    <w:p w14:paraId="741D723E" w14:textId="77777777" w:rsidR="005F6A98" w:rsidRPr="00111AAA" w:rsidRDefault="005F6A98" w:rsidP="005F6A98">
      <w:pPr>
        <w:pStyle w:val="Tekstzonderopmaak"/>
        <w:widowControl w:val="0"/>
        <w:rPr>
          <w:ins w:id="204" w:author="Willems, P.H. (Peter)" w:date="2019-03-25T12:07:00Z"/>
          <w:rFonts w:cs="Courier New"/>
          <w:szCs w:val="22"/>
          <w:lang w:val="en-US"/>
          <w:rPrChange w:id="205" w:author="Willems, P.H. (Peter)" w:date="2019-03-25T12:08:00Z">
            <w:rPr>
              <w:ins w:id="206" w:author="Willems, P.H. (Peter)" w:date="2019-03-25T12:07:00Z"/>
              <w:rFonts w:ascii="Corbel" w:hAnsi="Corbel"/>
              <w:sz w:val="22"/>
              <w:szCs w:val="22"/>
              <w:lang w:val="nl-NL"/>
            </w:rPr>
          </w:rPrChange>
        </w:rPr>
      </w:pPr>
      <w:ins w:id="207" w:author="Willems, P.H. (Peter)" w:date="2019-03-25T12:07:00Z">
        <w:r w:rsidRPr="00111AAA">
          <w:rPr>
            <w:rFonts w:cs="Courier New"/>
            <w:szCs w:val="22"/>
            <w:lang w:val="en-US"/>
            <w:rPrChange w:id="208" w:author="Willems, P.H. (Peter)" w:date="2019-03-25T12:08:00Z">
              <w:rPr>
                <w:rFonts w:ascii="Corbel" w:hAnsi="Corbel"/>
                <w:sz w:val="22"/>
                <w:szCs w:val="22"/>
                <w:lang w:val="nl-NL"/>
              </w:rPr>
            </w:rPrChange>
          </w:rPr>
          <w:t xml:space="preserve">ENTITY </w:t>
        </w:r>
        <w:proofErr w:type="spellStart"/>
        <w:r w:rsidRPr="00111AAA">
          <w:rPr>
            <w:rFonts w:cs="Courier New"/>
            <w:szCs w:val="22"/>
            <w:lang w:val="en-US"/>
            <w:rPrChange w:id="209" w:author="Willems, P.H. (Peter)" w:date="2019-03-25T12:08:00Z">
              <w:rPr>
                <w:rFonts w:ascii="Corbel" w:hAnsi="Corbel"/>
                <w:sz w:val="22"/>
                <w:szCs w:val="22"/>
                <w:lang w:val="nl-NL"/>
              </w:rPr>
            </w:rPrChange>
          </w:rPr>
          <w:t>ComplexElementType</w:t>
        </w:r>
        <w:proofErr w:type="spellEnd"/>
        <w:r w:rsidRPr="00111AAA">
          <w:rPr>
            <w:rFonts w:cs="Courier New"/>
            <w:szCs w:val="22"/>
            <w:lang w:val="en-US"/>
            <w:rPrChange w:id="210" w:author="Willems, P.H. (Peter)" w:date="2019-03-25T12:08:00Z">
              <w:rPr>
                <w:rFonts w:ascii="Corbel" w:hAnsi="Corbel"/>
                <w:sz w:val="22"/>
                <w:szCs w:val="22"/>
                <w:lang w:val="nl-NL"/>
              </w:rPr>
            </w:rPrChange>
          </w:rPr>
          <w:t>;</w:t>
        </w:r>
      </w:ins>
    </w:p>
    <w:p w14:paraId="28B4AEF5" w14:textId="7EA8047D" w:rsidR="005F6A98" w:rsidRPr="00111AAA" w:rsidRDefault="005F6A98" w:rsidP="005F6A98">
      <w:pPr>
        <w:pStyle w:val="Tekstzonderopmaak"/>
        <w:widowControl w:val="0"/>
        <w:rPr>
          <w:ins w:id="211" w:author="Willems, P.H. (Peter)" w:date="2019-03-25T12:07:00Z"/>
          <w:rFonts w:cs="Courier New"/>
          <w:szCs w:val="22"/>
          <w:lang w:val="en-US"/>
          <w:rPrChange w:id="212" w:author="Willems, P.H. (Peter)" w:date="2019-03-25T12:08:00Z">
            <w:rPr>
              <w:ins w:id="213" w:author="Willems, P.H. (Peter)" w:date="2019-03-25T12:07:00Z"/>
              <w:rFonts w:ascii="Corbel" w:hAnsi="Corbel"/>
              <w:sz w:val="22"/>
              <w:szCs w:val="22"/>
              <w:lang w:val="en-US"/>
            </w:rPr>
          </w:rPrChange>
        </w:rPr>
      </w:pPr>
    </w:p>
    <w:p w14:paraId="239A33CD" w14:textId="77777777" w:rsidR="00111AAA" w:rsidRPr="0098482C" w:rsidRDefault="00111AAA" w:rsidP="00111AAA">
      <w:pPr>
        <w:pStyle w:val="Tekstzonderopmaak"/>
        <w:widowControl w:val="0"/>
        <w:rPr>
          <w:ins w:id="214" w:author="Willems, P.H. (Peter)" w:date="2019-03-25T12:07:00Z"/>
          <w:rFonts w:cs="Courier New"/>
          <w:szCs w:val="22"/>
          <w:lang w:val="en-US"/>
        </w:rPr>
      </w:pPr>
      <w:ins w:id="215" w:author="Willems, P.H. (Peter)" w:date="2019-03-25T12:07:00Z">
        <w:r w:rsidRPr="0098482C">
          <w:rPr>
            <w:rFonts w:cs="Courier New"/>
            <w:szCs w:val="22"/>
            <w:lang w:val="en-US"/>
          </w:rPr>
          <w:t>...</w:t>
        </w:r>
      </w:ins>
    </w:p>
    <w:p w14:paraId="0EC12AF8" w14:textId="77777777" w:rsidR="00111AAA" w:rsidRPr="00111AAA" w:rsidRDefault="00111AAA" w:rsidP="005F6A98">
      <w:pPr>
        <w:pStyle w:val="Tekstzonderopmaak"/>
        <w:widowControl w:val="0"/>
        <w:rPr>
          <w:ins w:id="216" w:author="Willems, P.H. (Peter)" w:date="2019-03-25T12:07:00Z"/>
          <w:rFonts w:cs="Courier New"/>
          <w:szCs w:val="22"/>
          <w:lang w:val="en-US"/>
          <w:rPrChange w:id="217" w:author="Willems, P.H. (Peter)" w:date="2019-03-25T12:08:00Z">
            <w:rPr>
              <w:ins w:id="218" w:author="Willems, P.H. (Peter)" w:date="2019-03-25T12:07:00Z"/>
              <w:rFonts w:ascii="Corbel" w:hAnsi="Corbel"/>
              <w:sz w:val="22"/>
              <w:szCs w:val="22"/>
              <w:lang w:val="nl-NL"/>
            </w:rPr>
          </w:rPrChange>
        </w:rPr>
      </w:pPr>
    </w:p>
    <w:p w14:paraId="36A8BF5A" w14:textId="77777777" w:rsidR="005F6A98" w:rsidRPr="00111AAA" w:rsidRDefault="005F6A98" w:rsidP="005F6A98">
      <w:pPr>
        <w:pStyle w:val="Tekstzonderopmaak"/>
        <w:widowControl w:val="0"/>
        <w:rPr>
          <w:ins w:id="219" w:author="Willems, P.H. (Peter)" w:date="2019-03-25T12:07:00Z"/>
          <w:rFonts w:cs="Courier New"/>
          <w:szCs w:val="22"/>
          <w:lang w:val="en-US"/>
          <w:rPrChange w:id="220" w:author="Willems, P.H. (Peter)" w:date="2019-03-25T12:08:00Z">
            <w:rPr>
              <w:ins w:id="221" w:author="Willems, P.H. (Peter)" w:date="2019-03-25T12:07:00Z"/>
              <w:rFonts w:ascii="Corbel" w:hAnsi="Corbel"/>
              <w:sz w:val="22"/>
              <w:szCs w:val="22"/>
              <w:lang w:val="nl-NL"/>
            </w:rPr>
          </w:rPrChange>
        </w:rPr>
      </w:pPr>
      <w:ins w:id="222" w:author="Willems, P.H. (Peter)" w:date="2019-03-25T12:07:00Z">
        <w:r w:rsidRPr="00111AAA">
          <w:rPr>
            <w:rFonts w:cs="Courier New"/>
            <w:szCs w:val="22"/>
            <w:lang w:val="en-US"/>
            <w:rPrChange w:id="223" w:author="Willems, P.H. (Peter)" w:date="2019-03-25T12:08:00Z">
              <w:rPr>
                <w:rFonts w:ascii="Corbel" w:hAnsi="Corbel"/>
                <w:sz w:val="22"/>
                <w:szCs w:val="22"/>
                <w:lang w:val="nl-NL"/>
              </w:rPr>
            </w:rPrChange>
          </w:rPr>
          <w:t>minOccurs : OPTIONAL INTEGER;</w:t>
        </w:r>
      </w:ins>
    </w:p>
    <w:p w14:paraId="02C1AB14" w14:textId="1CC1D865" w:rsidR="005F6A98" w:rsidRPr="00111AAA" w:rsidRDefault="005F6A98" w:rsidP="005F6A98">
      <w:pPr>
        <w:pStyle w:val="Tekstzonderopmaak"/>
        <w:widowControl w:val="0"/>
        <w:rPr>
          <w:ins w:id="224" w:author="Willems, P.H. (Peter)" w:date="2019-03-25T12:07:00Z"/>
          <w:rFonts w:cs="Courier New"/>
          <w:szCs w:val="22"/>
          <w:lang w:val="en-US"/>
          <w:rPrChange w:id="225" w:author="Willems, P.H. (Peter)" w:date="2019-03-25T12:08:00Z">
            <w:rPr>
              <w:ins w:id="226" w:author="Willems, P.H. (Peter)" w:date="2019-03-25T12:07:00Z"/>
              <w:rFonts w:ascii="Corbel" w:hAnsi="Corbel"/>
              <w:sz w:val="22"/>
              <w:szCs w:val="22"/>
              <w:lang w:val="en-US"/>
            </w:rPr>
          </w:rPrChange>
        </w:rPr>
      </w:pPr>
      <w:proofErr w:type="spellStart"/>
      <w:ins w:id="227" w:author="Willems, P.H. (Peter)" w:date="2019-03-25T12:07:00Z">
        <w:r w:rsidRPr="00111AAA">
          <w:rPr>
            <w:rFonts w:cs="Courier New"/>
            <w:szCs w:val="22"/>
            <w:lang w:val="en-US"/>
            <w:rPrChange w:id="228" w:author="Willems, P.H. (Peter)" w:date="2019-03-25T12:08:00Z">
              <w:rPr>
                <w:rFonts w:ascii="Corbel" w:hAnsi="Corbel"/>
                <w:sz w:val="22"/>
                <w:szCs w:val="22"/>
                <w:lang w:val="nl-NL"/>
              </w:rPr>
            </w:rPrChange>
          </w:rPr>
          <w:t>maxOccurs</w:t>
        </w:r>
        <w:proofErr w:type="spellEnd"/>
        <w:r w:rsidRPr="00111AAA">
          <w:rPr>
            <w:rFonts w:cs="Courier New"/>
            <w:szCs w:val="22"/>
            <w:lang w:val="en-US"/>
            <w:rPrChange w:id="229" w:author="Willems, P.H. (Peter)" w:date="2019-03-25T12:08:00Z">
              <w:rPr>
                <w:rFonts w:ascii="Corbel" w:hAnsi="Corbel"/>
                <w:sz w:val="22"/>
                <w:szCs w:val="22"/>
                <w:lang w:val="nl-NL"/>
              </w:rPr>
            </w:rPrChange>
          </w:rPr>
          <w:t xml:space="preserve"> : OPTIONAL INTEGER;</w:t>
        </w:r>
      </w:ins>
    </w:p>
    <w:p w14:paraId="539761CC" w14:textId="77777777" w:rsidR="00111AAA" w:rsidRPr="00111AAA" w:rsidRDefault="00111AAA" w:rsidP="005F6A98">
      <w:pPr>
        <w:pStyle w:val="Tekstzonderopmaak"/>
        <w:widowControl w:val="0"/>
        <w:rPr>
          <w:ins w:id="230" w:author="Willems, P.H. (Peter)" w:date="2019-03-25T12:07:00Z"/>
          <w:rFonts w:cs="Courier New"/>
          <w:szCs w:val="22"/>
          <w:lang w:val="en-US"/>
          <w:rPrChange w:id="231" w:author="Willems, P.H. (Peter)" w:date="2019-03-25T12:08:00Z">
            <w:rPr>
              <w:ins w:id="232" w:author="Willems, P.H. (Peter)" w:date="2019-03-25T12:07:00Z"/>
              <w:rFonts w:ascii="Corbel" w:hAnsi="Corbel"/>
              <w:sz w:val="22"/>
              <w:szCs w:val="22"/>
              <w:lang w:val="en-US"/>
            </w:rPr>
          </w:rPrChange>
        </w:rPr>
      </w:pPr>
    </w:p>
    <w:p w14:paraId="48AC8046" w14:textId="77777777" w:rsidR="00111AAA" w:rsidRPr="0098482C" w:rsidRDefault="00111AAA" w:rsidP="00111AAA">
      <w:pPr>
        <w:pStyle w:val="Tekstzonderopmaak"/>
        <w:widowControl w:val="0"/>
        <w:rPr>
          <w:ins w:id="233" w:author="Willems, P.H. (Peter)" w:date="2019-03-25T12:07:00Z"/>
          <w:rFonts w:cs="Courier New"/>
          <w:szCs w:val="22"/>
          <w:lang w:val="en-US"/>
        </w:rPr>
      </w:pPr>
      <w:ins w:id="234" w:author="Willems, P.H. (Peter)" w:date="2019-03-25T12:07:00Z">
        <w:r w:rsidRPr="0098482C">
          <w:rPr>
            <w:rFonts w:cs="Courier New"/>
            <w:szCs w:val="22"/>
            <w:lang w:val="en-US"/>
          </w:rPr>
          <w:t>...</w:t>
        </w:r>
      </w:ins>
    </w:p>
    <w:p w14:paraId="4957CEFC" w14:textId="77777777" w:rsidR="00111AAA" w:rsidRPr="00111AAA" w:rsidRDefault="00111AAA" w:rsidP="005F6A98">
      <w:pPr>
        <w:pStyle w:val="Tekstzonderopmaak"/>
        <w:widowControl w:val="0"/>
        <w:rPr>
          <w:ins w:id="235" w:author="Willems, P.H. (Peter)" w:date="2019-03-25T12:07:00Z"/>
          <w:rFonts w:cs="Courier New"/>
          <w:szCs w:val="22"/>
          <w:lang w:val="en-US"/>
          <w:rPrChange w:id="236" w:author="Willems, P.H. (Peter)" w:date="2019-03-25T12:08:00Z">
            <w:rPr>
              <w:ins w:id="237" w:author="Willems, P.H. (Peter)" w:date="2019-03-25T12:07:00Z"/>
              <w:rFonts w:ascii="Corbel" w:hAnsi="Corbel"/>
              <w:sz w:val="22"/>
              <w:szCs w:val="22"/>
              <w:lang w:val="nl-NL"/>
            </w:rPr>
          </w:rPrChange>
        </w:rPr>
      </w:pPr>
    </w:p>
    <w:p w14:paraId="2E2DFEF8" w14:textId="5ACCC766" w:rsidR="00E83C34" w:rsidRPr="00111AAA" w:rsidRDefault="005F6A98" w:rsidP="005F6A98">
      <w:pPr>
        <w:pStyle w:val="Tekstzonderopmaak"/>
        <w:widowControl w:val="0"/>
        <w:rPr>
          <w:ins w:id="238" w:author="Willems, P.H. (Peter)" w:date="2019-03-25T12:05:00Z"/>
          <w:rFonts w:cs="Courier New"/>
          <w:szCs w:val="22"/>
          <w:lang w:val="en-US"/>
          <w:rPrChange w:id="239" w:author="Willems, P.H. (Peter)" w:date="2019-03-25T12:08:00Z">
            <w:rPr>
              <w:ins w:id="240" w:author="Willems, P.H. (Peter)" w:date="2019-03-25T12:05:00Z"/>
              <w:rFonts w:ascii="Corbel" w:hAnsi="Corbel"/>
              <w:sz w:val="22"/>
              <w:szCs w:val="22"/>
              <w:lang w:val="nl-NL"/>
            </w:rPr>
          </w:rPrChange>
        </w:rPr>
      </w:pPr>
      <w:ins w:id="241" w:author="Willems, P.H. (Peter)" w:date="2019-03-25T12:07:00Z">
        <w:r w:rsidRPr="00111AAA">
          <w:rPr>
            <w:rFonts w:cs="Courier New"/>
            <w:szCs w:val="22"/>
            <w:lang w:val="en-US"/>
            <w:rPrChange w:id="242" w:author="Willems, P.H. (Peter)" w:date="2019-03-25T12:08:00Z">
              <w:rPr>
                <w:rFonts w:ascii="Corbel" w:hAnsi="Corbel"/>
                <w:sz w:val="22"/>
                <w:szCs w:val="22"/>
                <w:lang w:val="nl-NL"/>
              </w:rPr>
            </w:rPrChange>
          </w:rPr>
          <w:t>END_ENTITY;</w:t>
        </w:r>
      </w:ins>
    </w:p>
    <w:p w14:paraId="752005D8" w14:textId="2B81BA59" w:rsidR="00E83C34" w:rsidRDefault="00E83C34" w:rsidP="00BA6C31">
      <w:pPr>
        <w:pStyle w:val="Tekstzonderopmaak"/>
        <w:widowControl w:val="0"/>
        <w:rPr>
          <w:ins w:id="243" w:author="Willems, P.H. (Peter)" w:date="2019-03-25T12:08:00Z"/>
          <w:rFonts w:ascii="Corbel" w:hAnsi="Corbel"/>
          <w:sz w:val="22"/>
          <w:szCs w:val="22"/>
          <w:lang w:val="en-US"/>
        </w:rPr>
      </w:pPr>
    </w:p>
    <w:p w14:paraId="5FFF655E" w14:textId="0F992378" w:rsidR="003B1898" w:rsidRPr="003B1898" w:rsidRDefault="003B1898" w:rsidP="003B1898">
      <w:pPr>
        <w:pStyle w:val="Tekstzonderopmaak"/>
        <w:widowControl w:val="0"/>
        <w:rPr>
          <w:ins w:id="244" w:author="Willems, P.H. (Peter)" w:date="2019-03-25T12:08:00Z"/>
          <w:rFonts w:ascii="Corbel" w:hAnsi="Corbel"/>
          <w:sz w:val="22"/>
          <w:szCs w:val="22"/>
          <w:lang w:val="nl-NL"/>
        </w:rPr>
      </w:pPr>
      <w:ins w:id="245" w:author="Willems, P.H. (Peter)" w:date="2019-03-25T12:08:00Z">
        <w:r w:rsidRPr="003B1898">
          <w:rPr>
            <w:rFonts w:ascii="Corbel" w:hAnsi="Corbel"/>
            <w:sz w:val="22"/>
            <w:szCs w:val="22"/>
            <w:lang w:val="nl-NL"/>
          </w:rPr>
          <w:t>Wanneer in een raamwerk (conform versie 1.</w:t>
        </w:r>
      </w:ins>
      <w:ins w:id="246" w:author="Willems, P.H. (Peter)" w:date="2019-03-25T12:09:00Z">
        <w:r>
          <w:rPr>
            <w:rFonts w:ascii="Corbel" w:hAnsi="Corbel"/>
            <w:sz w:val="22"/>
            <w:szCs w:val="22"/>
            <w:lang w:val="nl-NL"/>
          </w:rPr>
          <w:t>6</w:t>
        </w:r>
      </w:ins>
      <w:ins w:id="247" w:author="Willems, P.H. (Peter)" w:date="2019-03-25T12:08:00Z">
        <w:r w:rsidRPr="003B1898">
          <w:rPr>
            <w:rFonts w:ascii="Corbel" w:hAnsi="Corbel"/>
            <w:sz w:val="22"/>
            <w:szCs w:val="22"/>
            <w:lang w:val="nl-NL"/>
          </w:rPr>
          <w:t xml:space="preserve">) bij </w:t>
        </w:r>
        <w:proofErr w:type="spellStart"/>
        <w:r w:rsidRPr="003B1898">
          <w:rPr>
            <w:rFonts w:ascii="Corbel" w:hAnsi="Corbel"/>
            <w:sz w:val="22"/>
            <w:szCs w:val="22"/>
            <w:lang w:val="nl-NL"/>
          </w:rPr>
          <w:t>minOccurs</w:t>
        </w:r>
        <w:proofErr w:type="spellEnd"/>
        <w:r w:rsidRPr="003B1898">
          <w:rPr>
            <w:rFonts w:ascii="Corbel" w:hAnsi="Corbel"/>
            <w:sz w:val="22"/>
            <w:szCs w:val="22"/>
            <w:lang w:val="nl-NL"/>
          </w:rPr>
          <w:t xml:space="preserve"> en </w:t>
        </w:r>
        <w:proofErr w:type="spellStart"/>
        <w:r w:rsidRPr="003B1898">
          <w:rPr>
            <w:rFonts w:ascii="Corbel" w:hAnsi="Corbel"/>
            <w:sz w:val="22"/>
            <w:szCs w:val="22"/>
            <w:lang w:val="nl-NL"/>
          </w:rPr>
          <w:t>maxOccurs</w:t>
        </w:r>
        <w:proofErr w:type="spellEnd"/>
        <w:r w:rsidRPr="003B1898">
          <w:rPr>
            <w:rFonts w:ascii="Corbel" w:hAnsi="Corbel"/>
            <w:sz w:val="22"/>
            <w:szCs w:val="22"/>
            <w:lang w:val="nl-NL"/>
          </w:rPr>
          <w:t xml:space="preserve"> niets wordt ingevuld dan gelden de regels van de voorgaande systematiek versies;</w:t>
        </w:r>
      </w:ins>
    </w:p>
    <w:p w14:paraId="2AD6A3E7" w14:textId="08925C11" w:rsidR="003B1898" w:rsidRPr="003B1898" w:rsidRDefault="003B1898" w:rsidP="003B1898">
      <w:pPr>
        <w:pStyle w:val="Tekstzonderopmaak"/>
        <w:widowControl w:val="0"/>
        <w:rPr>
          <w:ins w:id="248" w:author="Willems, P.H. (Peter)" w:date="2019-03-25T12:08:00Z"/>
          <w:rFonts w:ascii="Corbel" w:hAnsi="Corbel"/>
          <w:sz w:val="22"/>
          <w:szCs w:val="22"/>
          <w:lang w:val="nl-NL"/>
          <w:rPrChange w:id="249" w:author="Willems, P.H. (Peter)" w:date="2019-03-25T12:08:00Z">
            <w:rPr>
              <w:ins w:id="250" w:author="Willems, P.H. (Peter)" w:date="2019-03-25T12:08:00Z"/>
              <w:rFonts w:ascii="Corbel" w:hAnsi="Corbel"/>
              <w:sz w:val="22"/>
              <w:szCs w:val="22"/>
              <w:lang w:val="en-US"/>
            </w:rPr>
          </w:rPrChange>
        </w:rPr>
      </w:pPr>
      <w:ins w:id="251" w:author="Willems, P.H. (Peter)" w:date="2019-03-25T12:08:00Z">
        <w:r w:rsidRPr="003B1898">
          <w:rPr>
            <w:rFonts w:ascii="Corbel" w:hAnsi="Corbel"/>
            <w:sz w:val="22"/>
            <w:szCs w:val="22"/>
            <w:lang w:val="nl-NL"/>
          </w:rPr>
          <w:t xml:space="preserve">Voor de typen </w:t>
        </w:r>
        <w:proofErr w:type="spellStart"/>
        <w:r w:rsidRPr="003B1898">
          <w:rPr>
            <w:rFonts w:ascii="Corbel" w:hAnsi="Corbel"/>
            <w:sz w:val="22"/>
            <w:szCs w:val="22"/>
            <w:lang w:val="nl-NL"/>
          </w:rPr>
          <w:t>ProjectType</w:t>
        </w:r>
        <w:proofErr w:type="spellEnd"/>
        <w:r w:rsidRPr="003B1898">
          <w:rPr>
            <w:rFonts w:ascii="Corbel" w:hAnsi="Corbel"/>
            <w:sz w:val="22"/>
            <w:szCs w:val="22"/>
            <w:lang w:val="nl-NL"/>
          </w:rPr>
          <w:t xml:space="preserve">, </w:t>
        </w:r>
        <w:proofErr w:type="spellStart"/>
        <w:r w:rsidRPr="003B1898">
          <w:rPr>
            <w:rFonts w:ascii="Corbel" w:hAnsi="Corbel"/>
            <w:sz w:val="22"/>
            <w:szCs w:val="22"/>
            <w:lang w:val="nl-NL"/>
          </w:rPr>
          <w:t>MessageType</w:t>
        </w:r>
        <w:proofErr w:type="spellEnd"/>
        <w:r w:rsidRPr="003B1898">
          <w:rPr>
            <w:rFonts w:ascii="Corbel" w:hAnsi="Corbel"/>
            <w:sz w:val="22"/>
            <w:szCs w:val="22"/>
            <w:lang w:val="nl-NL"/>
          </w:rPr>
          <w:t xml:space="preserve">, </w:t>
        </w:r>
        <w:proofErr w:type="spellStart"/>
        <w:r w:rsidRPr="003B1898">
          <w:rPr>
            <w:rFonts w:ascii="Corbel" w:hAnsi="Corbel"/>
            <w:sz w:val="22"/>
            <w:szCs w:val="22"/>
            <w:lang w:val="nl-NL"/>
          </w:rPr>
          <w:t>PersonType</w:t>
        </w:r>
        <w:proofErr w:type="spellEnd"/>
        <w:r w:rsidRPr="003B1898">
          <w:rPr>
            <w:rFonts w:ascii="Corbel" w:hAnsi="Corbel"/>
            <w:sz w:val="22"/>
            <w:szCs w:val="22"/>
            <w:lang w:val="nl-NL"/>
          </w:rPr>
          <w:t xml:space="preserve">, </w:t>
        </w:r>
        <w:proofErr w:type="spellStart"/>
        <w:r w:rsidRPr="003B1898">
          <w:rPr>
            <w:rFonts w:ascii="Corbel" w:hAnsi="Corbel"/>
            <w:sz w:val="22"/>
            <w:szCs w:val="22"/>
            <w:lang w:val="nl-NL"/>
          </w:rPr>
          <w:t>AppendixType</w:t>
        </w:r>
        <w:proofErr w:type="spellEnd"/>
        <w:r w:rsidRPr="003B1898">
          <w:rPr>
            <w:rFonts w:ascii="Corbel" w:hAnsi="Corbel"/>
            <w:sz w:val="22"/>
            <w:szCs w:val="22"/>
            <w:lang w:val="nl-NL"/>
          </w:rPr>
          <w:t xml:space="preserve">, </w:t>
        </w:r>
        <w:proofErr w:type="spellStart"/>
        <w:r w:rsidRPr="003B1898">
          <w:rPr>
            <w:rFonts w:ascii="Corbel" w:hAnsi="Corbel"/>
            <w:sz w:val="22"/>
            <w:szCs w:val="22"/>
            <w:lang w:val="nl-NL"/>
          </w:rPr>
          <w:t>OrganisationType</w:t>
        </w:r>
        <w:proofErr w:type="spellEnd"/>
        <w:r w:rsidRPr="003B1898">
          <w:rPr>
            <w:rFonts w:ascii="Corbel" w:hAnsi="Corbel"/>
            <w:sz w:val="22"/>
            <w:szCs w:val="22"/>
            <w:lang w:val="nl-NL"/>
          </w:rPr>
          <w:t xml:space="preserve"> komt een Complex Element altijd 0 of 1 keer voor.</w:t>
        </w:r>
      </w:ins>
      <w:ins w:id="252" w:author="Willems, P.H. (Peter)" w:date="2019-03-25T12:09:00Z">
        <w:r w:rsidR="00BE75B6">
          <w:rPr>
            <w:rFonts w:ascii="Corbel" w:hAnsi="Corbel"/>
            <w:sz w:val="22"/>
            <w:szCs w:val="22"/>
            <w:lang w:val="nl-NL"/>
          </w:rPr>
          <w:t xml:space="preserve"> </w:t>
        </w:r>
      </w:ins>
      <w:ins w:id="253" w:author="Willems, P.H. (Peter)" w:date="2019-03-25T12:08:00Z">
        <w:r w:rsidRPr="003B1898">
          <w:rPr>
            <w:rFonts w:ascii="Corbel" w:hAnsi="Corbel"/>
            <w:sz w:val="22"/>
            <w:szCs w:val="22"/>
            <w:lang w:val="nl-NL"/>
          </w:rPr>
          <w:t>Voor de typen Complex Elementtype komt een complex Element altijd 0 tot oneindig voor</w:t>
        </w:r>
      </w:ins>
      <w:ins w:id="254" w:author="Willems, P.H. (Peter)" w:date="2019-03-26T09:13:00Z">
        <w:r w:rsidR="006F19CF">
          <w:rPr>
            <w:rFonts w:ascii="Corbel" w:hAnsi="Corbel"/>
            <w:sz w:val="22"/>
            <w:szCs w:val="22"/>
            <w:lang w:val="nl-NL"/>
          </w:rPr>
          <w:t>.</w:t>
        </w:r>
      </w:ins>
    </w:p>
    <w:p w14:paraId="39826198" w14:textId="2EED96CC" w:rsidR="003B1898" w:rsidRDefault="003B1898" w:rsidP="00BA6C31">
      <w:pPr>
        <w:pStyle w:val="Tekstzonderopmaak"/>
        <w:widowControl w:val="0"/>
        <w:rPr>
          <w:ins w:id="255" w:author="Willems, P.H. (Peter)" w:date="2019-03-26T08:24:00Z"/>
          <w:rFonts w:ascii="Corbel" w:hAnsi="Corbel"/>
          <w:sz w:val="22"/>
          <w:szCs w:val="22"/>
          <w:lang w:val="nl-NL"/>
        </w:rPr>
      </w:pPr>
    </w:p>
    <w:p w14:paraId="13E2FAD1" w14:textId="77777777" w:rsidR="0002385D" w:rsidRDefault="0002385D" w:rsidP="0002385D">
      <w:pPr>
        <w:pStyle w:val="Tekstzonderopmaak"/>
        <w:widowControl w:val="0"/>
        <w:rPr>
          <w:moveTo w:id="256" w:author="Willems, P.H. (Peter)" w:date="2019-03-26T08:24:00Z"/>
          <w:rFonts w:ascii="Corbel" w:hAnsi="Corbel"/>
          <w:b/>
          <w:i/>
          <w:sz w:val="22"/>
          <w:szCs w:val="22"/>
          <w:lang w:val="nl-NL"/>
        </w:rPr>
      </w:pPr>
      <w:moveToRangeStart w:id="257" w:author="Willems, P.H. (Peter)" w:date="2019-03-26T08:24:00Z" w:name="move4481107"/>
      <w:moveTo w:id="258" w:author="Willems, P.H. (Peter)" w:date="2019-03-26T08:24:00Z">
        <w:r w:rsidRPr="00215B94">
          <w:rPr>
            <w:rFonts w:ascii="Corbel" w:hAnsi="Corbel"/>
            <w:b/>
            <w:i/>
            <w:sz w:val="22"/>
            <w:szCs w:val="22"/>
            <w:lang w:val="nl-NL"/>
          </w:rPr>
          <w:t>Bijlage verplicht kunnen stellen per berichttype</w:t>
        </w:r>
        <w:r>
          <w:rPr>
            <w:rFonts w:ascii="Corbel" w:hAnsi="Corbel"/>
            <w:b/>
            <w:i/>
            <w:sz w:val="22"/>
            <w:szCs w:val="22"/>
            <w:lang w:val="nl-NL"/>
          </w:rPr>
          <w:t xml:space="preserve"> (</w:t>
        </w:r>
        <w:r w:rsidRPr="00283119">
          <w:rPr>
            <w:rFonts w:ascii="Corbel" w:hAnsi="Corbel"/>
            <w:b/>
            <w:i/>
            <w:sz w:val="22"/>
            <w:szCs w:val="22"/>
            <w:lang w:val="nl-NL"/>
          </w:rPr>
          <w:t>1019</w:t>
        </w:r>
        <w:r>
          <w:rPr>
            <w:rFonts w:ascii="Corbel" w:hAnsi="Corbel"/>
            <w:b/>
            <w:i/>
            <w:sz w:val="22"/>
            <w:szCs w:val="22"/>
            <w:lang w:val="nl-NL"/>
          </w:rPr>
          <w:t>)</w:t>
        </w:r>
      </w:moveTo>
    </w:p>
    <w:p w14:paraId="05BCE9B0" w14:textId="3CAC0FF0" w:rsidR="0002385D" w:rsidRDefault="0002385D" w:rsidP="0002385D">
      <w:pPr>
        <w:pStyle w:val="Tekstzonderopmaak"/>
        <w:widowControl w:val="0"/>
        <w:rPr>
          <w:moveTo w:id="259" w:author="Willems, P.H. (Peter)" w:date="2019-03-26T08:24:00Z"/>
          <w:rFonts w:ascii="Corbel" w:hAnsi="Corbel"/>
          <w:sz w:val="22"/>
          <w:szCs w:val="22"/>
          <w:lang w:val="nl-NL"/>
        </w:rPr>
      </w:pPr>
      <w:moveTo w:id="260" w:author="Willems, P.H. (Peter)" w:date="2019-03-26T08:24:00Z">
        <w:r w:rsidRPr="000C5640">
          <w:rPr>
            <w:rFonts w:ascii="Corbel" w:hAnsi="Corbel"/>
            <w:sz w:val="22"/>
            <w:szCs w:val="22"/>
            <w:lang w:val="nl-NL"/>
          </w:rPr>
          <w:t xml:space="preserve">Als er een document ter acceptatie verzonden moet worden en de bijlage wordt er niet bij gedaan </w:t>
        </w:r>
        <w:del w:id="261" w:author="Willems, P.H. (Peter)" w:date="2019-03-26T08:38:00Z">
          <w:r w:rsidRPr="000C5640" w:rsidDel="00007702">
            <w:rPr>
              <w:rFonts w:ascii="Corbel" w:hAnsi="Corbel"/>
              <w:sz w:val="22"/>
              <w:szCs w:val="22"/>
              <w:lang w:val="nl-NL"/>
            </w:rPr>
            <w:delText>weet je van te voren al</w:delText>
          </w:r>
        </w:del>
      </w:moveTo>
      <w:ins w:id="262" w:author="Willems, P.H. (Peter)" w:date="2019-03-26T08:38:00Z">
        <w:r w:rsidR="00007702">
          <w:rPr>
            <w:rFonts w:ascii="Corbel" w:hAnsi="Corbel"/>
            <w:sz w:val="22"/>
            <w:szCs w:val="22"/>
            <w:lang w:val="nl-NL"/>
          </w:rPr>
          <w:t>kan worden voorzien</w:t>
        </w:r>
      </w:ins>
      <w:moveTo w:id="263" w:author="Willems, P.H. (Peter)" w:date="2019-03-26T08:24:00Z">
        <w:r w:rsidRPr="000C5640">
          <w:rPr>
            <w:rFonts w:ascii="Corbel" w:hAnsi="Corbel"/>
            <w:sz w:val="22"/>
            <w:szCs w:val="22"/>
            <w:lang w:val="nl-NL"/>
          </w:rPr>
          <w:t xml:space="preserve"> dat het bericht afgekeurd gaat woorden. </w:t>
        </w:r>
        <w:del w:id="264" w:author="Willems, P.H. (Peter)" w:date="2019-03-26T08:38:00Z">
          <w:r w:rsidRPr="000C5640" w:rsidDel="00B11862">
            <w:rPr>
              <w:rFonts w:ascii="Corbel" w:hAnsi="Corbel"/>
              <w:sz w:val="22"/>
              <w:szCs w:val="22"/>
              <w:lang w:val="nl-NL"/>
            </w:rPr>
            <w:delText>Er moet dus worden afgedwongen</w:delText>
          </w:r>
        </w:del>
      </w:moveTo>
      <w:ins w:id="265" w:author="Willems, P.H. (Peter)" w:date="2019-03-26T08:38:00Z">
        <w:r w:rsidR="00B11862">
          <w:rPr>
            <w:rFonts w:ascii="Corbel" w:hAnsi="Corbel"/>
            <w:sz w:val="22"/>
            <w:szCs w:val="22"/>
            <w:lang w:val="nl-NL"/>
          </w:rPr>
          <w:t>Afdwingen</w:t>
        </w:r>
      </w:ins>
      <w:moveTo w:id="266" w:author="Willems, P.H. (Peter)" w:date="2019-03-26T08:24:00Z">
        <w:r w:rsidRPr="000C5640">
          <w:rPr>
            <w:rFonts w:ascii="Corbel" w:hAnsi="Corbel"/>
            <w:sz w:val="22"/>
            <w:szCs w:val="22"/>
            <w:lang w:val="nl-NL"/>
          </w:rPr>
          <w:t xml:space="preserve"> dat </w:t>
        </w:r>
        <w:del w:id="267" w:author="Willems, P.H. (Peter)" w:date="2019-03-26T08:38:00Z">
          <w:r w:rsidRPr="000C5640" w:rsidDel="00B11862">
            <w:rPr>
              <w:rFonts w:ascii="Corbel" w:hAnsi="Corbel"/>
              <w:sz w:val="22"/>
              <w:szCs w:val="22"/>
              <w:lang w:val="nl-NL"/>
            </w:rPr>
            <w:delText xml:space="preserve">er </w:delText>
          </w:r>
        </w:del>
        <w:r w:rsidRPr="000C5640">
          <w:rPr>
            <w:rFonts w:ascii="Corbel" w:hAnsi="Corbel"/>
            <w:sz w:val="22"/>
            <w:szCs w:val="22"/>
            <w:lang w:val="nl-NL"/>
          </w:rPr>
          <w:t>een bijlage moet worden toegevoegd</w:t>
        </w:r>
      </w:moveTo>
      <w:ins w:id="268" w:author="Willems, P.H. (Peter)" w:date="2019-03-26T08:39:00Z">
        <w:r w:rsidR="00B11862">
          <w:rPr>
            <w:rFonts w:ascii="Corbel" w:hAnsi="Corbel"/>
            <w:sz w:val="22"/>
            <w:szCs w:val="22"/>
            <w:lang w:val="nl-NL"/>
          </w:rPr>
          <w:t xml:space="preserve"> kan dan helpen</w:t>
        </w:r>
      </w:ins>
      <w:moveTo w:id="269" w:author="Willems, P.H. (Peter)" w:date="2019-03-26T08:24:00Z">
        <w:r w:rsidRPr="000C5640">
          <w:rPr>
            <w:rFonts w:ascii="Corbel" w:hAnsi="Corbel"/>
            <w:sz w:val="22"/>
            <w:szCs w:val="22"/>
            <w:lang w:val="nl-NL"/>
          </w:rPr>
          <w:t>.</w:t>
        </w:r>
        <w:r>
          <w:rPr>
            <w:rFonts w:ascii="Corbel" w:hAnsi="Corbel"/>
            <w:sz w:val="22"/>
            <w:szCs w:val="22"/>
            <w:lang w:val="nl-NL"/>
          </w:rPr>
          <w:t xml:space="preserve"> </w:t>
        </w:r>
        <w:r w:rsidRPr="00060834">
          <w:rPr>
            <w:rFonts w:ascii="Corbel" w:hAnsi="Corbel"/>
            <w:sz w:val="22"/>
            <w:szCs w:val="22"/>
            <w:lang w:val="nl-NL"/>
          </w:rPr>
          <w:t xml:space="preserve">De impact van het verplicht stellen van een bijlage is laag. </w:t>
        </w:r>
        <w:r>
          <w:rPr>
            <w:rFonts w:ascii="Corbel" w:hAnsi="Corbel"/>
            <w:sz w:val="22"/>
            <w:szCs w:val="22"/>
            <w:lang w:val="nl-NL"/>
          </w:rPr>
          <w:t>Het d</w:t>
        </w:r>
        <w:r w:rsidRPr="00060834">
          <w:rPr>
            <w:rFonts w:ascii="Corbel" w:hAnsi="Corbel"/>
            <w:sz w:val="22"/>
            <w:szCs w:val="22"/>
            <w:lang w:val="nl-NL"/>
          </w:rPr>
          <w:t xml:space="preserve">wingt af dat de berichten die een bijlage nodig hebben deze ook daadwerkelijk hebben. </w:t>
        </w:r>
        <w:r>
          <w:rPr>
            <w:rFonts w:ascii="Corbel" w:hAnsi="Corbel"/>
            <w:sz w:val="22"/>
            <w:szCs w:val="22"/>
            <w:lang w:val="nl-NL"/>
          </w:rPr>
          <w:t>Dat k</w:t>
        </w:r>
        <w:r w:rsidRPr="00060834">
          <w:rPr>
            <w:rFonts w:ascii="Corbel" w:hAnsi="Corbel"/>
            <w:sz w:val="22"/>
            <w:szCs w:val="22"/>
            <w:lang w:val="nl-NL"/>
          </w:rPr>
          <w:t>an in een aantal gevallen een voordeel voor gebruikers opleveren omdat er geen bijlagen meer vergeten worden.</w:t>
        </w:r>
      </w:moveTo>
    </w:p>
    <w:p w14:paraId="3B5DBC89" w14:textId="77777777" w:rsidR="0002385D" w:rsidRPr="00D90530" w:rsidRDefault="0002385D" w:rsidP="0002385D">
      <w:pPr>
        <w:pStyle w:val="Tekstzonderopmaak"/>
        <w:widowControl w:val="0"/>
        <w:rPr>
          <w:moveTo w:id="270" w:author="Willems, P.H. (Peter)" w:date="2019-03-26T08:24:00Z"/>
          <w:rFonts w:ascii="Corbel" w:hAnsi="Corbel"/>
          <w:sz w:val="22"/>
          <w:szCs w:val="22"/>
          <w:lang w:val="nl-NL"/>
        </w:rPr>
      </w:pPr>
      <w:moveTo w:id="271" w:author="Willems, P.H. (Peter)" w:date="2019-03-26T08:24:00Z">
        <w:r>
          <w:rPr>
            <w:rFonts w:ascii="Corbel" w:hAnsi="Corbel"/>
            <w:sz w:val="22"/>
            <w:szCs w:val="22"/>
            <w:lang w:val="nl-NL"/>
          </w:rPr>
          <w:t>De gekozen</w:t>
        </w:r>
        <w:r w:rsidRPr="00D90530">
          <w:rPr>
            <w:rFonts w:ascii="Corbel" w:hAnsi="Corbel"/>
            <w:sz w:val="22"/>
            <w:szCs w:val="22"/>
            <w:lang w:val="nl-NL"/>
          </w:rPr>
          <w:t xml:space="preserve"> oplossing is om per </w:t>
        </w:r>
        <w:proofErr w:type="spellStart"/>
        <w:r w:rsidRPr="00D90530">
          <w:rPr>
            <w:rFonts w:ascii="Corbel" w:hAnsi="Corbel"/>
            <w:sz w:val="22"/>
            <w:szCs w:val="22"/>
            <w:lang w:val="nl-NL"/>
          </w:rPr>
          <w:t>MessageType</w:t>
        </w:r>
        <w:proofErr w:type="spellEnd"/>
        <w:r w:rsidRPr="00D90530">
          <w:rPr>
            <w:rFonts w:ascii="Corbel" w:hAnsi="Corbel"/>
            <w:sz w:val="22"/>
            <w:szCs w:val="22"/>
            <w:lang w:val="nl-NL"/>
          </w:rPr>
          <w:t xml:space="preserve"> aan te geven of een appendix verplicht is.</w:t>
        </w:r>
      </w:moveTo>
    </w:p>
    <w:p w14:paraId="1616A512" w14:textId="77777777" w:rsidR="0002385D" w:rsidRPr="00D90530" w:rsidRDefault="0002385D" w:rsidP="0002385D">
      <w:pPr>
        <w:pStyle w:val="Tekstzonderopmaak"/>
        <w:widowControl w:val="0"/>
        <w:rPr>
          <w:moveTo w:id="272" w:author="Willems, P.H. (Peter)" w:date="2019-03-26T08:24:00Z"/>
          <w:rFonts w:ascii="Corbel" w:hAnsi="Corbel"/>
          <w:sz w:val="22"/>
          <w:szCs w:val="22"/>
          <w:lang w:val="nl-NL"/>
        </w:rPr>
      </w:pPr>
    </w:p>
    <w:p w14:paraId="7DC75A15" w14:textId="77777777" w:rsidR="0002385D" w:rsidRPr="00215B94" w:rsidRDefault="0002385D" w:rsidP="0002385D">
      <w:pPr>
        <w:pStyle w:val="Tekstzonderopmaak"/>
        <w:widowControl w:val="0"/>
        <w:rPr>
          <w:moveTo w:id="273" w:author="Willems, P.H. (Peter)" w:date="2019-03-26T08:24:00Z"/>
          <w:rFonts w:cs="Courier New"/>
          <w:szCs w:val="22"/>
          <w:lang w:val="en-US"/>
        </w:rPr>
      </w:pPr>
      <w:moveTo w:id="274" w:author="Willems, P.H. (Peter)" w:date="2019-03-26T08:24:00Z">
        <w:r w:rsidRPr="00215B94">
          <w:rPr>
            <w:rFonts w:cs="Courier New"/>
            <w:szCs w:val="22"/>
            <w:lang w:val="en-US"/>
          </w:rPr>
          <w:t xml:space="preserve">ENTITY </w:t>
        </w:r>
        <w:proofErr w:type="spellStart"/>
        <w:r w:rsidRPr="00215B94">
          <w:rPr>
            <w:rFonts w:cs="Courier New"/>
            <w:szCs w:val="22"/>
            <w:lang w:val="en-US"/>
          </w:rPr>
          <w:t>MessageType</w:t>
        </w:r>
        <w:proofErr w:type="spellEnd"/>
        <w:r w:rsidRPr="00215B94">
          <w:rPr>
            <w:rFonts w:cs="Courier New"/>
            <w:szCs w:val="22"/>
            <w:lang w:val="en-US"/>
          </w:rPr>
          <w:t>;</w:t>
        </w:r>
      </w:moveTo>
    </w:p>
    <w:p w14:paraId="63D7E0D2" w14:textId="1E78089D" w:rsidR="0002385D" w:rsidRPr="00215B94" w:rsidRDefault="00455CA5" w:rsidP="0002385D">
      <w:pPr>
        <w:pStyle w:val="Tekstzonderopmaak"/>
        <w:widowControl w:val="0"/>
        <w:rPr>
          <w:moveTo w:id="275" w:author="Willems, P.H. (Peter)" w:date="2019-03-26T08:24:00Z"/>
          <w:rFonts w:cs="Courier New"/>
          <w:szCs w:val="22"/>
          <w:lang w:val="en-US"/>
        </w:rPr>
      </w:pPr>
      <w:ins w:id="276" w:author="Willems, P.H. (Peter)" w:date="2019-04-30T10:48:00Z">
        <w:r>
          <w:rPr>
            <w:rFonts w:cs="Courier New"/>
            <w:szCs w:val="22"/>
            <w:lang w:val="en-US"/>
          </w:rPr>
          <w:lastRenderedPageBreak/>
          <w:t xml:space="preserve">  </w:t>
        </w:r>
      </w:ins>
      <w:moveTo w:id="277" w:author="Willems, P.H. (Peter)" w:date="2019-03-26T08:24:00Z">
        <w:r w:rsidR="0002385D" w:rsidRPr="00215B94">
          <w:rPr>
            <w:rFonts w:cs="Courier New"/>
            <w:szCs w:val="22"/>
            <w:lang w:val="en-US"/>
          </w:rPr>
          <w:t>...</w:t>
        </w:r>
      </w:moveTo>
    </w:p>
    <w:p w14:paraId="6BD8C89B" w14:textId="5DC06295" w:rsidR="0002385D" w:rsidRPr="00215B94" w:rsidRDefault="00455CA5" w:rsidP="0002385D">
      <w:pPr>
        <w:pStyle w:val="Tekstzonderopmaak"/>
        <w:widowControl w:val="0"/>
        <w:rPr>
          <w:moveTo w:id="278" w:author="Willems, P.H. (Peter)" w:date="2019-03-26T08:24:00Z"/>
          <w:rFonts w:cs="Courier New"/>
          <w:szCs w:val="22"/>
          <w:lang w:val="en-US"/>
        </w:rPr>
      </w:pPr>
      <w:ins w:id="279" w:author="Willems, P.H. (Peter)" w:date="2019-04-30T10:48:00Z">
        <w:r>
          <w:rPr>
            <w:rFonts w:cs="Courier New"/>
            <w:szCs w:val="22"/>
            <w:lang w:val="en-US"/>
          </w:rPr>
          <w:t xml:space="preserve">  </w:t>
        </w:r>
      </w:ins>
      <w:proofErr w:type="spellStart"/>
      <w:moveTo w:id="280" w:author="Willems, P.H. (Peter)" w:date="2019-03-26T08:24:00Z">
        <w:r w:rsidR="0002385D" w:rsidRPr="00215B94">
          <w:rPr>
            <w:rFonts w:cs="Courier New"/>
            <w:szCs w:val="22"/>
            <w:lang w:val="en-US"/>
          </w:rPr>
          <w:t>appendixMandatory</w:t>
        </w:r>
        <w:proofErr w:type="spellEnd"/>
        <w:r w:rsidR="0002385D" w:rsidRPr="00215B94">
          <w:rPr>
            <w:rFonts w:cs="Courier New"/>
            <w:szCs w:val="22"/>
            <w:lang w:val="en-US"/>
          </w:rPr>
          <w:t>: OPTIONAL BOOLEAN;</w:t>
        </w:r>
      </w:moveTo>
    </w:p>
    <w:p w14:paraId="7694C6DC" w14:textId="7527A312" w:rsidR="0002385D" w:rsidRPr="00215B94" w:rsidRDefault="00455CA5" w:rsidP="0002385D">
      <w:pPr>
        <w:pStyle w:val="Tekstzonderopmaak"/>
        <w:widowControl w:val="0"/>
        <w:rPr>
          <w:moveTo w:id="281" w:author="Willems, P.H. (Peter)" w:date="2019-03-26T08:24:00Z"/>
          <w:rFonts w:cs="Courier New"/>
          <w:szCs w:val="22"/>
          <w:lang w:val="nl-NL"/>
        </w:rPr>
      </w:pPr>
      <w:ins w:id="282" w:author="Willems, P.H. (Peter)" w:date="2019-04-30T10:48:00Z">
        <w:r>
          <w:rPr>
            <w:rFonts w:cs="Courier New"/>
            <w:szCs w:val="22"/>
            <w:lang w:val="nl-NL"/>
          </w:rPr>
          <w:t xml:space="preserve">  </w:t>
        </w:r>
      </w:ins>
      <w:moveTo w:id="283" w:author="Willems, P.H. (Peter)" w:date="2019-03-26T08:24:00Z">
        <w:r w:rsidR="0002385D" w:rsidRPr="00215B94">
          <w:rPr>
            <w:rFonts w:cs="Courier New"/>
            <w:szCs w:val="22"/>
            <w:lang w:val="nl-NL"/>
          </w:rPr>
          <w:t>...</w:t>
        </w:r>
      </w:moveTo>
    </w:p>
    <w:p w14:paraId="449DDD22" w14:textId="77777777" w:rsidR="0002385D" w:rsidRPr="00215B94" w:rsidRDefault="0002385D" w:rsidP="0002385D">
      <w:pPr>
        <w:pStyle w:val="Tekstzonderopmaak"/>
        <w:widowControl w:val="0"/>
        <w:rPr>
          <w:moveTo w:id="284" w:author="Willems, P.H. (Peter)" w:date="2019-03-26T08:24:00Z"/>
          <w:rFonts w:cs="Courier New"/>
          <w:szCs w:val="22"/>
          <w:lang w:val="nl-NL"/>
        </w:rPr>
      </w:pPr>
      <w:moveTo w:id="285" w:author="Willems, P.H. (Peter)" w:date="2019-03-26T08:24:00Z">
        <w:r w:rsidRPr="00215B94">
          <w:rPr>
            <w:rFonts w:cs="Courier New"/>
            <w:szCs w:val="22"/>
            <w:lang w:val="nl-NL"/>
          </w:rPr>
          <w:t>END_ENTITY;</w:t>
        </w:r>
      </w:moveTo>
    </w:p>
    <w:p w14:paraId="77393AE3" w14:textId="77777777" w:rsidR="0002385D" w:rsidRDefault="0002385D" w:rsidP="0002385D">
      <w:pPr>
        <w:pStyle w:val="Tekstzonderopmaak"/>
        <w:widowControl w:val="0"/>
        <w:rPr>
          <w:moveTo w:id="286" w:author="Willems, P.H. (Peter)" w:date="2019-03-26T08:24:00Z"/>
          <w:rFonts w:ascii="Corbel" w:hAnsi="Corbel"/>
          <w:sz w:val="22"/>
          <w:szCs w:val="22"/>
          <w:lang w:val="nl-NL"/>
        </w:rPr>
      </w:pPr>
    </w:p>
    <w:p w14:paraId="699518FD" w14:textId="77777777" w:rsidR="0002385D" w:rsidRDefault="0002385D" w:rsidP="0002385D">
      <w:pPr>
        <w:pStyle w:val="Tekstzonderopmaak"/>
        <w:widowControl w:val="0"/>
        <w:rPr>
          <w:moveTo w:id="287" w:author="Willems, P.H. (Peter)" w:date="2019-03-26T08:24:00Z"/>
          <w:rFonts w:ascii="Corbel" w:hAnsi="Corbel"/>
          <w:sz w:val="22"/>
          <w:szCs w:val="22"/>
          <w:lang w:val="nl-NL"/>
        </w:rPr>
      </w:pPr>
      <w:moveTo w:id="288" w:author="Willems, P.H. (Peter)" w:date="2019-03-26T08:24:00Z">
        <w:r w:rsidRPr="00215B94">
          <w:rPr>
            <w:rFonts w:ascii="Corbel" w:hAnsi="Corbel"/>
            <w:sz w:val="22"/>
            <w:szCs w:val="22"/>
            <w:lang w:val="nl-NL"/>
          </w:rPr>
          <w:t>De</w:t>
        </w:r>
        <w:r>
          <w:rPr>
            <w:rFonts w:ascii="Corbel" w:hAnsi="Corbel"/>
            <w:sz w:val="22"/>
            <w:szCs w:val="22"/>
            <w:lang w:val="nl-NL"/>
          </w:rPr>
          <w:t>ze</w:t>
        </w:r>
        <w:r w:rsidRPr="00215B94">
          <w:rPr>
            <w:rFonts w:ascii="Corbel" w:hAnsi="Corbel"/>
            <w:sz w:val="22"/>
            <w:szCs w:val="22"/>
            <w:lang w:val="nl-NL"/>
          </w:rPr>
          <w:t xml:space="preserve"> oplossing is </w:t>
        </w:r>
        <w:proofErr w:type="spellStart"/>
        <w:r w:rsidRPr="00215B94">
          <w:rPr>
            <w:rFonts w:ascii="Corbel" w:hAnsi="Corbel"/>
            <w:sz w:val="22"/>
            <w:szCs w:val="22"/>
            <w:lang w:val="nl-NL"/>
          </w:rPr>
          <w:t>backwards</w:t>
        </w:r>
        <w:proofErr w:type="spellEnd"/>
        <w:r w:rsidRPr="00215B94">
          <w:rPr>
            <w:rFonts w:ascii="Corbel" w:hAnsi="Corbel"/>
            <w:sz w:val="22"/>
            <w:szCs w:val="22"/>
            <w:lang w:val="nl-NL"/>
          </w:rPr>
          <w:t xml:space="preserve"> compatible, omdat de </w:t>
        </w:r>
        <w:proofErr w:type="spellStart"/>
        <w:r w:rsidRPr="00215B94">
          <w:rPr>
            <w:rFonts w:ascii="Corbel" w:hAnsi="Corbel"/>
            <w:sz w:val="22"/>
            <w:szCs w:val="22"/>
            <w:lang w:val="nl-NL"/>
          </w:rPr>
          <w:t>boolean</w:t>
        </w:r>
        <w:proofErr w:type="spellEnd"/>
        <w:r w:rsidRPr="00215B94">
          <w:rPr>
            <w:rFonts w:ascii="Corbel" w:hAnsi="Corbel"/>
            <w:sz w:val="22"/>
            <w:szCs w:val="22"/>
            <w:lang w:val="nl-NL"/>
          </w:rPr>
          <w:t xml:space="preserve"> optioneel is gemaakt. </w:t>
        </w:r>
        <w:r>
          <w:rPr>
            <w:rFonts w:ascii="Corbel" w:hAnsi="Corbel"/>
            <w:sz w:val="22"/>
            <w:szCs w:val="22"/>
            <w:lang w:val="nl-NL"/>
          </w:rPr>
          <w:t>D</w:t>
        </w:r>
        <w:r w:rsidRPr="00215B94">
          <w:rPr>
            <w:rFonts w:ascii="Corbel" w:hAnsi="Corbel"/>
            <w:sz w:val="22"/>
            <w:szCs w:val="22"/>
            <w:lang w:val="nl-NL"/>
          </w:rPr>
          <w:t xml:space="preserve">eze optie </w:t>
        </w:r>
        <w:r>
          <w:rPr>
            <w:rFonts w:ascii="Corbel" w:hAnsi="Corbel"/>
            <w:sz w:val="22"/>
            <w:szCs w:val="22"/>
            <w:lang w:val="nl-NL"/>
          </w:rPr>
          <w:t>wordt daarom niet afgedwongen</w:t>
        </w:r>
        <w:r w:rsidRPr="00215B94">
          <w:rPr>
            <w:rFonts w:ascii="Corbel" w:hAnsi="Corbel"/>
            <w:sz w:val="22"/>
            <w:szCs w:val="22"/>
            <w:lang w:val="nl-NL"/>
          </w:rPr>
          <w:t>.</w:t>
        </w:r>
      </w:moveTo>
    </w:p>
    <w:p w14:paraId="17EC8BF0" w14:textId="77777777" w:rsidR="0002385D" w:rsidRPr="00215B94" w:rsidDel="00B27C0D" w:rsidRDefault="0002385D" w:rsidP="0002385D">
      <w:pPr>
        <w:pStyle w:val="Tekstzonderopmaak"/>
        <w:widowControl w:val="0"/>
        <w:rPr>
          <w:del w:id="289" w:author="Willems, P.H. (Peter)" w:date="2019-03-26T08:24:00Z"/>
          <w:moveTo w:id="290" w:author="Willems, P.H. (Peter)" w:date="2019-03-26T08:24:00Z"/>
          <w:rFonts w:ascii="Corbel" w:hAnsi="Corbel"/>
          <w:sz w:val="22"/>
          <w:szCs w:val="22"/>
          <w:lang w:val="nl-NL"/>
        </w:rPr>
      </w:pPr>
    </w:p>
    <w:moveToRangeEnd w:id="257"/>
    <w:p w14:paraId="6BBEDAF6" w14:textId="77777777" w:rsidR="0002385D" w:rsidRPr="003B1898" w:rsidRDefault="0002385D" w:rsidP="00BA6C31">
      <w:pPr>
        <w:pStyle w:val="Tekstzonderopmaak"/>
        <w:widowControl w:val="0"/>
        <w:rPr>
          <w:ins w:id="291" w:author="Willems, P.H. (Peter)" w:date="2019-03-25T09:41:00Z"/>
          <w:rFonts w:ascii="Corbel" w:hAnsi="Corbel"/>
          <w:sz w:val="22"/>
          <w:szCs w:val="22"/>
          <w:lang w:val="nl-NL"/>
        </w:rPr>
      </w:pPr>
    </w:p>
    <w:p w14:paraId="4A987F27" w14:textId="574FDDFF" w:rsidR="00EF736C" w:rsidDel="00B325BF" w:rsidRDefault="00A92463" w:rsidP="00BA6C31">
      <w:pPr>
        <w:pStyle w:val="Tekstzonderopmaak"/>
        <w:widowControl w:val="0"/>
        <w:rPr>
          <w:ins w:id="292" w:author="Willems, P.H. (Peter)" w:date="2019-03-25T09:44:00Z"/>
          <w:moveFrom w:id="293" w:author="Willems, P.H. (Peter)" w:date="2019-03-26T08:24:00Z"/>
          <w:rFonts w:ascii="Corbel" w:hAnsi="Corbel"/>
          <w:b/>
          <w:i/>
          <w:sz w:val="22"/>
          <w:szCs w:val="22"/>
          <w:lang w:val="nl-NL"/>
        </w:rPr>
      </w:pPr>
      <w:moveFromRangeStart w:id="294" w:author="Willems, P.H. (Peter)" w:date="2019-03-26T08:24:00Z" w:name="move4481073"/>
      <w:moveFrom w:id="295" w:author="Willems, P.H. (Peter)" w:date="2019-03-26T08:24:00Z">
        <w:ins w:id="296" w:author="Willems, P.H. (Peter)" w:date="2019-03-25T09:41:00Z">
          <w:r w:rsidRPr="00A92463" w:rsidDel="00B325BF">
            <w:rPr>
              <w:rFonts w:ascii="Corbel" w:hAnsi="Corbel"/>
              <w:b/>
              <w:i/>
              <w:sz w:val="22"/>
              <w:szCs w:val="22"/>
              <w:rPrChange w:id="297" w:author="Willems, P.H. (Peter)" w:date="2019-03-25T09:42:00Z">
                <w:rPr>
                  <w:rFonts w:ascii="Corbel" w:hAnsi="Corbel"/>
                  <w:sz w:val="22"/>
                  <w:szCs w:val="22"/>
                </w:rPr>
              </w:rPrChange>
            </w:rPr>
            <w:t>Ophogen van bijlagegrootte naar 10GB</w:t>
          </w:r>
        </w:ins>
        <w:ins w:id="298" w:author="Willems, P.H. (Peter)" w:date="2019-03-25T09:45:00Z">
          <w:r w:rsidR="00612635" w:rsidDel="00B325BF">
            <w:rPr>
              <w:rFonts w:ascii="Corbel" w:hAnsi="Corbel"/>
              <w:b/>
              <w:i/>
              <w:sz w:val="22"/>
              <w:szCs w:val="22"/>
              <w:lang w:val="nl-NL"/>
            </w:rPr>
            <w:t xml:space="preserve"> (</w:t>
          </w:r>
        </w:ins>
        <w:ins w:id="299" w:author="Willems, P.H. (Peter)" w:date="2019-03-25T09:48:00Z">
          <w:r w:rsidR="00BE3497" w:rsidRPr="00BE3497" w:rsidDel="00B325BF">
            <w:rPr>
              <w:rFonts w:ascii="Corbel" w:hAnsi="Corbel"/>
              <w:b/>
              <w:i/>
              <w:sz w:val="22"/>
              <w:szCs w:val="22"/>
              <w:lang w:val="nl-NL"/>
            </w:rPr>
            <w:t>1236</w:t>
          </w:r>
        </w:ins>
        <w:ins w:id="300" w:author="Willems, P.H. (Peter)" w:date="2019-03-25T09:45:00Z">
          <w:r w:rsidR="00612635" w:rsidDel="00B325BF">
            <w:rPr>
              <w:rFonts w:ascii="Corbel" w:hAnsi="Corbel"/>
              <w:b/>
              <w:i/>
              <w:sz w:val="22"/>
              <w:szCs w:val="22"/>
              <w:lang w:val="nl-NL"/>
            </w:rPr>
            <w:t>)</w:t>
          </w:r>
        </w:ins>
      </w:moveFrom>
    </w:p>
    <w:p w14:paraId="68010C00" w14:textId="324B1940" w:rsidR="00BD26DB" w:rsidDel="00B325BF" w:rsidRDefault="00913E2D" w:rsidP="00BA6C31">
      <w:pPr>
        <w:pStyle w:val="Tekstzonderopmaak"/>
        <w:widowControl w:val="0"/>
        <w:rPr>
          <w:ins w:id="301" w:author="Willems, P.H. (Peter)" w:date="2019-03-25T09:52:00Z"/>
          <w:moveFrom w:id="302" w:author="Willems, P.H. (Peter)" w:date="2019-03-26T08:24:00Z"/>
          <w:rFonts w:ascii="Corbel" w:hAnsi="Corbel"/>
          <w:sz w:val="22"/>
          <w:szCs w:val="22"/>
          <w:lang w:val="nl-NL"/>
        </w:rPr>
      </w:pPr>
      <w:moveFrom w:id="303" w:author="Willems, P.H. (Peter)" w:date="2019-03-26T08:24:00Z">
        <w:ins w:id="304" w:author="Willems, P.H. (Peter)" w:date="2019-03-25T09:46:00Z">
          <w:r w:rsidRPr="00913E2D" w:rsidDel="00B325BF">
            <w:rPr>
              <w:rFonts w:ascii="Corbel" w:hAnsi="Corbel"/>
              <w:sz w:val="22"/>
              <w:szCs w:val="22"/>
              <w:lang w:val="nl-NL"/>
            </w:rPr>
            <w:t>Voor de grootte van de bijlagen is er een beperking volgens de VISI Standaard. Voor VISI Standaarden versie 1.0, 1.1 en 1.2 is het maximum 20MB per bericht, en voor versie 1.3 en 1.4 is dit maximum 120MB per bericht.</w:t>
          </w:r>
        </w:ins>
        <w:ins w:id="305" w:author="Willems, P.H. (Peter)" w:date="2019-03-25T09:47:00Z">
          <w:r w:rsidR="00A742FE" w:rsidDel="00B325BF">
            <w:rPr>
              <w:rFonts w:ascii="Corbel" w:hAnsi="Corbel"/>
              <w:sz w:val="22"/>
              <w:szCs w:val="22"/>
              <w:lang w:val="nl-NL"/>
            </w:rPr>
            <w:t xml:space="preserve"> </w:t>
          </w:r>
          <w:r w:rsidR="00A742FE" w:rsidRPr="00A742FE" w:rsidDel="00B325BF">
            <w:rPr>
              <w:rFonts w:ascii="Corbel" w:hAnsi="Corbel"/>
              <w:sz w:val="22"/>
              <w:szCs w:val="22"/>
              <w:lang w:val="nl-NL"/>
            </w:rPr>
            <w:t>Een maximum van 20MB of 120MB is anno 201</w:t>
          </w:r>
          <w:r w:rsidR="00A742FE" w:rsidDel="00B325BF">
            <w:rPr>
              <w:rFonts w:ascii="Corbel" w:hAnsi="Corbel"/>
              <w:sz w:val="22"/>
              <w:szCs w:val="22"/>
              <w:lang w:val="nl-NL"/>
            </w:rPr>
            <w:t>9</w:t>
          </w:r>
          <w:r w:rsidR="00A742FE" w:rsidRPr="00A742FE" w:rsidDel="00B325BF">
            <w:rPr>
              <w:rFonts w:ascii="Corbel" w:hAnsi="Corbel"/>
              <w:sz w:val="22"/>
              <w:szCs w:val="22"/>
              <w:lang w:val="nl-NL"/>
            </w:rPr>
            <w:t xml:space="preserve"> niet realistisch. Met de VISI Standaard kunnen ook BIM-containers of opleverdossiers uitgewisseld worden. Deze containers en opleverdossiers kunnen bijzonder omvangrijk zijn/worden</w:t>
          </w:r>
        </w:ins>
        <w:ins w:id="306" w:author="Willems, P.H. (Peter)" w:date="2019-03-25T09:51:00Z">
          <w:r w:rsidR="00521F9D" w:rsidDel="00B325BF">
            <w:rPr>
              <w:rFonts w:ascii="Corbel" w:hAnsi="Corbel"/>
              <w:sz w:val="22"/>
              <w:szCs w:val="22"/>
              <w:lang w:val="nl-NL"/>
            </w:rPr>
            <w:t xml:space="preserve">, daarom </w:t>
          </w:r>
          <w:r w:rsidR="00E2724B" w:rsidDel="00B325BF">
            <w:rPr>
              <w:rFonts w:ascii="Corbel" w:hAnsi="Corbel"/>
              <w:sz w:val="22"/>
              <w:szCs w:val="22"/>
              <w:lang w:val="nl-NL"/>
            </w:rPr>
            <w:t>is het maximum verhoog naa</w:t>
          </w:r>
        </w:ins>
        <w:ins w:id="307" w:author="Willems, P.H. (Peter)" w:date="2019-03-25T09:52:00Z">
          <w:r w:rsidR="00E2724B" w:rsidDel="00B325BF">
            <w:rPr>
              <w:rFonts w:ascii="Corbel" w:hAnsi="Corbel"/>
              <w:sz w:val="22"/>
              <w:szCs w:val="22"/>
              <w:lang w:val="nl-NL"/>
            </w:rPr>
            <w:t>r</w:t>
          </w:r>
        </w:ins>
        <w:ins w:id="308" w:author="Willems, P.H. (Peter)" w:date="2019-03-25T09:51:00Z">
          <w:r w:rsidR="00E2724B" w:rsidDel="00B325BF">
            <w:rPr>
              <w:rFonts w:ascii="Corbel" w:hAnsi="Corbel"/>
              <w:sz w:val="22"/>
              <w:szCs w:val="22"/>
              <w:lang w:val="nl-NL"/>
            </w:rPr>
            <w:t xml:space="preserve"> 10 GB</w:t>
          </w:r>
        </w:ins>
        <w:ins w:id="309" w:author="Willems, P.H. (Peter)" w:date="2019-03-25T09:52:00Z">
          <w:r w:rsidR="00E2724B" w:rsidDel="00B325BF">
            <w:rPr>
              <w:rFonts w:ascii="Corbel" w:hAnsi="Corbel"/>
              <w:sz w:val="22"/>
              <w:szCs w:val="22"/>
              <w:lang w:val="nl-NL"/>
            </w:rPr>
            <w:t>.</w:t>
          </w:r>
        </w:ins>
      </w:moveFrom>
    </w:p>
    <w:p w14:paraId="6AD86377" w14:textId="06146B58" w:rsidR="00E2724B" w:rsidDel="00B325BF" w:rsidRDefault="00E2724B" w:rsidP="00BA6C31">
      <w:pPr>
        <w:pStyle w:val="Tekstzonderopmaak"/>
        <w:widowControl w:val="0"/>
        <w:rPr>
          <w:ins w:id="310" w:author="Willems, P.H. (Peter)" w:date="2019-03-25T09:52:00Z"/>
          <w:moveFrom w:id="311" w:author="Willems, P.H. (Peter)" w:date="2019-03-26T08:24:00Z"/>
          <w:rFonts w:ascii="Corbel" w:hAnsi="Corbel"/>
          <w:sz w:val="22"/>
          <w:szCs w:val="22"/>
          <w:lang w:val="nl-NL"/>
        </w:rPr>
      </w:pPr>
    </w:p>
    <w:moveFromRangeEnd w:id="294"/>
    <w:p w14:paraId="062BA6B4" w14:textId="1D417664" w:rsidR="00E2724B" w:rsidRDefault="006A1B3F" w:rsidP="00BA6C31">
      <w:pPr>
        <w:pStyle w:val="Tekstzonderopmaak"/>
        <w:widowControl w:val="0"/>
        <w:rPr>
          <w:ins w:id="312" w:author="Willems, P.H. (Peter)" w:date="2019-03-25T09:56:00Z"/>
          <w:rFonts w:ascii="Corbel" w:hAnsi="Corbel"/>
          <w:b/>
          <w:i/>
          <w:sz w:val="22"/>
          <w:szCs w:val="22"/>
          <w:lang w:val="nl-NL"/>
        </w:rPr>
      </w:pPr>
      <w:proofErr w:type="spellStart"/>
      <w:ins w:id="313" w:author="Willems, P.H. (Peter)" w:date="2019-03-25T09:55:00Z">
        <w:r w:rsidRPr="006A1B3F">
          <w:rPr>
            <w:rFonts w:ascii="Corbel" w:hAnsi="Corbel"/>
            <w:b/>
            <w:i/>
            <w:sz w:val="22"/>
            <w:szCs w:val="22"/>
            <w:lang w:val="nl-NL"/>
            <w:rPrChange w:id="314" w:author="Willems, P.H. (Peter)" w:date="2019-03-25T09:55:00Z">
              <w:rPr>
                <w:rFonts w:ascii="Corbel" w:hAnsi="Corbel"/>
                <w:sz w:val="22"/>
                <w:szCs w:val="22"/>
                <w:lang w:val="nl-NL"/>
              </w:rPr>
            </w:rPrChange>
          </w:rPr>
          <w:t>ElementConditions</w:t>
        </w:r>
        <w:proofErr w:type="spellEnd"/>
        <w:r w:rsidRPr="006A1B3F">
          <w:rPr>
            <w:rFonts w:ascii="Corbel" w:hAnsi="Corbel"/>
            <w:b/>
            <w:i/>
            <w:sz w:val="22"/>
            <w:szCs w:val="22"/>
            <w:lang w:val="nl-NL"/>
            <w:rPrChange w:id="315" w:author="Willems, P.H. (Peter)" w:date="2019-03-25T09:55:00Z">
              <w:rPr>
                <w:rFonts w:ascii="Corbel" w:hAnsi="Corbel"/>
                <w:sz w:val="22"/>
                <w:szCs w:val="22"/>
                <w:lang w:val="nl-NL"/>
              </w:rPr>
            </w:rPrChange>
          </w:rPr>
          <w:t xml:space="preserve"> voor tabellen</w:t>
        </w:r>
      </w:ins>
      <w:ins w:id="316" w:author="Willems, P.H. (Peter)" w:date="2019-03-25T09:56:00Z">
        <w:r w:rsidR="003F04A5">
          <w:rPr>
            <w:rFonts w:ascii="Corbel" w:hAnsi="Corbel"/>
            <w:b/>
            <w:i/>
            <w:sz w:val="22"/>
            <w:szCs w:val="22"/>
            <w:lang w:val="nl-NL"/>
          </w:rPr>
          <w:t xml:space="preserve"> (</w:t>
        </w:r>
        <w:r w:rsidR="003F04A5" w:rsidRPr="003F04A5">
          <w:rPr>
            <w:rFonts w:ascii="Corbel" w:hAnsi="Corbel"/>
            <w:b/>
            <w:i/>
            <w:sz w:val="22"/>
            <w:szCs w:val="22"/>
            <w:lang w:val="nl-NL"/>
          </w:rPr>
          <w:t>1226</w:t>
        </w:r>
        <w:r w:rsidR="003F04A5">
          <w:rPr>
            <w:rFonts w:ascii="Corbel" w:hAnsi="Corbel"/>
            <w:b/>
            <w:i/>
            <w:sz w:val="22"/>
            <w:szCs w:val="22"/>
            <w:lang w:val="nl-NL"/>
          </w:rPr>
          <w:t>)</w:t>
        </w:r>
      </w:ins>
    </w:p>
    <w:p w14:paraId="73679E0F" w14:textId="5E97981A" w:rsidR="003F04A5" w:rsidRDefault="003D496B" w:rsidP="00BA6C31">
      <w:pPr>
        <w:pStyle w:val="Tekstzonderopmaak"/>
        <w:widowControl w:val="0"/>
        <w:rPr>
          <w:ins w:id="317" w:author="Willems, P.H. (Peter)" w:date="2019-04-30T10:39:00Z"/>
          <w:rFonts w:ascii="Corbel" w:hAnsi="Corbel"/>
          <w:sz w:val="22"/>
          <w:szCs w:val="22"/>
          <w:lang w:val="nl-NL"/>
        </w:rPr>
      </w:pPr>
      <w:ins w:id="318" w:author="Willems, P.H. (Peter)" w:date="2019-03-25T10:05:00Z">
        <w:r>
          <w:rPr>
            <w:rFonts w:ascii="Corbel" w:hAnsi="Corbel"/>
            <w:sz w:val="22"/>
            <w:szCs w:val="22"/>
            <w:lang w:val="nl-NL"/>
          </w:rPr>
          <w:t xml:space="preserve">Tot </w:t>
        </w:r>
      </w:ins>
      <w:ins w:id="319" w:author="Willems, P.H. (Peter)" w:date="2019-03-25T10:06:00Z">
        <w:r w:rsidR="00BC3E60">
          <w:rPr>
            <w:rFonts w:ascii="Corbel" w:hAnsi="Corbel"/>
            <w:sz w:val="22"/>
            <w:szCs w:val="22"/>
            <w:lang w:val="nl-NL"/>
          </w:rPr>
          <w:t>versie 1.6</w:t>
        </w:r>
      </w:ins>
      <w:ins w:id="320" w:author="Willems, P.H. (Peter)" w:date="2019-03-25T10:05:00Z">
        <w:r w:rsidRPr="003D496B">
          <w:rPr>
            <w:rFonts w:ascii="Corbel" w:hAnsi="Corbel"/>
            <w:sz w:val="22"/>
            <w:szCs w:val="22"/>
            <w:lang w:val="nl-NL"/>
            <w:rPrChange w:id="321" w:author="Willems, P.H. (Peter)" w:date="2019-03-25T10:05:00Z">
              <w:rPr>
                <w:rFonts w:ascii="Corbel" w:hAnsi="Corbel"/>
                <w:b/>
                <w:i/>
                <w:sz w:val="22"/>
                <w:szCs w:val="22"/>
                <w:lang w:val="nl-NL"/>
              </w:rPr>
            </w:rPrChange>
          </w:rPr>
          <w:t xml:space="preserve"> best</w:t>
        </w:r>
      </w:ins>
      <w:ins w:id="322" w:author="Willems, P.H. (Peter)" w:date="2019-03-25T10:06:00Z">
        <w:r w:rsidR="00BC3E60">
          <w:rPr>
            <w:rFonts w:ascii="Corbel" w:hAnsi="Corbel"/>
            <w:sz w:val="22"/>
            <w:szCs w:val="22"/>
            <w:lang w:val="nl-NL"/>
          </w:rPr>
          <w:t>ond</w:t>
        </w:r>
      </w:ins>
      <w:ins w:id="323" w:author="Willems, P.H. (Peter)" w:date="2019-03-25T10:05:00Z">
        <w:r w:rsidRPr="003D496B">
          <w:rPr>
            <w:rFonts w:ascii="Corbel" w:hAnsi="Corbel"/>
            <w:sz w:val="22"/>
            <w:szCs w:val="22"/>
            <w:lang w:val="nl-NL"/>
            <w:rPrChange w:id="324" w:author="Willems, P.H. (Peter)" w:date="2019-03-25T10:05:00Z">
              <w:rPr>
                <w:rFonts w:ascii="Corbel" w:hAnsi="Corbel"/>
                <w:b/>
                <w:i/>
                <w:sz w:val="22"/>
                <w:szCs w:val="22"/>
                <w:lang w:val="nl-NL"/>
              </w:rPr>
            </w:rPrChange>
          </w:rPr>
          <w:t xml:space="preserve"> geen eenduidige afspraak op welk niveau een Element </w:t>
        </w:r>
        <w:proofErr w:type="spellStart"/>
        <w:r w:rsidRPr="003D496B">
          <w:rPr>
            <w:rFonts w:ascii="Corbel" w:hAnsi="Corbel"/>
            <w:sz w:val="22"/>
            <w:szCs w:val="22"/>
            <w:lang w:val="nl-NL"/>
            <w:rPrChange w:id="325" w:author="Willems, P.H. (Peter)" w:date="2019-03-25T10:05:00Z">
              <w:rPr>
                <w:rFonts w:ascii="Corbel" w:hAnsi="Corbel"/>
                <w:b/>
                <w:i/>
                <w:sz w:val="22"/>
                <w:szCs w:val="22"/>
                <w:lang w:val="nl-NL"/>
              </w:rPr>
            </w:rPrChange>
          </w:rPr>
          <w:t>Condition</w:t>
        </w:r>
        <w:proofErr w:type="spellEnd"/>
        <w:r w:rsidRPr="003D496B">
          <w:rPr>
            <w:rFonts w:ascii="Corbel" w:hAnsi="Corbel"/>
            <w:sz w:val="22"/>
            <w:szCs w:val="22"/>
            <w:lang w:val="nl-NL"/>
            <w:rPrChange w:id="326" w:author="Willems, P.H. (Peter)" w:date="2019-03-25T10:05:00Z">
              <w:rPr>
                <w:rFonts w:ascii="Corbel" w:hAnsi="Corbel"/>
                <w:b/>
                <w:i/>
                <w:sz w:val="22"/>
                <w:szCs w:val="22"/>
                <w:lang w:val="nl-NL"/>
              </w:rPr>
            </w:rPrChange>
          </w:rPr>
          <w:t xml:space="preserve"> voor een tabel gezet moet worden. Hierdoor is de werking in de software van te voren moeilijk voorspelbaar en kan per softwareleverancier verschillen. Een tabel wordt in een raamwerk gecreëerd door een Complex </w:t>
        </w:r>
      </w:ins>
      <w:ins w:id="327" w:author="Willems, P.H. (Peter)" w:date="2019-03-26T08:40:00Z">
        <w:r w:rsidR="00795AB9">
          <w:rPr>
            <w:rFonts w:ascii="Corbel" w:hAnsi="Corbel"/>
            <w:sz w:val="22"/>
            <w:szCs w:val="22"/>
            <w:lang w:val="nl-NL"/>
          </w:rPr>
          <w:t>E</w:t>
        </w:r>
      </w:ins>
      <w:ins w:id="328" w:author="Willems, P.H. (Peter)" w:date="2019-03-25T10:05:00Z">
        <w:del w:id="329" w:author="Willems, P.H. (Peter)" w:date="2019-03-26T08:40:00Z">
          <w:r w:rsidRPr="003D496B" w:rsidDel="00795AB9">
            <w:rPr>
              <w:rFonts w:ascii="Corbel" w:hAnsi="Corbel"/>
              <w:sz w:val="22"/>
              <w:szCs w:val="22"/>
              <w:lang w:val="nl-NL"/>
              <w:rPrChange w:id="330" w:author="Willems, P.H. (Peter)" w:date="2019-03-25T10:05:00Z">
                <w:rPr>
                  <w:rFonts w:ascii="Corbel" w:hAnsi="Corbel"/>
                  <w:b/>
                  <w:i/>
                  <w:sz w:val="22"/>
                  <w:szCs w:val="22"/>
                  <w:lang w:val="nl-NL"/>
                </w:rPr>
              </w:rPrChange>
            </w:rPr>
            <w:delText>e</w:delText>
          </w:r>
        </w:del>
        <w:r w:rsidRPr="003D496B">
          <w:rPr>
            <w:rFonts w:ascii="Corbel" w:hAnsi="Corbel"/>
            <w:sz w:val="22"/>
            <w:szCs w:val="22"/>
            <w:lang w:val="nl-NL"/>
            <w:rPrChange w:id="331" w:author="Willems, P.H. (Peter)" w:date="2019-03-25T10:05:00Z">
              <w:rPr>
                <w:rFonts w:ascii="Corbel" w:hAnsi="Corbel"/>
                <w:b/>
                <w:i/>
                <w:sz w:val="22"/>
                <w:szCs w:val="22"/>
                <w:lang w:val="nl-NL"/>
              </w:rPr>
            </w:rPrChange>
          </w:rPr>
          <w:t xml:space="preserve">lement aan een Complex </w:t>
        </w:r>
      </w:ins>
      <w:ins w:id="332" w:author="Willems, P.H. (Peter)" w:date="2019-03-26T08:40:00Z">
        <w:r w:rsidR="00795AB9">
          <w:rPr>
            <w:rFonts w:ascii="Corbel" w:hAnsi="Corbel"/>
            <w:sz w:val="22"/>
            <w:szCs w:val="22"/>
            <w:lang w:val="nl-NL"/>
          </w:rPr>
          <w:t>E</w:t>
        </w:r>
      </w:ins>
      <w:ins w:id="333" w:author="Willems, P.H. (Peter)" w:date="2019-03-25T10:05:00Z">
        <w:del w:id="334" w:author="Willems, P.H. (Peter)" w:date="2019-03-26T08:40:00Z">
          <w:r w:rsidRPr="003D496B" w:rsidDel="00795AB9">
            <w:rPr>
              <w:rFonts w:ascii="Corbel" w:hAnsi="Corbel"/>
              <w:sz w:val="22"/>
              <w:szCs w:val="22"/>
              <w:lang w:val="nl-NL"/>
              <w:rPrChange w:id="335" w:author="Willems, P.H. (Peter)" w:date="2019-03-25T10:05:00Z">
                <w:rPr>
                  <w:rFonts w:ascii="Corbel" w:hAnsi="Corbel"/>
                  <w:b/>
                  <w:i/>
                  <w:sz w:val="22"/>
                  <w:szCs w:val="22"/>
                  <w:lang w:val="nl-NL"/>
                </w:rPr>
              </w:rPrChange>
            </w:rPr>
            <w:delText>e</w:delText>
          </w:r>
        </w:del>
        <w:r w:rsidRPr="003D496B">
          <w:rPr>
            <w:rFonts w:ascii="Corbel" w:hAnsi="Corbel"/>
            <w:sz w:val="22"/>
            <w:szCs w:val="22"/>
            <w:lang w:val="nl-NL"/>
            <w:rPrChange w:id="336" w:author="Willems, P.H. (Peter)" w:date="2019-03-25T10:05:00Z">
              <w:rPr>
                <w:rFonts w:ascii="Corbel" w:hAnsi="Corbel"/>
                <w:b/>
                <w:i/>
                <w:sz w:val="22"/>
                <w:szCs w:val="22"/>
                <w:lang w:val="nl-NL"/>
              </w:rPr>
            </w:rPrChange>
          </w:rPr>
          <w:t xml:space="preserve">lement toe te voegen. De onduidelijkheid zit hem in het Complex Element waar de element </w:t>
        </w:r>
        <w:proofErr w:type="spellStart"/>
        <w:r w:rsidRPr="003D496B">
          <w:rPr>
            <w:rFonts w:ascii="Corbel" w:hAnsi="Corbel"/>
            <w:sz w:val="22"/>
            <w:szCs w:val="22"/>
            <w:lang w:val="nl-NL"/>
            <w:rPrChange w:id="337" w:author="Willems, P.H. (Peter)" w:date="2019-03-25T10:05:00Z">
              <w:rPr>
                <w:rFonts w:ascii="Corbel" w:hAnsi="Corbel"/>
                <w:b/>
                <w:i/>
                <w:sz w:val="22"/>
                <w:szCs w:val="22"/>
                <w:lang w:val="nl-NL"/>
              </w:rPr>
            </w:rPrChange>
          </w:rPr>
          <w:t>condition</w:t>
        </w:r>
        <w:proofErr w:type="spellEnd"/>
        <w:r w:rsidRPr="003D496B">
          <w:rPr>
            <w:rFonts w:ascii="Corbel" w:hAnsi="Corbel"/>
            <w:sz w:val="22"/>
            <w:szCs w:val="22"/>
            <w:lang w:val="nl-NL"/>
            <w:rPrChange w:id="338" w:author="Willems, P.H. (Peter)" w:date="2019-03-25T10:05:00Z">
              <w:rPr>
                <w:rFonts w:ascii="Corbel" w:hAnsi="Corbel"/>
                <w:b/>
                <w:i/>
                <w:sz w:val="22"/>
                <w:szCs w:val="22"/>
                <w:lang w:val="nl-NL"/>
              </w:rPr>
            </w:rPrChange>
          </w:rPr>
          <w:t xml:space="preserve"> aan toegevoegd dient te worden. Is dit </w:t>
        </w:r>
      </w:ins>
      <w:ins w:id="339" w:author="Willems, P.H. (Peter)" w:date="2019-03-25T10:08:00Z">
        <w:r w:rsidR="00446425">
          <w:rPr>
            <w:rFonts w:ascii="Corbel" w:hAnsi="Corbel"/>
            <w:sz w:val="22"/>
            <w:szCs w:val="22"/>
            <w:lang w:val="nl-NL"/>
          </w:rPr>
          <w:t>het</w:t>
        </w:r>
      </w:ins>
      <w:ins w:id="340" w:author="Willems, P.H. (Peter)" w:date="2019-03-25T10:05:00Z">
        <w:r w:rsidRPr="003D496B">
          <w:rPr>
            <w:rFonts w:ascii="Corbel" w:hAnsi="Corbel"/>
            <w:sz w:val="22"/>
            <w:szCs w:val="22"/>
            <w:lang w:val="nl-NL"/>
            <w:rPrChange w:id="341" w:author="Willems, P.H. (Peter)" w:date="2019-03-25T10:05:00Z">
              <w:rPr>
                <w:rFonts w:ascii="Corbel" w:hAnsi="Corbel"/>
                <w:b/>
                <w:i/>
                <w:sz w:val="22"/>
                <w:szCs w:val="22"/>
                <w:lang w:val="nl-NL"/>
              </w:rPr>
            </w:rPrChange>
          </w:rPr>
          <w:t xml:space="preserve"> </w:t>
        </w:r>
      </w:ins>
      <w:ins w:id="342" w:author="Willems, P.H. (Peter)" w:date="2019-03-25T10:07:00Z">
        <w:r w:rsidR="00446425">
          <w:rPr>
            <w:rFonts w:ascii="Corbel" w:hAnsi="Corbel"/>
            <w:sz w:val="22"/>
            <w:szCs w:val="22"/>
            <w:lang w:val="nl-NL"/>
          </w:rPr>
          <w:t>ouder</w:t>
        </w:r>
      </w:ins>
      <w:ins w:id="343" w:author="Willems, P.H. (Peter)" w:date="2019-03-25T10:08:00Z">
        <w:r w:rsidR="007A2464">
          <w:rPr>
            <w:rFonts w:ascii="Corbel" w:hAnsi="Corbel"/>
            <w:sz w:val="22"/>
            <w:szCs w:val="22"/>
            <w:lang w:val="nl-NL"/>
          </w:rPr>
          <w:softHyphen/>
        </w:r>
      </w:ins>
      <w:ins w:id="344" w:author="Willems, P.H. (Peter)" w:date="2019-03-25T10:07:00Z">
        <w:r w:rsidR="00446425">
          <w:rPr>
            <w:rFonts w:ascii="Corbel" w:hAnsi="Corbel"/>
            <w:sz w:val="22"/>
            <w:szCs w:val="22"/>
            <w:lang w:val="nl-NL"/>
          </w:rPr>
          <w:t xml:space="preserve">element </w:t>
        </w:r>
      </w:ins>
      <w:ins w:id="345" w:author="Willems, P.H. (Peter)" w:date="2019-03-25T10:05:00Z">
        <w:r w:rsidRPr="003D496B">
          <w:rPr>
            <w:rFonts w:ascii="Corbel" w:hAnsi="Corbel"/>
            <w:sz w:val="22"/>
            <w:szCs w:val="22"/>
            <w:lang w:val="nl-NL"/>
            <w:rPrChange w:id="346" w:author="Willems, P.H. (Peter)" w:date="2019-03-25T10:05:00Z">
              <w:rPr>
                <w:rFonts w:ascii="Corbel" w:hAnsi="Corbel"/>
                <w:b/>
                <w:i/>
                <w:sz w:val="22"/>
                <w:szCs w:val="22"/>
                <w:lang w:val="nl-NL"/>
              </w:rPr>
            </w:rPrChange>
          </w:rPr>
          <w:t xml:space="preserve">of </w:t>
        </w:r>
      </w:ins>
      <w:ins w:id="347" w:author="Willems, P.H. (Peter)" w:date="2019-03-25T10:07:00Z">
        <w:r w:rsidR="00446425">
          <w:rPr>
            <w:rFonts w:ascii="Corbel" w:hAnsi="Corbel"/>
            <w:sz w:val="22"/>
            <w:szCs w:val="22"/>
            <w:lang w:val="nl-NL"/>
          </w:rPr>
          <w:t>het</w:t>
        </w:r>
      </w:ins>
      <w:ins w:id="348" w:author="Willems, P.H. (Peter)" w:date="2019-03-25T10:05:00Z">
        <w:r w:rsidRPr="003D496B">
          <w:rPr>
            <w:rFonts w:ascii="Corbel" w:hAnsi="Corbel"/>
            <w:sz w:val="22"/>
            <w:szCs w:val="22"/>
            <w:lang w:val="nl-NL"/>
            <w:rPrChange w:id="349" w:author="Willems, P.H. (Peter)" w:date="2019-03-25T10:05:00Z">
              <w:rPr>
                <w:rFonts w:ascii="Corbel" w:hAnsi="Corbel"/>
                <w:b/>
                <w:i/>
                <w:sz w:val="22"/>
                <w:szCs w:val="22"/>
                <w:lang w:val="nl-NL"/>
              </w:rPr>
            </w:rPrChange>
          </w:rPr>
          <w:t xml:space="preserve"> </w:t>
        </w:r>
      </w:ins>
      <w:proofErr w:type="spellStart"/>
      <w:ins w:id="350" w:author="Willems, P.H. (Peter)" w:date="2019-03-25T10:07:00Z">
        <w:r w:rsidR="00446425">
          <w:rPr>
            <w:rFonts w:ascii="Corbel" w:hAnsi="Corbel"/>
            <w:sz w:val="22"/>
            <w:szCs w:val="22"/>
            <w:lang w:val="nl-NL"/>
          </w:rPr>
          <w:t>kind</w:t>
        </w:r>
      </w:ins>
      <w:ins w:id="351" w:author="Willems, P.H. (Peter)" w:date="2019-03-25T10:08:00Z">
        <w:r w:rsidR="007A2464">
          <w:rPr>
            <w:rFonts w:ascii="Corbel" w:hAnsi="Corbel"/>
            <w:sz w:val="22"/>
            <w:szCs w:val="22"/>
            <w:lang w:val="nl-NL"/>
          </w:rPr>
          <w:softHyphen/>
        </w:r>
        <w:r w:rsidR="00446425">
          <w:rPr>
            <w:rFonts w:ascii="Corbel" w:hAnsi="Corbel"/>
            <w:sz w:val="22"/>
            <w:szCs w:val="22"/>
            <w:lang w:val="nl-NL"/>
          </w:rPr>
          <w:t>element</w:t>
        </w:r>
        <w:proofErr w:type="spellEnd"/>
        <w:r w:rsidR="00446425">
          <w:rPr>
            <w:rFonts w:ascii="Corbel" w:hAnsi="Corbel"/>
            <w:sz w:val="22"/>
            <w:szCs w:val="22"/>
            <w:lang w:val="nl-NL"/>
          </w:rPr>
          <w:t>?</w:t>
        </w:r>
      </w:ins>
      <w:ins w:id="352" w:author="Willems, P.H. (Peter)" w:date="2019-03-25T11:48:00Z">
        <w:r w:rsidR="00BA6EA7">
          <w:rPr>
            <w:rFonts w:ascii="Corbel" w:hAnsi="Corbel"/>
            <w:sz w:val="22"/>
            <w:szCs w:val="22"/>
            <w:lang w:val="nl-NL"/>
          </w:rPr>
          <w:t xml:space="preserve"> </w:t>
        </w:r>
        <w:r w:rsidR="001913CA">
          <w:rPr>
            <w:rFonts w:ascii="Corbel" w:hAnsi="Corbel"/>
            <w:sz w:val="22"/>
            <w:szCs w:val="22"/>
            <w:lang w:val="nl-NL"/>
          </w:rPr>
          <w:t xml:space="preserve">In bijlage 12 is </w:t>
        </w:r>
      </w:ins>
      <w:ins w:id="353" w:author="Willems, P.H. (Peter)" w:date="2019-03-25T11:49:00Z">
        <w:r w:rsidR="001913CA">
          <w:rPr>
            <w:rFonts w:ascii="Corbel" w:hAnsi="Corbel"/>
            <w:sz w:val="22"/>
            <w:szCs w:val="22"/>
            <w:lang w:val="nl-NL"/>
          </w:rPr>
          <w:t>een nieuwe voorrangstabel opgenomen om deze onduidelijkheid weg te nemen.</w:t>
        </w:r>
      </w:ins>
    </w:p>
    <w:p w14:paraId="78B2FC9A" w14:textId="457BE8F7" w:rsidR="00FB1568" w:rsidRDefault="00FB1568" w:rsidP="00BA6C31">
      <w:pPr>
        <w:pStyle w:val="Tekstzonderopmaak"/>
        <w:widowControl w:val="0"/>
        <w:rPr>
          <w:ins w:id="354" w:author="Willems, P.H. (Peter)" w:date="2019-04-30T10:43:00Z"/>
          <w:rFonts w:ascii="Corbel" w:hAnsi="Corbel"/>
          <w:sz w:val="22"/>
          <w:szCs w:val="22"/>
          <w:lang w:val="nl-NL"/>
        </w:rPr>
      </w:pPr>
      <w:ins w:id="355" w:author="Willems, P.H. (Peter)" w:date="2019-04-30T10:39:00Z">
        <w:r>
          <w:rPr>
            <w:rFonts w:ascii="Corbel" w:hAnsi="Corbel"/>
            <w:sz w:val="22"/>
            <w:szCs w:val="22"/>
            <w:lang w:val="nl-NL"/>
          </w:rPr>
          <w:t xml:space="preserve">Omdat een </w:t>
        </w:r>
      </w:ins>
      <w:proofErr w:type="spellStart"/>
      <w:ins w:id="356" w:author="Willems, P.H. (Peter)" w:date="2019-04-30T10:40:00Z">
        <w:r>
          <w:rPr>
            <w:rFonts w:ascii="Corbel" w:hAnsi="Corbel"/>
            <w:sz w:val="22"/>
            <w:szCs w:val="22"/>
            <w:lang w:val="nl-NL"/>
          </w:rPr>
          <w:t>ElementCondition</w:t>
        </w:r>
        <w:proofErr w:type="spellEnd"/>
        <w:r>
          <w:rPr>
            <w:rFonts w:ascii="Corbel" w:hAnsi="Corbel"/>
            <w:sz w:val="22"/>
            <w:szCs w:val="22"/>
            <w:lang w:val="nl-NL"/>
          </w:rPr>
          <w:t xml:space="preserve"> nu aan meer dan één </w:t>
        </w:r>
        <w:proofErr w:type="spellStart"/>
        <w:r>
          <w:rPr>
            <w:rFonts w:ascii="Corbel" w:hAnsi="Corbel"/>
            <w:sz w:val="22"/>
            <w:szCs w:val="22"/>
            <w:lang w:val="nl-NL"/>
          </w:rPr>
          <w:t>ComplexElement</w:t>
        </w:r>
        <w:proofErr w:type="spellEnd"/>
        <w:r>
          <w:rPr>
            <w:rFonts w:ascii="Corbel" w:hAnsi="Corbel"/>
            <w:sz w:val="22"/>
            <w:szCs w:val="22"/>
            <w:lang w:val="nl-NL"/>
          </w:rPr>
          <w:t xml:space="preserve"> kan refereren is deze relat</w:t>
        </w:r>
      </w:ins>
      <w:ins w:id="357" w:author="Willems, P.H. (Peter)" w:date="2019-04-30T10:41:00Z">
        <w:r>
          <w:rPr>
            <w:rFonts w:ascii="Corbel" w:hAnsi="Corbel"/>
            <w:sz w:val="22"/>
            <w:szCs w:val="22"/>
            <w:lang w:val="nl-NL"/>
          </w:rPr>
          <w:t xml:space="preserve">ie aangepast: </w:t>
        </w:r>
      </w:ins>
    </w:p>
    <w:p w14:paraId="3DA52E69" w14:textId="77777777" w:rsidR="00FB1568" w:rsidRDefault="00FB1568" w:rsidP="00BA6C31">
      <w:pPr>
        <w:pStyle w:val="Tekstzonderopmaak"/>
        <w:widowControl w:val="0"/>
        <w:rPr>
          <w:ins w:id="358" w:author="Willems, P.H. (Peter)" w:date="2019-04-30T10:42:00Z"/>
          <w:rFonts w:ascii="Corbel" w:hAnsi="Corbel"/>
          <w:sz w:val="22"/>
          <w:szCs w:val="22"/>
          <w:lang w:val="nl-NL"/>
        </w:rPr>
      </w:pPr>
    </w:p>
    <w:p w14:paraId="60231AAD" w14:textId="350366F2" w:rsidR="00FB1568" w:rsidRPr="00FB1568" w:rsidRDefault="00FB1568" w:rsidP="00FB1568">
      <w:pPr>
        <w:pStyle w:val="Tekstzonderopmaak"/>
        <w:widowControl w:val="0"/>
        <w:rPr>
          <w:ins w:id="359" w:author="Willems, P.H. (Peter)" w:date="2019-04-30T10:42:00Z"/>
          <w:rFonts w:cs="Courier New"/>
          <w:szCs w:val="22"/>
          <w:lang w:val="en-US"/>
          <w:rPrChange w:id="360" w:author="Willems, P.H. (Peter)" w:date="2019-04-30T10:42:00Z">
            <w:rPr>
              <w:ins w:id="361" w:author="Willems, P.H. (Peter)" w:date="2019-04-30T10:42:00Z"/>
              <w:rFonts w:ascii="Corbel" w:hAnsi="Corbel"/>
              <w:sz w:val="22"/>
              <w:szCs w:val="22"/>
              <w:lang w:val="nl-NL"/>
            </w:rPr>
          </w:rPrChange>
        </w:rPr>
      </w:pPr>
      <w:ins w:id="362" w:author="Willems, P.H. (Peter)" w:date="2019-04-30T10:42:00Z">
        <w:r w:rsidRPr="00FB1568">
          <w:rPr>
            <w:rFonts w:cs="Courier New"/>
            <w:szCs w:val="22"/>
            <w:lang w:val="en-US"/>
            <w:rPrChange w:id="363" w:author="Willems, P.H. (Peter)" w:date="2019-04-30T10:42:00Z">
              <w:rPr>
                <w:rFonts w:ascii="Corbel" w:hAnsi="Corbel"/>
                <w:sz w:val="22"/>
                <w:szCs w:val="22"/>
                <w:lang w:val="nl-NL"/>
              </w:rPr>
            </w:rPrChange>
          </w:rPr>
          <w:t xml:space="preserve">ENTITY </w:t>
        </w:r>
        <w:proofErr w:type="spellStart"/>
        <w:r w:rsidRPr="00FB1568">
          <w:rPr>
            <w:rFonts w:cs="Courier New"/>
            <w:szCs w:val="22"/>
            <w:lang w:val="en-US"/>
            <w:rPrChange w:id="364" w:author="Willems, P.H. (Peter)" w:date="2019-04-30T10:42:00Z">
              <w:rPr>
                <w:rFonts w:ascii="Corbel" w:hAnsi="Corbel"/>
                <w:sz w:val="22"/>
                <w:szCs w:val="22"/>
                <w:lang w:val="nl-NL"/>
              </w:rPr>
            </w:rPrChange>
          </w:rPr>
          <w:t>ElementCondition</w:t>
        </w:r>
        <w:proofErr w:type="spellEnd"/>
        <w:r w:rsidRPr="00FB1568">
          <w:rPr>
            <w:rFonts w:cs="Courier New"/>
            <w:szCs w:val="22"/>
            <w:lang w:val="en-US"/>
            <w:rPrChange w:id="365" w:author="Willems, P.H. (Peter)" w:date="2019-04-30T10:42:00Z">
              <w:rPr>
                <w:rFonts w:ascii="Corbel" w:hAnsi="Corbel"/>
                <w:sz w:val="22"/>
                <w:szCs w:val="22"/>
                <w:lang w:val="nl-NL"/>
              </w:rPr>
            </w:rPrChange>
          </w:rPr>
          <w:t>;</w:t>
        </w:r>
      </w:ins>
    </w:p>
    <w:p w14:paraId="5612B36D" w14:textId="01495525" w:rsidR="00FB1568" w:rsidRPr="00FB1568" w:rsidRDefault="00FB1568" w:rsidP="00FB1568">
      <w:pPr>
        <w:pStyle w:val="Tekstzonderopmaak"/>
        <w:widowControl w:val="0"/>
        <w:rPr>
          <w:ins w:id="366" w:author="Willems, P.H. (Peter)" w:date="2019-04-30T10:42:00Z"/>
          <w:rFonts w:cs="Courier New"/>
          <w:szCs w:val="22"/>
          <w:lang w:val="nl-NL"/>
          <w:rPrChange w:id="367" w:author="Willems, P.H. (Peter)" w:date="2019-04-30T10:44:00Z">
            <w:rPr>
              <w:ins w:id="368" w:author="Willems, P.H. (Peter)" w:date="2019-04-30T10:42:00Z"/>
              <w:rFonts w:ascii="Corbel" w:hAnsi="Corbel"/>
              <w:sz w:val="22"/>
              <w:szCs w:val="22"/>
              <w:lang w:val="nl-NL"/>
            </w:rPr>
          </w:rPrChange>
        </w:rPr>
      </w:pPr>
      <w:ins w:id="369" w:author="Willems, P.H. (Peter)" w:date="2019-04-30T10:43:00Z">
        <w:r>
          <w:rPr>
            <w:rFonts w:cs="Courier New"/>
            <w:szCs w:val="22"/>
            <w:lang w:val="nl-NL"/>
          </w:rPr>
          <w:t xml:space="preserve"> </w:t>
        </w:r>
        <w:r w:rsidRPr="00215B94">
          <w:rPr>
            <w:rFonts w:cs="Courier New"/>
            <w:szCs w:val="22"/>
            <w:lang w:val="nl-NL"/>
          </w:rPr>
          <w:t>...</w:t>
        </w:r>
      </w:ins>
    </w:p>
    <w:p w14:paraId="2A2C5CCE" w14:textId="4AC84D46" w:rsidR="00FB1568" w:rsidRPr="00FB1568" w:rsidRDefault="00FB1568" w:rsidP="00FB1568">
      <w:pPr>
        <w:pStyle w:val="Tekstzonderopmaak"/>
        <w:widowControl w:val="0"/>
        <w:rPr>
          <w:ins w:id="370" w:author="Willems, P.H. (Peter)" w:date="2019-04-30T10:42:00Z"/>
          <w:rFonts w:cs="Courier New"/>
          <w:szCs w:val="22"/>
          <w:lang w:val="en-US"/>
          <w:rPrChange w:id="371" w:author="Willems, P.H. (Peter)" w:date="2019-04-30T10:42:00Z">
            <w:rPr>
              <w:ins w:id="372" w:author="Willems, P.H. (Peter)" w:date="2019-04-30T10:42:00Z"/>
              <w:rFonts w:ascii="Corbel" w:hAnsi="Corbel"/>
              <w:sz w:val="22"/>
              <w:szCs w:val="22"/>
              <w:lang w:val="nl-NL"/>
            </w:rPr>
          </w:rPrChange>
        </w:rPr>
      </w:pPr>
      <w:ins w:id="373" w:author="Willems, P.H. (Peter)" w:date="2019-04-30T10:42:00Z">
        <w:r w:rsidRPr="00FB1568">
          <w:rPr>
            <w:rFonts w:cs="Courier New"/>
            <w:szCs w:val="22"/>
            <w:lang w:val="en-US"/>
            <w:rPrChange w:id="374" w:author="Willems, P.H. (Peter)" w:date="2019-04-30T10:42:00Z">
              <w:rPr>
                <w:rFonts w:ascii="Corbel" w:hAnsi="Corbel"/>
                <w:sz w:val="22"/>
                <w:szCs w:val="22"/>
                <w:lang w:val="nl-NL"/>
              </w:rPr>
            </w:rPrChange>
          </w:rPr>
          <w:t xml:space="preserve"> </w:t>
        </w:r>
        <w:proofErr w:type="spellStart"/>
        <w:r w:rsidRPr="00FB1568">
          <w:rPr>
            <w:rFonts w:cs="Courier New"/>
            <w:szCs w:val="22"/>
            <w:lang w:val="en-US"/>
            <w:rPrChange w:id="375" w:author="Willems, P.H. (Peter)" w:date="2019-04-30T10:42:00Z">
              <w:rPr>
                <w:rFonts w:ascii="Corbel" w:hAnsi="Corbel"/>
                <w:sz w:val="22"/>
                <w:szCs w:val="22"/>
                <w:lang w:val="nl-NL"/>
              </w:rPr>
            </w:rPrChange>
          </w:rPr>
          <w:t>complexElement</w:t>
        </w:r>
        <w:r w:rsidRPr="00FB1568">
          <w:rPr>
            <w:rFonts w:cs="Courier New"/>
            <w:b/>
            <w:szCs w:val="22"/>
            <w:lang w:val="en-US"/>
            <w:rPrChange w:id="376" w:author="Willems, P.H. (Peter)" w:date="2019-04-30T10:47:00Z">
              <w:rPr>
                <w:rFonts w:ascii="Corbel" w:hAnsi="Corbel"/>
                <w:sz w:val="22"/>
                <w:szCs w:val="22"/>
                <w:lang w:val="nl-NL"/>
              </w:rPr>
            </w:rPrChange>
          </w:rPr>
          <w:t>s</w:t>
        </w:r>
        <w:proofErr w:type="spellEnd"/>
        <w:r w:rsidRPr="00FB1568">
          <w:rPr>
            <w:rFonts w:cs="Courier New"/>
            <w:szCs w:val="22"/>
            <w:lang w:val="en-US"/>
            <w:rPrChange w:id="377" w:author="Willems, P.H. (Peter)" w:date="2019-04-30T10:42:00Z">
              <w:rPr>
                <w:rFonts w:ascii="Corbel" w:hAnsi="Corbel"/>
                <w:sz w:val="22"/>
                <w:szCs w:val="22"/>
                <w:lang w:val="nl-NL"/>
              </w:rPr>
            </w:rPrChange>
          </w:rPr>
          <w:t xml:space="preserve"> : OPTIONAL SET [0:2] OF </w:t>
        </w:r>
        <w:proofErr w:type="spellStart"/>
        <w:r w:rsidRPr="00FB1568">
          <w:rPr>
            <w:rFonts w:cs="Courier New"/>
            <w:szCs w:val="22"/>
            <w:lang w:val="en-US"/>
            <w:rPrChange w:id="378" w:author="Willems, P.H. (Peter)" w:date="2019-04-30T10:42:00Z">
              <w:rPr>
                <w:rFonts w:ascii="Corbel" w:hAnsi="Corbel"/>
                <w:sz w:val="22"/>
                <w:szCs w:val="22"/>
                <w:lang w:val="nl-NL"/>
              </w:rPr>
            </w:rPrChange>
          </w:rPr>
          <w:t>ComplexElementType</w:t>
        </w:r>
        <w:proofErr w:type="spellEnd"/>
        <w:r w:rsidRPr="00FB1568">
          <w:rPr>
            <w:rFonts w:cs="Courier New"/>
            <w:szCs w:val="22"/>
            <w:lang w:val="en-US"/>
            <w:rPrChange w:id="379" w:author="Willems, P.H. (Peter)" w:date="2019-04-30T10:42:00Z">
              <w:rPr>
                <w:rFonts w:ascii="Corbel" w:hAnsi="Corbel"/>
                <w:sz w:val="22"/>
                <w:szCs w:val="22"/>
                <w:lang w:val="nl-NL"/>
              </w:rPr>
            </w:rPrChange>
          </w:rPr>
          <w:t>;</w:t>
        </w:r>
      </w:ins>
    </w:p>
    <w:p w14:paraId="234E0550" w14:textId="591D0EA9" w:rsidR="00FB1568" w:rsidRPr="00215B94" w:rsidRDefault="00FB1568" w:rsidP="00FB1568">
      <w:pPr>
        <w:pStyle w:val="Tekstzonderopmaak"/>
        <w:widowControl w:val="0"/>
        <w:rPr>
          <w:ins w:id="380" w:author="Willems, P.H. (Peter)" w:date="2019-04-30T10:43:00Z"/>
          <w:rFonts w:cs="Courier New"/>
          <w:szCs w:val="22"/>
          <w:lang w:val="nl-NL"/>
        </w:rPr>
      </w:pPr>
      <w:ins w:id="381" w:author="Willems, P.H. (Peter)" w:date="2019-04-30T10:43:00Z">
        <w:r w:rsidRPr="00FB1568">
          <w:rPr>
            <w:rFonts w:cs="Courier New"/>
            <w:szCs w:val="22"/>
            <w:lang w:val="en-US"/>
            <w:rPrChange w:id="382" w:author="Willems, P.H. (Peter)" w:date="2019-04-30T10:44:00Z">
              <w:rPr>
                <w:rFonts w:cs="Courier New"/>
                <w:szCs w:val="22"/>
                <w:lang w:val="nl-NL"/>
              </w:rPr>
            </w:rPrChange>
          </w:rPr>
          <w:t xml:space="preserve"> </w:t>
        </w:r>
        <w:r w:rsidRPr="00215B94">
          <w:rPr>
            <w:rFonts w:cs="Courier New"/>
            <w:szCs w:val="22"/>
            <w:lang w:val="nl-NL"/>
          </w:rPr>
          <w:t>...</w:t>
        </w:r>
      </w:ins>
    </w:p>
    <w:p w14:paraId="39967F90" w14:textId="0CA7D06B" w:rsidR="00FB1568" w:rsidRDefault="00FB1568" w:rsidP="00FB1568">
      <w:pPr>
        <w:pStyle w:val="Tekstzonderopmaak"/>
        <w:widowControl w:val="0"/>
        <w:rPr>
          <w:ins w:id="383" w:author="Willems, P.H. (Peter)" w:date="2019-04-30T10:49:00Z"/>
          <w:rFonts w:cs="Courier New"/>
          <w:szCs w:val="22"/>
          <w:lang w:val="en-US"/>
        </w:rPr>
      </w:pPr>
      <w:ins w:id="384" w:author="Willems, P.H. (Peter)" w:date="2019-04-30T10:42:00Z">
        <w:r w:rsidRPr="00FB1568">
          <w:rPr>
            <w:rFonts w:cs="Courier New"/>
            <w:szCs w:val="22"/>
            <w:lang w:val="en-US"/>
            <w:rPrChange w:id="385" w:author="Willems, P.H. (Peter)" w:date="2019-04-30T10:42:00Z">
              <w:rPr>
                <w:rFonts w:ascii="Corbel" w:hAnsi="Corbel"/>
                <w:sz w:val="22"/>
                <w:szCs w:val="22"/>
                <w:lang w:val="nl-NL"/>
              </w:rPr>
            </w:rPrChange>
          </w:rPr>
          <w:t>END_ENTITY;</w:t>
        </w:r>
      </w:ins>
    </w:p>
    <w:p w14:paraId="1CF35B7C" w14:textId="3F0969E1" w:rsidR="00455CA5" w:rsidRDefault="00455CA5" w:rsidP="00FB1568">
      <w:pPr>
        <w:pStyle w:val="Tekstzonderopmaak"/>
        <w:widowControl w:val="0"/>
        <w:rPr>
          <w:ins w:id="386" w:author="Willems, P.H. (Peter)" w:date="2019-04-30T10:49:00Z"/>
          <w:rFonts w:ascii="Corbel" w:hAnsi="Corbel"/>
          <w:sz w:val="22"/>
          <w:szCs w:val="22"/>
          <w:lang w:val="nl-NL"/>
        </w:rPr>
      </w:pPr>
    </w:p>
    <w:p w14:paraId="672FC1AA" w14:textId="502BD1DD" w:rsidR="00455CA5" w:rsidRPr="00455CA5" w:rsidRDefault="00455CA5" w:rsidP="00FB1568">
      <w:pPr>
        <w:pStyle w:val="Tekstzonderopmaak"/>
        <w:widowControl w:val="0"/>
        <w:rPr>
          <w:ins w:id="387" w:author="Willems, P.H. (Peter)" w:date="2019-03-25T11:49:00Z"/>
          <w:rFonts w:ascii="Corbel" w:hAnsi="Corbel"/>
          <w:sz w:val="22"/>
          <w:szCs w:val="22"/>
          <w:lang w:val="nl-NL"/>
          <w:rPrChange w:id="388" w:author="Willems, P.H. (Peter)" w:date="2019-04-30T10:49:00Z">
            <w:rPr>
              <w:ins w:id="389" w:author="Willems, P.H. (Peter)" w:date="2019-03-25T11:49:00Z"/>
              <w:rFonts w:ascii="Corbel" w:hAnsi="Corbel"/>
              <w:sz w:val="22"/>
              <w:szCs w:val="22"/>
              <w:lang w:val="nl-NL"/>
            </w:rPr>
          </w:rPrChange>
        </w:rPr>
      </w:pPr>
      <w:ins w:id="390" w:author="Willems, P.H. (Peter)" w:date="2019-04-30T10:49:00Z">
        <w:r w:rsidRPr="00455CA5">
          <w:rPr>
            <w:rFonts w:ascii="Corbel" w:hAnsi="Corbel"/>
            <w:sz w:val="22"/>
            <w:szCs w:val="22"/>
            <w:lang w:val="nl-NL"/>
            <w:rPrChange w:id="391" w:author="Willems, P.H. (Peter)" w:date="2019-04-30T10:49:00Z">
              <w:rPr>
                <w:rFonts w:ascii="Corbel" w:hAnsi="Corbel"/>
                <w:sz w:val="22"/>
                <w:szCs w:val="22"/>
                <w:lang w:val="nl-NL"/>
              </w:rPr>
            </w:rPrChange>
          </w:rPr>
          <w:t xml:space="preserve">Deze oplossing is </w:t>
        </w:r>
        <w:proofErr w:type="spellStart"/>
        <w:r w:rsidRPr="00455CA5">
          <w:rPr>
            <w:rFonts w:ascii="Corbel" w:hAnsi="Corbel"/>
            <w:sz w:val="22"/>
            <w:szCs w:val="22"/>
            <w:lang w:val="nl-NL"/>
            <w:rPrChange w:id="392" w:author="Willems, P.H. (Peter)" w:date="2019-04-30T10:49:00Z">
              <w:rPr>
                <w:rFonts w:ascii="Corbel" w:hAnsi="Corbel"/>
                <w:sz w:val="22"/>
                <w:szCs w:val="22"/>
                <w:lang w:val="nl-NL"/>
              </w:rPr>
            </w:rPrChange>
          </w:rPr>
          <w:t>backwards</w:t>
        </w:r>
        <w:proofErr w:type="spellEnd"/>
        <w:r w:rsidRPr="00455CA5">
          <w:rPr>
            <w:rFonts w:ascii="Corbel" w:hAnsi="Corbel"/>
            <w:sz w:val="22"/>
            <w:szCs w:val="22"/>
            <w:lang w:val="nl-NL"/>
            <w:rPrChange w:id="393" w:author="Willems, P.H. (Peter)" w:date="2019-04-30T10:49:00Z">
              <w:rPr>
                <w:rFonts w:ascii="Corbel" w:hAnsi="Corbel"/>
                <w:sz w:val="22"/>
                <w:szCs w:val="22"/>
                <w:lang w:val="nl-NL"/>
              </w:rPr>
            </w:rPrChange>
          </w:rPr>
          <w:t xml:space="preserve"> compatible</w:t>
        </w:r>
        <w:r w:rsidRPr="00455CA5">
          <w:rPr>
            <w:rFonts w:ascii="Corbel" w:hAnsi="Corbel"/>
            <w:sz w:val="22"/>
            <w:szCs w:val="22"/>
            <w:lang w:val="nl-NL"/>
            <w:rPrChange w:id="394" w:author="Willems, P.H. (Peter)" w:date="2019-04-30T10:49:00Z">
              <w:rPr>
                <w:rFonts w:ascii="Corbel" w:hAnsi="Corbel"/>
                <w:sz w:val="22"/>
                <w:szCs w:val="22"/>
                <w:lang w:val="nl-NL"/>
              </w:rPr>
            </w:rPrChange>
          </w:rPr>
          <w:t xml:space="preserve"> </w:t>
        </w:r>
        <w:r w:rsidRPr="00455CA5">
          <w:rPr>
            <w:rFonts w:ascii="Corbel" w:hAnsi="Corbel"/>
            <w:sz w:val="22"/>
            <w:szCs w:val="22"/>
            <w:lang w:val="nl-NL"/>
            <w:rPrChange w:id="395" w:author="Willems, P.H. (Peter)" w:date="2019-04-30T10:49:00Z">
              <w:rPr>
                <w:rFonts w:ascii="Corbel" w:hAnsi="Corbel"/>
                <w:sz w:val="22"/>
                <w:szCs w:val="22"/>
                <w:lang w:val="en-US"/>
              </w:rPr>
            </w:rPrChange>
          </w:rPr>
          <w:t>omdat</w:t>
        </w:r>
      </w:ins>
      <w:ins w:id="396" w:author="Willems, P.H. (Peter)" w:date="2019-04-30T10:50:00Z">
        <w:r>
          <w:rPr>
            <w:rFonts w:ascii="Corbel" w:hAnsi="Corbel"/>
            <w:sz w:val="22"/>
            <w:szCs w:val="22"/>
            <w:lang w:val="nl-NL"/>
          </w:rPr>
          <w:t xml:space="preserve"> de relatie </w:t>
        </w:r>
      </w:ins>
      <w:ins w:id="397" w:author="Willems, P.H. (Peter)" w:date="2019-04-30T10:51:00Z">
        <w:r>
          <w:rPr>
            <w:rFonts w:ascii="Corbel" w:hAnsi="Corbel"/>
            <w:sz w:val="22"/>
            <w:szCs w:val="22"/>
            <w:lang w:val="nl-NL"/>
          </w:rPr>
          <w:t xml:space="preserve">nog steeds </w:t>
        </w:r>
      </w:ins>
      <w:ins w:id="398" w:author="Willems, P.H. (Peter)" w:date="2019-04-30T10:50:00Z">
        <w:r>
          <w:rPr>
            <w:rFonts w:ascii="Corbel" w:hAnsi="Corbel"/>
            <w:sz w:val="22"/>
            <w:szCs w:val="22"/>
            <w:lang w:val="nl-NL"/>
          </w:rPr>
          <w:t xml:space="preserve">optioneel </w:t>
        </w:r>
      </w:ins>
      <w:ins w:id="399" w:author="Willems, P.H. (Peter)" w:date="2019-04-30T10:51:00Z">
        <w:r>
          <w:rPr>
            <w:rFonts w:ascii="Corbel" w:hAnsi="Corbel"/>
            <w:sz w:val="22"/>
            <w:szCs w:val="22"/>
            <w:lang w:val="nl-NL"/>
          </w:rPr>
          <w:t>is</w:t>
        </w:r>
      </w:ins>
      <w:ins w:id="400" w:author="Willems, P.H. (Peter)" w:date="2019-04-30T10:50:00Z">
        <w:r>
          <w:rPr>
            <w:rFonts w:ascii="Corbel" w:hAnsi="Corbel"/>
            <w:sz w:val="22"/>
            <w:szCs w:val="22"/>
            <w:lang w:val="nl-NL"/>
          </w:rPr>
          <w:t xml:space="preserve"> en de definitie</w:t>
        </w:r>
      </w:ins>
      <w:ins w:id="401" w:author="Willems, P.H. (Peter)" w:date="2019-04-30T10:51:00Z">
        <w:r>
          <w:rPr>
            <w:rFonts w:ascii="Corbel" w:hAnsi="Corbel"/>
            <w:sz w:val="22"/>
            <w:szCs w:val="22"/>
            <w:lang w:val="nl-NL"/>
          </w:rPr>
          <w:t xml:space="preserve"> nu twee referenties toestaat maar </w:t>
        </w:r>
      </w:ins>
      <w:ins w:id="402" w:author="Willems, P.H. (Peter)" w:date="2019-04-30T10:52:00Z">
        <w:r>
          <w:rPr>
            <w:rFonts w:ascii="Corbel" w:hAnsi="Corbel"/>
            <w:sz w:val="22"/>
            <w:szCs w:val="22"/>
            <w:lang w:val="nl-NL"/>
          </w:rPr>
          <w:t xml:space="preserve">deze </w:t>
        </w:r>
      </w:ins>
      <w:ins w:id="403" w:author="Willems, P.H. (Peter)" w:date="2019-04-30T10:51:00Z">
        <w:r>
          <w:rPr>
            <w:rFonts w:ascii="Corbel" w:hAnsi="Corbel"/>
            <w:sz w:val="22"/>
            <w:szCs w:val="22"/>
            <w:lang w:val="nl-NL"/>
          </w:rPr>
          <w:t>niet  afdwingt.</w:t>
        </w:r>
      </w:ins>
      <w:bookmarkStart w:id="404" w:name="_GoBack"/>
      <w:bookmarkEnd w:id="404"/>
    </w:p>
    <w:p w14:paraId="1E94AC0D" w14:textId="5866C032" w:rsidR="001913CA" w:rsidRPr="00455CA5" w:rsidRDefault="001913CA" w:rsidP="00BA6C31">
      <w:pPr>
        <w:pStyle w:val="Tekstzonderopmaak"/>
        <w:widowControl w:val="0"/>
        <w:rPr>
          <w:ins w:id="405" w:author="Willems, P.H. (Peter)" w:date="2019-03-26T08:24:00Z"/>
          <w:rFonts w:ascii="Corbel" w:hAnsi="Corbel"/>
          <w:sz w:val="22"/>
          <w:szCs w:val="22"/>
          <w:lang w:val="nl-NL"/>
          <w:rPrChange w:id="406" w:author="Willems, P.H. (Peter)" w:date="2019-04-30T10:49:00Z">
            <w:rPr>
              <w:ins w:id="407" w:author="Willems, P.H. (Peter)" w:date="2019-03-26T08:24:00Z"/>
              <w:rFonts w:ascii="Corbel" w:hAnsi="Corbel"/>
              <w:sz w:val="22"/>
              <w:szCs w:val="22"/>
              <w:lang w:val="nl-NL"/>
            </w:rPr>
          </w:rPrChange>
        </w:rPr>
      </w:pPr>
    </w:p>
    <w:p w14:paraId="7CDEF9A9" w14:textId="77777777" w:rsidR="00B325BF" w:rsidRDefault="00B325BF" w:rsidP="00B325BF">
      <w:pPr>
        <w:pStyle w:val="Tekstzonderopmaak"/>
        <w:widowControl w:val="0"/>
        <w:rPr>
          <w:moveTo w:id="408" w:author="Willems, P.H. (Peter)" w:date="2019-03-26T08:24:00Z"/>
          <w:rFonts w:ascii="Corbel" w:hAnsi="Corbel"/>
          <w:b/>
          <w:i/>
          <w:sz w:val="22"/>
          <w:szCs w:val="22"/>
          <w:lang w:val="nl-NL"/>
        </w:rPr>
      </w:pPr>
      <w:moveToRangeStart w:id="409" w:author="Willems, P.H. (Peter)" w:date="2019-03-26T08:24:00Z" w:name="move4481073"/>
      <w:moveTo w:id="410" w:author="Willems, P.H. (Peter)" w:date="2019-03-26T08:24:00Z">
        <w:r w:rsidRPr="00215B94">
          <w:rPr>
            <w:rFonts w:ascii="Corbel" w:hAnsi="Corbel"/>
            <w:b/>
            <w:i/>
            <w:sz w:val="22"/>
            <w:szCs w:val="22"/>
            <w:lang w:val="nl-NL"/>
          </w:rPr>
          <w:t>Ophogen van bijlagegrootte naar 10GB</w:t>
        </w:r>
        <w:r>
          <w:rPr>
            <w:rFonts w:ascii="Corbel" w:hAnsi="Corbel"/>
            <w:b/>
            <w:i/>
            <w:sz w:val="22"/>
            <w:szCs w:val="22"/>
            <w:lang w:val="nl-NL"/>
          </w:rPr>
          <w:t xml:space="preserve"> (</w:t>
        </w:r>
        <w:r w:rsidRPr="00BE3497">
          <w:rPr>
            <w:rFonts w:ascii="Corbel" w:hAnsi="Corbel"/>
            <w:b/>
            <w:i/>
            <w:sz w:val="22"/>
            <w:szCs w:val="22"/>
            <w:lang w:val="nl-NL"/>
          </w:rPr>
          <w:t>1236</w:t>
        </w:r>
        <w:r>
          <w:rPr>
            <w:rFonts w:ascii="Corbel" w:hAnsi="Corbel"/>
            <w:b/>
            <w:i/>
            <w:sz w:val="22"/>
            <w:szCs w:val="22"/>
            <w:lang w:val="nl-NL"/>
          </w:rPr>
          <w:t>)</w:t>
        </w:r>
      </w:moveTo>
    </w:p>
    <w:p w14:paraId="111CB1D2" w14:textId="77777777" w:rsidR="00B325BF" w:rsidRDefault="00B325BF" w:rsidP="00B325BF">
      <w:pPr>
        <w:pStyle w:val="Tekstzonderopmaak"/>
        <w:widowControl w:val="0"/>
        <w:rPr>
          <w:moveTo w:id="411" w:author="Willems, P.H. (Peter)" w:date="2019-03-26T08:24:00Z"/>
          <w:rFonts w:ascii="Corbel" w:hAnsi="Corbel"/>
          <w:sz w:val="22"/>
          <w:szCs w:val="22"/>
          <w:lang w:val="nl-NL"/>
        </w:rPr>
      </w:pPr>
      <w:moveTo w:id="412" w:author="Willems, P.H. (Peter)" w:date="2019-03-26T08:24:00Z">
        <w:r w:rsidRPr="00913E2D">
          <w:rPr>
            <w:rFonts w:ascii="Corbel" w:hAnsi="Corbel"/>
            <w:sz w:val="22"/>
            <w:szCs w:val="22"/>
            <w:lang w:val="nl-NL"/>
          </w:rPr>
          <w:t>Voor de grootte van de bijlagen is er een beperking volgens de VISI Standaard. Voor VISI Standaarden versie 1.0, 1.1 en 1.2 is het maximum 20MB per bericht, en voor versie 1.3 en 1.4 is dit maximum 120MB per bericht.</w:t>
        </w:r>
        <w:r>
          <w:rPr>
            <w:rFonts w:ascii="Corbel" w:hAnsi="Corbel"/>
            <w:sz w:val="22"/>
            <w:szCs w:val="22"/>
            <w:lang w:val="nl-NL"/>
          </w:rPr>
          <w:t xml:space="preserve"> </w:t>
        </w:r>
        <w:r w:rsidRPr="00A742FE">
          <w:rPr>
            <w:rFonts w:ascii="Corbel" w:hAnsi="Corbel"/>
            <w:sz w:val="22"/>
            <w:szCs w:val="22"/>
            <w:lang w:val="nl-NL"/>
          </w:rPr>
          <w:t>Een maximum van 20MB of 120MB is anno 201</w:t>
        </w:r>
        <w:r>
          <w:rPr>
            <w:rFonts w:ascii="Corbel" w:hAnsi="Corbel"/>
            <w:sz w:val="22"/>
            <w:szCs w:val="22"/>
            <w:lang w:val="nl-NL"/>
          </w:rPr>
          <w:t>9</w:t>
        </w:r>
        <w:r w:rsidRPr="00A742FE">
          <w:rPr>
            <w:rFonts w:ascii="Corbel" w:hAnsi="Corbel"/>
            <w:sz w:val="22"/>
            <w:szCs w:val="22"/>
            <w:lang w:val="nl-NL"/>
          </w:rPr>
          <w:t xml:space="preserve"> niet realistisch. Met de VISI Standaard kunnen ook BIM-containers of opleverdossiers uitgewisseld worden. Deze containers en opleverdossiers kunnen bijzonder omvangrijk zijn/worden</w:t>
        </w:r>
        <w:r>
          <w:rPr>
            <w:rFonts w:ascii="Corbel" w:hAnsi="Corbel"/>
            <w:sz w:val="22"/>
            <w:szCs w:val="22"/>
            <w:lang w:val="nl-NL"/>
          </w:rPr>
          <w:t>, daarom is het maximum verhoog naar 10 GB.</w:t>
        </w:r>
      </w:moveTo>
    </w:p>
    <w:p w14:paraId="14DE8EA6" w14:textId="77777777" w:rsidR="00B325BF" w:rsidDel="0002385D" w:rsidRDefault="00B325BF" w:rsidP="00B325BF">
      <w:pPr>
        <w:pStyle w:val="Tekstzonderopmaak"/>
        <w:widowControl w:val="0"/>
        <w:rPr>
          <w:del w:id="413" w:author="Willems, P.H. (Peter)" w:date="2019-03-26T08:24:00Z"/>
          <w:moveTo w:id="414" w:author="Willems, P.H. (Peter)" w:date="2019-03-26T08:24:00Z"/>
          <w:rFonts w:ascii="Corbel" w:hAnsi="Corbel"/>
          <w:sz w:val="22"/>
          <w:szCs w:val="22"/>
          <w:lang w:val="nl-NL"/>
        </w:rPr>
      </w:pPr>
    </w:p>
    <w:moveToRangeEnd w:id="409"/>
    <w:p w14:paraId="78E824F6" w14:textId="77777777" w:rsidR="00B325BF" w:rsidRDefault="00B325BF" w:rsidP="00BA6C31">
      <w:pPr>
        <w:pStyle w:val="Tekstzonderopmaak"/>
        <w:widowControl w:val="0"/>
        <w:rPr>
          <w:ins w:id="415" w:author="Willems, P.H. (Peter)" w:date="2019-03-25T11:49:00Z"/>
          <w:rFonts w:ascii="Corbel" w:hAnsi="Corbel"/>
          <w:sz w:val="22"/>
          <w:szCs w:val="22"/>
          <w:lang w:val="nl-NL"/>
        </w:rPr>
      </w:pPr>
    </w:p>
    <w:p w14:paraId="38039635" w14:textId="607C00DB" w:rsidR="001913CA" w:rsidDel="0002385D" w:rsidRDefault="00AD48EA" w:rsidP="00BA6C31">
      <w:pPr>
        <w:pStyle w:val="Tekstzonderopmaak"/>
        <w:widowControl w:val="0"/>
        <w:rPr>
          <w:ins w:id="416" w:author="Willems, P.H. (Peter)" w:date="2019-03-25T11:51:00Z"/>
          <w:moveFrom w:id="417" w:author="Willems, P.H. (Peter)" w:date="2019-03-26T08:24:00Z"/>
          <w:rFonts w:ascii="Corbel" w:hAnsi="Corbel"/>
          <w:b/>
          <w:i/>
          <w:sz w:val="22"/>
          <w:szCs w:val="22"/>
          <w:lang w:val="nl-NL"/>
        </w:rPr>
      </w:pPr>
      <w:moveFromRangeStart w:id="418" w:author="Willems, P.H. (Peter)" w:date="2019-03-26T08:24:00Z" w:name="move4481107"/>
      <w:moveFrom w:id="419" w:author="Willems, P.H. (Peter)" w:date="2019-03-26T08:24:00Z">
        <w:ins w:id="420" w:author="Willems, P.H. (Peter)" w:date="2019-03-25T11:50:00Z">
          <w:r w:rsidRPr="00AD48EA" w:rsidDel="0002385D">
            <w:rPr>
              <w:rFonts w:ascii="Corbel" w:hAnsi="Corbel"/>
              <w:b/>
              <w:i/>
              <w:sz w:val="22"/>
              <w:szCs w:val="22"/>
              <w:rPrChange w:id="421" w:author="Willems, P.H. (Peter)" w:date="2019-03-25T11:51:00Z">
                <w:rPr>
                  <w:rFonts w:ascii="Corbel" w:hAnsi="Corbel"/>
                  <w:sz w:val="22"/>
                  <w:szCs w:val="22"/>
                </w:rPr>
              </w:rPrChange>
            </w:rPr>
            <w:t>Bijlage verplicht kunnen stellen per berichttype</w:t>
          </w:r>
        </w:ins>
        <w:ins w:id="422" w:author="Willems, P.H. (Peter)" w:date="2019-03-25T11:51:00Z">
          <w:r w:rsidR="00283119" w:rsidDel="0002385D">
            <w:rPr>
              <w:rFonts w:ascii="Corbel" w:hAnsi="Corbel"/>
              <w:b/>
              <w:i/>
              <w:sz w:val="22"/>
              <w:szCs w:val="22"/>
              <w:lang w:val="nl-NL"/>
            </w:rPr>
            <w:t xml:space="preserve"> (</w:t>
          </w:r>
          <w:r w:rsidR="00283119" w:rsidRPr="00283119" w:rsidDel="0002385D">
            <w:rPr>
              <w:rFonts w:ascii="Corbel" w:hAnsi="Corbel"/>
              <w:b/>
              <w:i/>
              <w:sz w:val="22"/>
              <w:szCs w:val="22"/>
              <w:lang w:val="nl-NL"/>
            </w:rPr>
            <w:t>1019</w:t>
          </w:r>
          <w:r w:rsidR="00283119" w:rsidDel="0002385D">
            <w:rPr>
              <w:rFonts w:ascii="Corbel" w:hAnsi="Corbel"/>
              <w:b/>
              <w:i/>
              <w:sz w:val="22"/>
              <w:szCs w:val="22"/>
              <w:lang w:val="nl-NL"/>
            </w:rPr>
            <w:t>)</w:t>
          </w:r>
        </w:ins>
      </w:moveFrom>
    </w:p>
    <w:p w14:paraId="51736B62" w14:textId="479C8F0F" w:rsidR="00AD48EA" w:rsidDel="0002385D" w:rsidRDefault="000C5640" w:rsidP="00BA6C31">
      <w:pPr>
        <w:pStyle w:val="Tekstzonderopmaak"/>
        <w:widowControl w:val="0"/>
        <w:rPr>
          <w:ins w:id="423" w:author="Willems, P.H. (Peter)" w:date="2019-03-25T11:56:00Z"/>
          <w:moveFrom w:id="424" w:author="Willems, P.H. (Peter)" w:date="2019-03-26T08:24:00Z"/>
          <w:rFonts w:ascii="Corbel" w:hAnsi="Corbel"/>
          <w:sz w:val="22"/>
          <w:szCs w:val="22"/>
          <w:lang w:val="nl-NL"/>
        </w:rPr>
      </w:pPr>
      <w:moveFrom w:id="425" w:author="Willems, P.H. (Peter)" w:date="2019-03-26T08:24:00Z">
        <w:ins w:id="426" w:author="Willems, P.H. (Peter)" w:date="2019-03-25T11:54:00Z">
          <w:r w:rsidRPr="000C5640" w:rsidDel="0002385D">
            <w:rPr>
              <w:rFonts w:ascii="Corbel" w:hAnsi="Corbel"/>
              <w:sz w:val="22"/>
              <w:szCs w:val="22"/>
              <w:lang w:val="nl-NL"/>
            </w:rPr>
            <w:t>Als er een document ter acceptatie verzonden moet worden en de bijlage wordt er niet bij gedaan weet je van te voren al dat het bericht afgekeurd gaat woorden. Er moet dus worden afgedwongen dat er een bijlage moet worden toegevoegd.</w:t>
          </w:r>
        </w:ins>
        <w:ins w:id="427" w:author="Willems, P.H. (Peter)" w:date="2019-03-25T11:55:00Z">
          <w:r w:rsidR="00060834" w:rsidDel="0002385D">
            <w:rPr>
              <w:rFonts w:ascii="Corbel" w:hAnsi="Corbel"/>
              <w:sz w:val="22"/>
              <w:szCs w:val="22"/>
              <w:lang w:val="nl-NL"/>
            </w:rPr>
            <w:t xml:space="preserve"> </w:t>
          </w:r>
          <w:r w:rsidR="00060834" w:rsidRPr="00060834" w:rsidDel="0002385D">
            <w:rPr>
              <w:rFonts w:ascii="Corbel" w:hAnsi="Corbel"/>
              <w:sz w:val="22"/>
              <w:szCs w:val="22"/>
              <w:lang w:val="nl-NL"/>
            </w:rPr>
            <w:t xml:space="preserve">De impact van het verplicht stellen van een bijlage is laag. </w:t>
          </w:r>
          <w:r w:rsidR="00060834" w:rsidDel="0002385D">
            <w:rPr>
              <w:rFonts w:ascii="Corbel" w:hAnsi="Corbel"/>
              <w:sz w:val="22"/>
              <w:szCs w:val="22"/>
              <w:lang w:val="nl-NL"/>
            </w:rPr>
            <w:t>Het d</w:t>
          </w:r>
          <w:r w:rsidR="00060834" w:rsidRPr="00060834" w:rsidDel="0002385D">
            <w:rPr>
              <w:rFonts w:ascii="Corbel" w:hAnsi="Corbel"/>
              <w:sz w:val="22"/>
              <w:szCs w:val="22"/>
              <w:lang w:val="nl-NL"/>
            </w:rPr>
            <w:t xml:space="preserve">wingt af dat de berichten die een bijlage nodig hebben deze ook daadwerkelijk hebben. </w:t>
          </w:r>
        </w:ins>
        <w:ins w:id="428" w:author="Willems, P.H. (Peter)" w:date="2019-03-25T11:56:00Z">
          <w:r w:rsidR="00060834" w:rsidDel="0002385D">
            <w:rPr>
              <w:rFonts w:ascii="Corbel" w:hAnsi="Corbel"/>
              <w:sz w:val="22"/>
              <w:szCs w:val="22"/>
              <w:lang w:val="nl-NL"/>
            </w:rPr>
            <w:t>Dat k</w:t>
          </w:r>
        </w:ins>
        <w:ins w:id="429" w:author="Willems, P.H. (Peter)" w:date="2019-03-25T11:55:00Z">
          <w:r w:rsidR="00060834" w:rsidRPr="00060834" w:rsidDel="0002385D">
            <w:rPr>
              <w:rFonts w:ascii="Corbel" w:hAnsi="Corbel"/>
              <w:sz w:val="22"/>
              <w:szCs w:val="22"/>
              <w:lang w:val="nl-NL"/>
            </w:rPr>
            <w:t>an in een aantal gevallen een voordeel voor gebruikers opleveren omdat er geen bijlagen meer vergeten worden.</w:t>
          </w:r>
        </w:ins>
      </w:moveFrom>
    </w:p>
    <w:p w14:paraId="218E92F2" w14:textId="58969AD1" w:rsidR="00D90530" w:rsidRPr="00D90530" w:rsidDel="0002385D" w:rsidRDefault="00D90530" w:rsidP="00D90530">
      <w:pPr>
        <w:pStyle w:val="Tekstzonderopmaak"/>
        <w:widowControl w:val="0"/>
        <w:rPr>
          <w:ins w:id="430" w:author="Willems, P.H. (Peter)" w:date="2019-03-25T11:56:00Z"/>
          <w:moveFrom w:id="431" w:author="Willems, P.H. (Peter)" w:date="2019-03-26T08:24:00Z"/>
          <w:rFonts w:ascii="Corbel" w:hAnsi="Corbel"/>
          <w:sz w:val="22"/>
          <w:szCs w:val="22"/>
          <w:lang w:val="nl-NL"/>
        </w:rPr>
      </w:pPr>
      <w:moveFrom w:id="432" w:author="Willems, P.H. (Peter)" w:date="2019-03-26T08:24:00Z">
        <w:ins w:id="433" w:author="Willems, P.H. (Peter)" w:date="2019-03-25T11:56:00Z">
          <w:r w:rsidDel="0002385D">
            <w:rPr>
              <w:rFonts w:ascii="Corbel" w:hAnsi="Corbel"/>
              <w:sz w:val="22"/>
              <w:szCs w:val="22"/>
              <w:lang w:val="nl-NL"/>
            </w:rPr>
            <w:t>De gekozen</w:t>
          </w:r>
          <w:r w:rsidRPr="00D90530" w:rsidDel="0002385D">
            <w:rPr>
              <w:rFonts w:ascii="Corbel" w:hAnsi="Corbel"/>
              <w:sz w:val="22"/>
              <w:szCs w:val="22"/>
              <w:lang w:val="nl-NL"/>
            </w:rPr>
            <w:t xml:space="preserve"> oplossing is om per MessageType aan te geven of een appendix verplicht is.</w:t>
          </w:r>
        </w:ins>
      </w:moveFrom>
    </w:p>
    <w:p w14:paraId="75A8050F" w14:textId="24BE16CC" w:rsidR="00D90530" w:rsidRPr="00D90530" w:rsidDel="0002385D" w:rsidRDefault="00D90530" w:rsidP="00D90530">
      <w:pPr>
        <w:pStyle w:val="Tekstzonderopmaak"/>
        <w:widowControl w:val="0"/>
        <w:rPr>
          <w:ins w:id="434" w:author="Willems, P.H. (Peter)" w:date="2019-03-25T11:56:00Z"/>
          <w:moveFrom w:id="435" w:author="Willems, P.H. (Peter)" w:date="2019-03-26T08:24:00Z"/>
          <w:rFonts w:ascii="Corbel" w:hAnsi="Corbel"/>
          <w:sz w:val="22"/>
          <w:szCs w:val="22"/>
          <w:lang w:val="nl-NL"/>
        </w:rPr>
      </w:pPr>
    </w:p>
    <w:p w14:paraId="49D704AA" w14:textId="04BB27F0" w:rsidR="00D90530" w:rsidRPr="0038201D" w:rsidDel="0002385D" w:rsidRDefault="00D90530" w:rsidP="00D90530">
      <w:pPr>
        <w:pStyle w:val="Tekstzonderopmaak"/>
        <w:widowControl w:val="0"/>
        <w:rPr>
          <w:ins w:id="436" w:author="Willems, P.H. (Peter)" w:date="2019-03-25T11:56:00Z"/>
          <w:moveFrom w:id="437" w:author="Willems, P.H. (Peter)" w:date="2019-03-26T08:24:00Z"/>
          <w:rFonts w:cs="Courier New"/>
          <w:szCs w:val="22"/>
          <w:lang w:val="nl-NL"/>
          <w:rPrChange w:id="438" w:author="Willems, P.H. (Peter)" w:date="2019-03-27T10:38:00Z">
            <w:rPr>
              <w:ins w:id="439" w:author="Willems, P.H. (Peter)" w:date="2019-03-25T11:56:00Z"/>
              <w:moveFrom w:id="440" w:author="Willems, P.H. (Peter)" w:date="2019-03-26T08:24:00Z"/>
              <w:rFonts w:ascii="Corbel" w:hAnsi="Corbel"/>
              <w:sz w:val="22"/>
              <w:szCs w:val="22"/>
              <w:lang w:val="nl-NL"/>
            </w:rPr>
          </w:rPrChange>
        </w:rPr>
      </w:pPr>
      <w:moveFrom w:id="441" w:author="Willems, P.H. (Peter)" w:date="2019-03-26T08:24:00Z">
        <w:ins w:id="442" w:author="Willems, P.H. (Peter)" w:date="2019-03-25T11:56:00Z">
          <w:r w:rsidRPr="0038201D" w:rsidDel="0002385D">
            <w:rPr>
              <w:rFonts w:cs="Courier New"/>
              <w:szCs w:val="22"/>
              <w:lang w:val="nl-NL"/>
              <w:rPrChange w:id="443" w:author="Willems, P.H. (Peter)" w:date="2019-03-27T10:38:00Z">
                <w:rPr>
                  <w:rFonts w:ascii="Corbel" w:hAnsi="Corbel"/>
                  <w:sz w:val="22"/>
                  <w:szCs w:val="22"/>
                </w:rPr>
              </w:rPrChange>
            </w:rPr>
            <w:t>ENTITY MessageType;</w:t>
          </w:r>
        </w:ins>
      </w:moveFrom>
    </w:p>
    <w:p w14:paraId="58DABD1B" w14:textId="2F963A66" w:rsidR="00D90530" w:rsidRPr="0038201D" w:rsidDel="0002385D" w:rsidRDefault="00D90530" w:rsidP="00D90530">
      <w:pPr>
        <w:pStyle w:val="Tekstzonderopmaak"/>
        <w:widowControl w:val="0"/>
        <w:rPr>
          <w:ins w:id="444" w:author="Willems, P.H. (Peter)" w:date="2019-03-25T11:56:00Z"/>
          <w:moveFrom w:id="445" w:author="Willems, P.H. (Peter)" w:date="2019-03-26T08:24:00Z"/>
          <w:rFonts w:cs="Courier New"/>
          <w:szCs w:val="22"/>
          <w:lang w:val="nl-NL"/>
          <w:rPrChange w:id="446" w:author="Willems, P.H. (Peter)" w:date="2019-03-27T10:38:00Z">
            <w:rPr>
              <w:ins w:id="447" w:author="Willems, P.H. (Peter)" w:date="2019-03-25T11:56:00Z"/>
              <w:moveFrom w:id="448" w:author="Willems, P.H. (Peter)" w:date="2019-03-26T08:24:00Z"/>
              <w:rFonts w:ascii="Corbel" w:hAnsi="Corbel"/>
              <w:sz w:val="22"/>
              <w:szCs w:val="22"/>
              <w:lang w:val="nl-NL"/>
            </w:rPr>
          </w:rPrChange>
        </w:rPr>
      </w:pPr>
      <w:moveFrom w:id="449" w:author="Willems, P.H. (Peter)" w:date="2019-03-26T08:24:00Z">
        <w:ins w:id="450" w:author="Willems, P.H. (Peter)" w:date="2019-03-25T11:56:00Z">
          <w:r w:rsidRPr="0038201D" w:rsidDel="0002385D">
            <w:rPr>
              <w:rFonts w:cs="Courier New"/>
              <w:szCs w:val="22"/>
              <w:lang w:val="nl-NL"/>
              <w:rPrChange w:id="451" w:author="Willems, P.H. (Peter)" w:date="2019-03-27T10:38:00Z">
                <w:rPr>
                  <w:rFonts w:ascii="Corbel" w:hAnsi="Corbel"/>
                  <w:sz w:val="22"/>
                  <w:szCs w:val="22"/>
                </w:rPr>
              </w:rPrChange>
            </w:rPr>
            <w:t>...</w:t>
          </w:r>
        </w:ins>
      </w:moveFrom>
    </w:p>
    <w:p w14:paraId="5A959C5C" w14:textId="2ADD6206" w:rsidR="00D90530" w:rsidRPr="0038201D" w:rsidDel="0002385D" w:rsidRDefault="00D90530" w:rsidP="00D90530">
      <w:pPr>
        <w:pStyle w:val="Tekstzonderopmaak"/>
        <w:widowControl w:val="0"/>
        <w:rPr>
          <w:ins w:id="452" w:author="Willems, P.H. (Peter)" w:date="2019-03-25T11:56:00Z"/>
          <w:moveFrom w:id="453" w:author="Willems, P.H. (Peter)" w:date="2019-03-26T08:24:00Z"/>
          <w:rFonts w:cs="Courier New"/>
          <w:szCs w:val="22"/>
          <w:lang w:val="nl-NL"/>
          <w:rPrChange w:id="454" w:author="Willems, P.H. (Peter)" w:date="2019-03-27T10:38:00Z">
            <w:rPr>
              <w:ins w:id="455" w:author="Willems, P.H. (Peter)" w:date="2019-03-25T11:56:00Z"/>
              <w:moveFrom w:id="456" w:author="Willems, P.H. (Peter)" w:date="2019-03-26T08:24:00Z"/>
              <w:rFonts w:ascii="Corbel" w:hAnsi="Corbel"/>
              <w:sz w:val="22"/>
              <w:szCs w:val="22"/>
              <w:lang w:val="nl-NL"/>
            </w:rPr>
          </w:rPrChange>
        </w:rPr>
      </w:pPr>
      <w:moveFrom w:id="457" w:author="Willems, P.H. (Peter)" w:date="2019-03-26T08:24:00Z">
        <w:ins w:id="458" w:author="Willems, P.H. (Peter)" w:date="2019-03-25T11:56:00Z">
          <w:r w:rsidRPr="0038201D" w:rsidDel="0002385D">
            <w:rPr>
              <w:rFonts w:cs="Courier New"/>
              <w:szCs w:val="22"/>
              <w:lang w:val="nl-NL"/>
              <w:rPrChange w:id="459" w:author="Willems, P.H. (Peter)" w:date="2019-03-27T10:38:00Z">
                <w:rPr>
                  <w:rFonts w:ascii="Corbel" w:hAnsi="Corbel"/>
                  <w:sz w:val="22"/>
                  <w:szCs w:val="22"/>
                </w:rPr>
              </w:rPrChange>
            </w:rPr>
            <w:t>appendixMandatory: OPTIONAL BOOLEAN;</w:t>
          </w:r>
        </w:ins>
      </w:moveFrom>
    </w:p>
    <w:p w14:paraId="389C5050" w14:textId="2E1D617E" w:rsidR="00D90530" w:rsidRPr="00D90530" w:rsidDel="0002385D" w:rsidRDefault="00D90530" w:rsidP="00D90530">
      <w:pPr>
        <w:pStyle w:val="Tekstzonderopmaak"/>
        <w:widowControl w:val="0"/>
        <w:rPr>
          <w:ins w:id="460" w:author="Willems, P.H. (Peter)" w:date="2019-03-25T11:56:00Z"/>
          <w:moveFrom w:id="461" w:author="Willems, P.H. (Peter)" w:date="2019-03-26T08:24:00Z"/>
          <w:rFonts w:cs="Courier New"/>
          <w:szCs w:val="22"/>
          <w:lang w:val="nl-NL"/>
          <w:rPrChange w:id="462" w:author="Willems, P.H. (Peter)" w:date="2019-03-25T11:57:00Z">
            <w:rPr>
              <w:ins w:id="463" w:author="Willems, P.H. (Peter)" w:date="2019-03-25T11:56:00Z"/>
              <w:moveFrom w:id="464" w:author="Willems, P.H. (Peter)" w:date="2019-03-26T08:24:00Z"/>
              <w:rFonts w:ascii="Corbel" w:hAnsi="Corbel"/>
              <w:sz w:val="22"/>
              <w:szCs w:val="22"/>
              <w:lang w:val="nl-NL"/>
            </w:rPr>
          </w:rPrChange>
        </w:rPr>
      </w:pPr>
      <w:moveFrom w:id="465" w:author="Willems, P.H. (Peter)" w:date="2019-03-26T08:24:00Z">
        <w:ins w:id="466" w:author="Willems, P.H. (Peter)" w:date="2019-03-25T11:56:00Z">
          <w:r w:rsidRPr="00D90530" w:rsidDel="0002385D">
            <w:rPr>
              <w:rFonts w:cs="Courier New"/>
              <w:szCs w:val="22"/>
              <w:rPrChange w:id="467" w:author="Willems, P.H. (Peter)" w:date="2019-03-25T11:57:00Z">
                <w:rPr>
                  <w:rFonts w:ascii="Corbel" w:hAnsi="Corbel"/>
                  <w:sz w:val="22"/>
                  <w:szCs w:val="22"/>
                </w:rPr>
              </w:rPrChange>
            </w:rPr>
            <w:t>...</w:t>
          </w:r>
        </w:ins>
      </w:moveFrom>
    </w:p>
    <w:p w14:paraId="57B8B688" w14:textId="6F9736A7" w:rsidR="00D90530" w:rsidRPr="00D90530" w:rsidDel="0002385D" w:rsidRDefault="00D90530" w:rsidP="00D90530">
      <w:pPr>
        <w:pStyle w:val="Tekstzonderopmaak"/>
        <w:widowControl w:val="0"/>
        <w:rPr>
          <w:ins w:id="468" w:author="Willems, P.H. (Peter)" w:date="2019-03-25T11:50:00Z"/>
          <w:moveFrom w:id="469" w:author="Willems, P.H. (Peter)" w:date="2019-03-26T08:24:00Z"/>
          <w:rFonts w:cs="Courier New"/>
          <w:szCs w:val="22"/>
          <w:lang w:val="nl-NL"/>
          <w:rPrChange w:id="470" w:author="Willems, P.H. (Peter)" w:date="2019-03-25T11:57:00Z">
            <w:rPr>
              <w:ins w:id="471" w:author="Willems, P.H. (Peter)" w:date="2019-03-25T11:50:00Z"/>
              <w:moveFrom w:id="472" w:author="Willems, P.H. (Peter)" w:date="2019-03-26T08:24:00Z"/>
              <w:rFonts w:ascii="Corbel" w:hAnsi="Corbel"/>
              <w:sz w:val="22"/>
              <w:szCs w:val="22"/>
              <w:lang w:val="nl-NL"/>
            </w:rPr>
          </w:rPrChange>
        </w:rPr>
      </w:pPr>
      <w:moveFrom w:id="473" w:author="Willems, P.H. (Peter)" w:date="2019-03-26T08:24:00Z">
        <w:ins w:id="474" w:author="Willems, P.H. (Peter)" w:date="2019-03-25T11:56:00Z">
          <w:r w:rsidRPr="00D90530" w:rsidDel="0002385D">
            <w:rPr>
              <w:rFonts w:cs="Courier New"/>
              <w:szCs w:val="22"/>
              <w:rPrChange w:id="475" w:author="Willems, P.H. (Peter)" w:date="2019-03-25T11:57:00Z">
                <w:rPr>
                  <w:rFonts w:ascii="Corbel" w:hAnsi="Corbel"/>
                  <w:sz w:val="22"/>
                  <w:szCs w:val="22"/>
                </w:rPr>
              </w:rPrChange>
            </w:rPr>
            <w:t>END_ENTITY;</w:t>
          </w:r>
        </w:ins>
      </w:moveFrom>
    </w:p>
    <w:p w14:paraId="163BE23A" w14:textId="1718A22D" w:rsidR="00CE2FB7" w:rsidDel="0002385D" w:rsidRDefault="00CE2FB7" w:rsidP="00BA6C31">
      <w:pPr>
        <w:pStyle w:val="Tekstzonderopmaak"/>
        <w:widowControl w:val="0"/>
        <w:rPr>
          <w:ins w:id="476" w:author="Willems, P.H. (Peter)" w:date="2019-03-25T11:58:00Z"/>
          <w:moveFrom w:id="477" w:author="Willems, P.H. (Peter)" w:date="2019-03-26T08:24:00Z"/>
          <w:rFonts w:ascii="Corbel" w:hAnsi="Corbel"/>
          <w:sz w:val="22"/>
          <w:szCs w:val="22"/>
          <w:lang w:val="nl-NL"/>
        </w:rPr>
      </w:pPr>
    </w:p>
    <w:p w14:paraId="1F01E4B6" w14:textId="5E7362C3" w:rsidR="00AD48EA" w:rsidDel="0002385D" w:rsidRDefault="009D275C" w:rsidP="00BA6C31">
      <w:pPr>
        <w:pStyle w:val="Tekstzonderopmaak"/>
        <w:widowControl w:val="0"/>
        <w:rPr>
          <w:ins w:id="478" w:author="Willems, P.H. (Peter)" w:date="2019-03-25T11:57:00Z"/>
          <w:moveFrom w:id="479" w:author="Willems, P.H. (Peter)" w:date="2019-03-26T08:24:00Z"/>
          <w:rFonts w:ascii="Corbel" w:hAnsi="Corbel"/>
          <w:sz w:val="22"/>
          <w:szCs w:val="22"/>
          <w:lang w:val="nl-NL"/>
        </w:rPr>
      </w:pPr>
      <w:moveFrom w:id="480" w:author="Willems, P.H. (Peter)" w:date="2019-03-26T08:24:00Z">
        <w:ins w:id="481" w:author="Willems, P.H. (Peter)" w:date="2019-03-25T11:58:00Z">
          <w:r w:rsidRPr="00CE2FB7" w:rsidDel="0002385D">
            <w:rPr>
              <w:rFonts w:ascii="Corbel" w:hAnsi="Corbel"/>
              <w:sz w:val="22"/>
              <w:szCs w:val="22"/>
              <w:lang w:val="nl-NL"/>
              <w:rPrChange w:id="482" w:author="Willems, P.H. (Peter)" w:date="2019-03-25T11:58:00Z">
                <w:rPr>
                  <w:rFonts w:ascii="Segoe UI" w:hAnsi="Segoe UI" w:cs="Segoe UI"/>
                  <w:color w:val="24292E"/>
                  <w:sz w:val="21"/>
                  <w:szCs w:val="21"/>
                  <w:shd w:val="clear" w:color="auto" w:fill="FFFFFF"/>
                </w:rPr>
              </w:rPrChange>
            </w:rPr>
            <w:t>De</w:t>
          </w:r>
          <w:r w:rsidR="00CE2FB7" w:rsidDel="0002385D">
            <w:rPr>
              <w:rFonts w:ascii="Corbel" w:hAnsi="Corbel"/>
              <w:sz w:val="22"/>
              <w:szCs w:val="22"/>
              <w:lang w:val="nl-NL"/>
            </w:rPr>
            <w:t>ze</w:t>
          </w:r>
          <w:r w:rsidRPr="00CE2FB7" w:rsidDel="0002385D">
            <w:rPr>
              <w:rFonts w:ascii="Corbel" w:hAnsi="Corbel"/>
              <w:sz w:val="22"/>
              <w:szCs w:val="22"/>
              <w:lang w:val="nl-NL"/>
              <w:rPrChange w:id="483" w:author="Willems, P.H. (Peter)" w:date="2019-03-25T11:58:00Z">
                <w:rPr>
                  <w:rFonts w:ascii="Segoe UI" w:hAnsi="Segoe UI" w:cs="Segoe UI"/>
                  <w:color w:val="24292E"/>
                  <w:sz w:val="21"/>
                  <w:szCs w:val="21"/>
                  <w:shd w:val="clear" w:color="auto" w:fill="FFFFFF"/>
                </w:rPr>
              </w:rPrChange>
            </w:rPr>
            <w:t xml:space="preserve"> oplossing is backwards compatible, omdat de boolean optioneel is gemaakt. </w:t>
          </w:r>
          <w:r w:rsidR="00CE2FB7" w:rsidDel="0002385D">
            <w:rPr>
              <w:rFonts w:ascii="Corbel" w:hAnsi="Corbel"/>
              <w:sz w:val="22"/>
              <w:szCs w:val="22"/>
              <w:lang w:val="nl-NL"/>
            </w:rPr>
            <w:t>D</w:t>
          </w:r>
          <w:r w:rsidRPr="00CE2FB7" w:rsidDel="0002385D">
            <w:rPr>
              <w:rFonts w:ascii="Corbel" w:hAnsi="Corbel"/>
              <w:sz w:val="22"/>
              <w:szCs w:val="22"/>
              <w:lang w:val="nl-NL"/>
              <w:rPrChange w:id="484" w:author="Willems, P.H. (Peter)" w:date="2019-03-25T11:58:00Z">
                <w:rPr>
                  <w:rFonts w:ascii="Segoe UI" w:hAnsi="Segoe UI" w:cs="Segoe UI"/>
                  <w:color w:val="24292E"/>
                  <w:sz w:val="21"/>
                  <w:szCs w:val="21"/>
                  <w:shd w:val="clear" w:color="auto" w:fill="FFFFFF"/>
                </w:rPr>
              </w:rPrChange>
            </w:rPr>
            <w:t xml:space="preserve">eze optie </w:t>
          </w:r>
        </w:ins>
        <w:ins w:id="485" w:author="Willems, P.H. (Peter)" w:date="2019-03-25T11:59:00Z">
          <w:r w:rsidR="00CE2FB7" w:rsidDel="0002385D">
            <w:rPr>
              <w:rFonts w:ascii="Corbel" w:hAnsi="Corbel"/>
              <w:sz w:val="22"/>
              <w:szCs w:val="22"/>
              <w:lang w:val="nl-NL"/>
            </w:rPr>
            <w:t>wordt daarom niet afgedwongen</w:t>
          </w:r>
        </w:ins>
        <w:ins w:id="486" w:author="Willems, P.H. (Peter)" w:date="2019-03-25T11:58:00Z">
          <w:r w:rsidRPr="00CE2FB7" w:rsidDel="0002385D">
            <w:rPr>
              <w:rFonts w:ascii="Corbel" w:hAnsi="Corbel"/>
              <w:sz w:val="22"/>
              <w:szCs w:val="22"/>
              <w:lang w:val="nl-NL"/>
              <w:rPrChange w:id="487" w:author="Willems, P.H. (Peter)" w:date="2019-03-25T11:58:00Z">
                <w:rPr>
                  <w:rFonts w:ascii="Segoe UI" w:hAnsi="Segoe UI" w:cs="Segoe UI"/>
                  <w:color w:val="24292E"/>
                  <w:sz w:val="21"/>
                  <w:szCs w:val="21"/>
                  <w:shd w:val="clear" w:color="auto" w:fill="FFFFFF"/>
                </w:rPr>
              </w:rPrChange>
            </w:rPr>
            <w:t>.</w:t>
          </w:r>
        </w:ins>
      </w:moveFrom>
    </w:p>
    <w:p w14:paraId="672879D8" w14:textId="0BA0B287" w:rsidR="009D275C" w:rsidRPr="003D496B" w:rsidDel="0002385D" w:rsidRDefault="009D275C" w:rsidP="00BA6C31">
      <w:pPr>
        <w:pStyle w:val="Tekstzonderopmaak"/>
        <w:widowControl w:val="0"/>
        <w:rPr>
          <w:moveFrom w:id="488" w:author="Willems, P.H. (Peter)" w:date="2019-03-26T08:24:00Z"/>
          <w:rFonts w:ascii="Corbel" w:hAnsi="Corbel"/>
          <w:sz w:val="22"/>
          <w:szCs w:val="22"/>
          <w:lang w:val="nl-NL"/>
          <w:rPrChange w:id="489" w:author="Willems, P.H. (Peter)" w:date="2019-03-25T10:05:00Z">
            <w:rPr>
              <w:moveFrom w:id="490" w:author="Willems, P.H. (Peter)" w:date="2019-03-26T08:24:00Z"/>
              <w:rFonts w:ascii="Corbel" w:hAnsi="Corbel"/>
              <w:b/>
              <w:i/>
              <w:sz w:val="22"/>
              <w:szCs w:val="22"/>
              <w:lang w:val="nl-NL"/>
            </w:rPr>
          </w:rPrChange>
        </w:rPr>
      </w:pPr>
    </w:p>
    <w:moveFromRangeEnd w:id="418"/>
    <w:p w14:paraId="09FC0440" w14:textId="77777777" w:rsidR="00BA6C31" w:rsidRDefault="00BA6C31" w:rsidP="00BA6C31">
      <w:pPr>
        <w:pStyle w:val="Tekstzonderopmaak"/>
        <w:widowControl w:val="0"/>
        <w:rPr>
          <w:rFonts w:ascii="Corbel" w:hAnsi="Corbel"/>
          <w:b/>
          <w:i/>
          <w:sz w:val="22"/>
          <w:szCs w:val="22"/>
          <w:lang w:val="nl-NL"/>
        </w:rPr>
      </w:pPr>
    </w:p>
    <w:tbl>
      <w:tblPr>
        <w:tblStyle w:val="Tabelraster"/>
        <w:tblW w:w="9748" w:type="dxa"/>
        <w:tblLayout w:type="fixed"/>
        <w:tblLook w:val="04A0" w:firstRow="1" w:lastRow="0" w:firstColumn="1" w:lastColumn="0" w:noHBand="0" w:noVBand="1"/>
        <w:tblPrChange w:id="491" w:author="Willems, P.H. (Peter)" w:date="2019-03-26T10:35:00Z">
          <w:tblPr>
            <w:tblStyle w:val="Tabelraster"/>
            <w:tblW w:w="0" w:type="auto"/>
            <w:tblLayout w:type="fixed"/>
            <w:tblLook w:val="04A0" w:firstRow="1" w:lastRow="0" w:firstColumn="1" w:lastColumn="0" w:noHBand="0" w:noVBand="1"/>
          </w:tblPr>
        </w:tblPrChange>
      </w:tblPr>
      <w:tblGrid>
        <w:gridCol w:w="680"/>
        <w:gridCol w:w="2547"/>
        <w:gridCol w:w="1276"/>
        <w:gridCol w:w="1134"/>
        <w:gridCol w:w="1134"/>
        <w:gridCol w:w="1276"/>
        <w:gridCol w:w="1701"/>
        <w:tblGridChange w:id="492">
          <w:tblGrid>
            <w:gridCol w:w="680"/>
            <w:gridCol w:w="2547"/>
            <w:gridCol w:w="1276"/>
            <w:gridCol w:w="1134"/>
            <w:gridCol w:w="1134"/>
            <w:gridCol w:w="1276"/>
            <w:gridCol w:w="1701"/>
          </w:tblGrid>
        </w:tblGridChange>
      </w:tblGrid>
      <w:tr w:rsidR="001E7667" w:rsidRPr="008468ED" w:rsidDel="004715E4" w14:paraId="09FC0448" w14:textId="08A87875" w:rsidTr="004715E4">
        <w:trPr>
          <w:trHeight w:val="300"/>
          <w:del w:id="493" w:author="Willems, P.H. (Peter)" w:date="2019-03-26T10:35:00Z"/>
          <w:trPrChange w:id="494" w:author="Willems, P.H. (Peter)" w:date="2019-03-26T10:35:00Z">
            <w:trPr>
              <w:trHeight w:val="300"/>
            </w:trPr>
          </w:trPrChange>
        </w:trPr>
        <w:tc>
          <w:tcPr>
            <w:tcW w:w="680" w:type="dxa"/>
            <w:vMerge w:val="restart"/>
            <w:hideMark/>
            <w:tcPrChange w:id="495" w:author="Willems, P.H. (Peter)" w:date="2019-03-26T10:35:00Z">
              <w:tcPr>
                <w:tcW w:w="680" w:type="dxa"/>
                <w:vMerge w:val="restart"/>
                <w:hideMark/>
              </w:tcPr>
            </w:tcPrChange>
          </w:tcPr>
          <w:p w14:paraId="09FC0441" w14:textId="561B936E" w:rsidR="008468ED" w:rsidRPr="008468ED" w:rsidDel="004715E4" w:rsidRDefault="005F485B" w:rsidP="008468ED">
            <w:pPr>
              <w:pStyle w:val="Tekstzonderopmaak"/>
              <w:widowControl w:val="0"/>
              <w:rPr>
                <w:del w:id="496" w:author="Willems, P.H. (Peter)" w:date="2019-03-26T10:35:00Z"/>
                <w:rFonts w:ascii="Corbel" w:hAnsi="Corbel"/>
                <w:b/>
                <w:i/>
                <w:sz w:val="22"/>
                <w:szCs w:val="22"/>
                <w:u w:val="single"/>
              </w:rPr>
            </w:pPr>
            <w:del w:id="497"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"http://visi.codeplex.com/workitem/list/advanced?size=25"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ID</w:delText>
              </w:r>
              <w:r w:rsidDel="004715E4">
                <w:rPr>
                  <w:rStyle w:val="Hyperlink"/>
                  <w:rFonts w:ascii="Corbel" w:hAnsi="Corbel"/>
                  <w:b/>
                  <w:i/>
                  <w:sz w:val="22"/>
                  <w:szCs w:val="22"/>
                </w:rPr>
                <w:fldChar w:fldCharType="end"/>
              </w:r>
            </w:del>
          </w:p>
        </w:tc>
        <w:tc>
          <w:tcPr>
            <w:tcW w:w="2547" w:type="dxa"/>
            <w:vMerge w:val="restart"/>
            <w:hideMark/>
            <w:tcPrChange w:id="498" w:author="Willems, P.H. (Peter)" w:date="2019-03-26T10:35:00Z">
              <w:tcPr>
                <w:tcW w:w="2547" w:type="dxa"/>
                <w:vMerge w:val="restart"/>
                <w:hideMark/>
              </w:tcPr>
            </w:tcPrChange>
          </w:tcPr>
          <w:p w14:paraId="09FC0442" w14:textId="5246319E" w:rsidR="008468ED" w:rsidRPr="008468ED" w:rsidDel="004715E4" w:rsidRDefault="005F485B" w:rsidP="008468ED">
            <w:pPr>
              <w:pStyle w:val="Tekstzonderopmaak"/>
              <w:widowControl w:val="0"/>
              <w:rPr>
                <w:del w:id="499" w:author="Willems, P.H. (Peter)" w:date="2019-03-26T10:35:00Z"/>
                <w:rFonts w:ascii="Corbel" w:hAnsi="Corbel"/>
                <w:b/>
                <w:i/>
                <w:sz w:val="22"/>
                <w:szCs w:val="22"/>
                <w:u w:val="single"/>
              </w:rPr>
            </w:pPr>
            <w:del w:id="500"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"http://visi.codeplex.com/workitem/list/advanced?size=25"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Title</w:delText>
              </w:r>
              <w:r w:rsidDel="004715E4">
                <w:rPr>
                  <w:rStyle w:val="Hyperlink"/>
                  <w:rFonts w:ascii="Corbel" w:hAnsi="Corbel"/>
                  <w:b/>
                  <w:i/>
                  <w:sz w:val="22"/>
                  <w:szCs w:val="22"/>
                </w:rPr>
                <w:fldChar w:fldCharType="end"/>
              </w:r>
            </w:del>
          </w:p>
        </w:tc>
        <w:tc>
          <w:tcPr>
            <w:tcW w:w="1276" w:type="dxa"/>
            <w:vMerge w:val="restart"/>
            <w:hideMark/>
            <w:tcPrChange w:id="501" w:author="Willems, P.H. (Peter)" w:date="2019-03-26T10:35:00Z">
              <w:tcPr>
                <w:tcW w:w="1276" w:type="dxa"/>
                <w:vMerge w:val="restart"/>
                <w:hideMark/>
              </w:tcPr>
            </w:tcPrChange>
          </w:tcPr>
          <w:p w14:paraId="09FC0443" w14:textId="1FA2E707" w:rsidR="008468ED" w:rsidRPr="001E7667" w:rsidDel="004715E4" w:rsidRDefault="005F485B" w:rsidP="008468ED">
            <w:pPr>
              <w:pStyle w:val="Tekstzonderopmaak"/>
              <w:widowControl w:val="0"/>
              <w:rPr>
                <w:del w:id="502" w:author="Willems, P.H. (Peter)" w:date="2019-03-26T10:35:00Z"/>
                <w:rFonts w:ascii="Corbel" w:hAnsi="Corbel"/>
                <w:b/>
                <w:i/>
                <w:sz w:val="16"/>
                <w:szCs w:val="22"/>
                <w:u w:val="single"/>
              </w:rPr>
            </w:pPr>
            <w:del w:id="503" w:author="Willems, P.H. (Peter)" w:date="2019-03-26T10:35:00Z">
              <w:r w:rsidDel="004715E4">
                <w:rPr>
                  <w:rStyle w:val="Hyperlink"/>
                  <w:rFonts w:ascii="Corbel" w:hAnsi="Corbel"/>
                  <w:b/>
                  <w:i/>
                  <w:sz w:val="16"/>
                  <w:szCs w:val="22"/>
                </w:rPr>
                <w:fldChar w:fldCharType="begin"/>
              </w:r>
              <w:r w:rsidDel="004715E4">
                <w:rPr>
                  <w:rStyle w:val="Hyperlink"/>
                  <w:rFonts w:ascii="Corbel" w:hAnsi="Corbel"/>
                  <w:b/>
                  <w:i/>
                  <w:sz w:val="16"/>
                  <w:szCs w:val="22"/>
                </w:rPr>
                <w:delInstrText xml:space="preserve"> HYPERLINK "http://visi.codeplex.com/workitem/list/advanced?size=25" </w:delInstrText>
              </w:r>
              <w:r w:rsidDel="004715E4">
                <w:rPr>
                  <w:rStyle w:val="Hyperlink"/>
                  <w:rFonts w:ascii="Corbel" w:hAnsi="Corbel"/>
                  <w:b/>
                  <w:i/>
                  <w:sz w:val="16"/>
                  <w:szCs w:val="22"/>
                </w:rPr>
                <w:fldChar w:fldCharType="separate"/>
              </w:r>
              <w:r w:rsidR="008468ED" w:rsidRPr="001E7667" w:rsidDel="004715E4">
                <w:rPr>
                  <w:rStyle w:val="Hyperlink"/>
                  <w:rFonts w:ascii="Corbel" w:hAnsi="Corbel"/>
                  <w:b/>
                  <w:i/>
                  <w:sz w:val="16"/>
                  <w:szCs w:val="22"/>
                </w:rPr>
                <w:delText>Assigned To</w:delText>
              </w:r>
              <w:r w:rsidDel="004715E4">
                <w:rPr>
                  <w:rStyle w:val="Hyperlink"/>
                  <w:rFonts w:ascii="Corbel" w:hAnsi="Corbel"/>
                  <w:b/>
                  <w:i/>
                  <w:sz w:val="16"/>
                  <w:szCs w:val="22"/>
                </w:rPr>
                <w:fldChar w:fldCharType="end"/>
              </w:r>
            </w:del>
          </w:p>
        </w:tc>
        <w:tc>
          <w:tcPr>
            <w:tcW w:w="1134" w:type="dxa"/>
            <w:vMerge w:val="restart"/>
            <w:hideMark/>
            <w:tcPrChange w:id="504" w:author="Willems, P.H. (Peter)" w:date="2019-03-26T10:35:00Z">
              <w:tcPr>
                <w:tcW w:w="1134" w:type="dxa"/>
                <w:vMerge w:val="restart"/>
                <w:hideMark/>
              </w:tcPr>
            </w:tcPrChange>
          </w:tcPr>
          <w:p w14:paraId="09FC0444" w14:textId="2C7848DE" w:rsidR="008468ED" w:rsidRPr="001E7667" w:rsidDel="004715E4" w:rsidRDefault="005F485B" w:rsidP="008468ED">
            <w:pPr>
              <w:pStyle w:val="Tekstzonderopmaak"/>
              <w:widowControl w:val="0"/>
              <w:rPr>
                <w:del w:id="505" w:author="Willems, P.H. (Peter)" w:date="2019-03-26T10:35:00Z"/>
                <w:rFonts w:ascii="Corbel" w:hAnsi="Corbel"/>
                <w:b/>
                <w:i/>
                <w:sz w:val="16"/>
                <w:szCs w:val="22"/>
                <w:u w:val="single"/>
              </w:rPr>
            </w:pPr>
            <w:del w:id="506" w:author="Willems, P.H. (Peter)" w:date="2019-03-26T10:35:00Z">
              <w:r w:rsidDel="004715E4">
                <w:rPr>
                  <w:rStyle w:val="Hyperlink"/>
                  <w:rFonts w:ascii="Corbel" w:hAnsi="Corbel"/>
                  <w:b/>
                  <w:i/>
                  <w:sz w:val="16"/>
                  <w:szCs w:val="22"/>
                </w:rPr>
                <w:fldChar w:fldCharType="begin"/>
              </w:r>
              <w:r w:rsidDel="004715E4">
                <w:rPr>
                  <w:rStyle w:val="Hyperlink"/>
                  <w:rFonts w:ascii="Corbel" w:hAnsi="Corbel"/>
                  <w:b/>
                  <w:i/>
                  <w:sz w:val="16"/>
                  <w:szCs w:val="22"/>
                </w:rPr>
                <w:delInstrText xml:space="preserve"> HYPERLINK "http://visi.codeplex.com/workitem/list/advanced?size=25" </w:delInstrText>
              </w:r>
              <w:r w:rsidDel="004715E4">
                <w:rPr>
                  <w:rStyle w:val="Hyperlink"/>
                  <w:rFonts w:ascii="Corbel" w:hAnsi="Corbel"/>
                  <w:b/>
                  <w:i/>
                  <w:sz w:val="16"/>
                  <w:szCs w:val="22"/>
                </w:rPr>
                <w:fldChar w:fldCharType="separate"/>
              </w:r>
              <w:r w:rsidR="008468ED" w:rsidRPr="001E7667" w:rsidDel="004715E4">
                <w:rPr>
                  <w:rStyle w:val="Hyperlink"/>
                  <w:rFonts w:ascii="Corbel" w:hAnsi="Corbel"/>
                  <w:b/>
                  <w:i/>
                  <w:sz w:val="16"/>
                  <w:szCs w:val="22"/>
                </w:rPr>
                <w:delText>Status</w:delText>
              </w:r>
              <w:r w:rsidDel="004715E4">
                <w:rPr>
                  <w:rStyle w:val="Hyperlink"/>
                  <w:rFonts w:ascii="Corbel" w:hAnsi="Corbel"/>
                  <w:b/>
                  <w:i/>
                  <w:sz w:val="16"/>
                  <w:szCs w:val="22"/>
                </w:rPr>
                <w:fldChar w:fldCharType="end"/>
              </w:r>
            </w:del>
          </w:p>
        </w:tc>
        <w:tc>
          <w:tcPr>
            <w:tcW w:w="1134" w:type="dxa"/>
            <w:vMerge w:val="restart"/>
            <w:hideMark/>
            <w:tcPrChange w:id="507" w:author="Willems, P.H. (Peter)" w:date="2019-03-26T10:35:00Z">
              <w:tcPr>
                <w:tcW w:w="1134" w:type="dxa"/>
                <w:vMerge w:val="restart"/>
                <w:hideMark/>
              </w:tcPr>
            </w:tcPrChange>
          </w:tcPr>
          <w:p w14:paraId="09FC0445" w14:textId="28F94125" w:rsidR="008468ED" w:rsidRPr="001E7667" w:rsidDel="004715E4" w:rsidRDefault="005F485B" w:rsidP="008468ED">
            <w:pPr>
              <w:pStyle w:val="Tekstzonderopmaak"/>
              <w:widowControl w:val="0"/>
              <w:rPr>
                <w:del w:id="508" w:author="Willems, P.H. (Peter)" w:date="2019-03-26T10:35:00Z"/>
                <w:rFonts w:ascii="Corbel" w:hAnsi="Corbel"/>
                <w:b/>
                <w:i/>
                <w:sz w:val="16"/>
                <w:szCs w:val="22"/>
                <w:u w:val="single"/>
              </w:rPr>
            </w:pPr>
            <w:del w:id="509" w:author="Willems, P.H. (Peter)" w:date="2019-03-26T10:35:00Z">
              <w:r w:rsidDel="004715E4">
                <w:rPr>
                  <w:rStyle w:val="Hyperlink"/>
                  <w:rFonts w:ascii="Corbel" w:hAnsi="Corbel"/>
                  <w:b/>
                  <w:i/>
                  <w:sz w:val="16"/>
                  <w:szCs w:val="22"/>
                </w:rPr>
                <w:fldChar w:fldCharType="begin"/>
              </w:r>
              <w:r w:rsidDel="004715E4">
                <w:rPr>
                  <w:rStyle w:val="Hyperlink"/>
                  <w:rFonts w:ascii="Corbel" w:hAnsi="Corbel"/>
                  <w:b/>
                  <w:i/>
                  <w:sz w:val="16"/>
                  <w:szCs w:val="22"/>
                </w:rPr>
                <w:delInstrText xml:space="preserve"> HYPERLINK "http://visi.codeplex.com/workitem/list/advanced?size=25" </w:delInstrText>
              </w:r>
              <w:r w:rsidDel="004715E4">
                <w:rPr>
                  <w:rStyle w:val="Hyperlink"/>
                  <w:rFonts w:ascii="Corbel" w:hAnsi="Corbel"/>
                  <w:b/>
                  <w:i/>
                  <w:sz w:val="16"/>
                  <w:szCs w:val="22"/>
                </w:rPr>
                <w:fldChar w:fldCharType="separate"/>
              </w:r>
              <w:r w:rsidR="008468ED" w:rsidRPr="001E7667" w:rsidDel="004715E4">
                <w:rPr>
                  <w:rStyle w:val="Hyperlink"/>
                  <w:rFonts w:ascii="Corbel" w:hAnsi="Corbel"/>
                  <w:b/>
                  <w:i/>
                  <w:sz w:val="16"/>
                  <w:szCs w:val="22"/>
                </w:rPr>
                <w:delText>Type</w:delText>
              </w:r>
              <w:r w:rsidDel="004715E4">
                <w:rPr>
                  <w:rStyle w:val="Hyperlink"/>
                  <w:rFonts w:ascii="Corbel" w:hAnsi="Corbel"/>
                  <w:b/>
                  <w:i/>
                  <w:sz w:val="16"/>
                  <w:szCs w:val="22"/>
                </w:rPr>
                <w:fldChar w:fldCharType="end"/>
              </w:r>
            </w:del>
          </w:p>
        </w:tc>
        <w:tc>
          <w:tcPr>
            <w:tcW w:w="1276" w:type="dxa"/>
            <w:vMerge w:val="restart"/>
            <w:hideMark/>
            <w:tcPrChange w:id="510" w:author="Willems, P.H. (Peter)" w:date="2019-03-26T10:35:00Z">
              <w:tcPr>
                <w:tcW w:w="1276" w:type="dxa"/>
                <w:vMerge w:val="restart"/>
                <w:hideMark/>
              </w:tcPr>
            </w:tcPrChange>
          </w:tcPr>
          <w:p w14:paraId="09FC0446" w14:textId="0D5DD075" w:rsidR="008468ED" w:rsidRPr="001E7667" w:rsidDel="004715E4" w:rsidRDefault="005F485B" w:rsidP="008468ED">
            <w:pPr>
              <w:pStyle w:val="Tekstzonderopmaak"/>
              <w:widowControl w:val="0"/>
              <w:rPr>
                <w:del w:id="511" w:author="Willems, P.H. (Peter)" w:date="2019-03-26T10:35:00Z"/>
                <w:rFonts w:ascii="Corbel" w:hAnsi="Corbel"/>
                <w:b/>
                <w:i/>
                <w:sz w:val="16"/>
                <w:szCs w:val="22"/>
                <w:u w:val="single"/>
              </w:rPr>
            </w:pPr>
            <w:del w:id="512" w:author="Willems, P.H. (Peter)" w:date="2019-03-26T10:35:00Z">
              <w:r w:rsidDel="004715E4">
                <w:rPr>
                  <w:rStyle w:val="Hyperlink"/>
                  <w:rFonts w:ascii="Corbel" w:hAnsi="Corbel"/>
                  <w:b/>
                  <w:i/>
                  <w:sz w:val="16"/>
                  <w:szCs w:val="22"/>
                </w:rPr>
                <w:fldChar w:fldCharType="begin"/>
              </w:r>
              <w:r w:rsidDel="004715E4">
                <w:rPr>
                  <w:rStyle w:val="Hyperlink"/>
                  <w:rFonts w:ascii="Corbel" w:hAnsi="Corbel"/>
                  <w:b/>
                  <w:i/>
                  <w:sz w:val="16"/>
                  <w:szCs w:val="22"/>
                </w:rPr>
                <w:delInstrText xml:space="preserve"> HYPERLINK "http://visi.codeplex.com/workitem/list/advanced?size=25" </w:delInstrText>
              </w:r>
              <w:r w:rsidDel="004715E4">
                <w:rPr>
                  <w:rStyle w:val="Hyperlink"/>
                  <w:rFonts w:ascii="Corbel" w:hAnsi="Corbel"/>
                  <w:b/>
                  <w:i/>
                  <w:sz w:val="16"/>
                  <w:szCs w:val="22"/>
                </w:rPr>
                <w:fldChar w:fldCharType="separate"/>
              </w:r>
              <w:r w:rsidR="008468ED" w:rsidRPr="001E7667" w:rsidDel="004715E4">
                <w:rPr>
                  <w:rStyle w:val="Hyperlink"/>
                  <w:rFonts w:ascii="Corbel" w:hAnsi="Corbel"/>
                  <w:b/>
                  <w:i/>
                  <w:sz w:val="16"/>
                  <w:szCs w:val="22"/>
                </w:rPr>
                <w:delText>Impact</w:delText>
              </w:r>
              <w:r w:rsidDel="004715E4">
                <w:rPr>
                  <w:rStyle w:val="Hyperlink"/>
                  <w:rFonts w:ascii="Corbel" w:hAnsi="Corbel"/>
                  <w:b/>
                  <w:i/>
                  <w:sz w:val="16"/>
                  <w:szCs w:val="22"/>
                </w:rPr>
                <w:fldChar w:fldCharType="end"/>
              </w:r>
            </w:del>
          </w:p>
        </w:tc>
        <w:tc>
          <w:tcPr>
            <w:tcW w:w="1701" w:type="dxa"/>
            <w:vMerge w:val="restart"/>
            <w:hideMark/>
            <w:tcPrChange w:id="513" w:author="Willems, P.H. (Peter)" w:date="2019-03-26T10:35:00Z">
              <w:tcPr>
                <w:tcW w:w="1701" w:type="dxa"/>
                <w:vMerge w:val="restart"/>
                <w:hideMark/>
              </w:tcPr>
            </w:tcPrChange>
          </w:tcPr>
          <w:p w14:paraId="09FC0447" w14:textId="28B025D7" w:rsidR="008468ED" w:rsidRPr="008468ED" w:rsidDel="004715E4" w:rsidRDefault="005F485B" w:rsidP="008468ED">
            <w:pPr>
              <w:pStyle w:val="Tekstzonderopmaak"/>
              <w:widowControl w:val="0"/>
              <w:rPr>
                <w:del w:id="514" w:author="Willems, P.H. (Peter)" w:date="2019-03-26T10:35:00Z"/>
                <w:rFonts w:ascii="Corbel" w:hAnsi="Corbel"/>
                <w:b/>
                <w:i/>
                <w:sz w:val="22"/>
                <w:szCs w:val="22"/>
                <w:u w:val="single"/>
              </w:rPr>
            </w:pPr>
            <w:del w:id="515"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"http://visi.codeplex.com/workitem/list/advanced?size=25"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Update Date</w:delText>
              </w:r>
              <w:r w:rsidDel="004715E4">
                <w:rPr>
                  <w:rStyle w:val="Hyperlink"/>
                  <w:rFonts w:ascii="Corbel" w:hAnsi="Corbel"/>
                  <w:b/>
                  <w:i/>
                  <w:sz w:val="22"/>
                  <w:szCs w:val="22"/>
                </w:rPr>
                <w:fldChar w:fldCharType="end"/>
              </w:r>
            </w:del>
          </w:p>
        </w:tc>
      </w:tr>
      <w:tr w:rsidR="001E7667" w:rsidRPr="008468ED" w:rsidDel="004715E4" w14:paraId="09FC0450" w14:textId="0FD882DF" w:rsidTr="004715E4">
        <w:trPr>
          <w:trHeight w:val="315"/>
          <w:del w:id="516" w:author="Willems, P.H. (Peter)" w:date="2019-03-26T10:35:00Z"/>
          <w:trPrChange w:id="517" w:author="Willems, P.H. (Peter)" w:date="2019-03-26T10:35:00Z">
            <w:trPr>
              <w:trHeight w:val="315"/>
            </w:trPr>
          </w:trPrChange>
        </w:trPr>
        <w:tc>
          <w:tcPr>
            <w:tcW w:w="680" w:type="dxa"/>
            <w:vMerge/>
            <w:hideMark/>
            <w:tcPrChange w:id="518" w:author="Willems, P.H. (Peter)" w:date="2019-03-26T10:35:00Z">
              <w:tcPr>
                <w:tcW w:w="680" w:type="dxa"/>
                <w:vMerge/>
                <w:hideMark/>
              </w:tcPr>
            </w:tcPrChange>
          </w:tcPr>
          <w:p w14:paraId="09FC0449" w14:textId="4221E1B1" w:rsidR="008468ED" w:rsidRPr="008468ED" w:rsidDel="004715E4" w:rsidRDefault="008468ED" w:rsidP="008468ED">
            <w:pPr>
              <w:pStyle w:val="Tekstzonderopmaak"/>
              <w:widowControl w:val="0"/>
              <w:rPr>
                <w:del w:id="519" w:author="Willems, P.H. (Peter)" w:date="2019-03-26T10:35:00Z"/>
                <w:rFonts w:ascii="Corbel" w:hAnsi="Corbel"/>
                <w:b/>
                <w:i/>
                <w:sz w:val="22"/>
                <w:szCs w:val="22"/>
                <w:u w:val="single"/>
              </w:rPr>
            </w:pPr>
          </w:p>
        </w:tc>
        <w:tc>
          <w:tcPr>
            <w:tcW w:w="2547" w:type="dxa"/>
            <w:vMerge/>
            <w:hideMark/>
            <w:tcPrChange w:id="520" w:author="Willems, P.H. (Peter)" w:date="2019-03-26T10:35:00Z">
              <w:tcPr>
                <w:tcW w:w="2547" w:type="dxa"/>
                <w:vMerge/>
                <w:hideMark/>
              </w:tcPr>
            </w:tcPrChange>
          </w:tcPr>
          <w:p w14:paraId="09FC044A" w14:textId="28DC1E31" w:rsidR="008468ED" w:rsidRPr="008468ED" w:rsidDel="004715E4" w:rsidRDefault="008468ED" w:rsidP="008468ED">
            <w:pPr>
              <w:pStyle w:val="Tekstzonderopmaak"/>
              <w:widowControl w:val="0"/>
              <w:rPr>
                <w:del w:id="521" w:author="Willems, P.H. (Peter)" w:date="2019-03-26T10:35:00Z"/>
                <w:rFonts w:ascii="Corbel" w:hAnsi="Corbel"/>
                <w:b/>
                <w:i/>
                <w:sz w:val="22"/>
                <w:szCs w:val="22"/>
                <w:u w:val="single"/>
              </w:rPr>
            </w:pPr>
          </w:p>
        </w:tc>
        <w:tc>
          <w:tcPr>
            <w:tcW w:w="1276" w:type="dxa"/>
            <w:vMerge/>
            <w:hideMark/>
            <w:tcPrChange w:id="522" w:author="Willems, P.H. (Peter)" w:date="2019-03-26T10:35:00Z">
              <w:tcPr>
                <w:tcW w:w="1276" w:type="dxa"/>
                <w:vMerge/>
                <w:hideMark/>
              </w:tcPr>
            </w:tcPrChange>
          </w:tcPr>
          <w:p w14:paraId="09FC044B" w14:textId="1F7EFDF1" w:rsidR="008468ED" w:rsidRPr="001E7667" w:rsidDel="004715E4" w:rsidRDefault="008468ED" w:rsidP="008468ED">
            <w:pPr>
              <w:pStyle w:val="Tekstzonderopmaak"/>
              <w:widowControl w:val="0"/>
              <w:rPr>
                <w:del w:id="523" w:author="Willems, P.H. (Peter)" w:date="2019-03-26T10:35:00Z"/>
                <w:rFonts w:ascii="Corbel" w:hAnsi="Corbel"/>
                <w:b/>
                <w:i/>
                <w:sz w:val="16"/>
                <w:szCs w:val="22"/>
                <w:u w:val="single"/>
              </w:rPr>
            </w:pPr>
          </w:p>
        </w:tc>
        <w:tc>
          <w:tcPr>
            <w:tcW w:w="1134" w:type="dxa"/>
            <w:vMerge/>
            <w:hideMark/>
            <w:tcPrChange w:id="524" w:author="Willems, P.H. (Peter)" w:date="2019-03-26T10:35:00Z">
              <w:tcPr>
                <w:tcW w:w="1134" w:type="dxa"/>
                <w:vMerge/>
                <w:hideMark/>
              </w:tcPr>
            </w:tcPrChange>
          </w:tcPr>
          <w:p w14:paraId="09FC044C" w14:textId="65E0CC9B" w:rsidR="008468ED" w:rsidRPr="001E7667" w:rsidDel="004715E4" w:rsidRDefault="008468ED" w:rsidP="008468ED">
            <w:pPr>
              <w:pStyle w:val="Tekstzonderopmaak"/>
              <w:widowControl w:val="0"/>
              <w:rPr>
                <w:del w:id="525" w:author="Willems, P.H. (Peter)" w:date="2019-03-26T10:35:00Z"/>
                <w:rFonts w:ascii="Corbel" w:hAnsi="Corbel"/>
                <w:b/>
                <w:i/>
                <w:sz w:val="16"/>
                <w:szCs w:val="22"/>
                <w:u w:val="single"/>
              </w:rPr>
            </w:pPr>
          </w:p>
        </w:tc>
        <w:tc>
          <w:tcPr>
            <w:tcW w:w="1134" w:type="dxa"/>
            <w:vMerge/>
            <w:hideMark/>
            <w:tcPrChange w:id="526" w:author="Willems, P.H. (Peter)" w:date="2019-03-26T10:35:00Z">
              <w:tcPr>
                <w:tcW w:w="1134" w:type="dxa"/>
                <w:vMerge/>
                <w:hideMark/>
              </w:tcPr>
            </w:tcPrChange>
          </w:tcPr>
          <w:p w14:paraId="09FC044D" w14:textId="7C165023" w:rsidR="008468ED" w:rsidRPr="001E7667" w:rsidDel="004715E4" w:rsidRDefault="008468ED" w:rsidP="008468ED">
            <w:pPr>
              <w:pStyle w:val="Tekstzonderopmaak"/>
              <w:widowControl w:val="0"/>
              <w:rPr>
                <w:del w:id="527" w:author="Willems, P.H. (Peter)" w:date="2019-03-26T10:35:00Z"/>
                <w:rFonts w:ascii="Corbel" w:hAnsi="Corbel"/>
                <w:b/>
                <w:i/>
                <w:sz w:val="16"/>
                <w:szCs w:val="22"/>
                <w:u w:val="single"/>
              </w:rPr>
            </w:pPr>
          </w:p>
        </w:tc>
        <w:tc>
          <w:tcPr>
            <w:tcW w:w="1276" w:type="dxa"/>
            <w:vMerge/>
            <w:hideMark/>
            <w:tcPrChange w:id="528" w:author="Willems, P.H. (Peter)" w:date="2019-03-26T10:35:00Z">
              <w:tcPr>
                <w:tcW w:w="1276" w:type="dxa"/>
                <w:vMerge/>
                <w:hideMark/>
              </w:tcPr>
            </w:tcPrChange>
          </w:tcPr>
          <w:p w14:paraId="09FC044E" w14:textId="7F0D5C40" w:rsidR="008468ED" w:rsidRPr="001E7667" w:rsidDel="004715E4" w:rsidRDefault="008468ED" w:rsidP="008468ED">
            <w:pPr>
              <w:pStyle w:val="Tekstzonderopmaak"/>
              <w:widowControl w:val="0"/>
              <w:rPr>
                <w:del w:id="529" w:author="Willems, P.H. (Peter)" w:date="2019-03-26T10:35:00Z"/>
                <w:rFonts w:ascii="Corbel" w:hAnsi="Corbel"/>
                <w:b/>
                <w:i/>
                <w:sz w:val="16"/>
                <w:szCs w:val="22"/>
                <w:u w:val="single"/>
              </w:rPr>
            </w:pPr>
          </w:p>
        </w:tc>
        <w:tc>
          <w:tcPr>
            <w:tcW w:w="1701" w:type="dxa"/>
            <w:vMerge/>
            <w:hideMark/>
            <w:tcPrChange w:id="530" w:author="Willems, P.H. (Peter)" w:date="2019-03-26T10:35:00Z">
              <w:tcPr>
                <w:tcW w:w="1701" w:type="dxa"/>
                <w:vMerge/>
                <w:hideMark/>
              </w:tcPr>
            </w:tcPrChange>
          </w:tcPr>
          <w:p w14:paraId="09FC044F" w14:textId="3E990819" w:rsidR="008468ED" w:rsidRPr="008468ED" w:rsidDel="004715E4" w:rsidRDefault="008468ED" w:rsidP="008468ED">
            <w:pPr>
              <w:pStyle w:val="Tekstzonderopmaak"/>
              <w:widowControl w:val="0"/>
              <w:rPr>
                <w:del w:id="531" w:author="Willems, P.H. (Peter)" w:date="2019-03-26T10:35:00Z"/>
                <w:rFonts w:ascii="Corbel" w:hAnsi="Corbel"/>
                <w:b/>
                <w:i/>
                <w:sz w:val="22"/>
                <w:szCs w:val="22"/>
                <w:u w:val="single"/>
              </w:rPr>
            </w:pPr>
          </w:p>
        </w:tc>
      </w:tr>
      <w:tr w:rsidR="001E7667" w:rsidRPr="008468ED" w:rsidDel="004715E4" w14:paraId="09FC0458" w14:textId="1FCDA09E" w:rsidTr="004715E4">
        <w:trPr>
          <w:trHeight w:val="345"/>
          <w:del w:id="532" w:author="Willems, P.H. (Peter)" w:date="2019-03-26T10:35:00Z"/>
          <w:trPrChange w:id="533" w:author="Willems, P.H. (Peter)" w:date="2019-03-26T10:35:00Z">
            <w:trPr>
              <w:trHeight w:val="345"/>
            </w:trPr>
          </w:trPrChange>
        </w:trPr>
        <w:tc>
          <w:tcPr>
            <w:tcW w:w="680" w:type="dxa"/>
            <w:hideMark/>
            <w:tcPrChange w:id="534" w:author="Willems, P.H. (Peter)" w:date="2019-03-26T10:35:00Z">
              <w:tcPr>
                <w:tcW w:w="680" w:type="dxa"/>
                <w:hideMark/>
              </w:tcPr>
            </w:tcPrChange>
          </w:tcPr>
          <w:p w14:paraId="09FC0451" w14:textId="1D3AC355" w:rsidR="008468ED" w:rsidRPr="008468ED" w:rsidDel="004715E4" w:rsidRDefault="008468ED" w:rsidP="008468ED">
            <w:pPr>
              <w:pStyle w:val="Tekstzonderopmaak"/>
              <w:widowControl w:val="0"/>
              <w:rPr>
                <w:del w:id="535" w:author="Willems, P.H. (Peter)" w:date="2019-03-26T10:35:00Z"/>
                <w:rFonts w:ascii="Corbel" w:hAnsi="Corbel"/>
                <w:b/>
                <w:i/>
                <w:sz w:val="22"/>
                <w:szCs w:val="22"/>
              </w:rPr>
            </w:pPr>
            <w:del w:id="536" w:author="Willems, P.H. (Peter)" w:date="2019-03-26T10:35:00Z">
              <w:r w:rsidRPr="008468ED" w:rsidDel="004715E4">
                <w:rPr>
                  <w:rFonts w:ascii="Corbel" w:hAnsi="Corbel"/>
                  <w:b/>
                  <w:i/>
                  <w:sz w:val="22"/>
                  <w:szCs w:val="22"/>
                </w:rPr>
                <w:delText>1025</w:delText>
              </w:r>
            </w:del>
          </w:p>
        </w:tc>
        <w:tc>
          <w:tcPr>
            <w:tcW w:w="2547" w:type="dxa"/>
            <w:hideMark/>
            <w:tcPrChange w:id="537" w:author="Willems, P.H. (Peter)" w:date="2019-03-26T10:35:00Z">
              <w:tcPr>
                <w:tcW w:w="2547" w:type="dxa"/>
                <w:hideMark/>
              </w:tcPr>
            </w:tcPrChange>
          </w:tcPr>
          <w:p w14:paraId="09FC0452" w14:textId="6D6426A3" w:rsidR="008468ED" w:rsidRPr="008468ED" w:rsidDel="004715E4" w:rsidRDefault="005F485B" w:rsidP="008468ED">
            <w:pPr>
              <w:pStyle w:val="Tekstzonderopmaak"/>
              <w:widowControl w:val="0"/>
              <w:rPr>
                <w:del w:id="538" w:author="Willems, P.H. (Peter)" w:date="2019-03-26T10:35:00Z"/>
                <w:rFonts w:ascii="Corbel" w:hAnsi="Corbel"/>
                <w:b/>
                <w:i/>
                <w:sz w:val="22"/>
                <w:szCs w:val="22"/>
                <w:u w:val="single"/>
              </w:rPr>
            </w:pPr>
            <w:del w:id="539"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"http://visi.codeplex.com/workitem/1025"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Prio-999: Volgordelijkheid van te versturen berichten</w:delText>
              </w:r>
              <w:r w:rsidDel="004715E4">
                <w:rPr>
                  <w:rStyle w:val="Hyperlink"/>
                  <w:rFonts w:ascii="Corbel" w:hAnsi="Corbel"/>
                  <w:b/>
                  <w:i/>
                  <w:sz w:val="22"/>
                  <w:szCs w:val="22"/>
                </w:rPr>
                <w:fldChar w:fldCharType="end"/>
              </w:r>
            </w:del>
          </w:p>
        </w:tc>
        <w:tc>
          <w:tcPr>
            <w:tcW w:w="1276" w:type="dxa"/>
            <w:hideMark/>
            <w:tcPrChange w:id="540" w:author="Willems, P.H. (Peter)" w:date="2019-03-26T10:35:00Z">
              <w:tcPr>
                <w:tcW w:w="1276" w:type="dxa"/>
                <w:hideMark/>
              </w:tcPr>
            </w:tcPrChange>
          </w:tcPr>
          <w:p w14:paraId="09FC0453" w14:textId="321D9A6E" w:rsidR="008468ED" w:rsidRPr="001E7667" w:rsidDel="004715E4" w:rsidRDefault="008468ED" w:rsidP="008468ED">
            <w:pPr>
              <w:pStyle w:val="Tekstzonderopmaak"/>
              <w:widowControl w:val="0"/>
              <w:rPr>
                <w:del w:id="541" w:author="Willems, P.H. (Peter)" w:date="2019-03-26T10:35:00Z"/>
                <w:rFonts w:ascii="Corbel" w:hAnsi="Corbel"/>
                <w:b/>
                <w:i/>
                <w:sz w:val="16"/>
                <w:szCs w:val="22"/>
              </w:rPr>
            </w:pPr>
            <w:del w:id="542" w:author="Willems, P.H. (Peter)" w:date="2019-03-26T10:35:00Z">
              <w:r w:rsidRPr="001E7667" w:rsidDel="004715E4">
                <w:rPr>
                  <w:rFonts w:ascii="Corbel" w:hAnsi="Corbel"/>
                  <w:b/>
                  <w:i/>
                  <w:sz w:val="16"/>
                  <w:szCs w:val="22"/>
                </w:rPr>
                <w:delText>Arne_Bruinse</w:delText>
              </w:r>
            </w:del>
          </w:p>
        </w:tc>
        <w:tc>
          <w:tcPr>
            <w:tcW w:w="1134" w:type="dxa"/>
            <w:hideMark/>
            <w:tcPrChange w:id="543" w:author="Willems, P.H. (Peter)" w:date="2019-03-26T10:35:00Z">
              <w:tcPr>
                <w:tcW w:w="1134" w:type="dxa"/>
                <w:hideMark/>
              </w:tcPr>
            </w:tcPrChange>
          </w:tcPr>
          <w:p w14:paraId="09FC0454" w14:textId="6A27AC38" w:rsidR="008468ED" w:rsidRPr="001E7667" w:rsidDel="004715E4" w:rsidRDefault="008468ED" w:rsidP="008468ED">
            <w:pPr>
              <w:pStyle w:val="Tekstzonderopmaak"/>
              <w:widowControl w:val="0"/>
              <w:rPr>
                <w:del w:id="544" w:author="Willems, P.H. (Peter)" w:date="2019-03-26T10:35:00Z"/>
                <w:rFonts w:ascii="Corbel" w:hAnsi="Corbel"/>
                <w:b/>
                <w:i/>
                <w:sz w:val="16"/>
                <w:szCs w:val="22"/>
              </w:rPr>
            </w:pPr>
            <w:del w:id="545" w:author="Willems, P.H. (Peter)" w:date="2019-03-26T10:35:00Z">
              <w:r w:rsidRPr="001E7667" w:rsidDel="004715E4">
                <w:rPr>
                  <w:rFonts w:ascii="Corbel" w:hAnsi="Corbel"/>
                  <w:b/>
                  <w:i/>
                  <w:sz w:val="16"/>
                  <w:szCs w:val="22"/>
                </w:rPr>
                <w:delText>Resolved</w:delText>
              </w:r>
            </w:del>
          </w:p>
        </w:tc>
        <w:tc>
          <w:tcPr>
            <w:tcW w:w="1134" w:type="dxa"/>
            <w:hideMark/>
            <w:tcPrChange w:id="546" w:author="Willems, P.H. (Peter)" w:date="2019-03-26T10:35:00Z">
              <w:tcPr>
                <w:tcW w:w="1134" w:type="dxa"/>
                <w:hideMark/>
              </w:tcPr>
            </w:tcPrChange>
          </w:tcPr>
          <w:p w14:paraId="09FC0455" w14:textId="13716899" w:rsidR="008468ED" w:rsidRPr="001E7667" w:rsidDel="004715E4" w:rsidRDefault="008468ED" w:rsidP="008468ED">
            <w:pPr>
              <w:pStyle w:val="Tekstzonderopmaak"/>
              <w:widowControl w:val="0"/>
              <w:rPr>
                <w:del w:id="547" w:author="Willems, P.H. (Peter)" w:date="2019-03-26T10:35:00Z"/>
                <w:rFonts w:ascii="Corbel" w:hAnsi="Corbel"/>
                <w:b/>
                <w:i/>
                <w:sz w:val="16"/>
                <w:szCs w:val="22"/>
              </w:rPr>
            </w:pPr>
            <w:del w:id="548" w:author="Willems, P.H. (Peter)" w:date="2019-03-26T10:35:00Z">
              <w:r w:rsidRPr="001E7667" w:rsidDel="004715E4">
                <w:rPr>
                  <w:rFonts w:ascii="Corbel" w:hAnsi="Corbel"/>
                  <w:b/>
                  <w:i/>
                  <w:sz w:val="16"/>
                  <w:szCs w:val="22"/>
                </w:rPr>
                <w:delText>Feature</w:delText>
              </w:r>
            </w:del>
          </w:p>
        </w:tc>
        <w:tc>
          <w:tcPr>
            <w:tcW w:w="1276" w:type="dxa"/>
            <w:hideMark/>
            <w:tcPrChange w:id="549" w:author="Willems, P.H. (Peter)" w:date="2019-03-26T10:35:00Z">
              <w:tcPr>
                <w:tcW w:w="1276" w:type="dxa"/>
                <w:hideMark/>
              </w:tcPr>
            </w:tcPrChange>
          </w:tcPr>
          <w:p w14:paraId="09FC0456" w14:textId="58710255" w:rsidR="008468ED" w:rsidRPr="001E7667" w:rsidDel="004715E4" w:rsidRDefault="008468ED" w:rsidP="008468ED">
            <w:pPr>
              <w:pStyle w:val="Tekstzonderopmaak"/>
              <w:widowControl w:val="0"/>
              <w:rPr>
                <w:del w:id="550" w:author="Willems, P.H. (Peter)" w:date="2019-03-26T10:35:00Z"/>
                <w:rFonts w:ascii="Corbel" w:hAnsi="Corbel"/>
                <w:b/>
                <w:i/>
                <w:sz w:val="16"/>
                <w:szCs w:val="22"/>
              </w:rPr>
            </w:pPr>
            <w:del w:id="551" w:author="Willems, P.H. (Peter)" w:date="2019-03-26T10:35:00Z">
              <w:r w:rsidRPr="001E7667" w:rsidDel="004715E4">
                <w:rPr>
                  <w:rFonts w:ascii="Corbel" w:hAnsi="Corbel"/>
                  <w:b/>
                  <w:i/>
                  <w:sz w:val="16"/>
                  <w:szCs w:val="22"/>
                </w:rPr>
                <w:delText>Unassigned</w:delText>
              </w:r>
            </w:del>
          </w:p>
        </w:tc>
        <w:tc>
          <w:tcPr>
            <w:tcW w:w="1701" w:type="dxa"/>
            <w:hideMark/>
            <w:tcPrChange w:id="552" w:author="Willems, P.H. (Peter)" w:date="2019-03-26T10:35:00Z">
              <w:tcPr>
                <w:tcW w:w="1701" w:type="dxa"/>
                <w:hideMark/>
              </w:tcPr>
            </w:tcPrChange>
          </w:tcPr>
          <w:p w14:paraId="09FC0457" w14:textId="2019FB62" w:rsidR="008468ED" w:rsidRPr="008468ED" w:rsidDel="004715E4" w:rsidRDefault="008468ED" w:rsidP="008468ED">
            <w:pPr>
              <w:pStyle w:val="Tekstzonderopmaak"/>
              <w:widowControl w:val="0"/>
              <w:rPr>
                <w:del w:id="553" w:author="Willems, P.H. (Peter)" w:date="2019-03-26T10:35:00Z"/>
                <w:rFonts w:ascii="Corbel" w:hAnsi="Corbel"/>
                <w:b/>
                <w:i/>
                <w:sz w:val="22"/>
                <w:szCs w:val="22"/>
              </w:rPr>
            </w:pPr>
            <w:del w:id="554" w:author="Willems, P.H. (Peter)" w:date="2019-03-26T10:35:00Z">
              <w:r w:rsidRPr="008468ED" w:rsidDel="004715E4">
                <w:rPr>
                  <w:rFonts w:ascii="Corbel" w:hAnsi="Corbel"/>
                  <w:b/>
                  <w:i/>
                  <w:sz w:val="22"/>
                  <w:szCs w:val="22"/>
                </w:rPr>
                <w:delText>Jul 10, 2015 at 11:30 AM</w:delText>
              </w:r>
            </w:del>
          </w:p>
        </w:tc>
      </w:tr>
      <w:tr w:rsidR="001E7667" w:rsidRPr="008468ED" w:rsidDel="004715E4" w14:paraId="09FC0460" w14:textId="1CF5EF07" w:rsidTr="004715E4">
        <w:trPr>
          <w:trHeight w:val="345"/>
          <w:del w:id="555" w:author="Willems, P.H. (Peter)" w:date="2019-03-26T10:35:00Z"/>
          <w:trPrChange w:id="556" w:author="Willems, P.H. (Peter)" w:date="2019-03-26T10:35:00Z">
            <w:trPr>
              <w:trHeight w:val="345"/>
            </w:trPr>
          </w:trPrChange>
        </w:trPr>
        <w:tc>
          <w:tcPr>
            <w:tcW w:w="680" w:type="dxa"/>
            <w:hideMark/>
            <w:tcPrChange w:id="557" w:author="Willems, P.H. (Peter)" w:date="2019-03-26T10:35:00Z">
              <w:tcPr>
                <w:tcW w:w="680" w:type="dxa"/>
                <w:hideMark/>
              </w:tcPr>
            </w:tcPrChange>
          </w:tcPr>
          <w:p w14:paraId="09FC0459" w14:textId="08CFB9AB" w:rsidR="008468ED" w:rsidRPr="008468ED" w:rsidDel="004715E4" w:rsidRDefault="008468ED" w:rsidP="008468ED">
            <w:pPr>
              <w:pStyle w:val="Tekstzonderopmaak"/>
              <w:widowControl w:val="0"/>
              <w:rPr>
                <w:del w:id="558" w:author="Willems, P.H. (Peter)" w:date="2019-03-26T10:35:00Z"/>
                <w:rFonts w:ascii="Corbel" w:hAnsi="Corbel"/>
                <w:b/>
                <w:i/>
                <w:sz w:val="22"/>
                <w:szCs w:val="22"/>
              </w:rPr>
            </w:pPr>
            <w:del w:id="559" w:author="Willems, P.H. (Peter)" w:date="2019-03-26T10:35:00Z">
              <w:r w:rsidRPr="008468ED" w:rsidDel="004715E4">
                <w:rPr>
                  <w:rFonts w:ascii="Corbel" w:hAnsi="Corbel"/>
                  <w:b/>
                  <w:i/>
                  <w:sz w:val="22"/>
                  <w:szCs w:val="22"/>
                </w:rPr>
                <w:delText>1009</w:delText>
              </w:r>
            </w:del>
          </w:p>
        </w:tc>
        <w:tc>
          <w:tcPr>
            <w:tcW w:w="2547" w:type="dxa"/>
            <w:hideMark/>
            <w:tcPrChange w:id="560" w:author="Willems, P.H. (Peter)" w:date="2019-03-26T10:35:00Z">
              <w:tcPr>
                <w:tcW w:w="2547" w:type="dxa"/>
                <w:hideMark/>
              </w:tcPr>
            </w:tcPrChange>
          </w:tcPr>
          <w:p w14:paraId="09FC045A" w14:textId="63A1CAB2" w:rsidR="008468ED" w:rsidRPr="008468ED" w:rsidDel="004715E4" w:rsidRDefault="005F485B" w:rsidP="008468ED">
            <w:pPr>
              <w:pStyle w:val="Tekstzonderopmaak"/>
              <w:widowControl w:val="0"/>
              <w:rPr>
                <w:del w:id="561" w:author="Willems, P.H. (Peter)" w:date="2019-03-26T10:35:00Z"/>
                <w:rFonts w:ascii="Corbel" w:hAnsi="Corbel"/>
                <w:b/>
                <w:i/>
                <w:sz w:val="22"/>
                <w:szCs w:val="22"/>
                <w:u w:val="single"/>
              </w:rPr>
            </w:pPr>
            <w:del w:id="562"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"http://visi.codeplex.com/workitem/1009"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Prio-999: Functioneel verifiëren van raamwerken</w:delText>
              </w:r>
              <w:r w:rsidDel="004715E4">
                <w:rPr>
                  <w:rStyle w:val="Hyperlink"/>
                  <w:rFonts w:ascii="Corbel" w:hAnsi="Corbel"/>
                  <w:b/>
                  <w:i/>
                  <w:sz w:val="22"/>
                  <w:szCs w:val="22"/>
                </w:rPr>
                <w:fldChar w:fldCharType="end"/>
              </w:r>
            </w:del>
          </w:p>
        </w:tc>
        <w:tc>
          <w:tcPr>
            <w:tcW w:w="1276" w:type="dxa"/>
            <w:hideMark/>
            <w:tcPrChange w:id="563" w:author="Willems, P.H. (Peter)" w:date="2019-03-26T10:35:00Z">
              <w:tcPr>
                <w:tcW w:w="1276" w:type="dxa"/>
                <w:hideMark/>
              </w:tcPr>
            </w:tcPrChange>
          </w:tcPr>
          <w:p w14:paraId="09FC045B" w14:textId="3C5502D3" w:rsidR="008468ED" w:rsidRPr="001E7667" w:rsidDel="004715E4" w:rsidRDefault="008468ED" w:rsidP="008468ED">
            <w:pPr>
              <w:pStyle w:val="Tekstzonderopmaak"/>
              <w:widowControl w:val="0"/>
              <w:rPr>
                <w:del w:id="564" w:author="Willems, P.H. (Peter)" w:date="2019-03-26T10:35:00Z"/>
                <w:rFonts w:ascii="Corbel" w:hAnsi="Corbel"/>
                <w:b/>
                <w:i/>
                <w:sz w:val="16"/>
                <w:szCs w:val="22"/>
              </w:rPr>
            </w:pPr>
            <w:del w:id="565" w:author="Willems, P.H. (Peter)" w:date="2019-03-26T10:35:00Z">
              <w:r w:rsidRPr="001E7667" w:rsidDel="004715E4">
                <w:rPr>
                  <w:rFonts w:ascii="Corbel" w:hAnsi="Corbel"/>
                  <w:b/>
                  <w:i/>
                  <w:sz w:val="16"/>
                  <w:szCs w:val="22"/>
                </w:rPr>
                <w:delText>Josh</w:delText>
              </w:r>
            </w:del>
          </w:p>
        </w:tc>
        <w:tc>
          <w:tcPr>
            <w:tcW w:w="1134" w:type="dxa"/>
            <w:hideMark/>
            <w:tcPrChange w:id="566" w:author="Willems, P.H. (Peter)" w:date="2019-03-26T10:35:00Z">
              <w:tcPr>
                <w:tcW w:w="1134" w:type="dxa"/>
                <w:hideMark/>
              </w:tcPr>
            </w:tcPrChange>
          </w:tcPr>
          <w:p w14:paraId="09FC045C" w14:textId="317872A8" w:rsidR="008468ED" w:rsidRPr="001E7667" w:rsidDel="004715E4" w:rsidRDefault="008468ED" w:rsidP="008468ED">
            <w:pPr>
              <w:pStyle w:val="Tekstzonderopmaak"/>
              <w:widowControl w:val="0"/>
              <w:rPr>
                <w:del w:id="567" w:author="Willems, P.H. (Peter)" w:date="2019-03-26T10:35:00Z"/>
                <w:rFonts w:ascii="Corbel" w:hAnsi="Corbel"/>
                <w:b/>
                <w:i/>
                <w:sz w:val="16"/>
                <w:szCs w:val="22"/>
              </w:rPr>
            </w:pPr>
            <w:del w:id="568" w:author="Willems, P.H. (Peter)" w:date="2019-03-26T10:35:00Z">
              <w:r w:rsidRPr="001E7667" w:rsidDel="004715E4">
                <w:rPr>
                  <w:rFonts w:ascii="Corbel" w:hAnsi="Corbel"/>
                  <w:b/>
                  <w:i/>
                  <w:sz w:val="16"/>
                  <w:szCs w:val="22"/>
                </w:rPr>
                <w:delText>Resolved</w:delText>
              </w:r>
            </w:del>
          </w:p>
        </w:tc>
        <w:tc>
          <w:tcPr>
            <w:tcW w:w="1134" w:type="dxa"/>
            <w:hideMark/>
            <w:tcPrChange w:id="569" w:author="Willems, P.H. (Peter)" w:date="2019-03-26T10:35:00Z">
              <w:tcPr>
                <w:tcW w:w="1134" w:type="dxa"/>
                <w:hideMark/>
              </w:tcPr>
            </w:tcPrChange>
          </w:tcPr>
          <w:p w14:paraId="09FC045D" w14:textId="6C5946CE" w:rsidR="008468ED" w:rsidRPr="001E7667" w:rsidDel="004715E4" w:rsidRDefault="008468ED" w:rsidP="008468ED">
            <w:pPr>
              <w:pStyle w:val="Tekstzonderopmaak"/>
              <w:widowControl w:val="0"/>
              <w:rPr>
                <w:del w:id="570" w:author="Willems, P.H. (Peter)" w:date="2019-03-26T10:35:00Z"/>
                <w:rFonts w:ascii="Corbel" w:hAnsi="Corbel"/>
                <w:b/>
                <w:i/>
                <w:sz w:val="16"/>
                <w:szCs w:val="22"/>
              </w:rPr>
            </w:pPr>
            <w:del w:id="571" w:author="Willems, P.H. (Peter)" w:date="2019-03-26T10:35:00Z">
              <w:r w:rsidRPr="001E7667" w:rsidDel="004715E4">
                <w:rPr>
                  <w:rFonts w:ascii="Corbel" w:hAnsi="Corbel"/>
                  <w:b/>
                  <w:i/>
                  <w:sz w:val="16"/>
                  <w:szCs w:val="22"/>
                </w:rPr>
                <w:delText>Unassigned</w:delText>
              </w:r>
            </w:del>
          </w:p>
        </w:tc>
        <w:tc>
          <w:tcPr>
            <w:tcW w:w="1276" w:type="dxa"/>
            <w:hideMark/>
            <w:tcPrChange w:id="572" w:author="Willems, P.H. (Peter)" w:date="2019-03-26T10:35:00Z">
              <w:tcPr>
                <w:tcW w:w="1276" w:type="dxa"/>
                <w:hideMark/>
              </w:tcPr>
            </w:tcPrChange>
          </w:tcPr>
          <w:p w14:paraId="09FC045E" w14:textId="30125F13" w:rsidR="008468ED" w:rsidRPr="001E7667" w:rsidDel="004715E4" w:rsidRDefault="008468ED" w:rsidP="008468ED">
            <w:pPr>
              <w:pStyle w:val="Tekstzonderopmaak"/>
              <w:widowControl w:val="0"/>
              <w:rPr>
                <w:del w:id="573" w:author="Willems, P.H. (Peter)" w:date="2019-03-26T10:35:00Z"/>
                <w:rFonts w:ascii="Corbel" w:hAnsi="Corbel"/>
                <w:b/>
                <w:i/>
                <w:sz w:val="16"/>
                <w:szCs w:val="22"/>
              </w:rPr>
            </w:pPr>
            <w:del w:id="574" w:author="Willems, P.H. (Peter)" w:date="2019-03-26T10:35:00Z">
              <w:r w:rsidRPr="001E7667" w:rsidDel="004715E4">
                <w:rPr>
                  <w:rFonts w:ascii="Corbel" w:hAnsi="Corbel"/>
                  <w:b/>
                  <w:i/>
                  <w:sz w:val="16"/>
                  <w:szCs w:val="22"/>
                </w:rPr>
                <w:delText>Unassigned</w:delText>
              </w:r>
            </w:del>
          </w:p>
        </w:tc>
        <w:tc>
          <w:tcPr>
            <w:tcW w:w="1701" w:type="dxa"/>
            <w:hideMark/>
            <w:tcPrChange w:id="575" w:author="Willems, P.H. (Peter)" w:date="2019-03-26T10:35:00Z">
              <w:tcPr>
                <w:tcW w:w="1701" w:type="dxa"/>
                <w:hideMark/>
              </w:tcPr>
            </w:tcPrChange>
          </w:tcPr>
          <w:p w14:paraId="09FC045F" w14:textId="7026D63E" w:rsidR="008468ED" w:rsidRPr="008468ED" w:rsidDel="004715E4" w:rsidRDefault="008468ED" w:rsidP="008468ED">
            <w:pPr>
              <w:pStyle w:val="Tekstzonderopmaak"/>
              <w:widowControl w:val="0"/>
              <w:rPr>
                <w:del w:id="576" w:author="Willems, P.H. (Peter)" w:date="2019-03-26T10:35:00Z"/>
                <w:rFonts w:ascii="Corbel" w:hAnsi="Corbel"/>
                <w:b/>
                <w:i/>
                <w:sz w:val="22"/>
                <w:szCs w:val="22"/>
              </w:rPr>
            </w:pPr>
            <w:del w:id="577" w:author="Willems, P.H. (Peter)" w:date="2019-03-26T10:35:00Z">
              <w:r w:rsidRPr="008468ED" w:rsidDel="004715E4">
                <w:rPr>
                  <w:rFonts w:ascii="Corbel" w:hAnsi="Corbel"/>
                  <w:b/>
                  <w:i/>
                  <w:sz w:val="22"/>
                  <w:szCs w:val="22"/>
                </w:rPr>
                <w:delText>Feb 19 at 12:09 PM</w:delText>
              </w:r>
            </w:del>
          </w:p>
        </w:tc>
      </w:tr>
      <w:tr w:rsidR="001E7667" w:rsidRPr="008468ED" w:rsidDel="004715E4" w14:paraId="09FC0468" w14:textId="30857B87" w:rsidTr="004715E4">
        <w:trPr>
          <w:trHeight w:val="345"/>
          <w:del w:id="578" w:author="Willems, P.H. (Peter)" w:date="2019-03-26T10:35:00Z"/>
          <w:trPrChange w:id="579" w:author="Willems, P.H. (Peter)" w:date="2019-03-26T10:35:00Z">
            <w:trPr>
              <w:trHeight w:val="345"/>
            </w:trPr>
          </w:trPrChange>
        </w:trPr>
        <w:tc>
          <w:tcPr>
            <w:tcW w:w="680" w:type="dxa"/>
            <w:hideMark/>
            <w:tcPrChange w:id="580" w:author="Willems, P.H. (Peter)" w:date="2019-03-26T10:35:00Z">
              <w:tcPr>
                <w:tcW w:w="680" w:type="dxa"/>
                <w:hideMark/>
              </w:tcPr>
            </w:tcPrChange>
          </w:tcPr>
          <w:p w14:paraId="09FC0461" w14:textId="1BE0D86B" w:rsidR="008468ED" w:rsidRPr="008468ED" w:rsidDel="004715E4" w:rsidRDefault="008468ED" w:rsidP="008468ED">
            <w:pPr>
              <w:pStyle w:val="Tekstzonderopmaak"/>
              <w:widowControl w:val="0"/>
              <w:rPr>
                <w:del w:id="581" w:author="Willems, P.H. (Peter)" w:date="2019-03-26T10:35:00Z"/>
                <w:rFonts w:ascii="Corbel" w:hAnsi="Corbel"/>
                <w:b/>
                <w:i/>
                <w:sz w:val="22"/>
                <w:szCs w:val="22"/>
              </w:rPr>
            </w:pPr>
            <w:del w:id="582" w:author="Willems, P.H. (Peter)" w:date="2019-03-26T10:35:00Z">
              <w:r w:rsidRPr="008468ED" w:rsidDel="004715E4">
                <w:rPr>
                  <w:rFonts w:ascii="Corbel" w:hAnsi="Corbel"/>
                  <w:b/>
                  <w:i/>
                  <w:sz w:val="22"/>
                  <w:szCs w:val="22"/>
                </w:rPr>
                <w:delText>1357</w:delText>
              </w:r>
            </w:del>
          </w:p>
        </w:tc>
        <w:tc>
          <w:tcPr>
            <w:tcW w:w="2547" w:type="dxa"/>
            <w:hideMark/>
            <w:tcPrChange w:id="583" w:author="Willems, P.H. (Peter)" w:date="2019-03-26T10:35:00Z">
              <w:tcPr>
                <w:tcW w:w="2547" w:type="dxa"/>
                <w:hideMark/>
              </w:tcPr>
            </w:tcPrChange>
          </w:tcPr>
          <w:p w14:paraId="09FC0462" w14:textId="265563C0" w:rsidR="008468ED" w:rsidRPr="008468ED" w:rsidDel="004715E4" w:rsidRDefault="005F485B" w:rsidP="008468ED">
            <w:pPr>
              <w:pStyle w:val="Tekstzonderopmaak"/>
              <w:widowControl w:val="0"/>
              <w:rPr>
                <w:del w:id="584" w:author="Willems, P.H. (Peter)" w:date="2019-03-26T10:35:00Z"/>
                <w:rFonts w:ascii="Corbel" w:hAnsi="Corbel"/>
                <w:b/>
                <w:i/>
                <w:sz w:val="22"/>
                <w:szCs w:val="22"/>
                <w:u w:val="single"/>
              </w:rPr>
            </w:pPr>
            <w:del w:id="585"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"http://visi.codeplex.com/workitem/1357"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Prio-999: Documenteren van firstMessage</w:delText>
              </w:r>
              <w:r w:rsidDel="004715E4">
                <w:rPr>
                  <w:rStyle w:val="Hyperlink"/>
                  <w:rFonts w:ascii="Corbel" w:hAnsi="Corbel"/>
                  <w:b/>
                  <w:i/>
                  <w:sz w:val="22"/>
                  <w:szCs w:val="22"/>
                </w:rPr>
                <w:fldChar w:fldCharType="end"/>
              </w:r>
            </w:del>
          </w:p>
        </w:tc>
        <w:tc>
          <w:tcPr>
            <w:tcW w:w="1276" w:type="dxa"/>
            <w:hideMark/>
            <w:tcPrChange w:id="586" w:author="Willems, P.H. (Peter)" w:date="2019-03-26T10:35:00Z">
              <w:tcPr>
                <w:tcW w:w="1276" w:type="dxa"/>
                <w:hideMark/>
              </w:tcPr>
            </w:tcPrChange>
          </w:tcPr>
          <w:p w14:paraId="09FC0463" w14:textId="24EA2874" w:rsidR="008468ED" w:rsidRPr="001E7667" w:rsidDel="004715E4" w:rsidRDefault="008468ED" w:rsidP="008468ED">
            <w:pPr>
              <w:pStyle w:val="Tekstzonderopmaak"/>
              <w:widowControl w:val="0"/>
              <w:rPr>
                <w:del w:id="587" w:author="Willems, P.H. (Peter)" w:date="2019-03-26T10:35:00Z"/>
                <w:rFonts w:ascii="Corbel" w:hAnsi="Corbel"/>
                <w:b/>
                <w:i/>
                <w:sz w:val="16"/>
                <w:szCs w:val="22"/>
              </w:rPr>
            </w:pPr>
            <w:del w:id="588" w:author="Willems, P.H. (Peter)" w:date="2019-03-26T10:35:00Z">
              <w:r w:rsidRPr="001E7667" w:rsidDel="004715E4">
                <w:rPr>
                  <w:rFonts w:ascii="Corbel" w:hAnsi="Corbel"/>
                  <w:b/>
                  <w:i/>
                  <w:sz w:val="16"/>
                  <w:szCs w:val="22"/>
                </w:rPr>
                <w:delText> </w:delText>
              </w:r>
            </w:del>
          </w:p>
        </w:tc>
        <w:tc>
          <w:tcPr>
            <w:tcW w:w="1134" w:type="dxa"/>
            <w:hideMark/>
            <w:tcPrChange w:id="589" w:author="Willems, P.H. (Peter)" w:date="2019-03-26T10:35:00Z">
              <w:tcPr>
                <w:tcW w:w="1134" w:type="dxa"/>
                <w:hideMark/>
              </w:tcPr>
            </w:tcPrChange>
          </w:tcPr>
          <w:p w14:paraId="09FC0464" w14:textId="24852F0A" w:rsidR="008468ED" w:rsidRPr="001E7667" w:rsidDel="004715E4" w:rsidRDefault="008468ED" w:rsidP="008468ED">
            <w:pPr>
              <w:pStyle w:val="Tekstzonderopmaak"/>
              <w:widowControl w:val="0"/>
              <w:rPr>
                <w:del w:id="590" w:author="Willems, P.H. (Peter)" w:date="2019-03-26T10:35:00Z"/>
                <w:rFonts w:ascii="Corbel" w:hAnsi="Corbel"/>
                <w:b/>
                <w:i/>
                <w:sz w:val="16"/>
                <w:szCs w:val="22"/>
              </w:rPr>
            </w:pPr>
            <w:del w:id="591" w:author="Willems, P.H. (Peter)" w:date="2019-03-26T10:35:00Z">
              <w:r w:rsidRPr="001E7667" w:rsidDel="004715E4">
                <w:rPr>
                  <w:rFonts w:ascii="Corbel" w:hAnsi="Corbel"/>
                  <w:b/>
                  <w:i/>
                  <w:sz w:val="16"/>
                  <w:szCs w:val="22"/>
                </w:rPr>
                <w:delText>Resolved</w:delText>
              </w:r>
            </w:del>
          </w:p>
        </w:tc>
        <w:tc>
          <w:tcPr>
            <w:tcW w:w="1134" w:type="dxa"/>
            <w:hideMark/>
            <w:tcPrChange w:id="592" w:author="Willems, P.H. (Peter)" w:date="2019-03-26T10:35:00Z">
              <w:tcPr>
                <w:tcW w:w="1134" w:type="dxa"/>
                <w:hideMark/>
              </w:tcPr>
            </w:tcPrChange>
          </w:tcPr>
          <w:p w14:paraId="09FC0465" w14:textId="1F99E91C" w:rsidR="008468ED" w:rsidRPr="001E7667" w:rsidDel="004715E4" w:rsidRDefault="008468ED" w:rsidP="008468ED">
            <w:pPr>
              <w:pStyle w:val="Tekstzonderopmaak"/>
              <w:widowControl w:val="0"/>
              <w:rPr>
                <w:del w:id="593" w:author="Willems, P.H. (Peter)" w:date="2019-03-26T10:35:00Z"/>
                <w:rFonts w:ascii="Corbel" w:hAnsi="Corbel"/>
                <w:b/>
                <w:i/>
                <w:sz w:val="16"/>
                <w:szCs w:val="22"/>
              </w:rPr>
            </w:pPr>
            <w:del w:id="594" w:author="Willems, P.H. (Peter)" w:date="2019-03-26T10:35:00Z">
              <w:r w:rsidRPr="001E7667" w:rsidDel="004715E4">
                <w:rPr>
                  <w:rFonts w:ascii="Corbel" w:hAnsi="Corbel"/>
                  <w:b/>
                  <w:i/>
                  <w:sz w:val="16"/>
                  <w:szCs w:val="22"/>
                </w:rPr>
                <w:delText>Task</w:delText>
              </w:r>
            </w:del>
          </w:p>
        </w:tc>
        <w:tc>
          <w:tcPr>
            <w:tcW w:w="1276" w:type="dxa"/>
            <w:hideMark/>
            <w:tcPrChange w:id="595" w:author="Willems, P.H. (Peter)" w:date="2019-03-26T10:35:00Z">
              <w:tcPr>
                <w:tcW w:w="1276" w:type="dxa"/>
                <w:hideMark/>
              </w:tcPr>
            </w:tcPrChange>
          </w:tcPr>
          <w:p w14:paraId="09FC0466" w14:textId="3B012A05" w:rsidR="008468ED" w:rsidRPr="001E7667" w:rsidDel="004715E4" w:rsidRDefault="008468ED" w:rsidP="008468ED">
            <w:pPr>
              <w:pStyle w:val="Tekstzonderopmaak"/>
              <w:widowControl w:val="0"/>
              <w:rPr>
                <w:del w:id="596" w:author="Willems, P.H. (Peter)" w:date="2019-03-26T10:35:00Z"/>
                <w:rFonts w:ascii="Corbel" w:hAnsi="Corbel"/>
                <w:b/>
                <w:i/>
                <w:sz w:val="16"/>
                <w:szCs w:val="22"/>
              </w:rPr>
            </w:pPr>
            <w:del w:id="597" w:author="Willems, P.H. (Peter)" w:date="2019-03-26T10:35:00Z">
              <w:r w:rsidRPr="001E7667" w:rsidDel="004715E4">
                <w:rPr>
                  <w:rFonts w:ascii="Corbel" w:hAnsi="Corbel"/>
                  <w:b/>
                  <w:i/>
                  <w:sz w:val="16"/>
                  <w:szCs w:val="22"/>
                </w:rPr>
                <w:delText>Medium</w:delText>
              </w:r>
            </w:del>
          </w:p>
        </w:tc>
        <w:tc>
          <w:tcPr>
            <w:tcW w:w="1701" w:type="dxa"/>
            <w:hideMark/>
            <w:tcPrChange w:id="598" w:author="Willems, P.H. (Peter)" w:date="2019-03-26T10:35:00Z">
              <w:tcPr>
                <w:tcW w:w="1701" w:type="dxa"/>
                <w:hideMark/>
              </w:tcPr>
            </w:tcPrChange>
          </w:tcPr>
          <w:p w14:paraId="09FC0467" w14:textId="781AA053" w:rsidR="008468ED" w:rsidRPr="008468ED" w:rsidDel="004715E4" w:rsidRDefault="008468ED" w:rsidP="008468ED">
            <w:pPr>
              <w:pStyle w:val="Tekstzonderopmaak"/>
              <w:widowControl w:val="0"/>
              <w:rPr>
                <w:del w:id="599" w:author="Willems, P.H. (Peter)" w:date="2019-03-26T10:35:00Z"/>
                <w:rFonts w:ascii="Corbel" w:hAnsi="Corbel"/>
                <w:b/>
                <w:i/>
                <w:sz w:val="22"/>
                <w:szCs w:val="22"/>
              </w:rPr>
            </w:pPr>
            <w:del w:id="600" w:author="Willems, P.H. (Peter)" w:date="2019-03-26T10:35:00Z">
              <w:r w:rsidRPr="008468ED" w:rsidDel="004715E4">
                <w:rPr>
                  <w:rFonts w:ascii="Corbel" w:hAnsi="Corbel"/>
                  <w:b/>
                  <w:i/>
                  <w:sz w:val="22"/>
                  <w:szCs w:val="22"/>
                </w:rPr>
                <w:delText>Oct 16, 2015 at 1:17 PM</w:delText>
              </w:r>
            </w:del>
          </w:p>
        </w:tc>
      </w:tr>
      <w:tr w:rsidR="001E7667" w:rsidRPr="008468ED" w:rsidDel="004715E4" w14:paraId="09FC0470" w14:textId="7BF9151D" w:rsidTr="004715E4">
        <w:trPr>
          <w:trHeight w:val="345"/>
          <w:del w:id="601" w:author="Willems, P.H. (Peter)" w:date="2019-03-26T10:35:00Z"/>
          <w:trPrChange w:id="602" w:author="Willems, P.H. (Peter)" w:date="2019-03-26T10:35:00Z">
            <w:trPr>
              <w:trHeight w:val="345"/>
            </w:trPr>
          </w:trPrChange>
        </w:trPr>
        <w:tc>
          <w:tcPr>
            <w:tcW w:w="680" w:type="dxa"/>
            <w:hideMark/>
            <w:tcPrChange w:id="603" w:author="Willems, P.H. (Peter)" w:date="2019-03-26T10:35:00Z">
              <w:tcPr>
                <w:tcW w:w="680" w:type="dxa"/>
                <w:hideMark/>
              </w:tcPr>
            </w:tcPrChange>
          </w:tcPr>
          <w:p w14:paraId="09FC0469" w14:textId="44B6F597" w:rsidR="008468ED" w:rsidRPr="008468ED" w:rsidDel="004715E4" w:rsidRDefault="008468ED" w:rsidP="008468ED">
            <w:pPr>
              <w:pStyle w:val="Tekstzonderopmaak"/>
              <w:widowControl w:val="0"/>
              <w:rPr>
                <w:del w:id="604" w:author="Willems, P.H. (Peter)" w:date="2019-03-26T10:35:00Z"/>
                <w:rFonts w:ascii="Corbel" w:hAnsi="Corbel"/>
                <w:b/>
                <w:i/>
                <w:sz w:val="22"/>
                <w:szCs w:val="22"/>
              </w:rPr>
            </w:pPr>
            <w:del w:id="605" w:author="Willems, P.H. (Peter)" w:date="2019-03-26T10:35:00Z">
              <w:r w:rsidRPr="008468ED" w:rsidDel="004715E4">
                <w:rPr>
                  <w:rFonts w:ascii="Corbel" w:hAnsi="Corbel"/>
                  <w:b/>
                  <w:i/>
                  <w:sz w:val="22"/>
                  <w:szCs w:val="22"/>
                </w:rPr>
                <w:delText>1026</w:delText>
              </w:r>
            </w:del>
          </w:p>
        </w:tc>
        <w:tc>
          <w:tcPr>
            <w:tcW w:w="2547" w:type="dxa"/>
            <w:hideMark/>
            <w:tcPrChange w:id="606" w:author="Willems, P.H. (Peter)" w:date="2019-03-26T10:35:00Z">
              <w:tcPr>
                <w:tcW w:w="2547" w:type="dxa"/>
                <w:hideMark/>
              </w:tcPr>
            </w:tcPrChange>
          </w:tcPr>
          <w:p w14:paraId="09FC046A" w14:textId="2EA876C8" w:rsidR="008468ED" w:rsidRPr="008468ED" w:rsidDel="004715E4" w:rsidRDefault="005F485B" w:rsidP="008468ED">
            <w:pPr>
              <w:pStyle w:val="Tekstzonderopmaak"/>
              <w:widowControl w:val="0"/>
              <w:rPr>
                <w:del w:id="607" w:author="Willems, P.H. (Peter)" w:date="2019-03-26T10:35:00Z"/>
                <w:rFonts w:ascii="Corbel" w:hAnsi="Corbel"/>
                <w:b/>
                <w:i/>
                <w:sz w:val="22"/>
                <w:szCs w:val="22"/>
                <w:u w:val="single"/>
              </w:rPr>
            </w:pPr>
            <w:del w:id="608"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"http://visi.codeplex.com/workitem/1026"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Prio-998: Automatisch starten van een VISI project</w:delText>
              </w:r>
              <w:r w:rsidDel="004715E4">
                <w:rPr>
                  <w:rStyle w:val="Hyperlink"/>
                  <w:rFonts w:ascii="Corbel" w:hAnsi="Corbel"/>
                  <w:b/>
                  <w:i/>
                  <w:sz w:val="22"/>
                  <w:szCs w:val="22"/>
                </w:rPr>
                <w:fldChar w:fldCharType="end"/>
              </w:r>
            </w:del>
          </w:p>
        </w:tc>
        <w:tc>
          <w:tcPr>
            <w:tcW w:w="1276" w:type="dxa"/>
            <w:hideMark/>
            <w:tcPrChange w:id="609" w:author="Willems, P.H. (Peter)" w:date="2019-03-26T10:35:00Z">
              <w:tcPr>
                <w:tcW w:w="1276" w:type="dxa"/>
                <w:hideMark/>
              </w:tcPr>
            </w:tcPrChange>
          </w:tcPr>
          <w:p w14:paraId="09FC046B" w14:textId="609305ED" w:rsidR="008468ED" w:rsidRPr="001E7667" w:rsidDel="004715E4" w:rsidRDefault="008468ED" w:rsidP="008468ED">
            <w:pPr>
              <w:pStyle w:val="Tekstzonderopmaak"/>
              <w:widowControl w:val="0"/>
              <w:rPr>
                <w:del w:id="610" w:author="Willems, P.H. (Peter)" w:date="2019-03-26T10:35:00Z"/>
                <w:rFonts w:ascii="Corbel" w:hAnsi="Corbel"/>
                <w:b/>
                <w:i/>
                <w:sz w:val="16"/>
                <w:szCs w:val="22"/>
              </w:rPr>
            </w:pPr>
            <w:del w:id="611" w:author="Willems, P.H. (Peter)" w:date="2019-03-26T10:35:00Z">
              <w:r w:rsidRPr="001E7667" w:rsidDel="004715E4">
                <w:rPr>
                  <w:rFonts w:ascii="Corbel" w:hAnsi="Corbel"/>
                  <w:b/>
                  <w:i/>
                  <w:sz w:val="16"/>
                  <w:szCs w:val="22"/>
                </w:rPr>
                <w:delText>jvgeijlswijk</w:delText>
              </w:r>
            </w:del>
          </w:p>
        </w:tc>
        <w:tc>
          <w:tcPr>
            <w:tcW w:w="1134" w:type="dxa"/>
            <w:hideMark/>
            <w:tcPrChange w:id="612" w:author="Willems, P.H. (Peter)" w:date="2019-03-26T10:35:00Z">
              <w:tcPr>
                <w:tcW w:w="1134" w:type="dxa"/>
                <w:hideMark/>
              </w:tcPr>
            </w:tcPrChange>
          </w:tcPr>
          <w:p w14:paraId="09FC046C" w14:textId="47174C2A" w:rsidR="008468ED" w:rsidRPr="001E7667" w:rsidDel="004715E4" w:rsidRDefault="008468ED" w:rsidP="008468ED">
            <w:pPr>
              <w:pStyle w:val="Tekstzonderopmaak"/>
              <w:widowControl w:val="0"/>
              <w:rPr>
                <w:del w:id="613" w:author="Willems, P.H. (Peter)" w:date="2019-03-26T10:35:00Z"/>
                <w:rFonts w:ascii="Corbel" w:hAnsi="Corbel"/>
                <w:b/>
                <w:i/>
                <w:sz w:val="16"/>
                <w:szCs w:val="22"/>
              </w:rPr>
            </w:pPr>
            <w:del w:id="614" w:author="Willems, P.H. (Peter)" w:date="2019-03-26T10:35:00Z">
              <w:r w:rsidRPr="001E7667" w:rsidDel="004715E4">
                <w:rPr>
                  <w:rFonts w:ascii="Corbel" w:hAnsi="Corbel"/>
                  <w:b/>
                  <w:i/>
                  <w:sz w:val="16"/>
                  <w:szCs w:val="22"/>
                </w:rPr>
                <w:delText>Resolved</w:delText>
              </w:r>
            </w:del>
          </w:p>
        </w:tc>
        <w:tc>
          <w:tcPr>
            <w:tcW w:w="1134" w:type="dxa"/>
            <w:hideMark/>
            <w:tcPrChange w:id="615" w:author="Willems, P.H. (Peter)" w:date="2019-03-26T10:35:00Z">
              <w:tcPr>
                <w:tcW w:w="1134" w:type="dxa"/>
                <w:hideMark/>
              </w:tcPr>
            </w:tcPrChange>
          </w:tcPr>
          <w:p w14:paraId="09FC046D" w14:textId="003775C7" w:rsidR="008468ED" w:rsidRPr="001E7667" w:rsidDel="004715E4" w:rsidRDefault="008468ED" w:rsidP="008468ED">
            <w:pPr>
              <w:pStyle w:val="Tekstzonderopmaak"/>
              <w:widowControl w:val="0"/>
              <w:rPr>
                <w:del w:id="616" w:author="Willems, P.H. (Peter)" w:date="2019-03-26T10:35:00Z"/>
                <w:rFonts w:ascii="Corbel" w:hAnsi="Corbel"/>
                <w:b/>
                <w:i/>
                <w:sz w:val="16"/>
                <w:szCs w:val="22"/>
              </w:rPr>
            </w:pPr>
            <w:del w:id="617" w:author="Willems, P.H. (Peter)" w:date="2019-03-26T10:35:00Z">
              <w:r w:rsidRPr="001E7667" w:rsidDel="004715E4">
                <w:rPr>
                  <w:rFonts w:ascii="Corbel" w:hAnsi="Corbel"/>
                  <w:b/>
                  <w:i/>
                  <w:sz w:val="16"/>
                  <w:szCs w:val="22"/>
                </w:rPr>
                <w:delText>Feature</w:delText>
              </w:r>
            </w:del>
          </w:p>
        </w:tc>
        <w:tc>
          <w:tcPr>
            <w:tcW w:w="1276" w:type="dxa"/>
            <w:hideMark/>
            <w:tcPrChange w:id="618" w:author="Willems, P.H. (Peter)" w:date="2019-03-26T10:35:00Z">
              <w:tcPr>
                <w:tcW w:w="1276" w:type="dxa"/>
                <w:hideMark/>
              </w:tcPr>
            </w:tcPrChange>
          </w:tcPr>
          <w:p w14:paraId="09FC046E" w14:textId="2F411C85" w:rsidR="008468ED" w:rsidRPr="001E7667" w:rsidDel="004715E4" w:rsidRDefault="008468ED" w:rsidP="008468ED">
            <w:pPr>
              <w:pStyle w:val="Tekstzonderopmaak"/>
              <w:widowControl w:val="0"/>
              <w:rPr>
                <w:del w:id="619" w:author="Willems, P.H. (Peter)" w:date="2019-03-26T10:35:00Z"/>
                <w:rFonts w:ascii="Corbel" w:hAnsi="Corbel"/>
                <w:b/>
                <w:i/>
                <w:sz w:val="16"/>
                <w:szCs w:val="22"/>
              </w:rPr>
            </w:pPr>
            <w:del w:id="620" w:author="Willems, P.H. (Peter)" w:date="2019-03-26T10:35:00Z">
              <w:r w:rsidRPr="001E7667" w:rsidDel="004715E4">
                <w:rPr>
                  <w:rFonts w:ascii="Corbel" w:hAnsi="Corbel"/>
                  <w:b/>
                  <w:i/>
                  <w:sz w:val="16"/>
                  <w:szCs w:val="22"/>
                </w:rPr>
                <w:delText>Unassigned</w:delText>
              </w:r>
            </w:del>
          </w:p>
        </w:tc>
        <w:tc>
          <w:tcPr>
            <w:tcW w:w="1701" w:type="dxa"/>
            <w:hideMark/>
            <w:tcPrChange w:id="621" w:author="Willems, P.H. (Peter)" w:date="2019-03-26T10:35:00Z">
              <w:tcPr>
                <w:tcW w:w="1701" w:type="dxa"/>
                <w:hideMark/>
              </w:tcPr>
            </w:tcPrChange>
          </w:tcPr>
          <w:p w14:paraId="09FC046F" w14:textId="61BBC81E" w:rsidR="008468ED" w:rsidRPr="008468ED" w:rsidDel="004715E4" w:rsidRDefault="008468ED" w:rsidP="008468ED">
            <w:pPr>
              <w:pStyle w:val="Tekstzonderopmaak"/>
              <w:widowControl w:val="0"/>
              <w:rPr>
                <w:del w:id="622" w:author="Willems, P.H. (Peter)" w:date="2019-03-26T10:35:00Z"/>
                <w:rFonts w:ascii="Corbel" w:hAnsi="Corbel"/>
                <w:b/>
                <w:i/>
                <w:sz w:val="22"/>
                <w:szCs w:val="22"/>
              </w:rPr>
            </w:pPr>
            <w:del w:id="623" w:author="Willems, P.H. (Peter)" w:date="2019-03-26T10:35:00Z">
              <w:r w:rsidRPr="008468ED" w:rsidDel="004715E4">
                <w:rPr>
                  <w:rFonts w:ascii="Corbel" w:hAnsi="Corbel"/>
                  <w:b/>
                  <w:i/>
                  <w:sz w:val="22"/>
                  <w:szCs w:val="22"/>
                </w:rPr>
                <w:delText>Jul 10, 2015 at 11:30 AM</w:delText>
              </w:r>
            </w:del>
          </w:p>
        </w:tc>
      </w:tr>
      <w:tr w:rsidR="001E7667" w:rsidRPr="008468ED" w:rsidDel="004715E4" w14:paraId="09FC0478" w14:textId="2F9D338E" w:rsidTr="004715E4">
        <w:trPr>
          <w:trHeight w:val="345"/>
          <w:del w:id="624" w:author="Willems, P.H. (Peter)" w:date="2019-03-26T10:35:00Z"/>
          <w:trPrChange w:id="625" w:author="Willems, P.H. (Peter)" w:date="2019-03-26T10:35:00Z">
            <w:trPr>
              <w:trHeight w:val="345"/>
            </w:trPr>
          </w:trPrChange>
        </w:trPr>
        <w:tc>
          <w:tcPr>
            <w:tcW w:w="680" w:type="dxa"/>
            <w:hideMark/>
            <w:tcPrChange w:id="626" w:author="Willems, P.H. (Peter)" w:date="2019-03-26T10:35:00Z">
              <w:tcPr>
                <w:tcW w:w="680" w:type="dxa"/>
                <w:hideMark/>
              </w:tcPr>
            </w:tcPrChange>
          </w:tcPr>
          <w:p w14:paraId="09FC0471" w14:textId="6AB52CAD" w:rsidR="008468ED" w:rsidRPr="008468ED" w:rsidDel="004715E4" w:rsidRDefault="008468ED" w:rsidP="008468ED">
            <w:pPr>
              <w:pStyle w:val="Tekstzonderopmaak"/>
              <w:widowControl w:val="0"/>
              <w:rPr>
                <w:del w:id="627" w:author="Willems, P.H. (Peter)" w:date="2019-03-26T10:35:00Z"/>
                <w:rFonts w:ascii="Corbel" w:hAnsi="Corbel"/>
                <w:b/>
                <w:i/>
                <w:sz w:val="22"/>
                <w:szCs w:val="22"/>
              </w:rPr>
            </w:pPr>
            <w:del w:id="628" w:author="Willems, P.H. (Peter)" w:date="2019-03-26T10:35:00Z">
              <w:r w:rsidRPr="008468ED" w:rsidDel="004715E4">
                <w:rPr>
                  <w:rFonts w:ascii="Corbel" w:hAnsi="Corbel"/>
                  <w:b/>
                  <w:i/>
                  <w:sz w:val="22"/>
                  <w:szCs w:val="22"/>
                </w:rPr>
                <w:delText>1224</w:delText>
              </w:r>
            </w:del>
          </w:p>
        </w:tc>
        <w:tc>
          <w:tcPr>
            <w:tcW w:w="2547" w:type="dxa"/>
            <w:hideMark/>
            <w:tcPrChange w:id="629" w:author="Willems, P.H. (Peter)" w:date="2019-03-26T10:35:00Z">
              <w:tcPr>
                <w:tcW w:w="2547" w:type="dxa"/>
                <w:hideMark/>
              </w:tcPr>
            </w:tcPrChange>
          </w:tcPr>
          <w:p w14:paraId="09FC0472" w14:textId="57F1EE02" w:rsidR="008468ED" w:rsidRPr="008468ED" w:rsidDel="004715E4" w:rsidRDefault="005F485B" w:rsidP="008468ED">
            <w:pPr>
              <w:pStyle w:val="Tekstzonderopmaak"/>
              <w:widowControl w:val="0"/>
              <w:rPr>
                <w:del w:id="630" w:author="Willems, P.H. (Peter)" w:date="2019-03-26T10:35:00Z"/>
                <w:rFonts w:ascii="Corbel" w:hAnsi="Corbel"/>
                <w:b/>
                <w:i/>
                <w:sz w:val="22"/>
                <w:szCs w:val="22"/>
                <w:u w:val="single"/>
              </w:rPr>
            </w:pPr>
            <w:del w:id="631"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"http://visi.codeplex.com/workitem/1224"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Prio-995: Koppelen van (interne en externe) processen [Technische Oplossing]</w:delText>
              </w:r>
              <w:r w:rsidDel="004715E4">
                <w:rPr>
                  <w:rStyle w:val="Hyperlink"/>
                  <w:rFonts w:ascii="Corbel" w:hAnsi="Corbel"/>
                  <w:b/>
                  <w:i/>
                  <w:sz w:val="22"/>
                  <w:szCs w:val="22"/>
                </w:rPr>
                <w:fldChar w:fldCharType="end"/>
              </w:r>
            </w:del>
          </w:p>
        </w:tc>
        <w:tc>
          <w:tcPr>
            <w:tcW w:w="1276" w:type="dxa"/>
            <w:hideMark/>
            <w:tcPrChange w:id="632" w:author="Willems, P.H. (Peter)" w:date="2019-03-26T10:35:00Z">
              <w:tcPr>
                <w:tcW w:w="1276" w:type="dxa"/>
                <w:hideMark/>
              </w:tcPr>
            </w:tcPrChange>
          </w:tcPr>
          <w:p w14:paraId="09FC0473" w14:textId="20A9DC28" w:rsidR="008468ED" w:rsidRPr="001E7667" w:rsidDel="004715E4" w:rsidRDefault="008468ED" w:rsidP="008468ED">
            <w:pPr>
              <w:pStyle w:val="Tekstzonderopmaak"/>
              <w:widowControl w:val="0"/>
              <w:rPr>
                <w:del w:id="633" w:author="Willems, P.H. (Peter)" w:date="2019-03-26T10:35:00Z"/>
                <w:rFonts w:ascii="Corbel" w:hAnsi="Corbel"/>
                <w:b/>
                <w:i/>
                <w:sz w:val="16"/>
                <w:szCs w:val="22"/>
              </w:rPr>
            </w:pPr>
            <w:del w:id="634" w:author="Willems, P.H. (Peter)" w:date="2019-03-26T10:35:00Z">
              <w:r w:rsidRPr="001E7667" w:rsidDel="004715E4">
                <w:rPr>
                  <w:rFonts w:ascii="Corbel" w:hAnsi="Corbel"/>
                  <w:b/>
                  <w:i/>
                  <w:sz w:val="16"/>
                  <w:szCs w:val="22"/>
                </w:rPr>
                <w:delText>jholweg</w:delText>
              </w:r>
            </w:del>
          </w:p>
        </w:tc>
        <w:tc>
          <w:tcPr>
            <w:tcW w:w="1134" w:type="dxa"/>
            <w:hideMark/>
            <w:tcPrChange w:id="635" w:author="Willems, P.H. (Peter)" w:date="2019-03-26T10:35:00Z">
              <w:tcPr>
                <w:tcW w:w="1134" w:type="dxa"/>
                <w:hideMark/>
              </w:tcPr>
            </w:tcPrChange>
          </w:tcPr>
          <w:p w14:paraId="09FC0474" w14:textId="6B54DEA2" w:rsidR="008468ED" w:rsidRPr="001E7667" w:rsidDel="004715E4" w:rsidRDefault="008468ED" w:rsidP="008468ED">
            <w:pPr>
              <w:pStyle w:val="Tekstzonderopmaak"/>
              <w:widowControl w:val="0"/>
              <w:rPr>
                <w:del w:id="636" w:author="Willems, P.H. (Peter)" w:date="2019-03-26T10:35:00Z"/>
                <w:rFonts w:ascii="Corbel" w:hAnsi="Corbel"/>
                <w:b/>
                <w:i/>
                <w:sz w:val="16"/>
                <w:szCs w:val="22"/>
              </w:rPr>
            </w:pPr>
            <w:del w:id="637" w:author="Willems, P.H. (Peter)" w:date="2019-03-26T10:35:00Z">
              <w:r w:rsidRPr="001E7667" w:rsidDel="004715E4">
                <w:rPr>
                  <w:rFonts w:ascii="Corbel" w:hAnsi="Corbel"/>
                  <w:b/>
                  <w:i/>
                  <w:sz w:val="16"/>
                  <w:szCs w:val="22"/>
                </w:rPr>
                <w:delText>Resolved</w:delText>
              </w:r>
            </w:del>
          </w:p>
        </w:tc>
        <w:tc>
          <w:tcPr>
            <w:tcW w:w="1134" w:type="dxa"/>
            <w:hideMark/>
            <w:tcPrChange w:id="638" w:author="Willems, P.H. (Peter)" w:date="2019-03-26T10:35:00Z">
              <w:tcPr>
                <w:tcW w:w="1134" w:type="dxa"/>
                <w:hideMark/>
              </w:tcPr>
            </w:tcPrChange>
          </w:tcPr>
          <w:p w14:paraId="09FC0475" w14:textId="0D7E5CED" w:rsidR="008468ED" w:rsidRPr="001E7667" w:rsidDel="004715E4" w:rsidRDefault="008468ED" w:rsidP="008468ED">
            <w:pPr>
              <w:pStyle w:val="Tekstzonderopmaak"/>
              <w:widowControl w:val="0"/>
              <w:rPr>
                <w:del w:id="639" w:author="Willems, P.H. (Peter)" w:date="2019-03-26T10:35:00Z"/>
                <w:rFonts w:ascii="Corbel" w:hAnsi="Corbel"/>
                <w:b/>
                <w:i/>
                <w:sz w:val="16"/>
                <w:szCs w:val="22"/>
              </w:rPr>
            </w:pPr>
            <w:del w:id="640" w:author="Willems, P.H. (Peter)" w:date="2019-03-26T10:35:00Z">
              <w:r w:rsidRPr="001E7667" w:rsidDel="004715E4">
                <w:rPr>
                  <w:rFonts w:ascii="Corbel" w:hAnsi="Corbel"/>
                  <w:b/>
                  <w:i/>
                  <w:sz w:val="16"/>
                  <w:szCs w:val="22"/>
                </w:rPr>
                <w:delText>Unassigned</w:delText>
              </w:r>
            </w:del>
          </w:p>
        </w:tc>
        <w:tc>
          <w:tcPr>
            <w:tcW w:w="1276" w:type="dxa"/>
            <w:hideMark/>
            <w:tcPrChange w:id="641" w:author="Willems, P.H. (Peter)" w:date="2019-03-26T10:35:00Z">
              <w:tcPr>
                <w:tcW w:w="1276" w:type="dxa"/>
                <w:hideMark/>
              </w:tcPr>
            </w:tcPrChange>
          </w:tcPr>
          <w:p w14:paraId="09FC0476" w14:textId="2A016F6E" w:rsidR="008468ED" w:rsidRPr="001E7667" w:rsidDel="004715E4" w:rsidRDefault="008468ED" w:rsidP="008468ED">
            <w:pPr>
              <w:pStyle w:val="Tekstzonderopmaak"/>
              <w:widowControl w:val="0"/>
              <w:rPr>
                <w:del w:id="642" w:author="Willems, P.H. (Peter)" w:date="2019-03-26T10:35:00Z"/>
                <w:rFonts w:ascii="Corbel" w:hAnsi="Corbel"/>
                <w:b/>
                <w:i/>
                <w:sz w:val="16"/>
                <w:szCs w:val="22"/>
              </w:rPr>
            </w:pPr>
            <w:del w:id="643" w:author="Willems, P.H. (Peter)" w:date="2019-03-26T10:35:00Z">
              <w:r w:rsidRPr="001E7667" w:rsidDel="004715E4">
                <w:rPr>
                  <w:rFonts w:ascii="Corbel" w:hAnsi="Corbel"/>
                  <w:b/>
                  <w:i/>
                  <w:sz w:val="16"/>
                  <w:szCs w:val="22"/>
                </w:rPr>
                <w:delText>Unassigned</w:delText>
              </w:r>
            </w:del>
          </w:p>
        </w:tc>
        <w:tc>
          <w:tcPr>
            <w:tcW w:w="1701" w:type="dxa"/>
            <w:hideMark/>
            <w:tcPrChange w:id="644" w:author="Willems, P.H. (Peter)" w:date="2019-03-26T10:35:00Z">
              <w:tcPr>
                <w:tcW w:w="1701" w:type="dxa"/>
                <w:hideMark/>
              </w:tcPr>
            </w:tcPrChange>
          </w:tcPr>
          <w:p w14:paraId="09FC0477" w14:textId="275CD67D" w:rsidR="008468ED" w:rsidRPr="008468ED" w:rsidDel="004715E4" w:rsidRDefault="008468ED" w:rsidP="008468ED">
            <w:pPr>
              <w:pStyle w:val="Tekstzonderopmaak"/>
              <w:widowControl w:val="0"/>
              <w:rPr>
                <w:del w:id="645" w:author="Willems, P.H. (Peter)" w:date="2019-03-26T10:35:00Z"/>
                <w:rFonts w:ascii="Corbel" w:hAnsi="Corbel"/>
                <w:b/>
                <w:i/>
                <w:sz w:val="22"/>
                <w:szCs w:val="22"/>
              </w:rPr>
            </w:pPr>
            <w:del w:id="646" w:author="Willems, P.H. (Peter)" w:date="2019-03-26T10:35:00Z">
              <w:r w:rsidRPr="008468ED" w:rsidDel="004715E4">
                <w:rPr>
                  <w:rFonts w:ascii="Corbel" w:hAnsi="Corbel"/>
                  <w:b/>
                  <w:i/>
                  <w:sz w:val="22"/>
                  <w:szCs w:val="22"/>
                </w:rPr>
                <w:delText>Dec 11, 2015 at 4:27 PM</w:delText>
              </w:r>
            </w:del>
          </w:p>
        </w:tc>
      </w:tr>
      <w:tr w:rsidR="001E7667" w:rsidRPr="008468ED" w:rsidDel="004715E4" w14:paraId="09FC0480" w14:textId="2629FB2F" w:rsidTr="004715E4">
        <w:trPr>
          <w:trHeight w:val="345"/>
          <w:del w:id="647" w:author="Willems, P.H. (Peter)" w:date="2019-03-26T10:35:00Z"/>
          <w:trPrChange w:id="648" w:author="Willems, P.H. (Peter)" w:date="2019-03-26T10:35:00Z">
            <w:trPr>
              <w:trHeight w:val="345"/>
            </w:trPr>
          </w:trPrChange>
        </w:trPr>
        <w:tc>
          <w:tcPr>
            <w:tcW w:w="680" w:type="dxa"/>
            <w:hideMark/>
            <w:tcPrChange w:id="649" w:author="Willems, P.H. (Peter)" w:date="2019-03-26T10:35:00Z">
              <w:tcPr>
                <w:tcW w:w="680" w:type="dxa"/>
                <w:hideMark/>
              </w:tcPr>
            </w:tcPrChange>
          </w:tcPr>
          <w:p w14:paraId="09FC0479" w14:textId="05383261" w:rsidR="008468ED" w:rsidRPr="008468ED" w:rsidDel="004715E4" w:rsidRDefault="008468ED" w:rsidP="008468ED">
            <w:pPr>
              <w:pStyle w:val="Tekstzonderopmaak"/>
              <w:widowControl w:val="0"/>
              <w:rPr>
                <w:del w:id="650" w:author="Willems, P.H. (Peter)" w:date="2019-03-26T10:35:00Z"/>
                <w:rFonts w:ascii="Corbel" w:hAnsi="Corbel"/>
                <w:b/>
                <w:i/>
                <w:sz w:val="22"/>
                <w:szCs w:val="22"/>
              </w:rPr>
            </w:pPr>
            <w:del w:id="651" w:author="Willems, P.H. (Peter)" w:date="2019-03-26T10:35:00Z">
              <w:r w:rsidRPr="008468ED" w:rsidDel="004715E4">
                <w:rPr>
                  <w:rFonts w:ascii="Corbel" w:hAnsi="Corbel"/>
                  <w:b/>
                  <w:i/>
                  <w:sz w:val="22"/>
                  <w:szCs w:val="22"/>
                </w:rPr>
                <w:delText>1003</w:delText>
              </w:r>
            </w:del>
          </w:p>
        </w:tc>
        <w:tc>
          <w:tcPr>
            <w:tcW w:w="2547" w:type="dxa"/>
            <w:hideMark/>
            <w:tcPrChange w:id="652" w:author="Willems, P.H. (Peter)" w:date="2019-03-26T10:35:00Z">
              <w:tcPr>
                <w:tcW w:w="2547" w:type="dxa"/>
                <w:hideMark/>
              </w:tcPr>
            </w:tcPrChange>
          </w:tcPr>
          <w:p w14:paraId="09FC047A" w14:textId="0DFA6B32" w:rsidR="008468ED" w:rsidRPr="008468ED" w:rsidDel="004715E4" w:rsidRDefault="005F485B" w:rsidP="008468ED">
            <w:pPr>
              <w:pStyle w:val="Tekstzonderopmaak"/>
              <w:widowControl w:val="0"/>
              <w:rPr>
                <w:del w:id="653" w:author="Willems, P.H. (Peter)" w:date="2019-03-26T10:35:00Z"/>
                <w:rFonts w:ascii="Corbel" w:hAnsi="Corbel"/>
                <w:b/>
                <w:i/>
                <w:sz w:val="22"/>
                <w:szCs w:val="22"/>
                <w:u w:val="single"/>
              </w:rPr>
            </w:pPr>
            <w:del w:id="654"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"http://visi.codeplex.com/workitem/1003"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Prio-995: Beveiliging VISI communicatie</w:delText>
              </w:r>
              <w:r w:rsidDel="004715E4">
                <w:rPr>
                  <w:rStyle w:val="Hyperlink"/>
                  <w:rFonts w:ascii="Corbel" w:hAnsi="Corbel"/>
                  <w:b/>
                  <w:i/>
                  <w:sz w:val="22"/>
                  <w:szCs w:val="22"/>
                </w:rPr>
                <w:fldChar w:fldCharType="end"/>
              </w:r>
            </w:del>
          </w:p>
        </w:tc>
        <w:tc>
          <w:tcPr>
            <w:tcW w:w="1276" w:type="dxa"/>
            <w:hideMark/>
            <w:tcPrChange w:id="655" w:author="Willems, P.H. (Peter)" w:date="2019-03-26T10:35:00Z">
              <w:tcPr>
                <w:tcW w:w="1276" w:type="dxa"/>
                <w:hideMark/>
              </w:tcPr>
            </w:tcPrChange>
          </w:tcPr>
          <w:p w14:paraId="09FC047B" w14:textId="22581E7E" w:rsidR="008468ED" w:rsidRPr="001E7667" w:rsidDel="004715E4" w:rsidRDefault="008468ED" w:rsidP="008468ED">
            <w:pPr>
              <w:pStyle w:val="Tekstzonderopmaak"/>
              <w:widowControl w:val="0"/>
              <w:rPr>
                <w:del w:id="656" w:author="Willems, P.H. (Peter)" w:date="2019-03-26T10:35:00Z"/>
                <w:rFonts w:ascii="Corbel" w:hAnsi="Corbel"/>
                <w:b/>
                <w:i/>
                <w:sz w:val="16"/>
                <w:szCs w:val="22"/>
              </w:rPr>
            </w:pPr>
            <w:del w:id="657" w:author="Willems, P.H. (Peter)" w:date="2019-03-26T10:35:00Z">
              <w:r w:rsidRPr="001E7667" w:rsidDel="004715E4">
                <w:rPr>
                  <w:rFonts w:ascii="Corbel" w:hAnsi="Corbel"/>
                  <w:b/>
                  <w:i/>
                  <w:sz w:val="16"/>
                  <w:szCs w:val="22"/>
                </w:rPr>
                <w:delText>PeterWillems</w:delText>
              </w:r>
            </w:del>
          </w:p>
        </w:tc>
        <w:tc>
          <w:tcPr>
            <w:tcW w:w="1134" w:type="dxa"/>
            <w:hideMark/>
            <w:tcPrChange w:id="658" w:author="Willems, P.H. (Peter)" w:date="2019-03-26T10:35:00Z">
              <w:tcPr>
                <w:tcW w:w="1134" w:type="dxa"/>
                <w:hideMark/>
              </w:tcPr>
            </w:tcPrChange>
          </w:tcPr>
          <w:p w14:paraId="09FC047C" w14:textId="0D7BD27E" w:rsidR="008468ED" w:rsidRPr="001E7667" w:rsidDel="004715E4" w:rsidRDefault="008468ED" w:rsidP="008468ED">
            <w:pPr>
              <w:pStyle w:val="Tekstzonderopmaak"/>
              <w:widowControl w:val="0"/>
              <w:rPr>
                <w:del w:id="659" w:author="Willems, P.H. (Peter)" w:date="2019-03-26T10:35:00Z"/>
                <w:rFonts w:ascii="Corbel" w:hAnsi="Corbel"/>
                <w:b/>
                <w:i/>
                <w:sz w:val="16"/>
                <w:szCs w:val="22"/>
              </w:rPr>
            </w:pPr>
            <w:del w:id="660" w:author="Willems, P.H. (Peter)" w:date="2019-03-26T10:35:00Z">
              <w:r w:rsidRPr="001E7667" w:rsidDel="004715E4">
                <w:rPr>
                  <w:rFonts w:ascii="Corbel" w:hAnsi="Corbel"/>
                  <w:b/>
                  <w:i/>
                  <w:sz w:val="16"/>
                  <w:szCs w:val="22"/>
                </w:rPr>
                <w:delText>Resolved</w:delText>
              </w:r>
            </w:del>
          </w:p>
        </w:tc>
        <w:tc>
          <w:tcPr>
            <w:tcW w:w="1134" w:type="dxa"/>
            <w:hideMark/>
            <w:tcPrChange w:id="661" w:author="Willems, P.H. (Peter)" w:date="2019-03-26T10:35:00Z">
              <w:tcPr>
                <w:tcW w:w="1134" w:type="dxa"/>
                <w:hideMark/>
              </w:tcPr>
            </w:tcPrChange>
          </w:tcPr>
          <w:p w14:paraId="09FC047D" w14:textId="56ACCC5E" w:rsidR="008468ED" w:rsidRPr="001E7667" w:rsidDel="004715E4" w:rsidRDefault="008468ED" w:rsidP="008468ED">
            <w:pPr>
              <w:pStyle w:val="Tekstzonderopmaak"/>
              <w:widowControl w:val="0"/>
              <w:rPr>
                <w:del w:id="662" w:author="Willems, P.H. (Peter)" w:date="2019-03-26T10:35:00Z"/>
                <w:rFonts w:ascii="Corbel" w:hAnsi="Corbel"/>
                <w:b/>
                <w:i/>
                <w:sz w:val="16"/>
                <w:szCs w:val="22"/>
              </w:rPr>
            </w:pPr>
            <w:del w:id="663" w:author="Willems, P.H. (Peter)" w:date="2019-03-26T10:35:00Z">
              <w:r w:rsidRPr="001E7667" w:rsidDel="004715E4">
                <w:rPr>
                  <w:rFonts w:ascii="Corbel" w:hAnsi="Corbel"/>
                  <w:b/>
                  <w:i/>
                  <w:sz w:val="16"/>
                  <w:szCs w:val="22"/>
                </w:rPr>
                <w:delText>Feature</w:delText>
              </w:r>
            </w:del>
          </w:p>
        </w:tc>
        <w:tc>
          <w:tcPr>
            <w:tcW w:w="1276" w:type="dxa"/>
            <w:hideMark/>
            <w:tcPrChange w:id="664" w:author="Willems, P.H. (Peter)" w:date="2019-03-26T10:35:00Z">
              <w:tcPr>
                <w:tcW w:w="1276" w:type="dxa"/>
                <w:hideMark/>
              </w:tcPr>
            </w:tcPrChange>
          </w:tcPr>
          <w:p w14:paraId="09FC047E" w14:textId="46760953" w:rsidR="008468ED" w:rsidRPr="001E7667" w:rsidDel="004715E4" w:rsidRDefault="008468ED" w:rsidP="008468ED">
            <w:pPr>
              <w:pStyle w:val="Tekstzonderopmaak"/>
              <w:widowControl w:val="0"/>
              <w:rPr>
                <w:del w:id="665" w:author="Willems, P.H. (Peter)" w:date="2019-03-26T10:35:00Z"/>
                <w:rFonts w:ascii="Corbel" w:hAnsi="Corbel"/>
                <w:b/>
                <w:i/>
                <w:sz w:val="16"/>
                <w:szCs w:val="22"/>
              </w:rPr>
            </w:pPr>
            <w:del w:id="666" w:author="Willems, P.H. (Peter)" w:date="2019-03-26T10:35:00Z">
              <w:r w:rsidRPr="001E7667" w:rsidDel="004715E4">
                <w:rPr>
                  <w:rFonts w:ascii="Corbel" w:hAnsi="Corbel"/>
                  <w:b/>
                  <w:i/>
                  <w:sz w:val="16"/>
                  <w:szCs w:val="22"/>
                </w:rPr>
                <w:delText>Unassigned</w:delText>
              </w:r>
            </w:del>
          </w:p>
        </w:tc>
        <w:tc>
          <w:tcPr>
            <w:tcW w:w="1701" w:type="dxa"/>
            <w:hideMark/>
            <w:tcPrChange w:id="667" w:author="Willems, P.H. (Peter)" w:date="2019-03-26T10:35:00Z">
              <w:tcPr>
                <w:tcW w:w="1701" w:type="dxa"/>
                <w:hideMark/>
              </w:tcPr>
            </w:tcPrChange>
          </w:tcPr>
          <w:p w14:paraId="09FC047F" w14:textId="63E3686D" w:rsidR="008468ED" w:rsidRPr="008468ED" w:rsidDel="004715E4" w:rsidRDefault="008468ED" w:rsidP="008468ED">
            <w:pPr>
              <w:pStyle w:val="Tekstzonderopmaak"/>
              <w:widowControl w:val="0"/>
              <w:rPr>
                <w:del w:id="668" w:author="Willems, P.H. (Peter)" w:date="2019-03-26T10:35:00Z"/>
                <w:rFonts w:ascii="Corbel" w:hAnsi="Corbel"/>
                <w:b/>
                <w:i/>
                <w:sz w:val="22"/>
                <w:szCs w:val="22"/>
              </w:rPr>
            </w:pPr>
            <w:del w:id="669" w:author="Willems, P.H. (Peter)" w:date="2019-03-26T10:35:00Z">
              <w:r w:rsidRPr="008468ED" w:rsidDel="004715E4">
                <w:rPr>
                  <w:rFonts w:ascii="Corbel" w:hAnsi="Corbel"/>
                  <w:b/>
                  <w:i/>
                  <w:sz w:val="22"/>
                  <w:szCs w:val="22"/>
                </w:rPr>
                <w:delText>Jul 10, 2015 at 11:30 AM</w:delText>
              </w:r>
            </w:del>
          </w:p>
        </w:tc>
      </w:tr>
      <w:tr w:rsidR="001E7667" w:rsidRPr="008468ED" w:rsidDel="004715E4" w14:paraId="09FC0488" w14:textId="26E7236C" w:rsidTr="004715E4">
        <w:trPr>
          <w:trHeight w:val="345"/>
          <w:del w:id="670" w:author="Willems, P.H. (Peter)" w:date="2019-03-26T10:35:00Z"/>
          <w:trPrChange w:id="671" w:author="Willems, P.H. (Peter)" w:date="2019-03-26T10:35:00Z">
            <w:trPr>
              <w:trHeight w:val="345"/>
            </w:trPr>
          </w:trPrChange>
        </w:trPr>
        <w:tc>
          <w:tcPr>
            <w:tcW w:w="680" w:type="dxa"/>
            <w:hideMark/>
            <w:tcPrChange w:id="672" w:author="Willems, P.H. (Peter)" w:date="2019-03-26T10:35:00Z">
              <w:tcPr>
                <w:tcW w:w="680" w:type="dxa"/>
                <w:hideMark/>
              </w:tcPr>
            </w:tcPrChange>
          </w:tcPr>
          <w:p w14:paraId="09FC0481" w14:textId="1EC63259" w:rsidR="008468ED" w:rsidRPr="008468ED" w:rsidDel="004715E4" w:rsidRDefault="008468ED" w:rsidP="008468ED">
            <w:pPr>
              <w:pStyle w:val="Tekstzonderopmaak"/>
              <w:widowControl w:val="0"/>
              <w:rPr>
                <w:del w:id="673" w:author="Willems, P.H. (Peter)" w:date="2019-03-26T10:35:00Z"/>
                <w:rFonts w:ascii="Corbel" w:hAnsi="Corbel"/>
                <w:b/>
                <w:i/>
                <w:sz w:val="22"/>
                <w:szCs w:val="22"/>
              </w:rPr>
            </w:pPr>
            <w:del w:id="674" w:author="Willems, P.H. (Peter)" w:date="2019-03-26T10:35:00Z">
              <w:r w:rsidRPr="008468ED" w:rsidDel="004715E4">
                <w:rPr>
                  <w:rFonts w:ascii="Corbel" w:hAnsi="Corbel"/>
                  <w:b/>
                  <w:i/>
                  <w:sz w:val="22"/>
                  <w:szCs w:val="22"/>
                </w:rPr>
                <w:delText>1040</w:delText>
              </w:r>
            </w:del>
          </w:p>
        </w:tc>
        <w:tc>
          <w:tcPr>
            <w:tcW w:w="2547" w:type="dxa"/>
            <w:hideMark/>
            <w:tcPrChange w:id="675" w:author="Willems, P.H. (Peter)" w:date="2019-03-26T10:35:00Z">
              <w:tcPr>
                <w:tcW w:w="2547" w:type="dxa"/>
                <w:hideMark/>
              </w:tcPr>
            </w:tcPrChange>
          </w:tcPr>
          <w:p w14:paraId="09FC0482" w14:textId="2F4AC3C1" w:rsidR="008468ED" w:rsidRPr="008468ED" w:rsidDel="004715E4" w:rsidRDefault="005F485B" w:rsidP="008468ED">
            <w:pPr>
              <w:pStyle w:val="Tekstzonderopmaak"/>
              <w:widowControl w:val="0"/>
              <w:rPr>
                <w:del w:id="676" w:author="Willems, P.H. (Peter)" w:date="2019-03-26T10:35:00Z"/>
                <w:rFonts w:ascii="Corbel" w:hAnsi="Corbel"/>
                <w:b/>
                <w:i/>
                <w:sz w:val="22"/>
                <w:szCs w:val="22"/>
                <w:u w:val="single"/>
              </w:rPr>
            </w:pPr>
            <w:del w:id="677"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"http://visi.codeplex.com/workitem/1040"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Prio-994: Backwards compatibility documenteren</w:delText>
              </w:r>
              <w:r w:rsidDel="004715E4">
                <w:rPr>
                  <w:rStyle w:val="Hyperlink"/>
                  <w:rFonts w:ascii="Corbel" w:hAnsi="Corbel"/>
                  <w:b/>
                  <w:i/>
                  <w:sz w:val="22"/>
                  <w:szCs w:val="22"/>
                </w:rPr>
                <w:fldChar w:fldCharType="end"/>
              </w:r>
            </w:del>
          </w:p>
        </w:tc>
        <w:tc>
          <w:tcPr>
            <w:tcW w:w="1276" w:type="dxa"/>
            <w:hideMark/>
            <w:tcPrChange w:id="678" w:author="Willems, P.H. (Peter)" w:date="2019-03-26T10:35:00Z">
              <w:tcPr>
                <w:tcW w:w="1276" w:type="dxa"/>
                <w:hideMark/>
              </w:tcPr>
            </w:tcPrChange>
          </w:tcPr>
          <w:p w14:paraId="09FC0483" w14:textId="7C407A14" w:rsidR="008468ED" w:rsidRPr="001E7667" w:rsidDel="004715E4" w:rsidRDefault="008468ED" w:rsidP="008468ED">
            <w:pPr>
              <w:pStyle w:val="Tekstzonderopmaak"/>
              <w:widowControl w:val="0"/>
              <w:rPr>
                <w:del w:id="679" w:author="Willems, P.H. (Peter)" w:date="2019-03-26T10:35:00Z"/>
                <w:rFonts w:ascii="Corbel" w:hAnsi="Corbel"/>
                <w:b/>
                <w:i/>
                <w:sz w:val="16"/>
                <w:szCs w:val="22"/>
              </w:rPr>
            </w:pPr>
            <w:del w:id="680" w:author="Willems, P.H. (Peter)" w:date="2019-03-26T10:35:00Z">
              <w:r w:rsidRPr="001E7667" w:rsidDel="004715E4">
                <w:rPr>
                  <w:rFonts w:ascii="Corbel" w:hAnsi="Corbel"/>
                  <w:b/>
                  <w:i/>
                  <w:sz w:val="16"/>
                  <w:szCs w:val="22"/>
                </w:rPr>
                <w:delText>jvgeijlswijk</w:delText>
              </w:r>
            </w:del>
          </w:p>
        </w:tc>
        <w:tc>
          <w:tcPr>
            <w:tcW w:w="1134" w:type="dxa"/>
            <w:hideMark/>
            <w:tcPrChange w:id="681" w:author="Willems, P.H. (Peter)" w:date="2019-03-26T10:35:00Z">
              <w:tcPr>
                <w:tcW w:w="1134" w:type="dxa"/>
                <w:hideMark/>
              </w:tcPr>
            </w:tcPrChange>
          </w:tcPr>
          <w:p w14:paraId="09FC0484" w14:textId="7D1E6A0F" w:rsidR="008468ED" w:rsidRPr="001E7667" w:rsidDel="004715E4" w:rsidRDefault="008468ED" w:rsidP="008468ED">
            <w:pPr>
              <w:pStyle w:val="Tekstzonderopmaak"/>
              <w:widowControl w:val="0"/>
              <w:rPr>
                <w:del w:id="682" w:author="Willems, P.H. (Peter)" w:date="2019-03-26T10:35:00Z"/>
                <w:rFonts w:ascii="Corbel" w:hAnsi="Corbel"/>
                <w:b/>
                <w:i/>
                <w:sz w:val="16"/>
                <w:szCs w:val="22"/>
              </w:rPr>
            </w:pPr>
            <w:del w:id="683" w:author="Willems, P.H. (Peter)" w:date="2019-03-26T10:35:00Z">
              <w:r w:rsidRPr="001E7667" w:rsidDel="004715E4">
                <w:rPr>
                  <w:rFonts w:ascii="Corbel" w:hAnsi="Corbel"/>
                  <w:b/>
                  <w:i/>
                  <w:sz w:val="16"/>
                  <w:szCs w:val="22"/>
                </w:rPr>
                <w:delText>Resolved</w:delText>
              </w:r>
            </w:del>
          </w:p>
        </w:tc>
        <w:tc>
          <w:tcPr>
            <w:tcW w:w="1134" w:type="dxa"/>
            <w:hideMark/>
            <w:tcPrChange w:id="684" w:author="Willems, P.H. (Peter)" w:date="2019-03-26T10:35:00Z">
              <w:tcPr>
                <w:tcW w:w="1134" w:type="dxa"/>
                <w:hideMark/>
              </w:tcPr>
            </w:tcPrChange>
          </w:tcPr>
          <w:p w14:paraId="09FC0485" w14:textId="7C2F7E56" w:rsidR="008468ED" w:rsidRPr="001E7667" w:rsidDel="004715E4" w:rsidRDefault="008468ED" w:rsidP="008468ED">
            <w:pPr>
              <w:pStyle w:val="Tekstzonderopmaak"/>
              <w:widowControl w:val="0"/>
              <w:rPr>
                <w:del w:id="685" w:author="Willems, P.H. (Peter)" w:date="2019-03-26T10:35:00Z"/>
                <w:rFonts w:ascii="Corbel" w:hAnsi="Corbel"/>
                <w:b/>
                <w:i/>
                <w:sz w:val="16"/>
                <w:szCs w:val="22"/>
              </w:rPr>
            </w:pPr>
            <w:del w:id="686" w:author="Willems, P.H. (Peter)" w:date="2019-03-26T10:35:00Z">
              <w:r w:rsidRPr="001E7667" w:rsidDel="004715E4">
                <w:rPr>
                  <w:rFonts w:ascii="Corbel" w:hAnsi="Corbel"/>
                  <w:b/>
                  <w:i/>
                  <w:sz w:val="16"/>
                  <w:szCs w:val="22"/>
                </w:rPr>
                <w:delText>Task</w:delText>
              </w:r>
            </w:del>
          </w:p>
        </w:tc>
        <w:tc>
          <w:tcPr>
            <w:tcW w:w="1276" w:type="dxa"/>
            <w:hideMark/>
            <w:tcPrChange w:id="687" w:author="Willems, P.H. (Peter)" w:date="2019-03-26T10:35:00Z">
              <w:tcPr>
                <w:tcW w:w="1276" w:type="dxa"/>
                <w:hideMark/>
              </w:tcPr>
            </w:tcPrChange>
          </w:tcPr>
          <w:p w14:paraId="09FC0486" w14:textId="5F3C6416" w:rsidR="008468ED" w:rsidRPr="001E7667" w:rsidDel="004715E4" w:rsidRDefault="008468ED" w:rsidP="008468ED">
            <w:pPr>
              <w:pStyle w:val="Tekstzonderopmaak"/>
              <w:widowControl w:val="0"/>
              <w:rPr>
                <w:del w:id="688" w:author="Willems, P.H. (Peter)" w:date="2019-03-26T10:35:00Z"/>
                <w:rFonts w:ascii="Corbel" w:hAnsi="Corbel"/>
                <w:b/>
                <w:i/>
                <w:sz w:val="16"/>
                <w:szCs w:val="22"/>
              </w:rPr>
            </w:pPr>
            <w:del w:id="689" w:author="Willems, P.H. (Peter)" w:date="2019-03-26T10:35:00Z">
              <w:r w:rsidRPr="001E7667" w:rsidDel="004715E4">
                <w:rPr>
                  <w:rFonts w:ascii="Corbel" w:hAnsi="Corbel"/>
                  <w:b/>
                  <w:i/>
                  <w:sz w:val="16"/>
                  <w:szCs w:val="22"/>
                </w:rPr>
                <w:delText>Unassigned</w:delText>
              </w:r>
            </w:del>
          </w:p>
        </w:tc>
        <w:tc>
          <w:tcPr>
            <w:tcW w:w="1701" w:type="dxa"/>
            <w:hideMark/>
            <w:tcPrChange w:id="690" w:author="Willems, P.H. (Peter)" w:date="2019-03-26T10:35:00Z">
              <w:tcPr>
                <w:tcW w:w="1701" w:type="dxa"/>
                <w:hideMark/>
              </w:tcPr>
            </w:tcPrChange>
          </w:tcPr>
          <w:p w14:paraId="09FC0487" w14:textId="51222B62" w:rsidR="008468ED" w:rsidRPr="008468ED" w:rsidDel="004715E4" w:rsidRDefault="008468ED" w:rsidP="008468ED">
            <w:pPr>
              <w:pStyle w:val="Tekstzonderopmaak"/>
              <w:widowControl w:val="0"/>
              <w:rPr>
                <w:del w:id="691" w:author="Willems, P.H. (Peter)" w:date="2019-03-26T10:35:00Z"/>
                <w:rFonts w:ascii="Corbel" w:hAnsi="Corbel"/>
                <w:b/>
                <w:i/>
                <w:sz w:val="22"/>
                <w:szCs w:val="22"/>
              </w:rPr>
            </w:pPr>
            <w:del w:id="692" w:author="Willems, P.H. (Peter)" w:date="2019-03-26T10:35:00Z">
              <w:r w:rsidRPr="008468ED" w:rsidDel="004715E4">
                <w:rPr>
                  <w:rFonts w:ascii="Corbel" w:hAnsi="Corbel"/>
                  <w:b/>
                  <w:i/>
                  <w:sz w:val="22"/>
                  <w:szCs w:val="22"/>
                </w:rPr>
                <w:delText>Jul 10, 2015 at 11:30 AM</w:delText>
              </w:r>
            </w:del>
          </w:p>
        </w:tc>
      </w:tr>
      <w:tr w:rsidR="001E7667" w:rsidRPr="008468ED" w:rsidDel="004715E4" w14:paraId="09FC0490" w14:textId="5F469D21" w:rsidTr="004715E4">
        <w:trPr>
          <w:trHeight w:val="345"/>
          <w:del w:id="693" w:author="Willems, P.H. (Peter)" w:date="2019-03-26T10:35:00Z"/>
          <w:trPrChange w:id="694" w:author="Willems, P.H. (Peter)" w:date="2019-03-26T10:35:00Z">
            <w:trPr>
              <w:trHeight w:val="345"/>
            </w:trPr>
          </w:trPrChange>
        </w:trPr>
        <w:tc>
          <w:tcPr>
            <w:tcW w:w="680" w:type="dxa"/>
            <w:hideMark/>
            <w:tcPrChange w:id="695" w:author="Willems, P.H. (Peter)" w:date="2019-03-26T10:35:00Z">
              <w:tcPr>
                <w:tcW w:w="680" w:type="dxa"/>
                <w:hideMark/>
              </w:tcPr>
            </w:tcPrChange>
          </w:tcPr>
          <w:p w14:paraId="09FC0489" w14:textId="0F1003ED" w:rsidR="008468ED" w:rsidRPr="008468ED" w:rsidDel="004715E4" w:rsidRDefault="008468ED" w:rsidP="008468ED">
            <w:pPr>
              <w:pStyle w:val="Tekstzonderopmaak"/>
              <w:widowControl w:val="0"/>
              <w:rPr>
                <w:del w:id="696" w:author="Willems, P.H. (Peter)" w:date="2019-03-26T10:35:00Z"/>
                <w:rFonts w:ascii="Corbel" w:hAnsi="Corbel"/>
                <w:b/>
                <w:i/>
                <w:sz w:val="22"/>
                <w:szCs w:val="22"/>
              </w:rPr>
            </w:pPr>
            <w:del w:id="697" w:author="Willems, P.H. (Peter)" w:date="2019-03-26T10:35:00Z">
              <w:r w:rsidRPr="008468ED" w:rsidDel="004715E4">
                <w:rPr>
                  <w:rFonts w:ascii="Corbel" w:hAnsi="Corbel"/>
                  <w:b/>
                  <w:i/>
                  <w:sz w:val="22"/>
                  <w:szCs w:val="22"/>
                </w:rPr>
                <w:delText>1013</w:delText>
              </w:r>
            </w:del>
          </w:p>
        </w:tc>
        <w:tc>
          <w:tcPr>
            <w:tcW w:w="2547" w:type="dxa"/>
            <w:hideMark/>
            <w:tcPrChange w:id="698" w:author="Willems, P.H. (Peter)" w:date="2019-03-26T10:35:00Z">
              <w:tcPr>
                <w:tcW w:w="2547" w:type="dxa"/>
                <w:hideMark/>
              </w:tcPr>
            </w:tcPrChange>
          </w:tcPr>
          <w:p w14:paraId="09FC048A" w14:textId="4D836709" w:rsidR="008468ED" w:rsidRPr="008468ED" w:rsidDel="004715E4" w:rsidRDefault="005F485B" w:rsidP="008468ED">
            <w:pPr>
              <w:pStyle w:val="Tekstzonderopmaak"/>
              <w:widowControl w:val="0"/>
              <w:rPr>
                <w:del w:id="699" w:author="Willems, P.H. (Peter)" w:date="2019-03-26T10:35:00Z"/>
                <w:rFonts w:ascii="Corbel" w:hAnsi="Corbel"/>
                <w:b/>
                <w:i/>
                <w:sz w:val="22"/>
                <w:szCs w:val="22"/>
                <w:u w:val="single"/>
              </w:rPr>
            </w:pPr>
            <w:del w:id="700"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"http://visi.codeplex.com/workitem/1013"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Prio-980: Valideren van VISI-berichten</w:delText>
              </w:r>
              <w:r w:rsidDel="004715E4">
                <w:rPr>
                  <w:rStyle w:val="Hyperlink"/>
                  <w:rFonts w:ascii="Corbel" w:hAnsi="Corbel"/>
                  <w:b/>
                  <w:i/>
                  <w:sz w:val="22"/>
                  <w:szCs w:val="22"/>
                </w:rPr>
                <w:fldChar w:fldCharType="end"/>
              </w:r>
            </w:del>
          </w:p>
        </w:tc>
        <w:tc>
          <w:tcPr>
            <w:tcW w:w="1276" w:type="dxa"/>
            <w:hideMark/>
            <w:tcPrChange w:id="701" w:author="Willems, P.H. (Peter)" w:date="2019-03-26T10:35:00Z">
              <w:tcPr>
                <w:tcW w:w="1276" w:type="dxa"/>
                <w:hideMark/>
              </w:tcPr>
            </w:tcPrChange>
          </w:tcPr>
          <w:p w14:paraId="09FC048B" w14:textId="447DD8C6" w:rsidR="008468ED" w:rsidRPr="001E7667" w:rsidDel="004715E4" w:rsidRDefault="008468ED" w:rsidP="008468ED">
            <w:pPr>
              <w:pStyle w:val="Tekstzonderopmaak"/>
              <w:widowControl w:val="0"/>
              <w:rPr>
                <w:del w:id="702" w:author="Willems, P.H. (Peter)" w:date="2019-03-26T10:35:00Z"/>
                <w:rFonts w:ascii="Corbel" w:hAnsi="Corbel"/>
                <w:b/>
                <w:i/>
                <w:sz w:val="16"/>
                <w:szCs w:val="22"/>
              </w:rPr>
            </w:pPr>
            <w:del w:id="703" w:author="Willems, P.H. (Peter)" w:date="2019-03-26T10:35:00Z">
              <w:r w:rsidRPr="001E7667" w:rsidDel="004715E4">
                <w:rPr>
                  <w:rFonts w:ascii="Corbel" w:hAnsi="Corbel"/>
                  <w:b/>
                  <w:i/>
                  <w:sz w:val="16"/>
                  <w:szCs w:val="22"/>
                </w:rPr>
                <w:delText>jvgeijlswijk</w:delText>
              </w:r>
            </w:del>
          </w:p>
        </w:tc>
        <w:tc>
          <w:tcPr>
            <w:tcW w:w="1134" w:type="dxa"/>
            <w:hideMark/>
            <w:tcPrChange w:id="704" w:author="Willems, P.H. (Peter)" w:date="2019-03-26T10:35:00Z">
              <w:tcPr>
                <w:tcW w:w="1134" w:type="dxa"/>
                <w:hideMark/>
              </w:tcPr>
            </w:tcPrChange>
          </w:tcPr>
          <w:p w14:paraId="09FC048C" w14:textId="1F878CEA" w:rsidR="008468ED" w:rsidRPr="001E7667" w:rsidDel="004715E4" w:rsidRDefault="008468ED" w:rsidP="008468ED">
            <w:pPr>
              <w:pStyle w:val="Tekstzonderopmaak"/>
              <w:widowControl w:val="0"/>
              <w:rPr>
                <w:del w:id="705" w:author="Willems, P.H. (Peter)" w:date="2019-03-26T10:35:00Z"/>
                <w:rFonts w:ascii="Corbel" w:hAnsi="Corbel"/>
                <w:b/>
                <w:i/>
                <w:sz w:val="16"/>
                <w:szCs w:val="22"/>
              </w:rPr>
            </w:pPr>
            <w:del w:id="706" w:author="Willems, P.H. (Peter)" w:date="2019-03-26T10:35:00Z">
              <w:r w:rsidRPr="001E7667" w:rsidDel="004715E4">
                <w:rPr>
                  <w:rFonts w:ascii="Corbel" w:hAnsi="Corbel"/>
                  <w:b/>
                  <w:i/>
                  <w:sz w:val="16"/>
                  <w:szCs w:val="22"/>
                </w:rPr>
                <w:delText>Resolved</w:delText>
              </w:r>
            </w:del>
          </w:p>
        </w:tc>
        <w:tc>
          <w:tcPr>
            <w:tcW w:w="1134" w:type="dxa"/>
            <w:hideMark/>
            <w:tcPrChange w:id="707" w:author="Willems, P.H. (Peter)" w:date="2019-03-26T10:35:00Z">
              <w:tcPr>
                <w:tcW w:w="1134" w:type="dxa"/>
                <w:hideMark/>
              </w:tcPr>
            </w:tcPrChange>
          </w:tcPr>
          <w:p w14:paraId="09FC048D" w14:textId="5D516493" w:rsidR="008468ED" w:rsidRPr="001E7667" w:rsidDel="004715E4" w:rsidRDefault="008468ED" w:rsidP="008468ED">
            <w:pPr>
              <w:pStyle w:val="Tekstzonderopmaak"/>
              <w:widowControl w:val="0"/>
              <w:rPr>
                <w:del w:id="708" w:author="Willems, P.H. (Peter)" w:date="2019-03-26T10:35:00Z"/>
                <w:rFonts w:ascii="Corbel" w:hAnsi="Corbel"/>
                <w:b/>
                <w:i/>
                <w:sz w:val="16"/>
                <w:szCs w:val="22"/>
              </w:rPr>
            </w:pPr>
            <w:del w:id="709" w:author="Willems, P.H. (Peter)" w:date="2019-03-26T10:35:00Z">
              <w:r w:rsidRPr="001E7667" w:rsidDel="004715E4">
                <w:rPr>
                  <w:rFonts w:ascii="Corbel" w:hAnsi="Corbel"/>
                  <w:b/>
                  <w:i/>
                  <w:sz w:val="16"/>
                  <w:szCs w:val="22"/>
                </w:rPr>
                <w:delText>Unassigned</w:delText>
              </w:r>
            </w:del>
          </w:p>
        </w:tc>
        <w:tc>
          <w:tcPr>
            <w:tcW w:w="1276" w:type="dxa"/>
            <w:hideMark/>
            <w:tcPrChange w:id="710" w:author="Willems, P.H. (Peter)" w:date="2019-03-26T10:35:00Z">
              <w:tcPr>
                <w:tcW w:w="1276" w:type="dxa"/>
                <w:hideMark/>
              </w:tcPr>
            </w:tcPrChange>
          </w:tcPr>
          <w:p w14:paraId="09FC048E" w14:textId="1F80F38E" w:rsidR="008468ED" w:rsidRPr="001E7667" w:rsidDel="004715E4" w:rsidRDefault="008468ED" w:rsidP="008468ED">
            <w:pPr>
              <w:pStyle w:val="Tekstzonderopmaak"/>
              <w:widowControl w:val="0"/>
              <w:rPr>
                <w:del w:id="711" w:author="Willems, P.H. (Peter)" w:date="2019-03-26T10:35:00Z"/>
                <w:rFonts w:ascii="Corbel" w:hAnsi="Corbel"/>
                <w:b/>
                <w:i/>
                <w:sz w:val="16"/>
                <w:szCs w:val="22"/>
              </w:rPr>
            </w:pPr>
            <w:del w:id="712" w:author="Willems, P.H. (Peter)" w:date="2019-03-26T10:35:00Z">
              <w:r w:rsidRPr="001E7667" w:rsidDel="004715E4">
                <w:rPr>
                  <w:rFonts w:ascii="Corbel" w:hAnsi="Corbel"/>
                  <w:b/>
                  <w:i/>
                  <w:sz w:val="16"/>
                  <w:szCs w:val="22"/>
                </w:rPr>
                <w:delText>Unassigned</w:delText>
              </w:r>
            </w:del>
          </w:p>
        </w:tc>
        <w:tc>
          <w:tcPr>
            <w:tcW w:w="1701" w:type="dxa"/>
            <w:hideMark/>
            <w:tcPrChange w:id="713" w:author="Willems, P.H. (Peter)" w:date="2019-03-26T10:35:00Z">
              <w:tcPr>
                <w:tcW w:w="1701" w:type="dxa"/>
                <w:hideMark/>
              </w:tcPr>
            </w:tcPrChange>
          </w:tcPr>
          <w:p w14:paraId="09FC048F" w14:textId="4099971A" w:rsidR="008468ED" w:rsidRPr="008468ED" w:rsidDel="004715E4" w:rsidRDefault="008468ED" w:rsidP="008468ED">
            <w:pPr>
              <w:pStyle w:val="Tekstzonderopmaak"/>
              <w:widowControl w:val="0"/>
              <w:rPr>
                <w:del w:id="714" w:author="Willems, P.H. (Peter)" w:date="2019-03-26T10:35:00Z"/>
                <w:rFonts w:ascii="Corbel" w:hAnsi="Corbel"/>
                <w:b/>
                <w:i/>
                <w:sz w:val="22"/>
                <w:szCs w:val="22"/>
              </w:rPr>
            </w:pPr>
            <w:del w:id="715" w:author="Willems, P.H. (Peter)" w:date="2019-03-26T10:35:00Z">
              <w:r w:rsidRPr="008468ED" w:rsidDel="004715E4">
                <w:rPr>
                  <w:rFonts w:ascii="Corbel" w:hAnsi="Corbel"/>
                  <w:b/>
                  <w:i/>
                  <w:sz w:val="22"/>
                  <w:szCs w:val="22"/>
                </w:rPr>
                <w:delText>Jul 6 at 7:09 PM</w:delText>
              </w:r>
            </w:del>
          </w:p>
        </w:tc>
      </w:tr>
      <w:tr w:rsidR="001E7667" w:rsidRPr="008468ED" w:rsidDel="004715E4" w14:paraId="09FC0498" w14:textId="177C8DA1" w:rsidTr="004715E4">
        <w:trPr>
          <w:trHeight w:val="345"/>
          <w:del w:id="716" w:author="Willems, P.H. (Peter)" w:date="2019-03-26T10:35:00Z"/>
          <w:trPrChange w:id="717" w:author="Willems, P.H. (Peter)" w:date="2019-03-26T10:35:00Z">
            <w:trPr>
              <w:trHeight w:val="345"/>
            </w:trPr>
          </w:trPrChange>
        </w:trPr>
        <w:tc>
          <w:tcPr>
            <w:tcW w:w="680" w:type="dxa"/>
            <w:hideMark/>
            <w:tcPrChange w:id="718" w:author="Willems, P.H. (Peter)" w:date="2019-03-26T10:35:00Z">
              <w:tcPr>
                <w:tcW w:w="680" w:type="dxa"/>
                <w:hideMark/>
              </w:tcPr>
            </w:tcPrChange>
          </w:tcPr>
          <w:p w14:paraId="09FC0491" w14:textId="2C164D09" w:rsidR="008468ED" w:rsidRPr="008468ED" w:rsidDel="004715E4" w:rsidRDefault="008468ED" w:rsidP="008468ED">
            <w:pPr>
              <w:pStyle w:val="Tekstzonderopmaak"/>
              <w:widowControl w:val="0"/>
              <w:rPr>
                <w:del w:id="719" w:author="Willems, P.H. (Peter)" w:date="2019-03-26T10:35:00Z"/>
                <w:rFonts w:ascii="Corbel" w:hAnsi="Corbel"/>
                <w:b/>
                <w:i/>
                <w:sz w:val="22"/>
                <w:szCs w:val="22"/>
              </w:rPr>
            </w:pPr>
            <w:del w:id="720" w:author="Willems, P.H. (Peter)" w:date="2019-03-26T10:35:00Z">
              <w:r w:rsidRPr="008468ED" w:rsidDel="004715E4">
                <w:rPr>
                  <w:rFonts w:ascii="Corbel" w:hAnsi="Corbel"/>
                  <w:b/>
                  <w:i/>
                  <w:sz w:val="22"/>
                  <w:szCs w:val="22"/>
                </w:rPr>
                <w:delText>1236</w:delText>
              </w:r>
            </w:del>
          </w:p>
        </w:tc>
        <w:tc>
          <w:tcPr>
            <w:tcW w:w="2547" w:type="dxa"/>
            <w:hideMark/>
            <w:tcPrChange w:id="721" w:author="Willems, P.H. (Peter)" w:date="2019-03-26T10:35:00Z">
              <w:tcPr>
                <w:tcW w:w="2547" w:type="dxa"/>
                <w:hideMark/>
              </w:tcPr>
            </w:tcPrChange>
          </w:tcPr>
          <w:p w14:paraId="09FC0492" w14:textId="115A13A1" w:rsidR="008468ED" w:rsidRPr="008468ED" w:rsidDel="004715E4" w:rsidRDefault="005F485B" w:rsidP="008468ED">
            <w:pPr>
              <w:pStyle w:val="Tekstzonderopmaak"/>
              <w:widowControl w:val="0"/>
              <w:rPr>
                <w:del w:id="722" w:author="Willems, P.H. (Peter)" w:date="2019-03-26T10:35:00Z"/>
                <w:rFonts w:ascii="Corbel" w:hAnsi="Corbel"/>
                <w:b/>
                <w:i/>
                <w:sz w:val="22"/>
                <w:szCs w:val="22"/>
                <w:u w:val="single"/>
              </w:rPr>
            </w:pPr>
            <w:del w:id="723"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"http://visi.codeplex.com/workitem/1236"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Prio-970: Ophogen van bijlagegrootte naar 10GB</w:delText>
              </w:r>
              <w:r w:rsidDel="004715E4">
                <w:rPr>
                  <w:rStyle w:val="Hyperlink"/>
                  <w:rFonts w:ascii="Corbel" w:hAnsi="Corbel"/>
                  <w:b/>
                  <w:i/>
                  <w:sz w:val="22"/>
                  <w:szCs w:val="22"/>
                </w:rPr>
                <w:fldChar w:fldCharType="end"/>
              </w:r>
            </w:del>
          </w:p>
        </w:tc>
        <w:tc>
          <w:tcPr>
            <w:tcW w:w="1276" w:type="dxa"/>
            <w:hideMark/>
            <w:tcPrChange w:id="724" w:author="Willems, P.H. (Peter)" w:date="2019-03-26T10:35:00Z">
              <w:tcPr>
                <w:tcW w:w="1276" w:type="dxa"/>
                <w:hideMark/>
              </w:tcPr>
            </w:tcPrChange>
          </w:tcPr>
          <w:p w14:paraId="09FC0493" w14:textId="3C849D51" w:rsidR="008468ED" w:rsidRPr="001E7667" w:rsidDel="004715E4" w:rsidRDefault="008468ED" w:rsidP="008468ED">
            <w:pPr>
              <w:pStyle w:val="Tekstzonderopmaak"/>
              <w:widowControl w:val="0"/>
              <w:rPr>
                <w:del w:id="725" w:author="Willems, P.H. (Peter)" w:date="2019-03-26T10:35:00Z"/>
                <w:rFonts w:ascii="Corbel" w:hAnsi="Corbel"/>
                <w:b/>
                <w:i/>
                <w:sz w:val="16"/>
                <w:szCs w:val="22"/>
              </w:rPr>
            </w:pPr>
            <w:del w:id="726" w:author="Willems, P.H. (Peter)" w:date="2019-03-26T10:35:00Z">
              <w:r w:rsidRPr="001E7667" w:rsidDel="004715E4">
                <w:rPr>
                  <w:rFonts w:ascii="Corbel" w:hAnsi="Corbel"/>
                  <w:b/>
                  <w:i/>
                  <w:sz w:val="16"/>
                  <w:szCs w:val="22"/>
                </w:rPr>
                <w:delText>gspees</w:delText>
              </w:r>
            </w:del>
          </w:p>
        </w:tc>
        <w:tc>
          <w:tcPr>
            <w:tcW w:w="1134" w:type="dxa"/>
            <w:hideMark/>
            <w:tcPrChange w:id="727" w:author="Willems, P.H. (Peter)" w:date="2019-03-26T10:35:00Z">
              <w:tcPr>
                <w:tcW w:w="1134" w:type="dxa"/>
                <w:hideMark/>
              </w:tcPr>
            </w:tcPrChange>
          </w:tcPr>
          <w:p w14:paraId="09FC0494" w14:textId="35824A3E" w:rsidR="008468ED" w:rsidRPr="001E7667" w:rsidDel="004715E4" w:rsidRDefault="008468ED" w:rsidP="008468ED">
            <w:pPr>
              <w:pStyle w:val="Tekstzonderopmaak"/>
              <w:widowControl w:val="0"/>
              <w:rPr>
                <w:del w:id="728" w:author="Willems, P.H. (Peter)" w:date="2019-03-26T10:35:00Z"/>
                <w:rFonts w:ascii="Corbel" w:hAnsi="Corbel"/>
                <w:b/>
                <w:i/>
                <w:sz w:val="16"/>
                <w:szCs w:val="22"/>
              </w:rPr>
            </w:pPr>
            <w:del w:id="729" w:author="Willems, P.H. (Peter)" w:date="2019-03-26T10:35:00Z">
              <w:r w:rsidRPr="001E7667" w:rsidDel="004715E4">
                <w:rPr>
                  <w:rFonts w:ascii="Corbel" w:hAnsi="Corbel"/>
                  <w:b/>
                  <w:i/>
                  <w:sz w:val="16"/>
                  <w:szCs w:val="22"/>
                </w:rPr>
                <w:delText>Resolved</w:delText>
              </w:r>
            </w:del>
          </w:p>
        </w:tc>
        <w:tc>
          <w:tcPr>
            <w:tcW w:w="1134" w:type="dxa"/>
            <w:hideMark/>
            <w:tcPrChange w:id="730" w:author="Willems, P.H. (Peter)" w:date="2019-03-26T10:35:00Z">
              <w:tcPr>
                <w:tcW w:w="1134" w:type="dxa"/>
                <w:hideMark/>
              </w:tcPr>
            </w:tcPrChange>
          </w:tcPr>
          <w:p w14:paraId="09FC0495" w14:textId="2263D261" w:rsidR="008468ED" w:rsidRPr="001E7667" w:rsidDel="004715E4" w:rsidRDefault="008468ED" w:rsidP="008468ED">
            <w:pPr>
              <w:pStyle w:val="Tekstzonderopmaak"/>
              <w:widowControl w:val="0"/>
              <w:rPr>
                <w:del w:id="731" w:author="Willems, P.H. (Peter)" w:date="2019-03-26T10:35:00Z"/>
                <w:rFonts w:ascii="Corbel" w:hAnsi="Corbel"/>
                <w:b/>
                <w:i/>
                <w:sz w:val="16"/>
                <w:szCs w:val="22"/>
              </w:rPr>
            </w:pPr>
            <w:del w:id="732" w:author="Willems, P.H. (Peter)" w:date="2019-03-26T10:35:00Z">
              <w:r w:rsidRPr="001E7667" w:rsidDel="004715E4">
                <w:rPr>
                  <w:rFonts w:ascii="Corbel" w:hAnsi="Corbel"/>
                  <w:b/>
                  <w:i/>
                  <w:sz w:val="16"/>
                  <w:szCs w:val="22"/>
                </w:rPr>
                <w:delText>Unassigned</w:delText>
              </w:r>
            </w:del>
          </w:p>
        </w:tc>
        <w:tc>
          <w:tcPr>
            <w:tcW w:w="1276" w:type="dxa"/>
            <w:hideMark/>
            <w:tcPrChange w:id="733" w:author="Willems, P.H. (Peter)" w:date="2019-03-26T10:35:00Z">
              <w:tcPr>
                <w:tcW w:w="1276" w:type="dxa"/>
                <w:hideMark/>
              </w:tcPr>
            </w:tcPrChange>
          </w:tcPr>
          <w:p w14:paraId="09FC0496" w14:textId="5F536CAB" w:rsidR="008468ED" w:rsidRPr="001E7667" w:rsidDel="004715E4" w:rsidRDefault="008468ED" w:rsidP="008468ED">
            <w:pPr>
              <w:pStyle w:val="Tekstzonderopmaak"/>
              <w:widowControl w:val="0"/>
              <w:rPr>
                <w:del w:id="734" w:author="Willems, P.H. (Peter)" w:date="2019-03-26T10:35:00Z"/>
                <w:rFonts w:ascii="Corbel" w:hAnsi="Corbel"/>
                <w:b/>
                <w:i/>
                <w:sz w:val="16"/>
                <w:szCs w:val="22"/>
              </w:rPr>
            </w:pPr>
            <w:del w:id="735" w:author="Willems, P.H. (Peter)" w:date="2019-03-26T10:35:00Z">
              <w:r w:rsidRPr="001E7667" w:rsidDel="004715E4">
                <w:rPr>
                  <w:rFonts w:ascii="Corbel" w:hAnsi="Corbel"/>
                  <w:b/>
                  <w:i/>
                  <w:sz w:val="16"/>
                  <w:szCs w:val="22"/>
                </w:rPr>
                <w:delText>Unassigned</w:delText>
              </w:r>
            </w:del>
          </w:p>
        </w:tc>
        <w:tc>
          <w:tcPr>
            <w:tcW w:w="1701" w:type="dxa"/>
            <w:hideMark/>
            <w:tcPrChange w:id="736" w:author="Willems, P.H. (Peter)" w:date="2019-03-26T10:35:00Z">
              <w:tcPr>
                <w:tcW w:w="1701" w:type="dxa"/>
                <w:hideMark/>
              </w:tcPr>
            </w:tcPrChange>
          </w:tcPr>
          <w:p w14:paraId="09FC0497" w14:textId="33C4945D" w:rsidR="008468ED" w:rsidRPr="008468ED" w:rsidDel="004715E4" w:rsidRDefault="008468ED" w:rsidP="008468ED">
            <w:pPr>
              <w:pStyle w:val="Tekstzonderopmaak"/>
              <w:widowControl w:val="0"/>
              <w:rPr>
                <w:del w:id="737" w:author="Willems, P.H. (Peter)" w:date="2019-03-26T10:35:00Z"/>
                <w:rFonts w:ascii="Corbel" w:hAnsi="Corbel"/>
                <w:b/>
                <w:i/>
                <w:sz w:val="22"/>
                <w:szCs w:val="22"/>
              </w:rPr>
            </w:pPr>
            <w:del w:id="738" w:author="Willems, P.H. (Peter)" w:date="2019-03-26T10:35:00Z">
              <w:r w:rsidRPr="008468ED" w:rsidDel="004715E4">
                <w:rPr>
                  <w:rFonts w:ascii="Corbel" w:hAnsi="Corbel"/>
                  <w:b/>
                  <w:i/>
                  <w:sz w:val="22"/>
                  <w:szCs w:val="22"/>
                </w:rPr>
                <w:delText>Apr 8 at 11:12 AM</w:delText>
              </w:r>
            </w:del>
          </w:p>
        </w:tc>
      </w:tr>
      <w:tr w:rsidR="001E7667" w:rsidRPr="008468ED" w:rsidDel="004715E4" w14:paraId="09FC04A0" w14:textId="1DF8E8C1" w:rsidTr="004715E4">
        <w:trPr>
          <w:trHeight w:val="345"/>
          <w:del w:id="739" w:author="Willems, P.H. (Peter)" w:date="2019-03-26T10:35:00Z"/>
          <w:trPrChange w:id="740" w:author="Willems, P.H. (Peter)" w:date="2019-03-26T10:35:00Z">
            <w:trPr>
              <w:trHeight w:val="345"/>
            </w:trPr>
          </w:trPrChange>
        </w:trPr>
        <w:tc>
          <w:tcPr>
            <w:tcW w:w="680" w:type="dxa"/>
            <w:hideMark/>
            <w:tcPrChange w:id="741" w:author="Willems, P.H. (Peter)" w:date="2019-03-26T10:35:00Z">
              <w:tcPr>
                <w:tcW w:w="680" w:type="dxa"/>
                <w:hideMark/>
              </w:tcPr>
            </w:tcPrChange>
          </w:tcPr>
          <w:p w14:paraId="09FC0499" w14:textId="058EDF81" w:rsidR="008468ED" w:rsidRPr="008468ED" w:rsidDel="004715E4" w:rsidRDefault="008468ED" w:rsidP="008468ED">
            <w:pPr>
              <w:pStyle w:val="Tekstzonderopmaak"/>
              <w:widowControl w:val="0"/>
              <w:rPr>
                <w:del w:id="742" w:author="Willems, P.H. (Peter)" w:date="2019-03-26T10:35:00Z"/>
                <w:rFonts w:ascii="Corbel" w:hAnsi="Corbel"/>
                <w:b/>
                <w:i/>
                <w:sz w:val="22"/>
                <w:szCs w:val="22"/>
              </w:rPr>
            </w:pPr>
            <w:del w:id="743" w:author="Willems, P.H. (Peter)" w:date="2019-03-26T10:35:00Z">
              <w:r w:rsidRPr="008468ED" w:rsidDel="004715E4">
                <w:rPr>
                  <w:rFonts w:ascii="Corbel" w:hAnsi="Corbel"/>
                  <w:b/>
                  <w:i/>
                  <w:sz w:val="22"/>
                  <w:szCs w:val="22"/>
                </w:rPr>
                <w:delText>1226</w:delText>
              </w:r>
            </w:del>
          </w:p>
        </w:tc>
        <w:tc>
          <w:tcPr>
            <w:tcW w:w="2547" w:type="dxa"/>
            <w:hideMark/>
            <w:tcPrChange w:id="744" w:author="Willems, P.H. (Peter)" w:date="2019-03-26T10:35:00Z">
              <w:tcPr>
                <w:tcW w:w="2547" w:type="dxa"/>
                <w:hideMark/>
              </w:tcPr>
            </w:tcPrChange>
          </w:tcPr>
          <w:p w14:paraId="09FC049A" w14:textId="440E89B4" w:rsidR="008468ED" w:rsidRPr="008468ED" w:rsidDel="004715E4" w:rsidRDefault="005F485B" w:rsidP="008468ED">
            <w:pPr>
              <w:pStyle w:val="Tekstzonderopmaak"/>
              <w:widowControl w:val="0"/>
              <w:rPr>
                <w:del w:id="745" w:author="Willems, P.H. (Peter)" w:date="2019-03-26T10:35:00Z"/>
                <w:rFonts w:ascii="Corbel" w:hAnsi="Corbel"/>
                <w:b/>
                <w:i/>
                <w:sz w:val="22"/>
                <w:szCs w:val="22"/>
                <w:u w:val="single"/>
              </w:rPr>
            </w:pPr>
            <w:del w:id="746"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"http://visi.codeplex.com/workitem/1226"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Prio-850: ElementConditions voor tabellen</w:delText>
              </w:r>
              <w:r w:rsidDel="004715E4">
                <w:rPr>
                  <w:rStyle w:val="Hyperlink"/>
                  <w:rFonts w:ascii="Corbel" w:hAnsi="Corbel"/>
                  <w:b/>
                  <w:i/>
                  <w:sz w:val="22"/>
                  <w:szCs w:val="22"/>
                </w:rPr>
                <w:fldChar w:fldCharType="end"/>
              </w:r>
            </w:del>
          </w:p>
        </w:tc>
        <w:tc>
          <w:tcPr>
            <w:tcW w:w="1276" w:type="dxa"/>
            <w:hideMark/>
            <w:tcPrChange w:id="747" w:author="Willems, P.H. (Peter)" w:date="2019-03-26T10:35:00Z">
              <w:tcPr>
                <w:tcW w:w="1276" w:type="dxa"/>
                <w:hideMark/>
              </w:tcPr>
            </w:tcPrChange>
          </w:tcPr>
          <w:p w14:paraId="09FC049B" w14:textId="40B64067" w:rsidR="008468ED" w:rsidRPr="001E7667" w:rsidDel="004715E4" w:rsidRDefault="008468ED" w:rsidP="008468ED">
            <w:pPr>
              <w:pStyle w:val="Tekstzonderopmaak"/>
              <w:widowControl w:val="0"/>
              <w:rPr>
                <w:del w:id="748" w:author="Willems, P.H. (Peter)" w:date="2019-03-26T10:35:00Z"/>
                <w:rFonts w:ascii="Corbel" w:hAnsi="Corbel"/>
                <w:b/>
                <w:i/>
                <w:sz w:val="16"/>
                <w:szCs w:val="22"/>
              </w:rPr>
            </w:pPr>
            <w:del w:id="749" w:author="Willems, P.H. (Peter)" w:date="2019-03-26T10:35:00Z">
              <w:r w:rsidRPr="001E7667" w:rsidDel="004715E4">
                <w:rPr>
                  <w:rFonts w:ascii="Corbel" w:hAnsi="Corbel"/>
                  <w:b/>
                  <w:i/>
                  <w:sz w:val="16"/>
                  <w:szCs w:val="22"/>
                </w:rPr>
                <w:delText>gspees</w:delText>
              </w:r>
            </w:del>
          </w:p>
        </w:tc>
        <w:tc>
          <w:tcPr>
            <w:tcW w:w="1134" w:type="dxa"/>
            <w:hideMark/>
            <w:tcPrChange w:id="750" w:author="Willems, P.H. (Peter)" w:date="2019-03-26T10:35:00Z">
              <w:tcPr>
                <w:tcW w:w="1134" w:type="dxa"/>
                <w:hideMark/>
              </w:tcPr>
            </w:tcPrChange>
          </w:tcPr>
          <w:p w14:paraId="09FC049C" w14:textId="43747BAF" w:rsidR="008468ED" w:rsidRPr="001E7667" w:rsidDel="004715E4" w:rsidRDefault="008468ED" w:rsidP="008468ED">
            <w:pPr>
              <w:pStyle w:val="Tekstzonderopmaak"/>
              <w:widowControl w:val="0"/>
              <w:rPr>
                <w:del w:id="751" w:author="Willems, P.H. (Peter)" w:date="2019-03-26T10:35:00Z"/>
                <w:rFonts w:ascii="Corbel" w:hAnsi="Corbel"/>
                <w:b/>
                <w:i/>
                <w:sz w:val="16"/>
                <w:szCs w:val="22"/>
              </w:rPr>
            </w:pPr>
            <w:del w:id="752" w:author="Willems, P.H. (Peter)" w:date="2019-03-26T10:35:00Z">
              <w:r w:rsidRPr="001E7667" w:rsidDel="004715E4">
                <w:rPr>
                  <w:rFonts w:ascii="Corbel" w:hAnsi="Corbel"/>
                  <w:b/>
                  <w:i/>
                  <w:sz w:val="16"/>
                  <w:szCs w:val="22"/>
                </w:rPr>
                <w:delText>Resolved</w:delText>
              </w:r>
            </w:del>
          </w:p>
        </w:tc>
        <w:tc>
          <w:tcPr>
            <w:tcW w:w="1134" w:type="dxa"/>
            <w:hideMark/>
            <w:tcPrChange w:id="753" w:author="Willems, P.H. (Peter)" w:date="2019-03-26T10:35:00Z">
              <w:tcPr>
                <w:tcW w:w="1134" w:type="dxa"/>
                <w:hideMark/>
              </w:tcPr>
            </w:tcPrChange>
          </w:tcPr>
          <w:p w14:paraId="09FC049D" w14:textId="7E83F843" w:rsidR="008468ED" w:rsidRPr="001E7667" w:rsidDel="004715E4" w:rsidRDefault="008468ED" w:rsidP="008468ED">
            <w:pPr>
              <w:pStyle w:val="Tekstzonderopmaak"/>
              <w:widowControl w:val="0"/>
              <w:rPr>
                <w:del w:id="754" w:author="Willems, P.H. (Peter)" w:date="2019-03-26T10:35:00Z"/>
                <w:rFonts w:ascii="Corbel" w:hAnsi="Corbel"/>
                <w:b/>
                <w:i/>
                <w:sz w:val="16"/>
                <w:szCs w:val="22"/>
              </w:rPr>
            </w:pPr>
            <w:del w:id="755" w:author="Willems, P.H. (Peter)" w:date="2019-03-26T10:35:00Z">
              <w:r w:rsidRPr="001E7667" w:rsidDel="004715E4">
                <w:rPr>
                  <w:rFonts w:ascii="Corbel" w:hAnsi="Corbel"/>
                  <w:b/>
                  <w:i/>
                  <w:sz w:val="16"/>
                  <w:szCs w:val="22"/>
                </w:rPr>
                <w:delText>Unassigned</w:delText>
              </w:r>
            </w:del>
          </w:p>
        </w:tc>
        <w:tc>
          <w:tcPr>
            <w:tcW w:w="1276" w:type="dxa"/>
            <w:hideMark/>
            <w:tcPrChange w:id="756" w:author="Willems, P.H. (Peter)" w:date="2019-03-26T10:35:00Z">
              <w:tcPr>
                <w:tcW w:w="1276" w:type="dxa"/>
                <w:hideMark/>
              </w:tcPr>
            </w:tcPrChange>
          </w:tcPr>
          <w:p w14:paraId="09FC049E" w14:textId="2BCE67EE" w:rsidR="008468ED" w:rsidRPr="001E7667" w:rsidDel="004715E4" w:rsidRDefault="008468ED" w:rsidP="008468ED">
            <w:pPr>
              <w:pStyle w:val="Tekstzonderopmaak"/>
              <w:widowControl w:val="0"/>
              <w:rPr>
                <w:del w:id="757" w:author="Willems, P.H. (Peter)" w:date="2019-03-26T10:35:00Z"/>
                <w:rFonts w:ascii="Corbel" w:hAnsi="Corbel"/>
                <w:b/>
                <w:i/>
                <w:sz w:val="16"/>
                <w:szCs w:val="22"/>
              </w:rPr>
            </w:pPr>
            <w:del w:id="758" w:author="Willems, P.H. (Peter)" w:date="2019-03-26T10:35:00Z">
              <w:r w:rsidRPr="001E7667" w:rsidDel="004715E4">
                <w:rPr>
                  <w:rFonts w:ascii="Corbel" w:hAnsi="Corbel"/>
                  <w:b/>
                  <w:i/>
                  <w:sz w:val="16"/>
                  <w:szCs w:val="22"/>
                </w:rPr>
                <w:delText>Unassigned</w:delText>
              </w:r>
            </w:del>
          </w:p>
        </w:tc>
        <w:tc>
          <w:tcPr>
            <w:tcW w:w="1701" w:type="dxa"/>
            <w:hideMark/>
            <w:tcPrChange w:id="759" w:author="Willems, P.H. (Peter)" w:date="2019-03-26T10:35:00Z">
              <w:tcPr>
                <w:tcW w:w="1701" w:type="dxa"/>
                <w:hideMark/>
              </w:tcPr>
            </w:tcPrChange>
          </w:tcPr>
          <w:p w14:paraId="09FC049F" w14:textId="4F44D053" w:rsidR="008468ED" w:rsidRPr="008468ED" w:rsidDel="004715E4" w:rsidRDefault="008468ED" w:rsidP="008468ED">
            <w:pPr>
              <w:pStyle w:val="Tekstzonderopmaak"/>
              <w:widowControl w:val="0"/>
              <w:rPr>
                <w:del w:id="760" w:author="Willems, P.H. (Peter)" w:date="2019-03-26T10:35:00Z"/>
                <w:rFonts w:ascii="Corbel" w:hAnsi="Corbel"/>
                <w:b/>
                <w:i/>
                <w:sz w:val="22"/>
                <w:szCs w:val="22"/>
              </w:rPr>
            </w:pPr>
            <w:del w:id="761" w:author="Willems, P.H. (Peter)" w:date="2019-03-26T10:35:00Z">
              <w:r w:rsidRPr="008468ED" w:rsidDel="004715E4">
                <w:rPr>
                  <w:rFonts w:ascii="Corbel" w:hAnsi="Corbel"/>
                  <w:b/>
                  <w:i/>
                  <w:sz w:val="22"/>
                  <w:szCs w:val="22"/>
                </w:rPr>
                <w:delText>Jun 7 at 12:10 PM</w:delText>
              </w:r>
            </w:del>
          </w:p>
        </w:tc>
      </w:tr>
      <w:tr w:rsidR="001E7667" w:rsidRPr="008468ED" w:rsidDel="004715E4" w14:paraId="09FC04A8" w14:textId="0557A683" w:rsidTr="004715E4">
        <w:trPr>
          <w:trHeight w:val="345"/>
          <w:del w:id="762" w:author="Willems, P.H. (Peter)" w:date="2019-03-26T10:35:00Z"/>
          <w:trPrChange w:id="763" w:author="Willems, P.H. (Peter)" w:date="2019-03-26T10:35:00Z">
            <w:trPr>
              <w:trHeight w:val="345"/>
            </w:trPr>
          </w:trPrChange>
        </w:trPr>
        <w:tc>
          <w:tcPr>
            <w:tcW w:w="680" w:type="dxa"/>
            <w:hideMark/>
            <w:tcPrChange w:id="764" w:author="Willems, P.H. (Peter)" w:date="2019-03-26T10:35:00Z">
              <w:tcPr>
                <w:tcW w:w="680" w:type="dxa"/>
                <w:hideMark/>
              </w:tcPr>
            </w:tcPrChange>
          </w:tcPr>
          <w:p w14:paraId="09FC04A1" w14:textId="0DD9B7C4" w:rsidR="008468ED" w:rsidRPr="008468ED" w:rsidDel="004715E4" w:rsidRDefault="008468ED" w:rsidP="008468ED">
            <w:pPr>
              <w:pStyle w:val="Tekstzonderopmaak"/>
              <w:widowControl w:val="0"/>
              <w:rPr>
                <w:del w:id="765" w:author="Willems, P.H. (Peter)" w:date="2019-03-26T10:35:00Z"/>
                <w:rFonts w:ascii="Corbel" w:hAnsi="Corbel"/>
                <w:b/>
                <w:i/>
                <w:sz w:val="22"/>
                <w:szCs w:val="22"/>
              </w:rPr>
            </w:pPr>
            <w:del w:id="766" w:author="Willems, P.H. (Peter)" w:date="2019-03-26T10:35:00Z">
              <w:r w:rsidRPr="008468ED" w:rsidDel="004715E4">
                <w:rPr>
                  <w:rFonts w:ascii="Corbel" w:hAnsi="Corbel"/>
                  <w:b/>
                  <w:i/>
                  <w:sz w:val="22"/>
                  <w:szCs w:val="22"/>
                </w:rPr>
                <w:delText>1019</w:delText>
              </w:r>
            </w:del>
          </w:p>
        </w:tc>
        <w:tc>
          <w:tcPr>
            <w:tcW w:w="2547" w:type="dxa"/>
            <w:hideMark/>
            <w:tcPrChange w:id="767" w:author="Willems, P.H. (Peter)" w:date="2019-03-26T10:35:00Z">
              <w:tcPr>
                <w:tcW w:w="2547" w:type="dxa"/>
                <w:hideMark/>
              </w:tcPr>
            </w:tcPrChange>
          </w:tcPr>
          <w:p w14:paraId="09FC04A2" w14:textId="21AA298F" w:rsidR="008468ED" w:rsidRPr="008468ED" w:rsidDel="004715E4" w:rsidRDefault="005F485B" w:rsidP="008468ED">
            <w:pPr>
              <w:pStyle w:val="Tekstzonderopmaak"/>
              <w:widowControl w:val="0"/>
              <w:rPr>
                <w:del w:id="768" w:author="Willems, P.H. (Peter)" w:date="2019-03-26T10:35:00Z"/>
                <w:rFonts w:ascii="Corbel" w:hAnsi="Corbel"/>
                <w:b/>
                <w:i/>
                <w:sz w:val="22"/>
                <w:szCs w:val="22"/>
                <w:u w:val="single"/>
              </w:rPr>
            </w:pPr>
            <w:del w:id="769"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"http://visi.codeplex.com/workitem/1019"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Prio-550: Bijlage verplicht kunnen stellen per berichttype</w:delText>
              </w:r>
              <w:r w:rsidDel="004715E4">
                <w:rPr>
                  <w:rStyle w:val="Hyperlink"/>
                  <w:rFonts w:ascii="Corbel" w:hAnsi="Corbel"/>
                  <w:b/>
                  <w:i/>
                  <w:sz w:val="22"/>
                  <w:szCs w:val="22"/>
                </w:rPr>
                <w:fldChar w:fldCharType="end"/>
              </w:r>
            </w:del>
          </w:p>
        </w:tc>
        <w:tc>
          <w:tcPr>
            <w:tcW w:w="1276" w:type="dxa"/>
            <w:hideMark/>
            <w:tcPrChange w:id="770" w:author="Willems, P.H. (Peter)" w:date="2019-03-26T10:35:00Z">
              <w:tcPr>
                <w:tcW w:w="1276" w:type="dxa"/>
                <w:hideMark/>
              </w:tcPr>
            </w:tcPrChange>
          </w:tcPr>
          <w:p w14:paraId="09FC04A3" w14:textId="30E02BE3" w:rsidR="008468ED" w:rsidRPr="001E7667" w:rsidDel="004715E4" w:rsidRDefault="008468ED" w:rsidP="008468ED">
            <w:pPr>
              <w:pStyle w:val="Tekstzonderopmaak"/>
              <w:widowControl w:val="0"/>
              <w:rPr>
                <w:del w:id="771" w:author="Willems, P.H. (Peter)" w:date="2019-03-26T10:35:00Z"/>
                <w:rFonts w:ascii="Corbel" w:hAnsi="Corbel"/>
                <w:b/>
                <w:i/>
                <w:sz w:val="16"/>
                <w:szCs w:val="22"/>
              </w:rPr>
            </w:pPr>
            <w:del w:id="772" w:author="Willems, P.H. (Peter)" w:date="2019-03-26T10:35:00Z">
              <w:r w:rsidRPr="001E7667" w:rsidDel="004715E4">
                <w:rPr>
                  <w:rFonts w:ascii="Corbel" w:hAnsi="Corbel"/>
                  <w:b/>
                  <w:i/>
                  <w:sz w:val="16"/>
                  <w:szCs w:val="22"/>
                </w:rPr>
                <w:delText>jeroenvanderburg</w:delText>
              </w:r>
            </w:del>
          </w:p>
        </w:tc>
        <w:tc>
          <w:tcPr>
            <w:tcW w:w="1134" w:type="dxa"/>
            <w:hideMark/>
            <w:tcPrChange w:id="773" w:author="Willems, P.H. (Peter)" w:date="2019-03-26T10:35:00Z">
              <w:tcPr>
                <w:tcW w:w="1134" w:type="dxa"/>
                <w:hideMark/>
              </w:tcPr>
            </w:tcPrChange>
          </w:tcPr>
          <w:p w14:paraId="09FC04A4" w14:textId="629AC49D" w:rsidR="008468ED" w:rsidRPr="001E7667" w:rsidDel="004715E4" w:rsidRDefault="008468ED" w:rsidP="008468ED">
            <w:pPr>
              <w:pStyle w:val="Tekstzonderopmaak"/>
              <w:widowControl w:val="0"/>
              <w:rPr>
                <w:del w:id="774" w:author="Willems, P.H. (Peter)" w:date="2019-03-26T10:35:00Z"/>
                <w:rFonts w:ascii="Corbel" w:hAnsi="Corbel"/>
                <w:b/>
                <w:i/>
                <w:sz w:val="16"/>
                <w:szCs w:val="22"/>
              </w:rPr>
            </w:pPr>
            <w:del w:id="775" w:author="Willems, P.H. (Peter)" w:date="2019-03-26T10:35:00Z">
              <w:r w:rsidRPr="001E7667" w:rsidDel="004715E4">
                <w:rPr>
                  <w:rFonts w:ascii="Corbel" w:hAnsi="Corbel"/>
                  <w:b/>
                  <w:i/>
                  <w:sz w:val="16"/>
                  <w:szCs w:val="22"/>
                </w:rPr>
                <w:delText>Active</w:delText>
              </w:r>
            </w:del>
          </w:p>
        </w:tc>
        <w:tc>
          <w:tcPr>
            <w:tcW w:w="1134" w:type="dxa"/>
            <w:hideMark/>
            <w:tcPrChange w:id="776" w:author="Willems, P.H. (Peter)" w:date="2019-03-26T10:35:00Z">
              <w:tcPr>
                <w:tcW w:w="1134" w:type="dxa"/>
                <w:hideMark/>
              </w:tcPr>
            </w:tcPrChange>
          </w:tcPr>
          <w:p w14:paraId="09FC04A5" w14:textId="495895FA" w:rsidR="008468ED" w:rsidRPr="001E7667" w:rsidDel="004715E4" w:rsidRDefault="008468ED" w:rsidP="008468ED">
            <w:pPr>
              <w:pStyle w:val="Tekstzonderopmaak"/>
              <w:widowControl w:val="0"/>
              <w:rPr>
                <w:del w:id="777" w:author="Willems, P.H. (Peter)" w:date="2019-03-26T10:35:00Z"/>
                <w:rFonts w:ascii="Corbel" w:hAnsi="Corbel"/>
                <w:b/>
                <w:i/>
                <w:sz w:val="16"/>
                <w:szCs w:val="22"/>
              </w:rPr>
            </w:pPr>
            <w:del w:id="778" w:author="Willems, P.H. (Peter)" w:date="2019-03-26T10:35:00Z">
              <w:r w:rsidRPr="001E7667" w:rsidDel="004715E4">
                <w:rPr>
                  <w:rFonts w:ascii="Corbel" w:hAnsi="Corbel"/>
                  <w:b/>
                  <w:i/>
                  <w:sz w:val="16"/>
                  <w:szCs w:val="22"/>
                </w:rPr>
                <w:delText>Unassigned</w:delText>
              </w:r>
            </w:del>
          </w:p>
        </w:tc>
        <w:tc>
          <w:tcPr>
            <w:tcW w:w="1276" w:type="dxa"/>
            <w:hideMark/>
            <w:tcPrChange w:id="779" w:author="Willems, P.H. (Peter)" w:date="2019-03-26T10:35:00Z">
              <w:tcPr>
                <w:tcW w:w="1276" w:type="dxa"/>
                <w:hideMark/>
              </w:tcPr>
            </w:tcPrChange>
          </w:tcPr>
          <w:p w14:paraId="09FC04A6" w14:textId="1AC17EBE" w:rsidR="008468ED" w:rsidRPr="001E7667" w:rsidDel="004715E4" w:rsidRDefault="008468ED" w:rsidP="008468ED">
            <w:pPr>
              <w:pStyle w:val="Tekstzonderopmaak"/>
              <w:widowControl w:val="0"/>
              <w:rPr>
                <w:del w:id="780" w:author="Willems, P.H. (Peter)" w:date="2019-03-26T10:35:00Z"/>
                <w:rFonts w:ascii="Corbel" w:hAnsi="Corbel"/>
                <w:b/>
                <w:i/>
                <w:sz w:val="16"/>
                <w:szCs w:val="22"/>
              </w:rPr>
            </w:pPr>
            <w:del w:id="781" w:author="Willems, P.H. (Peter)" w:date="2019-03-26T10:35:00Z">
              <w:r w:rsidRPr="001E7667" w:rsidDel="004715E4">
                <w:rPr>
                  <w:rFonts w:ascii="Corbel" w:hAnsi="Corbel"/>
                  <w:b/>
                  <w:i/>
                  <w:sz w:val="16"/>
                  <w:szCs w:val="22"/>
                </w:rPr>
                <w:delText>Unassigned</w:delText>
              </w:r>
            </w:del>
          </w:p>
        </w:tc>
        <w:tc>
          <w:tcPr>
            <w:tcW w:w="1701" w:type="dxa"/>
            <w:hideMark/>
            <w:tcPrChange w:id="782" w:author="Willems, P.H. (Peter)" w:date="2019-03-26T10:35:00Z">
              <w:tcPr>
                <w:tcW w:w="1701" w:type="dxa"/>
                <w:hideMark/>
              </w:tcPr>
            </w:tcPrChange>
          </w:tcPr>
          <w:p w14:paraId="09FC04A7" w14:textId="7685C807" w:rsidR="008468ED" w:rsidRPr="008468ED" w:rsidDel="004715E4" w:rsidRDefault="008468ED" w:rsidP="008468ED">
            <w:pPr>
              <w:pStyle w:val="Tekstzonderopmaak"/>
              <w:widowControl w:val="0"/>
              <w:rPr>
                <w:del w:id="783" w:author="Willems, P.H. (Peter)" w:date="2019-03-26T10:35:00Z"/>
                <w:rFonts w:ascii="Corbel" w:hAnsi="Corbel"/>
                <w:b/>
                <w:i/>
                <w:sz w:val="22"/>
                <w:szCs w:val="22"/>
              </w:rPr>
            </w:pPr>
            <w:del w:id="784" w:author="Willems, P.H. (Peter)" w:date="2019-03-26T10:35:00Z">
              <w:r w:rsidRPr="008468ED" w:rsidDel="004715E4">
                <w:rPr>
                  <w:rFonts w:ascii="Corbel" w:hAnsi="Corbel"/>
                  <w:b/>
                  <w:i/>
                  <w:sz w:val="22"/>
                  <w:szCs w:val="22"/>
                </w:rPr>
                <w:delText>Apr 8 at 1:12 PM</w:delText>
              </w:r>
            </w:del>
          </w:p>
        </w:tc>
      </w:tr>
      <w:tr w:rsidR="001E7667" w:rsidRPr="008468ED" w:rsidDel="004715E4" w14:paraId="09FC04B0" w14:textId="33BBB9D9" w:rsidTr="004715E4">
        <w:trPr>
          <w:trHeight w:val="345"/>
          <w:del w:id="785" w:author="Willems, P.H. (Peter)" w:date="2019-03-26T10:35:00Z"/>
          <w:trPrChange w:id="786" w:author="Willems, P.H. (Peter)" w:date="2019-03-26T10:35:00Z">
            <w:trPr>
              <w:trHeight w:val="345"/>
            </w:trPr>
          </w:trPrChange>
        </w:trPr>
        <w:tc>
          <w:tcPr>
            <w:tcW w:w="680" w:type="dxa"/>
            <w:hideMark/>
            <w:tcPrChange w:id="787" w:author="Willems, P.H. (Peter)" w:date="2019-03-26T10:35:00Z">
              <w:tcPr>
                <w:tcW w:w="680" w:type="dxa"/>
                <w:hideMark/>
              </w:tcPr>
            </w:tcPrChange>
          </w:tcPr>
          <w:p w14:paraId="09FC04A9" w14:textId="0563C27D" w:rsidR="008468ED" w:rsidRPr="008468ED" w:rsidDel="004715E4" w:rsidRDefault="008468ED" w:rsidP="008468ED">
            <w:pPr>
              <w:pStyle w:val="Tekstzonderopmaak"/>
              <w:widowControl w:val="0"/>
              <w:rPr>
                <w:del w:id="788" w:author="Willems, P.H. (Peter)" w:date="2019-03-26T10:35:00Z"/>
                <w:rFonts w:ascii="Corbel" w:hAnsi="Corbel"/>
                <w:b/>
                <w:i/>
                <w:sz w:val="22"/>
                <w:szCs w:val="22"/>
              </w:rPr>
            </w:pPr>
            <w:del w:id="789" w:author="Willems, P.H. (Peter)" w:date="2019-03-26T10:35:00Z">
              <w:r w:rsidRPr="008468ED" w:rsidDel="004715E4">
                <w:rPr>
                  <w:rFonts w:ascii="Corbel" w:hAnsi="Corbel"/>
                  <w:b/>
                  <w:i/>
                  <w:sz w:val="22"/>
                  <w:szCs w:val="22"/>
                </w:rPr>
                <w:delText>4663</w:delText>
              </w:r>
            </w:del>
          </w:p>
        </w:tc>
        <w:tc>
          <w:tcPr>
            <w:tcW w:w="2547" w:type="dxa"/>
            <w:hideMark/>
            <w:tcPrChange w:id="790" w:author="Willems, P.H. (Peter)" w:date="2019-03-26T10:35:00Z">
              <w:tcPr>
                <w:tcW w:w="2547" w:type="dxa"/>
                <w:hideMark/>
              </w:tcPr>
            </w:tcPrChange>
          </w:tcPr>
          <w:p w14:paraId="09FC04AA" w14:textId="32F60147" w:rsidR="008468ED" w:rsidRPr="008468ED" w:rsidDel="004715E4" w:rsidRDefault="005F485B" w:rsidP="008468ED">
            <w:pPr>
              <w:pStyle w:val="Tekstzonderopmaak"/>
              <w:widowControl w:val="0"/>
              <w:rPr>
                <w:del w:id="791" w:author="Willems, P.H. (Peter)" w:date="2019-03-26T10:35:00Z"/>
                <w:rFonts w:ascii="Corbel" w:hAnsi="Corbel"/>
                <w:b/>
                <w:i/>
                <w:sz w:val="22"/>
                <w:szCs w:val="22"/>
                <w:u w:val="single"/>
              </w:rPr>
            </w:pPr>
            <w:del w:id="792"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"http://visi.codeplex.com/workitem/4663"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Prio-469: Koppelen van processen (implementatie)</w:delText>
              </w:r>
              <w:r w:rsidDel="004715E4">
                <w:rPr>
                  <w:rStyle w:val="Hyperlink"/>
                  <w:rFonts w:ascii="Corbel" w:hAnsi="Corbel"/>
                  <w:b/>
                  <w:i/>
                  <w:sz w:val="22"/>
                  <w:szCs w:val="22"/>
                </w:rPr>
                <w:fldChar w:fldCharType="end"/>
              </w:r>
            </w:del>
          </w:p>
        </w:tc>
        <w:tc>
          <w:tcPr>
            <w:tcW w:w="1276" w:type="dxa"/>
            <w:hideMark/>
            <w:tcPrChange w:id="793" w:author="Willems, P.H. (Peter)" w:date="2019-03-26T10:35:00Z">
              <w:tcPr>
                <w:tcW w:w="1276" w:type="dxa"/>
                <w:hideMark/>
              </w:tcPr>
            </w:tcPrChange>
          </w:tcPr>
          <w:p w14:paraId="09FC04AB" w14:textId="5127BEA0" w:rsidR="008468ED" w:rsidRPr="001E7667" w:rsidDel="004715E4" w:rsidRDefault="008468ED" w:rsidP="008468ED">
            <w:pPr>
              <w:pStyle w:val="Tekstzonderopmaak"/>
              <w:widowControl w:val="0"/>
              <w:rPr>
                <w:del w:id="794" w:author="Willems, P.H. (Peter)" w:date="2019-03-26T10:35:00Z"/>
                <w:rFonts w:ascii="Corbel" w:hAnsi="Corbel"/>
                <w:b/>
                <w:i/>
                <w:sz w:val="16"/>
                <w:szCs w:val="22"/>
              </w:rPr>
            </w:pPr>
            <w:del w:id="795" w:author="Willems, P.H. (Peter)" w:date="2019-03-26T10:35:00Z">
              <w:r w:rsidRPr="001E7667" w:rsidDel="004715E4">
                <w:rPr>
                  <w:rFonts w:ascii="Corbel" w:hAnsi="Corbel"/>
                  <w:b/>
                  <w:i/>
                  <w:sz w:val="16"/>
                  <w:szCs w:val="22"/>
                </w:rPr>
                <w:delText>jvgeijlswijk</w:delText>
              </w:r>
            </w:del>
          </w:p>
        </w:tc>
        <w:tc>
          <w:tcPr>
            <w:tcW w:w="1134" w:type="dxa"/>
            <w:hideMark/>
            <w:tcPrChange w:id="796" w:author="Willems, P.H. (Peter)" w:date="2019-03-26T10:35:00Z">
              <w:tcPr>
                <w:tcW w:w="1134" w:type="dxa"/>
                <w:hideMark/>
              </w:tcPr>
            </w:tcPrChange>
          </w:tcPr>
          <w:p w14:paraId="09FC04AC" w14:textId="40F9E36B" w:rsidR="008468ED" w:rsidRPr="001E7667" w:rsidDel="004715E4" w:rsidRDefault="008468ED" w:rsidP="008468ED">
            <w:pPr>
              <w:pStyle w:val="Tekstzonderopmaak"/>
              <w:widowControl w:val="0"/>
              <w:rPr>
                <w:del w:id="797" w:author="Willems, P.H. (Peter)" w:date="2019-03-26T10:35:00Z"/>
                <w:rFonts w:ascii="Corbel" w:hAnsi="Corbel"/>
                <w:b/>
                <w:i/>
                <w:sz w:val="16"/>
                <w:szCs w:val="22"/>
              </w:rPr>
            </w:pPr>
            <w:del w:id="798" w:author="Willems, P.H. (Peter)" w:date="2019-03-26T10:35:00Z">
              <w:r w:rsidRPr="001E7667" w:rsidDel="004715E4">
                <w:rPr>
                  <w:rFonts w:ascii="Corbel" w:hAnsi="Corbel"/>
                  <w:b/>
                  <w:i/>
                  <w:sz w:val="16"/>
                  <w:szCs w:val="22"/>
                </w:rPr>
                <w:delText>Active</w:delText>
              </w:r>
            </w:del>
          </w:p>
        </w:tc>
        <w:tc>
          <w:tcPr>
            <w:tcW w:w="1134" w:type="dxa"/>
            <w:hideMark/>
            <w:tcPrChange w:id="799" w:author="Willems, P.H. (Peter)" w:date="2019-03-26T10:35:00Z">
              <w:tcPr>
                <w:tcW w:w="1134" w:type="dxa"/>
                <w:hideMark/>
              </w:tcPr>
            </w:tcPrChange>
          </w:tcPr>
          <w:p w14:paraId="09FC04AD" w14:textId="1D106060" w:rsidR="008468ED" w:rsidRPr="001E7667" w:rsidDel="004715E4" w:rsidRDefault="008468ED" w:rsidP="008468ED">
            <w:pPr>
              <w:pStyle w:val="Tekstzonderopmaak"/>
              <w:widowControl w:val="0"/>
              <w:rPr>
                <w:del w:id="800" w:author="Willems, P.H. (Peter)" w:date="2019-03-26T10:35:00Z"/>
                <w:rFonts w:ascii="Corbel" w:hAnsi="Corbel"/>
                <w:b/>
                <w:i/>
                <w:sz w:val="16"/>
                <w:szCs w:val="22"/>
              </w:rPr>
            </w:pPr>
            <w:del w:id="801" w:author="Willems, P.H. (Peter)" w:date="2019-03-26T10:35:00Z">
              <w:r w:rsidRPr="001E7667" w:rsidDel="004715E4">
                <w:rPr>
                  <w:rFonts w:ascii="Corbel" w:hAnsi="Corbel"/>
                  <w:b/>
                  <w:i/>
                  <w:sz w:val="16"/>
                  <w:szCs w:val="22"/>
                </w:rPr>
                <w:delText>Unassigned</w:delText>
              </w:r>
            </w:del>
          </w:p>
        </w:tc>
        <w:tc>
          <w:tcPr>
            <w:tcW w:w="1276" w:type="dxa"/>
            <w:hideMark/>
            <w:tcPrChange w:id="802" w:author="Willems, P.H. (Peter)" w:date="2019-03-26T10:35:00Z">
              <w:tcPr>
                <w:tcW w:w="1276" w:type="dxa"/>
                <w:hideMark/>
              </w:tcPr>
            </w:tcPrChange>
          </w:tcPr>
          <w:p w14:paraId="09FC04AE" w14:textId="05D33FA0" w:rsidR="008468ED" w:rsidRPr="001E7667" w:rsidDel="004715E4" w:rsidRDefault="008468ED" w:rsidP="008468ED">
            <w:pPr>
              <w:pStyle w:val="Tekstzonderopmaak"/>
              <w:widowControl w:val="0"/>
              <w:rPr>
                <w:del w:id="803" w:author="Willems, P.H. (Peter)" w:date="2019-03-26T10:35:00Z"/>
                <w:rFonts w:ascii="Corbel" w:hAnsi="Corbel"/>
                <w:b/>
                <w:i/>
                <w:sz w:val="16"/>
                <w:szCs w:val="22"/>
              </w:rPr>
            </w:pPr>
            <w:del w:id="804" w:author="Willems, P.H. (Peter)" w:date="2019-03-26T10:35:00Z">
              <w:r w:rsidRPr="001E7667" w:rsidDel="004715E4">
                <w:rPr>
                  <w:rFonts w:ascii="Corbel" w:hAnsi="Corbel"/>
                  <w:b/>
                  <w:i/>
                  <w:sz w:val="16"/>
                  <w:szCs w:val="22"/>
                </w:rPr>
                <w:delText>Medium</w:delText>
              </w:r>
            </w:del>
          </w:p>
        </w:tc>
        <w:tc>
          <w:tcPr>
            <w:tcW w:w="1701" w:type="dxa"/>
            <w:hideMark/>
            <w:tcPrChange w:id="805" w:author="Willems, P.H. (Peter)" w:date="2019-03-26T10:35:00Z">
              <w:tcPr>
                <w:tcW w:w="1701" w:type="dxa"/>
                <w:hideMark/>
              </w:tcPr>
            </w:tcPrChange>
          </w:tcPr>
          <w:p w14:paraId="09FC04AF" w14:textId="717BC183" w:rsidR="008468ED" w:rsidRPr="008468ED" w:rsidDel="004715E4" w:rsidRDefault="008468ED" w:rsidP="008468ED">
            <w:pPr>
              <w:pStyle w:val="Tekstzonderopmaak"/>
              <w:widowControl w:val="0"/>
              <w:rPr>
                <w:del w:id="806" w:author="Willems, P.H. (Peter)" w:date="2019-03-26T10:35:00Z"/>
                <w:rFonts w:ascii="Corbel" w:hAnsi="Corbel"/>
                <w:b/>
                <w:i/>
                <w:sz w:val="22"/>
                <w:szCs w:val="22"/>
              </w:rPr>
            </w:pPr>
            <w:del w:id="807" w:author="Willems, P.H. (Peter)" w:date="2019-03-26T10:35:00Z">
              <w:r w:rsidRPr="008468ED" w:rsidDel="004715E4">
                <w:rPr>
                  <w:rFonts w:ascii="Corbel" w:hAnsi="Corbel"/>
                  <w:b/>
                  <w:i/>
                  <w:sz w:val="22"/>
                  <w:szCs w:val="22"/>
                </w:rPr>
                <w:delText>Nov 11 at 12:18 PM</w:delText>
              </w:r>
            </w:del>
          </w:p>
        </w:tc>
      </w:tr>
      <w:tr w:rsidR="001E7667" w:rsidRPr="008468ED" w:rsidDel="004715E4" w14:paraId="09FC04B8" w14:textId="1B36B8A1" w:rsidTr="004715E4">
        <w:trPr>
          <w:trHeight w:val="345"/>
          <w:del w:id="808" w:author="Willems, P.H. (Peter)" w:date="2019-03-26T10:35:00Z"/>
          <w:trPrChange w:id="809" w:author="Willems, P.H. (Peter)" w:date="2019-03-26T10:35:00Z">
            <w:trPr>
              <w:trHeight w:val="345"/>
            </w:trPr>
          </w:trPrChange>
        </w:trPr>
        <w:tc>
          <w:tcPr>
            <w:tcW w:w="680" w:type="dxa"/>
            <w:hideMark/>
            <w:tcPrChange w:id="810" w:author="Willems, P.H. (Peter)" w:date="2019-03-26T10:35:00Z">
              <w:tcPr>
                <w:tcW w:w="680" w:type="dxa"/>
                <w:hideMark/>
              </w:tcPr>
            </w:tcPrChange>
          </w:tcPr>
          <w:p w14:paraId="09FC04B1" w14:textId="7269CC58" w:rsidR="008468ED" w:rsidRPr="008468ED" w:rsidDel="004715E4" w:rsidRDefault="008468ED" w:rsidP="008468ED">
            <w:pPr>
              <w:pStyle w:val="Tekstzonderopmaak"/>
              <w:widowControl w:val="0"/>
              <w:rPr>
                <w:del w:id="811" w:author="Willems, P.H. (Peter)" w:date="2019-03-26T10:35:00Z"/>
                <w:rFonts w:ascii="Corbel" w:hAnsi="Corbel"/>
                <w:b/>
                <w:i/>
                <w:sz w:val="22"/>
                <w:szCs w:val="22"/>
              </w:rPr>
            </w:pPr>
            <w:del w:id="812" w:author="Willems, P.H. (Peter)" w:date="2019-03-26T10:35:00Z">
              <w:r w:rsidRPr="008468ED" w:rsidDel="004715E4">
                <w:rPr>
                  <w:rFonts w:ascii="Corbel" w:hAnsi="Corbel"/>
                  <w:b/>
                  <w:i/>
                  <w:sz w:val="22"/>
                  <w:szCs w:val="22"/>
                </w:rPr>
                <w:delText>1007</w:delText>
              </w:r>
            </w:del>
          </w:p>
        </w:tc>
        <w:tc>
          <w:tcPr>
            <w:tcW w:w="2547" w:type="dxa"/>
            <w:hideMark/>
            <w:tcPrChange w:id="813" w:author="Willems, P.H. (Peter)" w:date="2019-03-26T10:35:00Z">
              <w:tcPr>
                <w:tcW w:w="2547" w:type="dxa"/>
                <w:hideMark/>
              </w:tcPr>
            </w:tcPrChange>
          </w:tcPr>
          <w:p w14:paraId="09FC04B2" w14:textId="2FF62383" w:rsidR="008468ED" w:rsidRPr="008468ED" w:rsidDel="004715E4" w:rsidRDefault="005F485B" w:rsidP="008468ED">
            <w:pPr>
              <w:pStyle w:val="Tekstzonderopmaak"/>
              <w:widowControl w:val="0"/>
              <w:rPr>
                <w:del w:id="814" w:author="Willems, P.H. (Peter)" w:date="2019-03-26T10:35:00Z"/>
                <w:rFonts w:ascii="Corbel" w:hAnsi="Corbel"/>
                <w:b/>
                <w:i/>
                <w:sz w:val="22"/>
                <w:szCs w:val="22"/>
                <w:u w:val="single"/>
              </w:rPr>
            </w:pPr>
            <w:del w:id="815"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"http://visi.codeplex.com/workitem/1007"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Prio-438: Interne en externe processen (functionele vraag)</w:delText>
              </w:r>
              <w:r w:rsidDel="004715E4">
                <w:rPr>
                  <w:rStyle w:val="Hyperlink"/>
                  <w:rFonts w:ascii="Corbel" w:hAnsi="Corbel"/>
                  <w:b/>
                  <w:i/>
                  <w:sz w:val="22"/>
                  <w:szCs w:val="22"/>
                </w:rPr>
                <w:fldChar w:fldCharType="end"/>
              </w:r>
            </w:del>
          </w:p>
        </w:tc>
        <w:tc>
          <w:tcPr>
            <w:tcW w:w="1276" w:type="dxa"/>
            <w:hideMark/>
            <w:tcPrChange w:id="816" w:author="Willems, P.H. (Peter)" w:date="2019-03-26T10:35:00Z">
              <w:tcPr>
                <w:tcW w:w="1276" w:type="dxa"/>
                <w:hideMark/>
              </w:tcPr>
            </w:tcPrChange>
          </w:tcPr>
          <w:p w14:paraId="09FC04B3" w14:textId="413C8610" w:rsidR="008468ED" w:rsidRPr="001E7667" w:rsidDel="004715E4" w:rsidRDefault="008468ED" w:rsidP="008468ED">
            <w:pPr>
              <w:pStyle w:val="Tekstzonderopmaak"/>
              <w:widowControl w:val="0"/>
              <w:rPr>
                <w:del w:id="817" w:author="Willems, P.H. (Peter)" w:date="2019-03-26T10:35:00Z"/>
                <w:rFonts w:ascii="Corbel" w:hAnsi="Corbel"/>
                <w:b/>
                <w:i/>
                <w:sz w:val="16"/>
                <w:szCs w:val="22"/>
              </w:rPr>
            </w:pPr>
            <w:del w:id="818" w:author="Willems, P.H. (Peter)" w:date="2019-03-26T10:35:00Z">
              <w:r w:rsidRPr="001E7667" w:rsidDel="004715E4">
                <w:rPr>
                  <w:rFonts w:ascii="Corbel" w:hAnsi="Corbel"/>
                  <w:b/>
                  <w:i/>
                  <w:sz w:val="16"/>
                  <w:szCs w:val="22"/>
                </w:rPr>
                <w:delText> </w:delText>
              </w:r>
            </w:del>
          </w:p>
        </w:tc>
        <w:tc>
          <w:tcPr>
            <w:tcW w:w="1134" w:type="dxa"/>
            <w:hideMark/>
            <w:tcPrChange w:id="819" w:author="Willems, P.H. (Peter)" w:date="2019-03-26T10:35:00Z">
              <w:tcPr>
                <w:tcW w:w="1134" w:type="dxa"/>
                <w:hideMark/>
              </w:tcPr>
            </w:tcPrChange>
          </w:tcPr>
          <w:p w14:paraId="09FC04B4" w14:textId="11EAAEF5" w:rsidR="008468ED" w:rsidRPr="001E7667" w:rsidDel="004715E4" w:rsidRDefault="008468ED" w:rsidP="008468ED">
            <w:pPr>
              <w:pStyle w:val="Tekstzonderopmaak"/>
              <w:widowControl w:val="0"/>
              <w:rPr>
                <w:del w:id="820" w:author="Willems, P.H. (Peter)" w:date="2019-03-26T10:35:00Z"/>
                <w:rFonts w:ascii="Corbel" w:hAnsi="Corbel"/>
                <w:b/>
                <w:i/>
                <w:sz w:val="16"/>
                <w:szCs w:val="22"/>
              </w:rPr>
            </w:pPr>
            <w:del w:id="821" w:author="Willems, P.H. (Peter)" w:date="2019-03-26T10:35:00Z">
              <w:r w:rsidRPr="001E7667" w:rsidDel="004715E4">
                <w:rPr>
                  <w:rFonts w:ascii="Corbel" w:hAnsi="Corbel"/>
                  <w:b/>
                  <w:i/>
                  <w:sz w:val="16"/>
                  <w:szCs w:val="22"/>
                </w:rPr>
                <w:delText>Resolved</w:delText>
              </w:r>
            </w:del>
          </w:p>
        </w:tc>
        <w:tc>
          <w:tcPr>
            <w:tcW w:w="1134" w:type="dxa"/>
            <w:hideMark/>
            <w:tcPrChange w:id="822" w:author="Willems, P.H. (Peter)" w:date="2019-03-26T10:35:00Z">
              <w:tcPr>
                <w:tcW w:w="1134" w:type="dxa"/>
                <w:hideMark/>
              </w:tcPr>
            </w:tcPrChange>
          </w:tcPr>
          <w:p w14:paraId="09FC04B5" w14:textId="7AE8996D" w:rsidR="008468ED" w:rsidRPr="001E7667" w:rsidDel="004715E4" w:rsidRDefault="008468ED" w:rsidP="008468ED">
            <w:pPr>
              <w:pStyle w:val="Tekstzonderopmaak"/>
              <w:widowControl w:val="0"/>
              <w:rPr>
                <w:del w:id="823" w:author="Willems, P.H. (Peter)" w:date="2019-03-26T10:35:00Z"/>
                <w:rFonts w:ascii="Corbel" w:hAnsi="Corbel"/>
                <w:b/>
                <w:i/>
                <w:sz w:val="16"/>
                <w:szCs w:val="22"/>
              </w:rPr>
            </w:pPr>
            <w:del w:id="824" w:author="Willems, P.H. (Peter)" w:date="2019-03-26T10:35:00Z">
              <w:r w:rsidRPr="001E7667" w:rsidDel="004715E4">
                <w:rPr>
                  <w:rFonts w:ascii="Corbel" w:hAnsi="Corbel"/>
                  <w:b/>
                  <w:i/>
                  <w:sz w:val="16"/>
                  <w:szCs w:val="22"/>
                </w:rPr>
                <w:delText>Feature</w:delText>
              </w:r>
            </w:del>
          </w:p>
        </w:tc>
        <w:tc>
          <w:tcPr>
            <w:tcW w:w="1276" w:type="dxa"/>
            <w:hideMark/>
            <w:tcPrChange w:id="825" w:author="Willems, P.H. (Peter)" w:date="2019-03-26T10:35:00Z">
              <w:tcPr>
                <w:tcW w:w="1276" w:type="dxa"/>
                <w:hideMark/>
              </w:tcPr>
            </w:tcPrChange>
          </w:tcPr>
          <w:p w14:paraId="09FC04B6" w14:textId="2E0CA2FB" w:rsidR="008468ED" w:rsidRPr="001E7667" w:rsidDel="004715E4" w:rsidRDefault="008468ED" w:rsidP="008468ED">
            <w:pPr>
              <w:pStyle w:val="Tekstzonderopmaak"/>
              <w:widowControl w:val="0"/>
              <w:rPr>
                <w:del w:id="826" w:author="Willems, P.H. (Peter)" w:date="2019-03-26T10:35:00Z"/>
                <w:rFonts w:ascii="Corbel" w:hAnsi="Corbel"/>
                <w:b/>
                <w:i/>
                <w:sz w:val="16"/>
                <w:szCs w:val="22"/>
              </w:rPr>
            </w:pPr>
            <w:del w:id="827" w:author="Willems, P.H. (Peter)" w:date="2019-03-26T10:35:00Z">
              <w:r w:rsidRPr="001E7667" w:rsidDel="004715E4">
                <w:rPr>
                  <w:rFonts w:ascii="Corbel" w:hAnsi="Corbel"/>
                  <w:b/>
                  <w:i/>
                  <w:sz w:val="16"/>
                  <w:szCs w:val="22"/>
                </w:rPr>
                <w:delText>Unassigned</w:delText>
              </w:r>
            </w:del>
          </w:p>
        </w:tc>
        <w:tc>
          <w:tcPr>
            <w:tcW w:w="1701" w:type="dxa"/>
            <w:hideMark/>
            <w:tcPrChange w:id="828" w:author="Willems, P.H. (Peter)" w:date="2019-03-26T10:35:00Z">
              <w:tcPr>
                <w:tcW w:w="1701" w:type="dxa"/>
                <w:hideMark/>
              </w:tcPr>
            </w:tcPrChange>
          </w:tcPr>
          <w:p w14:paraId="09FC04B7" w14:textId="7556BA51" w:rsidR="008468ED" w:rsidRPr="008468ED" w:rsidDel="004715E4" w:rsidRDefault="008468ED" w:rsidP="008468ED">
            <w:pPr>
              <w:pStyle w:val="Tekstzonderopmaak"/>
              <w:widowControl w:val="0"/>
              <w:rPr>
                <w:del w:id="829" w:author="Willems, P.H. (Peter)" w:date="2019-03-26T10:35:00Z"/>
                <w:rFonts w:ascii="Corbel" w:hAnsi="Corbel"/>
                <w:b/>
                <w:i/>
                <w:sz w:val="22"/>
                <w:szCs w:val="22"/>
              </w:rPr>
            </w:pPr>
            <w:del w:id="830" w:author="Willems, P.H. (Peter)" w:date="2019-03-26T10:35:00Z">
              <w:r w:rsidRPr="008468ED" w:rsidDel="004715E4">
                <w:rPr>
                  <w:rFonts w:ascii="Corbel" w:hAnsi="Corbel"/>
                  <w:b/>
                  <w:i/>
                  <w:sz w:val="22"/>
                  <w:szCs w:val="22"/>
                </w:rPr>
                <w:delText>Jul 10, 2015 at 11:30 AM</w:delText>
              </w:r>
            </w:del>
          </w:p>
        </w:tc>
      </w:tr>
      <w:tr w:rsidR="001E7667" w:rsidRPr="008468ED" w:rsidDel="004715E4" w14:paraId="09FC04C0" w14:textId="016DF5FD" w:rsidTr="004715E4">
        <w:trPr>
          <w:trHeight w:val="345"/>
          <w:del w:id="831" w:author="Willems, P.H. (Peter)" w:date="2019-03-26T10:35:00Z"/>
          <w:trPrChange w:id="832" w:author="Willems, P.H. (Peter)" w:date="2019-03-26T10:35:00Z">
            <w:trPr>
              <w:trHeight w:val="345"/>
            </w:trPr>
          </w:trPrChange>
        </w:trPr>
        <w:tc>
          <w:tcPr>
            <w:tcW w:w="680" w:type="dxa"/>
            <w:hideMark/>
            <w:tcPrChange w:id="833" w:author="Willems, P.H. (Peter)" w:date="2019-03-26T10:35:00Z">
              <w:tcPr>
                <w:tcW w:w="680" w:type="dxa"/>
                <w:hideMark/>
              </w:tcPr>
            </w:tcPrChange>
          </w:tcPr>
          <w:p w14:paraId="09FC04B9" w14:textId="7B0370C7" w:rsidR="008468ED" w:rsidRPr="008468ED" w:rsidDel="004715E4" w:rsidRDefault="008468ED" w:rsidP="008468ED">
            <w:pPr>
              <w:pStyle w:val="Tekstzonderopmaak"/>
              <w:widowControl w:val="0"/>
              <w:rPr>
                <w:del w:id="834" w:author="Willems, P.H. (Peter)" w:date="2019-03-26T10:35:00Z"/>
                <w:rFonts w:ascii="Corbel" w:hAnsi="Corbel"/>
                <w:b/>
                <w:i/>
                <w:sz w:val="22"/>
                <w:szCs w:val="22"/>
              </w:rPr>
            </w:pPr>
            <w:del w:id="835" w:author="Willems, P.H. (Peter)" w:date="2019-03-26T10:35:00Z">
              <w:r w:rsidRPr="008468ED" w:rsidDel="004715E4">
                <w:rPr>
                  <w:rFonts w:ascii="Corbel" w:hAnsi="Corbel"/>
                  <w:b/>
                  <w:i/>
                  <w:sz w:val="22"/>
                  <w:szCs w:val="22"/>
                </w:rPr>
                <w:delText>4613</w:delText>
              </w:r>
            </w:del>
          </w:p>
        </w:tc>
        <w:tc>
          <w:tcPr>
            <w:tcW w:w="2547" w:type="dxa"/>
            <w:hideMark/>
            <w:tcPrChange w:id="836" w:author="Willems, P.H. (Peter)" w:date="2019-03-26T10:35:00Z">
              <w:tcPr>
                <w:tcW w:w="2547" w:type="dxa"/>
                <w:hideMark/>
              </w:tcPr>
            </w:tcPrChange>
          </w:tcPr>
          <w:p w14:paraId="09FC04BA" w14:textId="78E042E1" w:rsidR="008468ED" w:rsidRPr="008468ED" w:rsidDel="004715E4" w:rsidRDefault="005F485B" w:rsidP="008468ED">
            <w:pPr>
              <w:pStyle w:val="Tekstzonderopmaak"/>
              <w:widowControl w:val="0"/>
              <w:rPr>
                <w:del w:id="837" w:author="Willems, P.H. (Peter)" w:date="2019-03-26T10:35:00Z"/>
                <w:rFonts w:ascii="Corbel" w:hAnsi="Corbel"/>
                <w:b/>
                <w:i/>
                <w:sz w:val="22"/>
                <w:szCs w:val="22"/>
                <w:u w:val="single"/>
              </w:rPr>
            </w:pPr>
            <w:del w:id="838"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"http://visi.codeplex.com/workitem/4613"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Prio-323: Open Standaard Digikoppeling gebruiken voor communicatie tussen SOAP servers</w:delText>
              </w:r>
              <w:r w:rsidDel="004715E4">
                <w:rPr>
                  <w:rStyle w:val="Hyperlink"/>
                  <w:rFonts w:ascii="Corbel" w:hAnsi="Corbel"/>
                  <w:b/>
                  <w:i/>
                  <w:sz w:val="22"/>
                  <w:szCs w:val="22"/>
                </w:rPr>
                <w:fldChar w:fldCharType="end"/>
              </w:r>
            </w:del>
          </w:p>
        </w:tc>
        <w:tc>
          <w:tcPr>
            <w:tcW w:w="1276" w:type="dxa"/>
            <w:hideMark/>
            <w:tcPrChange w:id="839" w:author="Willems, P.H. (Peter)" w:date="2019-03-26T10:35:00Z">
              <w:tcPr>
                <w:tcW w:w="1276" w:type="dxa"/>
                <w:hideMark/>
              </w:tcPr>
            </w:tcPrChange>
          </w:tcPr>
          <w:p w14:paraId="09FC04BB" w14:textId="220A11C0" w:rsidR="008468ED" w:rsidRPr="001E7667" w:rsidDel="004715E4" w:rsidRDefault="008468ED" w:rsidP="008468ED">
            <w:pPr>
              <w:pStyle w:val="Tekstzonderopmaak"/>
              <w:widowControl w:val="0"/>
              <w:rPr>
                <w:del w:id="840" w:author="Willems, P.H. (Peter)" w:date="2019-03-26T10:35:00Z"/>
                <w:rFonts w:ascii="Corbel" w:hAnsi="Corbel"/>
                <w:b/>
                <w:i/>
                <w:sz w:val="16"/>
                <w:szCs w:val="22"/>
              </w:rPr>
            </w:pPr>
            <w:del w:id="841" w:author="Willems, P.H. (Peter)" w:date="2019-03-26T10:35:00Z">
              <w:r w:rsidRPr="001E7667" w:rsidDel="004715E4">
                <w:rPr>
                  <w:rFonts w:ascii="Corbel" w:hAnsi="Corbel"/>
                  <w:b/>
                  <w:i/>
                  <w:sz w:val="16"/>
                  <w:szCs w:val="22"/>
                </w:rPr>
                <w:delText>gspees</w:delText>
              </w:r>
            </w:del>
          </w:p>
        </w:tc>
        <w:tc>
          <w:tcPr>
            <w:tcW w:w="1134" w:type="dxa"/>
            <w:hideMark/>
            <w:tcPrChange w:id="842" w:author="Willems, P.H. (Peter)" w:date="2019-03-26T10:35:00Z">
              <w:tcPr>
                <w:tcW w:w="1134" w:type="dxa"/>
                <w:hideMark/>
              </w:tcPr>
            </w:tcPrChange>
          </w:tcPr>
          <w:p w14:paraId="09FC04BC" w14:textId="7A375DBA" w:rsidR="008468ED" w:rsidRPr="001E7667" w:rsidDel="004715E4" w:rsidRDefault="008468ED" w:rsidP="008468ED">
            <w:pPr>
              <w:pStyle w:val="Tekstzonderopmaak"/>
              <w:widowControl w:val="0"/>
              <w:rPr>
                <w:del w:id="843" w:author="Willems, P.H. (Peter)" w:date="2019-03-26T10:35:00Z"/>
                <w:rFonts w:ascii="Corbel" w:hAnsi="Corbel"/>
                <w:b/>
                <w:i/>
                <w:sz w:val="16"/>
                <w:szCs w:val="22"/>
              </w:rPr>
            </w:pPr>
            <w:del w:id="844" w:author="Willems, P.H. (Peter)" w:date="2019-03-26T10:35:00Z">
              <w:r w:rsidRPr="001E7667" w:rsidDel="004715E4">
                <w:rPr>
                  <w:rFonts w:ascii="Corbel" w:hAnsi="Corbel"/>
                  <w:b/>
                  <w:i/>
                  <w:sz w:val="16"/>
                  <w:szCs w:val="22"/>
                </w:rPr>
                <w:delText>Active</w:delText>
              </w:r>
            </w:del>
          </w:p>
        </w:tc>
        <w:tc>
          <w:tcPr>
            <w:tcW w:w="1134" w:type="dxa"/>
            <w:hideMark/>
            <w:tcPrChange w:id="845" w:author="Willems, P.H. (Peter)" w:date="2019-03-26T10:35:00Z">
              <w:tcPr>
                <w:tcW w:w="1134" w:type="dxa"/>
                <w:hideMark/>
              </w:tcPr>
            </w:tcPrChange>
          </w:tcPr>
          <w:p w14:paraId="09FC04BD" w14:textId="4363B87C" w:rsidR="008468ED" w:rsidRPr="001E7667" w:rsidDel="004715E4" w:rsidRDefault="008468ED" w:rsidP="008468ED">
            <w:pPr>
              <w:pStyle w:val="Tekstzonderopmaak"/>
              <w:widowControl w:val="0"/>
              <w:rPr>
                <w:del w:id="846" w:author="Willems, P.H. (Peter)" w:date="2019-03-26T10:35:00Z"/>
                <w:rFonts w:ascii="Corbel" w:hAnsi="Corbel"/>
                <w:b/>
                <w:i/>
                <w:sz w:val="16"/>
                <w:szCs w:val="22"/>
              </w:rPr>
            </w:pPr>
            <w:del w:id="847" w:author="Willems, P.H. (Peter)" w:date="2019-03-26T10:35:00Z">
              <w:r w:rsidRPr="001E7667" w:rsidDel="004715E4">
                <w:rPr>
                  <w:rFonts w:ascii="Corbel" w:hAnsi="Corbel"/>
                  <w:b/>
                  <w:i/>
                  <w:sz w:val="16"/>
                  <w:szCs w:val="22"/>
                </w:rPr>
                <w:delText>Unassigned</w:delText>
              </w:r>
            </w:del>
          </w:p>
        </w:tc>
        <w:tc>
          <w:tcPr>
            <w:tcW w:w="1276" w:type="dxa"/>
            <w:hideMark/>
            <w:tcPrChange w:id="848" w:author="Willems, P.H. (Peter)" w:date="2019-03-26T10:35:00Z">
              <w:tcPr>
                <w:tcW w:w="1276" w:type="dxa"/>
                <w:hideMark/>
              </w:tcPr>
            </w:tcPrChange>
          </w:tcPr>
          <w:p w14:paraId="09FC04BE" w14:textId="714A960A" w:rsidR="008468ED" w:rsidRPr="001E7667" w:rsidDel="004715E4" w:rsidRDefault="008468ED" w:rsidP="008468ED">
            <w:pPr>
              <w:pStyle w:val="Tekstzonderopmaak"/>
              <w:widowControl w:val="0"/>
              <w:rPr>
                <w:del w:id="849" w:author="Willems, P.H. (Peter)" w:date="2019-03-26T10:35:00Z"/>
                <w:rFonts w:ascii="Corbel" w:hAnsi="Corbel"/>
                <w:b/>
                <w:i/>
                <w:sz w:val="16"/>
                <w:szCs w:val="22"/>
              </w:rPr>
            </w:pPr>
            <w:del w:id="850" w:author="Willems, P.H. (Peter)" w:date="2019-03-26T10:35:00Z">
              <w:r w:rsidRPr="001E7667" w:rsidDel="004715E4">
                <w:rPr>
                  <w:rFonts w:ascii="Corbel" w:hAnsi="Corbel"/>
                  <w:b/>
                  <w:i/>
                  <w:sz w:val="16"/>
                  <w:szCs w:val="22"/>
                </w:rPr>
                <w:delText>Medium</w:delText>
              </w:r>
            </w:del>
          </w:p>
        </w:tc>
        <w:tc>
          <w:tcPr>
            <w:tcW w:w="1701" w:type="dxa"/>
            <w:hideMark/>
            <w:tcPrChange w:id="851" w:author="Willems, P.H. (Peter)" w:date="2019-03-26T10:35:00Z">
              <w:tcPr>
                <w:tcW w:w="1701" w:type="dxa"/>
                <w:hideMark/>
              </w:tcPr>
            </w:tcPrChange>
          </w:tcPr>
          <w:p w14:paraId="09FC04BF" w14:textId="00741C4A" w:rsidR="008468ED" w:rsidRPr="008468ED" w:rsidDel="004715E4" w:rsidRDefault="008468ED" w:rsidP="008468ED">
            <w:pPr>
              <w:pStyle w:val="Tekstzonderopmaak"/>
              <w:widowControl w:val="0"/>
              <w:rPr>
                <w:del w:id="852" w:author="Willems, P.H. (Peter)" w:date="2019-03-26T10:35:00Z"/>
                <w:rFonts w:ascii="Corbel" w:hAnsi="Corbel"/>
                <w:b/>
                <w:i/>
                <w:sz w:val="22"/>
                <w:szCs w:val="22"/>
              </w:rPr>
            </w:pPr>
            <w:del w:id="853" w:author="Willems, P.H. (Peter)" w:date="2019-03-26T10:35:00Z">
              <w:r w:rsidRPr="008468ED" w:rsidDel="004715E4">
                <w:rPr>
                  <w:rFonts w:ascii="Corbel" w:hAnsi="Corbel"/>
                  <w:b/>
                  <w:i/>
                  <w:sz w:val="22"/>
                  <w:szCs w:val="22"/>
                </w:rPr>
                <w:delText>Sep 9 at 1:52 PM</w:delText>
              </w:r>
            </w:del>
          </w:p>
        </w:tc>
      </w:tr>
      <w:tr w:rsidR="001E7667" w:rsidRPr="008468ED" w:rsidDel="004715E4" w14:paraId="09FC04C8" w14:textId="0B704EFD" w:rsidTr="004715E4">
        <w:trPr>
          <w:trHeight w:val="345"/>
          <w:del w:id="854" w:author="Willems, P.H. (Peter)" w:date="2019-03-26T10:35:00Z"/>
          <w:trPrChange w:id="855" w:author="Willems, P.H. (Peter)" w:date="2019-03-26T10:35:00Z">
            <w:trPr>
              <w:trHeight w:val="345"/>
            </w:trPr>
          </w:trPrChange>
        </w:trPr>
        <w:tc>
          <w:tcPr>
            <w:tcW w:w="680" w:type="dxa"/>
            <w:hideMark/>
            <w:tcPrChange w:id="856" w:author="Willems, P.H. (Peter)" w:date="2019-03-26T10:35:00Z">
              <w:tcPr>
                <w:tcW w:w="680" w:type="dxa"/>
                <w:hideMark/>
              </w:tcPr>
            </w:tcPrChange>
          </w:tcPr>
          <w:p w14:paraId="09FC04C1" w14:textId="1750E128" w:rsidR="008468ED" w:rsidRPr="008468ED" w:rsidDel="004715E4" w:rsidRDefault="008468ED" w:rsidP="008468ED">
            <w:pPr>
              <w:pStyle w:val="Tekstzonderopmaak"/>
              <w:widowControl w:val="0"/>
              <w:rPr>
                <w:del w:id="857" w:author="Willems, P.H. (Peter)" w:date="2019-03-26T10:35:00Z"/>
                <w:rFonts w:ascii="Corbel" w:hAnsi="Corbel"/>
                <w:b/>
                <w:i/>
                <w:sz w:val="22"/>
                <w:szCs w:val="22"/>
              </w:rPr>
            </w:pPr>
            <w:del w:id="858" w:author="Willems, P.H. (Peter)" w:date="2019-03-26T10:35:00Z">
              <w:r w:rsidRPr="008468ED" w:rsidDel="004715E4">
                <w:rPr>
                  <w:rFonts w:ascii="Corbel" w:hAnsi="Corbel"/>
                  <w:b/>
                  <w:i/>
                  <w:sz w:val="22"/>
                  <w:szCs w:val="22"/>
                </w:rPr>
                <w:delText>4682</w:delText>
              </w:r>
            </w:del>
          </w:p>
        </w:tc>
        <w:tc>
          <w:tcPr>
            <w:tcW w:w="2547" w:type="dxa"/>
            <w:hideMark/>
            <w:tcPrChange w:id="859" w:author="Willems, P.H. (Peter)" w:date="2019-03-26T10:35:00Z">
              <w:tcPr>
                <w:tcW w:w="2547" w:type="dxa"/>
                <w:hideMark/>
              </w:tcPr>
            </w:tcPrChange>
          </w:tcPr>
          <w:p w14:paraId="09FC04C2" w14:textId="0BEEF584" w:rsidR="008468ED" w:rsidRPr="008468ED" w:rsidDel="004715E4" w:rsidRDefault="005F485B" w:rsidP="008468ED">
            <w:pPr>
              <w:pStyle w:val="Tekstzonderopmaak"/>
              <w:widowControl w:val="0"/>
              <w:rPr>
                <w:del w:id="860" w:author="Willems, P.H. (Peter)" w:date="2019-03-26T10:35:00Z"/>
                <w:rFonts w:ascii="Corbel" w:hAnsi="Corbel"/>
                <w:b/>
                <w:i/>
                <w:sz w:val="22"/>
                <w:szCs w:val="22"/>
                <w:u w:val="single"/>
              </w:rPr>
            </w:pPr>
            <w:del w:id="861"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"http://visi.codeplex.com/workitem/4682"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Prio-223: Valideren van VISI-berichten middels open source Embedded Validator</w:delText>
              </w:r>
              <w:r w:rsidDel="004715E4">
                <w:rPr>
                  <w:rStyle w:val="Hyperlink"/>
                  <w:rFonts w:ascii="Corbel" w:hAnsi="Corbel"/>
                  <w:b/>
                  <w:i/>
                  <w:sz w:val="22"/>
                  <w:szCs w:val="22"/>
                </w:rPr>
                <w:fldChar w:fldCharType="end"/>
              </w:r>
            </w:del>
          </w:p>
        </w:tc>
        <w:tc>
          <w:tcPr>
            <w:tcW w:w="1276" w:type="dxa"/>
            <w:hideMark/>
            <w:tcPrChange w:id="862" w:author="Willems, P.H. (Peter)" w:date="2019-03-26T10:35:00Z">
              <w:tcPr>
                <w:tcW w:w="1276" w:type="dxa"/>
                <w:hideMark/>
              </w:tcPr>
            </w:tcPrChange>
          </w:tcPr>
          <w:p w14:paraId="09FC04C3" w14:textId="5C973A89" w:rsidR="008468ED" w:rsidRPr="001E7667" w:rsidDel="004715E4" w:rsidRDefault="008468ED" w:rsidP="008468ED">
            <w:pPr>
              <w:pStyle w:val="Tekstzonderopmaak"/>
              <w:widowControl w:val="0"/>
              <w:rPr>
                <w:del w:id="863" w:author="Willems, P.H. (Peter)" w:date="2019-03-26T10:35:00Z"/>
                <w:rFonts w:ascii="Corbel" w:hAnsi="Corbel"/>
                <w:b/>
                <w:i/>
                <w:sz w:val="16"/>
                <w:szCs w:val="22"/>
              </w:rPr>
            </w:pPr>
            <w:del w:id="864" w:author="Willems, P.H. (Peter)" w:date="2019-03-26T10:35:00Z">
              <w:r w:rsidRPr="001E7667" w:rsidDel="004715E4">
                <w:rPr>
                  <w:rFonts w:ascii="Corbel" w:hAnsi="Corbel"/>
                  <w:b/>
                  <w:i/>
                  <w:sz w:val="16"/>
                  <w:szCs w:val="22"/>
                </w:rPr>
                <w:delText>jvgeijlswijk</w:delText>
              </w:r>
            </w:del>
          </w:p>
        </w:tc>
        <w:tc>
          <w:tcPr>
            <w:tcW w:w="1134" w:type="dxa"/>
            <w:hideMark/>
            <w:tcPrChange w:id="865" w:author="Willems, P.H. (Peter)" w:date="2019-03-26T10:35:00Z">
              <w:tcPr>
                <w:tcW w:w="1134" w:type="dxa"/>
                <w:hideMark/>
              </w:tcPr>
            </w:tcPrChange>
          </w:tcPr>
          <w:p w14:paraId="09FC04C4" w14:textId="0D7A6855" w:rsidR="008468ED" w:rsidRPr="001E7667" w:rsidDel="004715E4" w:rsidRDefault="008468ED" w:rsidP="008468ED">
            <w:pPr>
              <w:pStyle w:val="Tekstzonderopmaak"/>
              <w:widowControl w:val="0"/>
              <w:rPr>
                <w:del w:id="866" w:author="Willems, P.H. (Peter)" w:date="2019-03-26T10:35:00Z"/>
                <w:rFonts w:ascii="Corbel" w:hAnsi="Corbel"/>
                <w:b/>
                <w:i/>
                <w:sz w:val="16"/>
                <w:szCs w:val="22"/>
              </w:rPr>
            </w:pPr>
            <w:del w:id="867" w:author="Willems, P.H. (Peter)" w:date="2019-03-26T10:35:00Z">
              <w:r w:rsidRPr="001E7667" w:rsidDel="004715E4">
                <w:rPr>
                  <w:rFonts w:ascii="Corbel" w:hAnsi="Corbel"/>
                  <w:b/>
                  <w:i/>
                  <w:sz w:val="16"/>
                  <w:szCs w:val="22"/>
                </w:rPr>
                <w:delText>Active</w:delText>
              </w:r>
            </w:del>
          </w:p>
        </w:tc>
        <w:tc>
          <w:tcPr>
            <w:tcW w:w="1134" w:type="dxa"/>
            <w:hideMark/>
            <w:tcPrChange w:id="868" w:author="Willems, P.H. (Peter)" w:date="2019-03-26T10:35:00Z">
              <w:tcPr>
                <w:tcW w:w="1134" w:type="dxa"/>
                <w:hideMark/>
              </w:tcPr>
            </w:tcPrChange>
          </w:tcPr>
          <w:p w14:paraId="09FC04C5" w14:textId="47711A7F" w:rsidR="008468ED" w:rsidRPr="001E7667" w:rsidDel="004715E4" w:rsidRDefault="008468ED" w:rsidP="008468ED">
            <w:pPr>
              <w:pStyle w:val="Tekstzonderopmaak"/>
              <w:widowControl w:val="0"/>
              <w:rPr>
                <w:del w:id="869" w:author="Willems, P.H. (Peter)" w:date="2019-03-26T10:35:00Z"/>
                <w:rFonts w:ascii="Corbel" w:hAnsi="Corbel"/>
                <w:b/>
                <w:i/>
                <w:sz w:val="16"/>
                <w:szCs w:val="22"/>
              </w:rPr>
            </w:pPr>
            <w:del w:id="870" w:author="Willems, P.H. (Peter)" w:date="2019-03-26T10:35:00Z">
              <w:r w:rsidRPr="001E7667" w:rsidDel="004715E4">
                <w:rPr>
                  <w:rFonts w:ascii="Corbel" w:hAnsi="Corbel"/>
                  <w:b/>
                  <w:i/>
                  <w:sz w:val="16"/>
                  <w:szCs w:val="22"/>
                </w:rPr>
                <w:delText>Unassigned</w:delText>
              </w:r>
            </w:del>
          </w:p>
        </w:tc>
        <w:tc>
          <w:tcPr>
            <w:tcW w:w="1276" w:type="dxa"/>
            <w:hideMark/>
            <w:tcPrChange w:id="871" w:author="Willems, P.H. (Peter)" w:date="2019-03-26T10:35:00Z">
              <w:tcPr>
                <w:tcW w:w="1276" w:type="dxa"/>
                <w:hideMark/>
              </w:tcPr>
            </w:tcPrChange>
          </w:tcPr>
          <w:p w14:paraId="09FC04C6" w14:textId="2E4399F8" w:rsidR="008468ED" w:rsidRPr="001E7667" w:rsidDel="004715E4" w:rsidRDefault="008468ED" w:rsidP="008468ED">
            <w:pPr>
              <w:pStyle w:val="Tekstzonderopmaak"/>
              <w:widowControl w:val="0"/>
              <w:rPr>
                <w:del w:id="872" w:author="Willems, P.H. (Peter)" w:date="2019-03-26T10:35:00Z"/>
                <w:rFonts w:ascii="Corbel" w:hAnsi="Corbel"/>
                <w:b/>
                <w:i/>
                <w:sz w:val="16"/>
                <w:szCs w:val="22"/>
              </w:rPr>
            </w:pPr>
            <w:del w:id="873" w:author="Willems, P.H. (Peter)" w:date="2019-03-26T10:35:00Z">
              <w:r w:rsidRPr="001E7667" w:rsidDel="004715E4">
                <w:rPr>
                  <w:rFonts w:ascii="Corbel" w:hAnsi="Corbel"/>
                  <w:b/>
                  <w:i/>
                  <w:sz w:val="16"/>
                  <w:szCs w:val="22"/>
                </w:rPr>
                <w:delText>Unassigned</w:delText>
              </w:r>
            </w:del>
          </w:p>
        </w:tc>
        <w:tc>
          <w:tcPr>
            <w:tcW w:w="1701" w:type="dxa"/>
            <w:hideMark/>
            <w:tcPrChange w:id="874" w:author="Willems, P.H. (Peter)" w:date="2019-03-26T10:35:00Z">
              <w:tcPr>
                <w:tcW w:w="1701" w:type="dxa"/>
                <w:hideMark/>
              </w:tcPr>
            </w:tcPrChange>
          </w:tcPr>
          <w:p w14:paraId="09FC04C7" w14:textId="490CCF0F" w:rsidR="008468ED" w:rsidRPr="008468ED" w:rsidDel="004715E4" w:rsidRDefault="008468ED" w:rsidP="008468ED">
            <w:pPr>
              <w:pStyle w:val="Tekstzonderopmaak"/>
              <w:widowControl w:val="0"/>
              <w:rPr>
                <w:del w:id="875" w:author="Willems, P.H. (Peter)" w:date="2019-03-26T10:35:00Z"/>
                <w:rFonts w:ascii="Corbel" w:hAnsi="Corbel"/>
                <w:b/>
                <w:i/>
                <w:sz w:val="22"/>
                <w:szCs w:val="22"/>
              </w:rPr>
            </w:pPr>
            <w:del w:id="876" w:author="Willems, P.H. (Peter)" w:date="2019-03-26T10:35:00Z">
              <w:r w:rsidRPr="008468ED" w:rsidDel="004715E4">
                <w:rPr>
                  <w:rFonts w:ascii="Corbel" w:hAnsi="Corbel"/>
                  <w:b/>
                  <w:i/>
                  <w:sz w:val="22"/>
                  <w:szCs w:val="22"/>
                </w:rPr>
                <w:delText>Sep 9 at 3:37 PM</w:delText>
              </w:r>
            </w:del>
          </w:p>
        </w:tc>
      </w:tr>
      <w:tr w:rsidR="001E7667" w:rsidRPr="008468ED" w:rsidDel="004715E4" w14:paraId="09FC04D1" w14:textId="5C34AC2A" w:rsidTr="004715E4">
        <w:trPr>
          <w:trHeight w:val="345"/>
          <w:del w:id="877" w:author="Willems, P.H. (Peter)" w:date="2019-03-26T10:35:00Z"/>
          <w:trPrChange w:id="878" w:author="Willems, P.H. (Peter)" w:date="2019-03-26T10:35:00Z">
            <w:trPr>
              <w:trHeight w:val="345"/>
            </w:trPr>
          </w:trPrChange>
        </w:trPr>
        <w:tc>
          <w:tcPr>
            <w:tcW w:w="680" w:type="dxa"/>
            <w:hideMark/>
            <w:tcPrChange w:id="879" w:author="Willems, P.H. (Peter)" w:date="2019-03-26T10:35:00Z">
              <w:tcPr>
                <w:tcW w:w="680" w:type="dxa"/>
                <w:hideMark/>
              </w:tcPr>
            </w:tcPrChange>
          </w:tcPr>
          <w:p w14:paraId="09FC04C9" w14:textId="186FF90B" w:rsidR="008468ED" w:rsidRPr="008468ED" w:rsidDel="004715E4" w:rsidRDefault="008468ED" w:rsidP="008468ED">
            <w:pPr>
              <w:pStyle w:val="Tekstzonderopmaak"/>
              <w:widowControl w:val="0"/>
              <w:rPr>
                <w:del w:id="880" w:author="Willems, P.H. (Peter)" w:date="2019-03-26T10:35:00Z"/>
                <w:rFonts w:ascii="Corbel" w:hAnsi="Corbel"/>
                <w:b/>
                <w:i/>
                <w:sz w:val="22"/>
                <w:szCs w:val="22"/>
              </w:rPr>
            </w:pPr>
            <w:del w:id="881" w:author="Willems, P.H. (Peter)" w:date="2019-03-26T10:35:00Z">
              <w:r w:rsidRPr="008468ED" w:rsidDel="004715E4">
                <w:rPr>
                  <w:rFonts w:ascii="Corbel" w:hAnsi="Corbel"/>
                  <w:b/>
                  <w:i/>
                  <w:sz w:val="22"/>
                  <w:szCs w:val="22"/>
                </w:rPr>
                <w:delText>1014</w:delText>
              </w:r>
            </w:del>
          </w:p>
        </w:tc>
        <w:tc>
          <w:tcPr>
            <w:tcW w:w="2547" w:type="dxa"/>
            <w:hideMark/>
            <w:tcPrChange w:id="882" w:author="Willems, P.H. (Peter)" w:date="2019-03-26T10:35:00Z">
              <w:tcPr>
                <w:tcW w:w="2547" w:type="dxa"/>
                <w:hideMark/>
              </w:tcPr>
            </w:tcPrChange>
          </w:tcPr>
          <w:p w14:paraId="09FC04CA" w14:textId="6FEDE5F2" w:rsidR="008468ED" w:rsidRPr="008468ED" w:rsidDel="004715E4" w:rsidRDefault="005F485B" w:rsidP="008468ED">
            <w:pPr>
              <w:pStyle w:val="Tekstzonderopmaak"/>
              <w:widowControl w:val="0"/>
              <w:rPr>
                <w:del w:id="883" w:author="Willems, P.H. (Peter)" w:date="2019-03-26T10:35:00Z"/>
                <w:rFonts w:ascii="Corbel" w:hAnsi="Corbel"/>
                <w:b/>
                <w:i/>
                <w:sz w:val="22"/>
                <w:szCs w:val="22"/>
                <w:u w:val="single"/>
              </w:rPr>
            </w:pPr>
            <w:del w:id="884"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"http://visi.codeplex.com/workitem/1014"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Prio-108: Upgraden naar nieuwere versie VISI-systematiek</w:delText>
              </w:r>
              <w:r w:rsidDel="004715E4">
                <w:rPr>
                  <w:rStyle w:val="Hyperlink"/>
                  <w:rFonts w:ascii="Corbel" w:hAnsi="Corbel"/>
                  <w:b/>
                  <w:i/>
                  <w:sz w:val="22"/>
                  <w:szCs w:val="22"/>
                </w:rPr>
                <w:fldChar w:fldCharType="end"/>
              </w:r>
            </w:del>
          </w:p>
        </w:tc>
        <w:tc>
          <w:tcPr>
            <w:tcW w:w="1276" w:type="dxa"/>
            <w:hideMark/>
            <w:tcPrChange w:id="885" w:author="Willems, P.H. (Peter)" w:date="2019-03-26T10:35:00Z">
              <w:tcPr>
                <w:tcW w:w="1276" w:type="dxa"/>
                <w:hideMark/>
              </w:tcPr>
            </w:tcPrChange>
          </w:tcPr>
          <w:p w14:paraId="09FC04CB" w14:textId="29E05D8B" w:rsidR="008468ED" w:rsidRPr="001E7667" w:rsidDel="004715E4" w:rsidRDefault="008468ED" w:rsidP="008468ED">
            <w:pPr>
              <w:pStyle w:val="Tekstzonderopmaak"/>
              <w:widowControl w:val="0"/>
              <w:rPr>
                <w:del w:id="886" w:author="Willems, P.H. (Peter)" w:date="2019-03-26T10:35:00Z"/>
                <w:rFonts w:ascii="Corbel" w:hAnsi="Corbel"/>
                <w:b/>
                <w:i/>
                <w:sz w:val="16"/>
                <w:szCs w:val="22"/>
              </w:rPr>
            </w:pPr>
            <w:del w:id="887" w:author="Willems, P.H. (Peter)" w:date="2019-03-26T10:35:00Z">
              <w:r w:rsidRPr="001E7667" w:rsidDel="004715E4">
                <w:rPr>
                  <w:rFonts w:ascii="Corbel" w:hAnsi="Corbel"/>
                  <w:b/>
                  <w:i/>
                  <w:sz w:val="16"/>
                  <w:szCs w:val="22"/>
                </w:rPr>
                <w:delText>100023</w:delText>
              </w:r>
            </w:del>
          </w:p>
        </w:tc>
        <w:tc>
          <w:tcPr>
            <w:tcW w:w="1134" w:type="dxa"/>
            <w:hideMark/>
            <w:tcPrChange w:id="888" w:author="Willems, P.H. (Peter)" w:date="2019-03-26T10:35:00Z">
              <w:tcPr>
                <w:tcW w:w="1134" w:type="dxa"/>
                <w:hideMark/>
              </w:tcPr>
            </w:tcPrChange>
          </w:tcPr>
          <w:p w14:paraId="09FC04CC" w14:textId="5F498C6C" w:rsidR="008468ED" w:rsidRPr="001E7667" w:rsidDel="004715E4" w:rsidRDefault="008468ED" w:rsidP="008468ED">
            <w:pPr>
              <w:pStyle w:val="Tekstzonderopmaak"/>
              <w:widowControl w:val="0"/>
              <w:rPr>
                <w:del w:id="889" w:author="Willems, P.H. (Peter)" w:date="2019-03-26T10:35:00Z"/>
                <w:rFonts w:ascii="Corbel" w:hAnsi="Corbel"/>
                <w:b/>
                <w:i/>
                <w:sz w:val="16"/>
                <w:szCs w:val="22"/>
              </w:rPr>
            </w:pPr>
            <w:del w:id="890" w:author="Willems, P.H. (Peter)" w:date="2019-03-26T10:35:00Z">
              <w:r w:rsidRPr="001E7667" w:rsidDel="004715E4">
                <w:rPr>
                  <w:rFonts w:ascii="Corbel" w:hAnsi="Corbel"/>
                  <w:b/>
                  <w:i/>
                  <w:sz w:val="16"/>
                  <w:szCs w:val="22"/>
                </w:rPr>
                <w:delText>Active</w:delText>
              </w:r>
            </w:del>
          </w:p>
        </w:tc>
        <w:tc>
          <w:tcPr>
            <w:tcW w:w="1134" w:type="dxa"/>
            <w:hideMark/>
            <w:tcPrChange w:id="891" w:author="Willems, P.H. (Peter)" w:date="2019-03-26T10:35:00Z">
              <w:tcPr>
                <w:tcW w:w="1134" w:type="dxa"/>
                <w:hideMark/>
              </w:tcPr>
            </w:tcPrChange>
          </w:tcPr>
          <w:p w14:paraId="09FC04CD" w14:textId="558E35C1" w:rsidR="008468ED" w:rsidRPr="001E7667" w:rsidDel="004715E4" w:rsidRDefault="008468ED" w:rsidP="008468ED">
            <w:pPr>
              <w:pStyle w:val="Tekstzonderopmaak"/>
              <w:widowControl w:val="0"/>
              <w:rPr>
                <w:del w:id="892" w:author="Willems, P.H. (Peter)" w:date="2019-03-26T10:35:00Z"/>
                <w:rFonts w:ascii="Corbel" w:hAnsi="Corbel"/>
                <w:b/>
                <w:i/>
                <w:sz w:val="16"/>
                <w:szCs w:val="22"/>
              </w:rPr>
            </w:pPr>
            <w:del w:id="893" w:author="Willems, P.H. (Peter)" w:date="2019-03-26T10:35:00Z">
              <w:r w:rsidRPr="001E7667" w:rsidDel="004715E4">
                <w:rPr>
                  <w:rFonts w:ascii="Corbel" w:hAnsi="Corbel"/>
                  <w:b/>
                  <w:i/>
                  <w:sz w:val="16"/>
                  <w:szCs w:val="22"/>
                </w:rPr>
                <w:delText>Feature</w:delText>
              </w:r>
            </w:del>
          </w:p>
        </w:tc>
        <w:tc>
          <w:tcPr>
            <w:tcW w:w="1276" w:type="dxa"/>
            <w:hideMark/>
            <w:tcPrChange w:id="894" w:author="Willems, P.H. (Peter)" w:date="2019-03-26T10:35:00Z">
              <w:tcPr>
                <w:tcW w:w="1276" w:type="dxa"/>
                <w:hideMark/>
              </w:tcPr>
            </w:tcPrChange>
          </w:tcPr>
          <w:p w14:paraId="09FC04CE" w14:textId="6247A618" w:rsidR="008468ED" w:rsidRPr="001E7667" w:rsidDel="004715E4" w:rsidRDefault="008468ED" w:rsidP="008468ED">
            <w:pPr>
              <w:pStyle w:val="Tekstzonderopmaak"/>
              <w:widowControl w:val="0"/>
              <w:rPr>
                <w:del w:id="895" w:author="Willems, P.H. (Peter)" w:date="2019-03-26T10:35:00Z"/>
                <w:rFonts w:ascii="Corbel" w:hAnsi="Corbel"/>
                <w:b/>
                <w:i/>
                <w:sz w:val="16"/>
                <w:szCs w:val="22"/>
              </w:rPr>
            </w:pPr>
            <w:del w:id="896" w:author="Willems, P.H. (Peter)" w:date="2019-03-26T10:35:00Z">
              <w:r w:rsidRPr="001E7667" w:rsidDel="004715E4">
                <w:rPr>
                  <w:rFonts w:ascii="Corbel" w:hAnsi="Corbel"/>
                  <w:b/>
                  <w:i/>
                  <w:sz w:val="16"/>
                  <w:szCs w:val="22"/>
                </w:rPr>
                <w:delText>Medium</w:delText>
              </w:r>
            </w:del>
          </w:p>
        </w:tc>
        <w:tc>
          <w:tcPr>
            <w:tcW w:w="1701" w:type="dxa"/>
            <w:hideMark/>
            <w:tcPrChange w:id="897" w:author="Willems, P.H. (Peter)" w:date="2019-03-26T10:35:00Z">
              <w:tcPr>
                <w:tcW w:w="1701" w:type="dxa"/>
                <w:hideMark/>
              </w:tcPr>
            </w:tcPrChange>
          </w:tcPr>
          <w:p w14:paraId="09FC04CF" w14:textId="4DB9BE62" w:rsidR="008468ED" w:rsidRPr="008468ED" w:rsidDel="004715E4" w:rsidRDefault="008468ED" w:rsidP="008468ED">
            <w:pPr>
              <w:pStyle w:val="Tekstzonderopmaak"/>
              <w:widowControl w:val="0"/>
              <w:rPr>
                <w:del w:id="898" w:author="Willems, P.H. (Peter)" w:date="2019-03-26T10:35:00Z"/>
                <w:rFonts w:ascii="Corbel" w:hAnsi="Corbel"/>
                <w:b/>
                <w:i/>
                <w:sz w:val="22"/>
                <w:szCs w:val="22"/>
              </w:rPr>
            </w:pPr>
            <w:del w:id="899" w:author="Willems, P.H. (Peter)" w:date="2019-03-26T10:35:00Z">
              <w:r w:rsidRPr="008468ED" w:rsidDel="004715E4">
                <w:rPr>
                  <w:rFonts w:ascii="Corbel" w:hAnsi="Corbel"/>
                  <w:b/>
                  <w:i/>
                  <w:sz w:val="22"/>
                  <w:szCs w:val="22"/>
                </w:rPr>
                <w:delText xml:space="preserve">Jan 16, 2015 at 10:38 AM </w:delText>
              </w:r>
            </w:del>
          </w:p>
          <w:p w14:paraId="09FC04D0" w14:textId="76C41A5F" w:rsidR="001E7667" w:rsidRPr="008468ED" w:rsidDel="004715E4" w:rsidRDefault="008468ED" w:rsidP="008468ED">
            <w:pPr>
              <w:pStyle w:val="Tekstzonderopmaak"/>
              <w:widowControl w:val="0"/>
              <w:rPr>
                <w:del w:id="900" w:author="Willems, P.H. (Peter)" w:date="2019-03-26T10:35:00Z"/>
                <w:rFonts w:ascii="Corbel" w:hAnsi="Corbel"/>
                <w:b/>
                <w:i/>
                <w:vanish/>
                <w:sz w:val="22"/>
                <w:szCs w:val="22"/>
              </w:rPr>
            </w:pPr>
            <w:del w:id="901" w:author="Willems, P.H. (Peter)" w:date="2019-03-26T10:35:00Z">
              <w:r w:rsidRPr="008468ED" w:rsidDel="004715E4">
                <w:rPr>
                  <w:rFonts w:ascii="Corbel" w:hAnsi="Corbel"/>
                  <w:b/>
                  <w:i/>
                  <w:vanish/>
                  <w:sz w:val="22"/>
                  <w:szCs w:val="22"/>
                </w:rPr>
                <w:delText>Onderkant formulier</w:delText>
              </w:r>
            </w:del>
          </w:p>
        </w:tc>
      </w:tr>
      <w:tr w:rsidR="001E7667" w:rsidRPr="008468ED" w:rsidDel="004715E4" w14:paraId="09FC04D9" w14:textId="790E4E6A" w:rsidTr="004715E4">
        <w:trPr>
          <w:trHeight w:val="345"/>
          <w:del w:id="902" w:author="Willems, P.H. (Peter)" w:date="2019-03-26T10:35:00Z"/>
          <w:trPrChange w:id="903" w:author="Willems, P.H. (Peter)" w:date="2019-03-26T10:35:00Z">
            <w:trPr>
              <w:trHeight w:val="345"/>
            </w:trPr>
          </w:trPrChange>
        </w:trPr>
        <w:tc>
          <w:tcPr>
            <w:tcW w:w="680" w:type="dxa"/>
            <w:hideMark/>
            <w:tcPrChange w:id="904" w:author="Willems, P.H. (Peter)" w:date="2019-03-26T10:35:00Z">
              <w:tcPr>
                <w:tcW w:w="680" w:type="dxa"/>
                <w:hideMark/>
              </w:tcPr>
            </w:tcPrChange>
          </w:tcPr>
          <w:p w14:paraId="09FC04D2" w14:textId="6860A525" w:rsidR="008468ED" w:rsidRPr="008468ED" w:rsidDel="004715E4" w:rsidRDefault="008468ED" w:rsidP="008468ED">
            <w:pPr>
              <w:pStyle w:val="Tekstzonderopmaak"/>
              <w:widowControl w:val="0"/>
              <w:rPr>
                <w:del w:id="905" w:author="Willems, P.H. (Peter)" w:date="2019-03-26T10:35:00Z"/>
                <w:rFonts w:ascii="Corbel" w:hAnsi="Corbel"/>
                <w:b/>
                <w:i/>
                <w:sz w:val="22"/>
                <w:szCs w:val="22"/>
              </w:rPr>
            </w:pPr>
            <w:del w:id="906" w:author="Willems, P.H. (Peter)" w:date="2019-03-26T10:35:00Z">
              <w:r w:rsidRPr="008468ED" w:rsidDel="004715E4">
                <w:rPr>
                  <w:rFonts w:ascii="Corbel" w:hAnsi="Corbel"/>
                  <w:b/>
                  <w:i/>
                  <w:sz w:val="22"/>
                  <w:szCs w:val="22"/>
                </w:rPr>
                <w:delText>1008</w:delText>
              </w:r>
            </w:del>
          </w:p>
        </w:tc>
        <w:tc>
          <w:tcPr>
            <w:tcW w:w="2547" w:type="dxa"/>
            <w:hideMark/>
            <w:tcPrChange w:id="907" w:author="Willems, P.H. (Peter)" w:date="2019-03-26T10:35:00Z">
              <w:tcPr>
                <w:tcW w:w="2547" w:type="dxa"/>
                <w:hideMark/>
              </w:tcPr>
            </w:tcPrChange>
          </w:tcPr>
          <w:p w14:paraId="09FC04D3" w14:textId="53EF354F" w:rsidR="008468ED" w:rsidRPr="008468ED" w:rsidDel="004715E4" w:rsidRDefault="005F485B" w:rsidP="008468ED">
            <w:pPr>
              <w:pStyle w:val="Tekstzonderopmaak"/>
              <w:widowControl w:val="0"/>
              <w:rPr>
                <w:del w:id="908" w:author="Willems, P.H. (Peter)" w:date="2019-03-26T10:35:00Z"/>
                <w:rFonts w:ascii="Corbel" w:hAnsi="Corbel"/>
                <w:b/>
                <w:i/>
                <w:sz w:val="22"/>
                <w:szCs w:val="22"/>
                <w:u w:val="single"/>
              </w:rPr>
            </w:pPr>
            <w:del w:id="909"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"http://visi.codeplex.com/workitem/1008"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Prio-077: Definieren van aantal rijen in een tabel</w:delText>
              </w:r>
              <w:r w:rsidDel="004715E4">
                <w:rPr>
                  <w:rStyle w:val="Hyperlink"/>
                  <w:rFonts w:ascii="Corbel" w:hAnsi="Corbel"/>
                  <w:b/>
                  <w:i/>
                  <w:sz w:val="22"/>
                  <w:szCs w:val="22"/>
                </w:rPr>
                <w:fldChar w:fldCharType="end"/>
              </w:r>
            </w:del>
          </w:p>
        </w:tc>
        <w:tc>
          <w:tcPr>
            <w:tcW w:w="1276" w:type="dxa"/>
            <w:hideMark/>
            <w:tcPrChange w:id="910" w:author="Willems, P.H. (Peter)" w:date="2019-03-26T10:35:00Z">
              <w:tcPr>
                <w:tcW w:w="1276" w:type="dxa"/>
                <w:hideMark/>
              </w:tcPr>
            </w:tcPrChange>
          </w:tcPr>
          <w:p w14:paraId="09FC04D4" w14:textId="2CC8A32A" w:rsidR="008468ED" w:rsidRPr="001E7667" w:rsidDel="004715E4" w:rsidRDefault="008468ED" w:rsidP="008468ED">
            <w:pPr>
              <w:pStyle w:val="Tekstzonderopmaak"/>
              <w:widowControl w:val="0"/>
              <w:rPr>
                <w:del w:id="911" w:author="Willems, P.H. (Peter)" w:date="2019-03-26T10:35:00Z"/>
                <w:rFonts w:ascii="Corbel" w:hAnsi="Corbel"/>
                <w:b/>
                <w:i/>
                <w:sz w:val="16"/>
                <w:szCs w:val="22"/>
              </w:rPr>
            </w:pPr>
            <w:del w:id="912" w:author="Willems, P.H. (Peter)" w:date="2019-03-26T10:35:00Z">
              <w:r w:rsidRPr="001E7667" w:rsidDel="004715E4">
                <w:rPr>
                  <w:rFonts w:ascii="Corbel" w:hAnsi="Corbel"/>
                  <w:b/>
                  <w:i/>
                  <w:sz w:val="16"/>
                  <w:szCs w:val="22"/>
                </w:rPr>
                <w:delText>100023</w:delText>
              </w:r>
            </w:del>
          </w:p>
        </w:tc>
        <w:tc>
          <w:tcPr>
            <w:tcW w:w="1134" w:type="dxa"/>
            <w:hideMark/>
            <w:tcPrChange w:id="913" w:author="Willems, P.H. (Peter)" w:date="2019-03-26T10:35:00Z">
              <w:tcPr>
                <w:tcW w:w="1134" w:type="dxa"/>
                <w:hideMark/>
              </w:tcPr>
            </w:tcPrChange>
          </w:tcPr>
          <w:p w14:paraId="09FC04D5" w14:textId="2BECA496" w:rsidR="008468ED" w:rsidRPr="001E7667" w:rsidDel="004715E4" w:rsidRDefault="008468ED" w:rsidP="008468ED">
            <w:pPr>
              <w:pStyle w:val="Tekstzonderopmaak"/>
              <w:widowControl w:val="0"/>
              <w:rPr>
                <w:del w:id="914" w:author="Willems, P.H. (Peter)" w:date="2019-03-26T10:35:00Z"/>
                <w:rFonts w:ascii="Corbel" w:hAnsi="Corbel"/>
                <w:b/>
                <w:i/>
                <w:sz w:val="16"/>
                <w:szCs w:val="22"/>
              </w:rPr>
            </w:pPr>
            <w:del w:id="915" w:author="Willems, P.H. (Peter)" w:date="2019-03-26T10:35:00Z">
              <w:r w:rsidRPr="001E7667" w:rsidDel="004715E4">
                <w:rPr>
                  <w:rFonts w:ascii="Corbel" w:hAnsi="Corbel"/>
                  <w:b/>
                  <w:i/>
                  <w:sz w:val="16"/>
                  <w:szCs w:val="22"/>
                </w:rPr>
                <w:delText>Active</w:delText>
              </w:r>
            </w:del>
          </w:p>
        </w:tc>
        <w:tc>
          <w:tcPr>
            <w:tcW w:w="1134" w:type="dxa"/>
            <w:hideMark/>
            <w:tcPrChange w:id="916" w:author="Willems, P.H. (Peter)" w:date="2019-03-26T10:35:00Z">
              <w:tcPr>
                <w:tcW w:w="1134" w:type="dxa"/>
                <w:hideMark/>
              </w:tcPr>
            </w:tcPrChange>
          </w:tcPr>
          <w:p w14:paraId="09FC04D6" w14:textId="43B511A3" w:rsidR="008468ED" w:rsidRPr="001E7667" w:rsidDel="004715E4" w:rsidRDefault="008468ED" w:rsidP="008468ED">
            <w:pPr>
              <w:pStyle w:val="Tekstzonderopmaak"/>
              <w:widowControl w:val="0"/>
              <w:rPr>
                <w:del w:id="917" w:author="Willems, P.H. (Peter)" w:date="2019-03-26T10:35:00Z"/>
                <w:rFonts w:ascii="Corbel" w:hAnsi="Corbel"/>
                <w:b/>
                <w:i/>
                <w:sz w:val="16"/>
                <w:szCs w:val="22"/>
              </w:rPr>
            </w:pPr>
            <w:del w:id="918" w:author="Willems, P.H. (Peter)" w:date="2019-03-26T10:35:00Z">
              <w:r w:rsidRPr="001E7667" w:rsidDel="004715E4">
                <w:rPr>
                  <w:rFonts w:ascii="Corbel" w:hAnsi="Corbel"/>
                  <w:b/>
                  <w:i/>
                  <w:sz w:val="16"/>
                  <w:szCs w:val="22"/>
                </w:rPr>
                <w:delText>Feature</w:delText>
              </w:r>
            </w:del>
          </w:p>
        </w:tc>
        <w:tc>
          <w:tcPr>
            <w:tcW w:w="1276" w:type="dxa"/>
            <w:hideMark/>
            <w:tcPrChange w:id="919" w:author="Willems, P.H. (Peter)" w:date="2019-03-26T10:35:00Z">
              <w:tcPr>
                <w:tcW w:w="1276" w:type="dxa"/>
                <w:hideMark/>
              </w:tcPr>
            </w:tcPrChange>
          </w:tcPr>
          <w:p w14:paraId="09FC04D7" w14:textId="055114F8" w:rsidR="008468ED" w:rsidRPr="001E7667" w:rsidDel="004715E4" w:rsidRDefault="008468ED" w:rsidP="008468ED">
            <w:pPr>
              <w:pStyle w:val="Tekstzonderopmaak"/>
              <w:widowControl w:val="0"/>
              <w:rPr>
                <w:del w:id="920" w:author="Willems, P.H. (Peter)" w:date="2019-03-26T10:35:00Z"/>
                <w:rFonts w:ascii="Corbel" w:hAnsi="Corbel"/>
                <w:b/>
                <w:i/>
                <w:sz w:val="16"/>
                <w:szCs w:val="22"/>
              </w:rPr>
            </w:pPr>
            <w:del w:id="921" w:author="Willems, P.H. (Peter)" w:date="2019-03-26T10:35:00Z">
              <w:r w:rsidRPr="001E7667" w:rsidDel="004715E4">
                <w:rPr>
                  <w:rFonts w:ascii="Corbel" w:hAnsi="Corbel"/>
                  <w:b/>
                  <w:i/>
                  <w:sz w:val="16"/>
                  <w:szCs w:val="22"/>
                </w:rPr>
                <w:delText>High</w:delText>
              </w:r>
            </w:del>
          </w:p>
        </w:tc>
        <w:tc>
          <w:tcPr>
            <w:tcW w:w="1701" w:type="dxa"/>
            <w:hideMark/>
            <w:tcPrChange w:id="922" w:author="Willems, P.H. (Peter)" w:date="2019-03-26T10:35:00Z">
              <w:tcPr>
                <w:tcW w:w="1701" w:type="dxa"/>
                <w:hideMark/>
              </w:tcPr>
            </w:tcPrChange>
          </w:tcPr>
          <w:p w14:paraId="09FC04D8" w14:textId="584F6624" w:rsidR="008468ED" w:rsidRPr="008468ED" w:rsidDel="004715E4" w:rsidRDefault="008468ED" w:rsidP="008468ED">
            <w:pPr>
              <w:pStyle w:val="Tekstzonderopmaak"/>
              <w:widowControl w:val="0"/>
              <w:rPr>
                <w:del w:id="923" w:author="Willems, P.H. (Peter)" w:date="2019-03-26T10:35:00Z"/>
                <w:rFonts w:ascii="Corbel" w:hAnsi="Corbel"/>
                <w:b/>
                <w:i/>
                <w:sz w:val="22"/>
                <w:szCs w:val="22"/>
              </w:rPr>
            </w:pPr>
            <w:del w:id="924" w:author="Willems, P.H. (Peter)" w:date="2019-03-26T10:35:00Z">
              <w:r w:rsidRPr="008468ED" w:rsidDel="004715E4">
                <w:rPr>
                  <w:rFonts w:ascii="Corbel" w:hAnsi="Corbel"/>
                  <w:b/>
                  <w:i/>
                  <w:sz w:val="22"/>
                  <w:szCs w:val="22"/>
                </w:rPr>
                <w:delText>Oct 16, 2015 at 1:13 PM</w:delText>
              </w:r>
            </w:del>
          </w:p>
        </w:tc>
      </w:tr>
      <w:tr w:rsidR="001E7667" w:rsidRPr="008468ED" w:rsidDel="004715E4" w14:paraId="09FC04E1" w14:textId="5042E206" w:rsidTr="004715E4">
        <w:trPr>
          <w:trHeight w:val="345"/>
          <w:del w:id="925" w:author="Willems, P.H. (Peter)" w:date="2019-03-26T10:35:00Z"/>
          <w:trPrChange w:id="926" w:author="Willems, P.H. (Peter)" w:date="2019-03-26T10:35:00Z">
            <w:trPr>
              <w:trHeight w:val="345"/>
            </w:trPr>
          </w:trPrChange>
        </w:trPr>
        <w:tc>
          <w:tcPr>
            <w:tcW w:w="680" w:type="dxa"/>
            <w:hideMark/>
            <w:tcPrChange w:id="927" w:author="Willems, P.H. (Peter)" w:date="2019-03-26T10:35:00Z">
              <w:tcPr>
                <w:tcW w:w="680" w:type="dxa"/>
                <w:hideMark/>
              </w:tcPr>
            </w:tcPrChange>
          </w:tcPr>
          <w:p w14:paraId="09FC04DA" w14:textId="08ADB65A" w:rsidR="008468ED" w:rsidRPr="008468ED" w:rsidDel="004715E4" w:rsidRDefault="008468ED" w:rsidP="008468ED">
            <w:pPr>
              <w:pStyle w:val="Tekstzonderopmaak"/>
              <w:widowControl w:val="0"/>
              <w:rPr>
                <w:del w:id="928" w:author="Willems, P.H. (Peter)" w:date="2019-03-26T10:35:00Z"/>
                <w:rFonts w:ascii="Corbel" w:hAnsi="Corbel"/>
                <w:b/>
                <w:i/>
                <w:sz w:val="22"/>
                <w:szCs w:val="22"/>
              </w:rPr>
            </w:pPr>
            <w:del w:id="929" w:author="Willems, P.H. (Peter)" w:date="2019-03-26T10:35:00Z">
              <w:r w:rsidRPr="008468ED" w:rsidDel="004715E4">
                <w:rPr>
                  <w:rFonts w:ascii="Corbel" w:hAnsi="Corbel"/>
                  <w:b/>
                  <w:i/>
                  <w:sz w:val="22"/>
                  <w:szCs w:val="22"/>
                </w:rPr>
                <w:delText>1021</w:delText>
              </w:r>
            </w:del>
          </w:p>
        </w:tc>
        <w:tc>
          <w:tcPr>
            <w:tcW w:w="2547" w:type="dxa"/>
            <w:hideMark/>
            <w:tcPrChange w:id="930" w:author="Willems, P.H. (Peter)" w:date="2019-03-26T10:35:00Z">
              <w:tcPr>
                <w:tcW w:w="2547" w:type="dxa"/>
                <w:hideMark/>
              </w:tcPr>
            </w:tcPrChange>
          </w:tcPr>
          <w:p w14:paraId="09FC04DB" w14:textId="310DE07C" w:rsidR="008468ED" w:rsidRPr="008468ED" w:rsidDel="004715E4" w:rsidRDefault="005F485B" w:rsidP="008468ED">
            <w:pPr>
              <w:pStyle w:val="Tekstzonderopmaak"/>
              <w:widowControl w:val="0"/>
              <w:rPr>
                <w:del w:id="931" w:author="Willems, P.H. (Peter)" w:date="2019-03-26T10:35:00Z"/>
                <w:rFonts w:ascii="Corbel" w:hAnsi="Corbel"/>
                <w:b/>
                <w:i/>
                <w:sz w:val="22"/>
                <w:szCs w:val="22"/>
                <w:u w:val="single"/>
              </w:rPr>
            </w:pPr>
            <w:del w:id="932"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"http://visi.codeplex.com/workitem/1021"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Prio-073: Documenteren van een tabel (c-element in c-element)</w:delText>
              </w:r>
              <w:r w:rsidDel="004715E4">
                <w:rPr>
                  <w:rStyle w:val="Hyperlink"/>
                  <w:rFonts w:ascii="Corbel" w:hAnsi="Corbel"/>
                  <w:b/>
                  <w:i/>
                  <w:sz w:val="22"/>
                  <w:szCs w:val="22"/>
                </w:rPr>
                <w:fldChar w:fldCharType="end"/>
              </w:r>
            </w:del>
          </w:p>
        </w:tc>
        <w:tc>
          <w:tcPr>
            <w:tcW w:w="1276" w:type="dxa"/>
            <w:hideMark/>
            <w:tcPrChange w:id="933" w:author="Willems, P.H. (Peter)" w:date="2019-03-26T10:35:00Z">
              <w:tcPr>
                <w:tcW w:w="1276" w:type="dxa"/>
                <w:hideMark/>
              </w:tcPr>
            </w:tcPrChange>
          </w:tcPr>
          <w:p w14:paraId="09FC04DC" w14:textId="033B203E" w:rsidR="008468ED" w:rsidRPr="001E7667" w:rsidDel="004715E4" w:rsidRDefault="008468ED" w:rsidP="008468ED">
            <w:pPr>
              <w:pStyle w:val="Tekstzonderopmaak"/>
              <w:widowControl w:val="0"/>
              <w:rPr>
                <w:del w:id="934" w:author="Willems, P.H. (Peter)" w:date="2019-03-26T10:35:00Z"/>
                <w:rFonts w:ascii="Corbel" w:hAnsi="Corbel"/>
                <w:b/>
                <w:i/>
                <w:sz w:val="16"/>
                <w:szCs w:val="22"/>
              </w:rPr>
            </w:pPr>
            <w:del w:id="935" w:author="Willems, P.H. (Peter)" w:date="2019-03-26T10:35:00Z">
              <w:r w:rsidRPr="001E7667" w:rsidDel="004715E4">
                <w:rPr>
                  <w:rFonts w:ascii="Corbel" w:hAnsi="Corbel"/>
                  <w:b/>
                  <w:i/>
                  <w:sz w:val="16"/>
                  <w:szCs w:val="22"/>
                </w:rPr>
                <w:delText>100023</w:delText>
              </w:r>
            </w:del>
          </w:p>
        </w:tc>
        <w:tc>
          <w:tcPr>
            <w:tcW w:w="1134" w:type="dxa"/>
            <w:hideMark/>
            <w:tcPrChange w:id="936" w:author="Willems, P.H. (Peter)" w:date="2019-03-26T10:35:00Z">
              <w:tcPr>
                <w:tcW w:w="1134" w:type="dxa"/>
                <w:hideMark/>
              </w:tcPr>
            </w:tcPrChange>
          </w:tcPr>
          <w:p w14:paraId="09FC04DD" w14:textId="466B306F" w:rsidR="008468ED" w:rsidRPr="001E7667" w:rsidDel="004715E4" w:rsidRDefault="008468ED" w:rsidP="008468ED">
            <w:pPr>
              <w:pStyle w:val="Tekstzonderopmaak"/>
              <w:widowControl w:val="0"/>
              <w:rPr>
                <w:del w:id="937" w:author="Willems, P.H. (Peter)" w:date="2019-03-26T10:35:00Z"/>
                <w:rFonts w:ascii="Corbel" w:hAnsi="Corbel"/>
                <w:b/>
                <w:i/>
                <w:sz w:val="16"/>
                <w:szCs w:val="22"/>
              </w:rPr>
            </w:pPr>
            <w:del w:id="938" w:author="Willems, P.H. (Peter)" w:date="2019-03-26T10:35:00Z">
              <w:r w:rsidRPr="001E7667" w:rsidDel="004715E4">
                <w:rPr>
                  <w:rFonts w:ascii="Corbel" w:hAnsi="Corbel"/>
                  <w:b/>
                  <w:i/>
                  <w:sz w:val="16"/>
                  <w:szCs w:val="22"/>
                </w:rPr>
                <w:delText>Resolved</w:delText>
              </w:r>
            </w:del>
          </w:p>
        </w:tc>
        <w:tc>
          <w:tcPr>
            <w:tcW w:w="1134" w:type="dxa"/>
            <w:hideMark/>
            <w:tcPrChange w:id="939" w:author="Willems, P.H. (Peter)" w:date="2019-03-26T10:35:00Z">
              <w:tcPr>
                <w:tcW w:w="1134" w:type="dxa"/>
                <w:hideMark/>
              </w:tcPr>
            </w:tcPrChange>
          </w:tcPr>
          <w:p w14:paraId="09FC04DE" w14:textId="0F545541" w:rsidR="008468ED" w:rsidRPr="001E7667" w:rsidDel="004715E4" w:rsidRDefault="008468ED" w:rsidP="008468ED">
            <w:pPr>
              <w:pStyle w:val="Tekstzonderopmaak"/>
              <w:widowControl w:val="0"/>
              <w:rPr>
                <w:del w:id="940" w:author="Willems, P.H. (Peter)" w:date="2019-03-26T10:35:00Z"/>
                <w:rFonts w:ascii="Corbel" w:hAnsi="Corbel"/>
                <w:b/>
                <w:i/>
                <w:sz w:val="16"/>
                <w:szCs w:val="22"/>
              </w:rPr>
            </w:pPr>
            <w:del w:id="941" w:author="Willems, P.H. (Peter)" w:date="2019-03-26T10:35:00Z">
              <w:r w:rsidRPr="001E7667" w:rsidDel="004715E4">
                <w:rPr>
                  <w:rFonts w:ascii="Corbel" w:hAnsi="Corbel"/>
                  <w:b/>
                  <w:i/>
                  <w:sz w:val="16"/>
                  <w:szCs w:val="22"/>
                </w:rPr>
                <w:delText>Unassigned</w:delText>
              </w:r>
            </w:del>
          </w:p>
        </w:tc>
        <w:tc>
          <w:tcPr>
            <w:tcW w:w="1276" w:type="dxa"/>
            <w:hideMark/>
            <w:tcPrChange w:id="942" w:author="Willems, P.H. (Peter)" w:date="2019-03-26T10:35:00Z">
              <w:tcPr>
                <w:tcW w:w="1276" w:type="dxa"/>
                <w:hideMark/>
              </w:tcPr>
            </w:tcPrChange>
          </w:tcPr>
          <w:p w14:paraId="09FC04DF" w14:textId="00E90C05" w:rsidR="008468ED" w:rsidRPr="001E7667" w:rsidDel="004715E4" w:rsidRDefault="008468ED" w:rsidP="008468ED">
            <w:pPr>
              <w:pStyle w:val="Tekstzonderopmaak"/>
              <w:widowControl w:val="0"/>
              <w:rPr>
                <w:del w:id="943" w:author="Willems, P.H. (Peter)" w:date="2019-03-26T10:35:00Z"/>
                <w:rFonts w:ascii="Corbel" w:hAnsi="Corbel"/>
                <w:b/>
                <w:i/>
                <w:sz w:val="16"/>
                <w:szCs w:val="22"/>
              </w:rPr>
            </w:pPr>
            <w:del w:id="944" w:author="Willems, P.H. (Peter)" w:date="2019-03-26T10:35:00Z">
              <w:r w:rsidRPr="001E7667" w:rsidDel="004715E4">
                <w:rPr>
                  <w:rFonts w:ascii="Corbel" w:hAnsi="Corbel"/>
                  <w:b/>
                  <w:i/>
                  <w:sz w:val="16"/>
                  <w:szCs w:val="22"/>
                </w:rPr>
                <w:delText>Unassigned</w:delText>
              </w:r>
            </w:del>
          </w:p>
        </w:tc>
        <w:tc>
          <w:tcPr>
            <w:tcW w:w="1701" w:type="dxa"/>
            <w:hideMark/>
            <w:tcPrChange w:id="945" w:author="Willems, P.H. (Peter)" w:date="2019-03-26T10:35:00Z">
              <w:tcPr>
                <w:tcW w:w="1701" w:type="dxa"/>
                <w:hideMark/>
              </w:tcPr>
            </w:tcPrChange>
          </w:tcPr>
          <w:p w14:paraId="09FC04E0" w14:textId="255F3361" w:rsidR="008468ED" w:rsidRPr="008468ED" w:rsidDel="004715E4" w:rsidRDefault="008468ED" w:rsidP="008468ED">
            <w:pPr>
              <w:pStyle w:val="Tekstzonderopmaak"/>
              <w:widowControl w:val="0"/>
              <w:rPr>
                <w:del w:id="946" w:author="Willems, P.H. (Peter)" w:date="2019-03-26T10:35:00Z"/>
                <w:rFonts w:ascii="Corbel" w:hAnsi="Corbel"/>
                <w:b/>
                <w:i/>
                <w:sz w:val="22"/>
                <w:szCs w:val="22"/>
              </w:rPr>
            </w:pPr>
            <w:del w:id="947" w:author="Willems, P.H. (Peter)" w:date="2019-03-26T10:35:00Z">
              <w:r w:rsidRPr="008468ED" w:rsidDel="004715E4">
                <w:rPr>
                  <w:rFonts w:ascii="Corbel" w:hAnsi="Corbel"/>
                  <w:b/>
                  <w:i/>
                  <w:sz w:val="22"/>
                  <w:szCs w:val="22"/>
                </w:rPr>
                <w:delText>Oct 16, 2015 at 1:33 PM</w:delText>
              </w:r>
            </w:del>
          </w:p>
        </w:tc>
      </w:tr>
      <w:tr w:rsidR="001E7667" w:rsidRPr="008468ED" w:rsidDel="004715E4" w14:paraId="09FC04E9" w14:textId="0D679C19" w:rsidTr="004715E4">
        <w:trPr>
          <w:trHeight w:val="345"/>
          <w:del w:id="948" w:author="Willems, P.H. (Peter)" w:date="2019-03-26T10:35:00Z"/>
          <w:trPrChange w:id="949" w:author="Willems, P.H. (Peter)" w:date="2019-03-26T10:35:00Z">
            <w:trPr>
              <w:trHeight w:val="345"/>
            </w:trPr>
          </w:trPrChange>
        </w:trPr>
        <w:tc>
          <w:tcPr>
            <w:tcW w:w="680" w:type="dxa"/>
            <w:hideMark/>
            <w:tcPrChange w:id="950" w:author="Willems, P.H. (Peter)" w:date="2019-03-26T10:35:00Z">
              <w:tcPr>
                <w:tcW w:w="680" w:type="dxa"/>
                <w:hideMark/>
              </w:tcPr>
            </w:tcPrChange>
          </w:tcPr>
          <w:p w14:paraId="09FC04E2" w14:textId="7B89A35D" w:rsidR="008468ED" w:rsidRPr="008468ED" w:rsidDel="004715E4" w:rsidRDefault="008468ED" w:rsidP="008468ED">
            <w:pPr>
              <w:pStyle w:val="Tekstzonderopmaak"/>
              <w:widowControl w:val="0"/>
              <w:rPr>
                <w:del w:id="951" w:author="Willems, P.H. (Peter)" w:date="2019-03-26T10:35:00Z"/>
                <w:rFonts w:ascii="Corbel" w:hAnsi="Corbel"/>
                <w:b/>
                <w:i/>
                <w:sz w:val="22"/>
                <w:szCs w:val="22"/>
              </w:rPr>
            </w:pPr>
            <w:del w:id="952" w:author="Willems, P.H. (Peter)" w:date="2019-03-26T10:35:00Z">
              <w:r w:rsidRPr="008468ED" w:rsidDel="004715E4">
                <w:rPr>
                  <w:rFonts w:ascii="Corbel" w:hAnsi="Corbel"/>
                  <w:b/>
                  <w:i/>
                  <w:sz w:val="22"/>
                  <w:szCs w:val="22"/>
                </w:rPr>
                <w:delText>1024</w:delText>
              </w:r>
            </w:del>
          </w:p>
        </w:tc>
        <w:tc>
          <w:tcPr>
            <w:tcW w:w="2547" w:type="dxa"/>
            <w:hideMark/>
            <w:tcPrChange w:id="953" w:author="Willems, P.H. (Peter)" w:date="2019-03-26T10:35:00Z">
              <w:tcPr>
                <w:tcW w:w="2547" w:type="dxa"/>
                <w:hideMark/>
              </w:tcPr>
            </w:tcPrChange>
          </w:tcPr>
          <w:p w14:paraId="09FC04E3" w14:textId="0AC43CB5" w:rsidR="008468ED" w:rsidRPr="008468ED" w:rsidDel="004715E4" w:rsidRDefault="005F485B" w:rsidP="008468ED">
            <w:pPr>
              <w:pStyle w:val="Tekstzonderopmaak"/>
              <w:widowControl w:val="0"/>
              <w:rPr>
                <w:del w:id="954" w:author="Willems, P.H. (Peter)" w:date="2019-03-26T10:35:00Z"/>
                <w:rFonts w:ascii="Corbel" w:hAnsi="Corbel"/>
                <w:b/>
                <w:i/>
                <w:sz w:val="22"/>
                <w:szCs w:val="22"/>
                <w:u w:val="single"/>
              </w:rPr>
            </w:pPr>
            <w:del w:id="955"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"http://visi.codeplex.com/workitem/1024"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Prio-025: Overdragen van projectcommunicatie aan nieuwe contractpartner</w:delText>
              </w:r>
              <w:r w:rsidDel="004715E4">
                <w:rPr>
                  <w:rStyle w:val="Hyperlink"/>
                  <w:rFonts w:ascii="Corbel" w:hAnsi="Corbel"/>
                  <w:b/>
                  <w:i/>
                  <w:sz w:val="22"/>
                  <w:szCs w:val="22"/>
                </w:rPr>
                <w:fldChar w:fldCharType="end"/>
              </w:r>
            </w:del>
          </w:p>
        </w:tc>
        <w:tc>
          <w:tcPr>
            <w:tcW w:w="1276" w:type="dxa"/>
            <w:hideMark/>
            <w:tcPrChange w:id="956" w:author="Willems, P.H. (Peter)" w:date="2019-03-26T10:35:00Z">
              <w:tcPr>
                <w:tcW w:w="1276" w:type="dxa"/>
                <w:hideMark/>
              </w:tcPr>
            </w:tcPrChange>
          </w:tcPr>
          <w:p w14:paraId="09FC04E4" w14:textId="79BFF1CB" w:rsidR="008468ED" w:rsidRPr="001E7667" w:rsidDel="004715E4" w:rsidRDefault="008468ED" w:rsidP="008468ED">
            <w:pPr>
              <w:pStyle w:val="Tekstzonderopmaak"/>
              <w:widowControl w:val="0"/>
              <w:rPr>
                <w:del w:id="957" w:author="Willems, P.H. (Peter)" w:date="2019-03-26T10:35:00Z"/>
                <w:rFonts w:ascii="Corbel" w:hAnsi="Corbel"/>
                <w:b/>
                <w:i/>
                <w:sz w:val="16"/>
                <w:szCs w:val="22"/>
              </w:rPr>
            </w:pPr>
            <w:del w:id="958" w:author="Willems, P.H. (Peter)" w:date="2019-03-26T10:35:00Z">
              <w:r w:rsidRPr="001E7667" w:rsidDel="004715E4">
                <w:rPr>
                  <w:rFonts w:ascii="Corbel" w:hAnsi="Corbel"/>
                  <w:b/>
                  <w:i/>
                  <w:sz w:val="16"/>
                  <w:szCs w:val="22"/>
                </w:rPr>
                <w:delText>gspees</w:delText>
              </w:r>
            </w:del>
          </w:p>
        </w:tc>
        <w:tc>
          <w:tcPr>
            <w:tcW w:w="1134" w:type="dxa"/>
            <w:hideMark/>
            <w:tcPrChange w:id="959" w:author="Willems, P.H. (Peter)" w:date="2019-03-26T10:35:00Z">
              <w:tcPr>
                <w:tcW w:w="1134" w:type="dxa"/>
                <w:hideMark/>
              </w:tcPr>
            </w:tcPrChange>
          </w:tcPr>
          <w:p w14:paraId="09FC04E5" w14:textId="05D6A6E9" w:rsidR="008468ED" w:rsidRPr="001E7667" w:rsidDel="004715E4" w:rsidRDefault="008468ED" w:rsidP="008468ED">
            <w:pPr>
              <w:pStyle w:val="Tekstzonderopmaak"/>
              <w:widowControl w:val="0"/>
              <w:rPr>
                <w:del w:id="960" w:author="Willems, P.H. (Peter)" w:date="2019-03-26T10:35:00Z"/>
                <w:rFonts w:ascii="Corbel" w:hAnsi="Corbel"/>
                <w:b/>
                <w:i/>
                <w:sz w:val="16"/>
                <w:szCs w:val="22"/>
              </w:rPr>
            </w:pPr>
            <w:del w:id="961" w:author="Willems, P.H. (Peter)" w:date="2019-03-26T10:35:00Z">
              <w:r w:rsidRPr="001E7667" w:rsidDel="004715E4">
                <w:rPr>
                  <w:rFonts w:ascii="Corbel" w:hAnsi="Corbel"/>
                  <w:b/>
                  <w:i/>
                  <w:sz w:val="16"/>
                  <w:szCs w:val="22"/>
                </w:rPr>
                <w:delText>Resolved</w:delText>
              </w:r>
            </w:del>
          </w:p>
        </w:tc>
        <w:tc>
          <w:tcPr>
            <w:tcW w:w="1134" w:type="dxa"/>
            <w:hideMark/>
            <w:tcPrChange w:id="962" w:author="Willems, P.H. (Peter)" w:date="2019-03-26T10:35:00Z">
              <w:tcPr>
                <w:tcW w:w="1134" w:type="dxa"/>
                <w:hideMark/>
              </w:tcPr>
            </w:tcPrChange>
          </w:tcPr>
          <w:p w14:paraId="09FC04E6" w14:textId="74109CA1" w:rsidR="008468ED" w:rsidRPr="001E7667" w:rsidDel="004715E4" w:rsidRDefault="008468ED" w:rsidP="008468ED">
            <w:pPr>
              <w:pStyle w:val="Tekstzonderopmaak"/>
              <w:widowControl w:val="0"/>
              <w:rPr>
                <w:del w:id="963" w:author="Willems, P.H. (Peter)" w:date="2019-03-26T10:35:00Z"/>
                <w:rFonts w:ascii="Corbel" w:hAnsi="Corbel"/>
                <w:b/>
                <w:i/>
                <w:sz w:val="16"/>
                <w:szCs w:val="22"/>
              </w:rPr>
            </w:pPr>
            <w:del w:id="964" w:author="Willems, P.H. (Peter)" w:date="2019-03-26T10:35:00Z">
              <w:r w:rsidRPr="001E7667" w:rsidDel="004715E4">
                <w:rPr>
                  <w:rFonts w:ascii="Corbel" w:hAnsi="Corbel"/>
                  <w:b/>
                  <w:i/>
                  <w:sz w:val="16"/>
                  <w:szCs w:val="22"/>
                </w:rPr>
                <w:delText>Feature</w:delText>
              </w:r>
            </w:del>
          </w:p>
        </w:tc>
        <w:tc>
          <w:tcPr>
            <w:tcW w:w="1276" w:type="dxa"/>
            <w:hideMark/>
            <w:tcPrChange w:id="965" w:author="Willems, P.H. (Peter)" w:date="2019-03-26T10:35:00Z">
              <w:tcPr>
                <w:tcW w:w="1276" w:type="dxa"/>
                <w:hideMark/>
              </w:tcPr>
            </w:tcPrChange>
          </w:tcPr>
          <w:p w14:paraId="09FC04E7" w14:textId="42DC9126" w:rsidR="008468ED" w:rsidRPr="001E7667" w:rsidDel="004715E4" w:rsidRDefault="008468ED" w:rsidP="008468ED">
            <w:pPr>
              <w:pStyle w:val="Tekstzonderopmaak"/>
              <w:widowControl w:val="0"/>
              <w:rPr>
                <w:del w:id="966" w:author="Willems, P.H. (Peter)" w:date="2019-03-26T10:35:00Z"/>
                <w:rFonts w:ascii="Corbel" w:hAnsi="Corbel"/>
                <w:b/>
                <w:i/>
                <w:sz w:val="16"/>
                <w:szCs w:val="22"/>
              </w:rPr>
            </w:pPr>
            <w:del w:id="967" w:author="Willems, P.H. (Peter)" w:date="2019-03-26T10:35:00Z">
              <w:r w:rsidRPr="001E7667" w:rsidDel="004715E4">
                <w:rPr>
                  <w:rFonts w:ascii="Corbel" w:hAnsi="Corbel"/>
                  <w:b/>
                  <w:i/>
                  <w:sz w:val="16"/>
                  <w:szCs w:val="22"/>
                </w:rPr>
                <w:delText>Unassigned</w:delText>
              </w:r>
            </w:del>
          </w:p>
        </w:tc>
        <w:tc>
          <w:tcPr>
            <w:tcW w:w="1701" w:type="dxa"/>
            <w:hideMark/>
            <w:tcPrChange w:id="968" w:author="Willems, P.H. (Peter)" w:date="2019-03-26T10:35:00Z">
              <w:tcPr>
                <w:tcW w:w="1701" w:type="dxa"/>
                <w:hideMark/>
              </w:tcPr>
            </w:tcPrChange>
          </w:tcPr>
          <w:p w14:paraId="09FC04E8" w14:textId="360F8B81" w:rsidR="008468ED" w:rsidRPr="008468ED" w:rsidDel="004715E4" w:rsidRDefault="008468ED" w:rsidP="008468ED">
            <w:pPr>
              <w:pStyle w:val="Tekstzonderopmaak"/>
              <w:widowControl w:val="0"/>
              <w:rPr>
                <w:del w:id="969" w:author="Willems, P.H. (Peter)" w:date="2019-03-26T10:35:00Z"/>
                <w:rFonts w:ascii="Corbel" w:hAnsi="Corbel"/>
                <w:b/>
                <w:i/>
                <w:sz w:val="22"/>
                <w:szCs w:val="22"/>
              </w:rPr>
            </w:pPr>
            <w:del w:id="970" w:author="Willems, P.H. (Peter)" w:date="2019-03-26T10:35:00Z">
              <w:r w:rsidRPr="008468ED" w:rsidDel="004715E4">
                <w:rPr>
                  <w:rFonts w:ascii="Corbel" w:hAnsi="Corbel"/>
                  <w:b/>
                  <w:i/>
                  <w:sz w:val="22"/>
                  <w:szCs w:val="22"/>
                </w:rPr>
                <w:delText>Jul 10, 2015 at 11:30 AM</w:delText>
              </w:r>
            </w:del>
          </w:p>
        </w:tc>
      </w:tr>
      <w:tr w:rsidR="001E7667" w:rsidRPr="008468ED" w:rsidDel="004715E4" w14:paraId="09FC04F1" w14:textId="5FB3440B" w:rsidTr="004715E4">
        <w:trPr>
          <w:trHeight w:val="345"/>
          <w:del w:id="971" w:author="Willems, P.H. (Peter)" w:date="2019-03-26T10:35:00Z"/>
          <w:trPrChange w:id="972" w:author="Willems, P.H. (Peter)" w:date="2019-03-26T10:35:00Z">
            <w:trPr>
              <w:trHeight w:val="345"/>
            </w:trPr>
          </w:trPrChange>
        </w:trPr>
        <w:tc>
          <w:tcPr>
            <w:tcW w:w="680" w:type="dxa"/>
            <w:hideMark/>
            <w:tcPrChange w:id="973" w:author="Willems, P.H. (Peter)" w:date="2019-03-26T10:35:00Z">
              <w:tcPr>
                <w:tcW w:w="680" w:type="dxa"/>
                <w:hideMark/>
              </w:tcPr>
            </w:tcPrChange>
          </w:tcPr>
          <w:p w14:paraId="09FC04EA" w14:textId="4A229EE5" w:rsidR="008468ED" w:rsidRPr="008468ED" w:rsidDel="004715E4" w:rsidRDefault="008468ED" w:rsidP="008468ED">
            <w:pPr>
              <w:pStyle w:val="Tekstzonderopmaak"/>
              <w:widowControl w:val="0"/>
              <w:rPr>
                <w:del w:id="974" w:author="Willems, P.H. (Peter)" w:date="2019-03-26T10:35:00Z"/>
                <w:rFonts w:ascii="Corbel" w:hAnsi="Corbel"/>
                <w:b/>
                <w:i/>
                <w:sz w:val="22"/>
                <w:szCs w:val="22"/>
              </w:rPr>
            </w:pPr>
            <w:del w:id="975" w:author="Willems, P.H. (Peter)" w:date="2019-03-26T10:35:00Z">
              <w:r w:rsidRPr="008468ED" w:rsidDel="004715E4">
                <w:rPr>
                  <w:rFonts w:ascii="Corbel" w:hAnsi="Corbel"/>
                  <w:b/>
                  <w:i/>
                  <w:sz w:val="22"/>
                  <w:szCs w:val="22"/>
                </w:rPr>
                <w:delText>1022</w:delText>
              </w:r>
            </w:del>
          </w:p>
        </w:tc>
        <w:tc>
          <w:tcPr>
            <w:tcW w:w="2547" w:type="dxa"/>
            <w:hideMark/>
            <w:tcPrChange w:id="976" w:author="Willems, P.H. (Peter)" w:date="2019-03-26T10:35:00Z">
              <w:tcPr>
                <w:tcW w:w="2547" w:type="dxa"/>
                <w:hideMark/>
              </w:tcPr>
            </w:tcPrChange>
          </w:tcPr>
          <w:p w14:paraId="09FC04EB" w14:textId="291BF024" w:rsidR="008468ED" w:rsidRPr="008468ED" w:rsidDel="004715E4" w:rsidRDefault="005F485B" w:rsidP="008468ED">
            <w:pPr>
              <w:pStyle w:val="Tekstzonderopmaak"/>
              <w:widowControl w:val="0"/>
              <w:rPr>
                <w:del w:id="977" w:author="Willems, P.H. (Peter)" w:date="2019-03-26T10:35:00Z"/>
                <w:rFonts w:ascii="Corbel" w:hAnsi="Corbel"/>
                <w:b/>
                <w:i/>
                <w:sz w:val="22"/>
                <w:szCs w:val="22"/>
                <w:u w:val="single"/>
              </w:rPr>
            </w:pPr>
            <w:del w:id="978"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"http://visi.codeplex.com/workitem/1022"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Prio-013: Keurmerktest op DateTime, Boolean, etc.</w:delText>
              </w:r>
              <w:r w:rsidDel="004715E4">
                <w:rPr>
                  <w:rStyle w:val="Hyperlink"/>
                  <w:rFonts w:ascii="Corbel" w:hAnsi="Corbel"/>
                  <w:b/>
                  <w:i/>
                  <w:sz w:val="22"/>
                  <w:szCs w:val="22"/>
                </w:rPr>
                <w:fldChar w:fldCharType="end"/>
              </w:r>
            </w:del>
          </w:p>
        </w:tc>
        <w:tc>
          <w:tcPr>
            <w:tcW w:w="1276" w:type="dxa"/>
            <w:hideMark/>
            <w:tcPrChange w:id="979" w:author="Willems, P.H. (Peter)" w:date="2019-03-26T10:35:00Z">
              <w:tcPr>
                <w:tcW w:w="1276" w:type="dxa"/>
                <w:hideMark/>
              </w:tcPr>
            </w:tcPrChange>
          </w:tcPr>
          <w:p w14:paraId="09FC04EC" w14:textId="18C8B139" w:rsidR="008468ED" w:rsidRPr="001E7667" w:rsidDel="004715E4" w:rsidRDefault="008468ED" w:rsidP="008468ED">
            <w:pPr>
              <w:pStyle w:val="Tekstzonderopmaak"/>
              <w:widowControl w:val="0"/>
              <w:rPr>
                <w:del w:id="980" w:author="Willems, P.H. (Peter)" w:date="2019-03-26T10:35:00Z"/>
                <w:rFonts w:ascii="Corbel" w:hAnsi="Corbel"/>
                <w:b/>
                <w:i/>
                <w:sz w:val="16"/>
                <w:szCs w:val="22"/>
              </w:rPr>
            </w:pPr>
            <w:del w:id="981" w:author="Willems, P.H. (Peter)" w:date="2019-03-26T10:35:00Z">
              <w:r w:rsidRPr="001E7667" w:rsidDel="004715E4">
                <w:rPr>
                  <w:rFonts w:ascii="Corbel" w:hAnsi="Corbel"/>
                  <w:b/>
                  <w:i/>
                  <w:sz w:val="16"/>
                  <w:szCs w:val="22"/>
                </w:rPr>
                <w:delText>Arne_Bruinse</w:delText>
              </w:r>
            </w:del>
          </w:p>
        </w:tc>
        <w:tc>
          <w:tcPr>
            <w:tcW w:w="1134" w:type="dxa"/>
            <w:hideMark/>
            <w:tcPrChange w:id="982" w:author="Willems, P.H. (Peter)" w:date="2019-03-26T10:35:00Z">
              <w:tcPr>
                <w:tcW w:w="1134" w:type="dxa"/>
                <w:hideMark/>
              </w:tcPr>
            </w:tcPrChange>
          </w:tcPr>
          <w:p w14:paraId="09FC04ED" w14:textId="4C166F84" w:rsidR="008468ED" w:rsidRPr="001E7667" w:rsidDel="004715E4" w:rsidRDefault="008468ED" w:rsidP="008468ED">
            <w:pPr>
              <w:pStyle w:val="Tekstzonderopmaak"/>
              <w:widowControl w:val="0"/>
              <w:rPr>
                <w:del w:id="983" w:author="Willems, P.H. (Peter)" w:date="2019-03-26T10:35:00Z"/>
                <w:rFonts w:ascii="Corbel" w:hAnsi="Corbel"/>
                <w:b/>
                <w:i/>
                <w:sz w:val="16"/>
                <w:szCs w:val="22"/>
              </w:rPr>
            </w:pPr>
            <w:del w:id="984" w:author="Willems, P.H. (Peter)" w:date="2019-03-26T10:35:00Z">
              <w:r w:rsidRPr="001E7667" w:rsidDel="004715E4">
                <w:rPr>
                  <w:rFonts w:ascii="Corbel" w:hAnsi="Corbel"/>
                  <w:b/>
                  <w:i/>
                  <w:sz w:val="16"/>
                  <w:szCs w:val="22"/>
                </w:rPr>
                <w:delText>Resolved</w:delText>
              </w:r>
            </w:del>
          </w:p>
        </w:tc>
        <w:tc>
          <w:tcPr>
            <w:tcW w:w="1134" w:type="dxa"/>
            <w:hideMark/>
            <w:tcPrChange w:id="985" w:author="Willems, P.H. (Peter)" w:date="2019-03-26T10:35:00Z">
              <w:tcPr>
                <w:tcW w:w="1134" w:type="dxa"/>
                <w:hideMark/>
              </w:tcPr>
            </w:tcPrChange>
          </w:tcPr>
          <w:p w14:paraId="09FC04EE" w14:textId="6DEBD0DD" w:rsidR="008468ED" w:rsidRPr="001E7667" w:rsidDel="004715E4" w:rsidRDefault="008468ED" w:rsidP="008468ED">
            <w:pPr>
              <w:pStyle w:val="Tekstzonderopmaak"/>
              <w:widowControl w:val="0"/>
              <w:rPr>
                <w:del w:id="986" w:author="Willems, P.H. (Peter)" w:date="2019-03-26T10:35:00Z"/>
                <w:rFonts w:ascii="Corbel" w:hAnsi="Corbel"/>
                <w:b/>
                <w:i/>
                <w:sz w:val="16"/>
                <w:szCs w:val="22"/>
              </w:rPr>
            </w:pPr>
            <w:del w:id="987" w:author="Willems, P.H. (Peter)" w:date="2019-03-26T10:35:00Z">
              <w:r w:rsidRPr="001E7667" w:rsidDel="004715E4">
                <w:rPr>
                  <w:rFonts w:ascii="Corbel" w:hAnsi="Corbel"/>
                  <w:b/>
                  <w:i/>
                  <w:sz w:val="16"/>
                  <w:szCs w:val="22"/>
                </w:rPr>
                <w:delText>Feature</w:delText>
              </w:r>
            </w:del>
          </w:p>
        </w:tc>
        <w:tc>
          <w:tcPr>
            <w:tcW w:w="1276" w:type="dxa"/>
            <w:hideMark/>
            <w:tcPrChange w:id="988" w:author="Willems, P.H. (Peter)" w:date="2019-03-26T10:35:00Z">
              <w:tcPr>
                <w:tcW w:w="1276" w:type="dxa"/>
                <w:hideMark/>
              </w:tcPr>
            </w:tcPrChange>
          </w:tcPr>
          <w:p w14:paraId="09FC04EF" w14:textId="65A9B598" w:rsidR="008468ED" w:rsidRPr="001E7667" w:rsidDel="004715E4" w:rsidRDefault="008468ED" w:rsidP="008468ED">
            <w:pPr>
              <w:pStyle w:val="Tekstzonderopmaak"/>
              <w:widowControl w:val="0"/>
              <w:rPr>
                <w:del w:id="989" w:author="Willems, P.H. (Peter)" w:date="2019-03-26T10:35:00Z"/>
                <w:rFonts w:ascii="Corbel" w:hAnsi="Corbel"/>
                <w:b/>
                <w:i/>
                <w:sz w:val="16"/>
                <w:szCs w:val="22"/>
              </w:rPr>
            </w:pPr>
            <w:del w:id="990" w:author="Willems, P.H. (Peter)" w:date="2019-03-26T10:35:00Z">
              <w:r w:rsidRPr="001E7667" w:rsidDel="004715E4">
                <w:rPr>
                  <w:rFonts w:ascii="Corbel" w:hAnsi="Corbel"/>
                  <w:b/>
                  <w:i/>
                  <w:sz w:val="16"/>
                  <w:szCs w:val="22"/>
                </w:rPr>
                <w:delText>Low</w:delText>
              </w:r>
            </w:del>
          </w:p>
        </w:tc>
        <w:tc>
          <w:tcPr>
            <w:tcW w:w="1701" w:type="dxa"/>
            <w:hideMark/>
            <w:tcPrChange w:id="991" w:author="Willems, P.H. (Peter)" w:date="2019-03-26T10:35:00Z">
              <w:tcPr>
                <w:tcW w:w="1701" w:type="dxa"/>
                <w:hideMark/>
              </w:tcPr>
            </w:tcPrChange>
          </w:tcPr>
          <w:p w14:paraId="09FC04F0" w14:textId="692586DA" w:rsidR="008468ED" w:rsidRPr="008468ED" w:rsidDel="004715E4" w:rsidRDefault="008468ED" w:rsidP="008468ED">
            <w:pPr>
              <w:pStyle w:val="Tekstzonderopmaak"/>
              <w:widowControl w:val="0"/>
              <w:rPr>
                <w:del w:id="992" w:author="Willems, P.H. (Peter)" w:date="2019-03-26T10:35:00Z"/>
                <w:rFonts w:ascii="Corbel" w:hAnsi="Corbel"/>
                <w:b/>
                <w:i/>
                <w:sz w:val="22"/>
                <w:szCs w:val="22"/>
              </w:rPr>
            </w:pPr>
            <w:del w:id="993" w:author="Willems, P.H. (Peter)" w:date="2019-03-26T10:35:00Z">
              <w:r w:rsidRPr="008468ED" w:rsidDel="004715E4">
                <w:rPr>
                  <w:rFonts w:ascii="Corbel" w:hAnsi="Corbel"/>
                  <w:b/>
                  <w:i/>
                  <w:sz w:val="22"/>
                  <w:szCs w:val="22"/>
                </w:rPr>
                <w:delText>Jul 10, 2015 at 11:30 AM</w:delText>
              </w:r>
            </w:del>
          </w:p>
        </w:tc>
      </w:tr>
      <w:tr w:rsidR="001E7667" w:rsidRPr="008468ED" w:rsidDel="004715E4" w14:paraId="09FC04F9" w14:textId="71F38932" w:rsidTr="004715E4">
        <w:trPr>
          <w:trHeight w:val="345"/>
          <w:del w:id="994" w:author="Willems, P.H. (Peter)" w:date="2019-03-26T10:35:00Z"/>
          <w:trPrChange w:id="995" w:author="Willems, P.H. (Peter)" w:date="2019-03-26T10:35:00Z">
            <w:trPr>
              <w:trHeight w:val="345"/>
            </w:trPr>
          </w:trPrChange>
        </w:trPr>
        <w:tc>
          <w:tcPr>
            <w:tcW w:w="680" w:type="dxa"/>
            <w:hideMark/>
            <w:tcPrChange w:id="996" w:author="Willems, P.H. (Peter)" w:date="2019-03-26T10:35:00Z">
              <w:tcPr>
                <w:tcW w:w="680" w:type="dxa"/>
                <w:hideMark/>
              </w:tcPr>
            </w:tcPrChange>
          </w:tcPr>
          <w:p w14:paraId="09FC04F2" w14:textId="4F5C291F" w:rsidR="008468ED" w:rsidRPr="008468ED" w:rsidDel="004715E4" w:rsidRDefault="008468ED" w:rsidP="008468ED">
            <w:pPr>
              <w:pStyle w:val="Tekstzonderopmaak"/>
              <w:widowControl w:val="0"/>
              <w:rPr>
                <w:del w:id="997" w:author="Willems, P.H. (Peter)" w:date="2019-03-26T10:35:00Z"/>
                <w:rFonts w:ascii="Corbel" w:hAnsi="Corbel"/>
                <w:b/>
                <w:i/>
                <w:sz w:val="22"/>
                <w:szCs w:val="22"/>
              </w:rPr>
            </w:pPr>
            <w:del w:id="998" w:author="Willems, P.H. (Peter)" w:date="2019-03-26T10:35:00Z">
              <w:r w:rsidRPr="008468ED" w:rsidDel="004715E4">
                <w:rPr>
                  <w:rFonts w:ascii="Corbel" w:hAnsi="Corbel"/>
                  <w:b/>
                  <w:i/>
                  <w:sz w:val="22"/>
                  <w:szCs w:val="22"/>
                </w:rPr>
                <w:delText>1223</w:delText>
              </w:r>
            </w:del>
          </w:p>
        </w:tc>
        <w:tc>
          <w:tcPr>
            <w:tcW w:w="2547" w:type="dxa"/>
            <w:hideMark/>
            <w:tcPrChange w:id="999" w:author="Willems, P.H. (Peter)" w:date="2019-03-26T10:35:00Z">
              <w:tcPr>
                <w:tcW w:w="2547" w:type="dxa"/>
                <w:hideMark/>
              </w:tcPr>
            </w:tcPrChange>
          </w:tcPr>
          <w:p w14:paraId="09FC04F3" w14:textId="2E94A315" w:rsidR="008468ED" w:rsidRPr="008468ED" w:rsidDel="004715E4" w:rsidRDefault="005F485B" w:rsidP="008468ED">
            <w:pPr>
              <w:pStyle w:val="Tekstzonderopmaak"/>
              <w:widowControl w:val="0"/>
              <w:rPr>
                <w:del w:id="1000" w:author="Willems, P.H. (Peter)" w:date="2019-03-26T10:35:00Z"/>
                <w:rFonts w:ascii="Corbel" w:hAnsi="Corbel"/>
                <w:b/>
                <w:i/>
                <w:sz w:val="22"/>
                <w:szCs w:val="22"/>
                <w:u w:val="single"/>
              </w:rPr>
            </w:pPr>
            <w:del w:id="1001"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"http://visi.codeplex.com/workitem/1223"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Prio-000: Punten van VISI-adviseur(s)</w:delText>
              </w:r>
              <w:r w:rsidDel="004715E4">
                <w:rPr>
                  <w:rStyle w:val="Hyperlink"/>
                  <w:rFonts w:ascii="Corbel" w:hAnsi="Corbel"/>
                  <w:b/>
                  <w:i/>
                  <w:sz w:val="22"/>
                  <w:szCs w:val="22"/>
                </w:rPr>
                <w:fldChar w:fldCharType="end"/>
              </w:r>
            </w:del>
          </w:p>
        </w:tc>
        <w:tc>
          <w:tcPr>
            <w:tcW w:w="1276" w:type="dxa"/>
            <w:hideMark/>
            <w:tcPrChange w:id="1002" w:author="Willems, P.H. (Peter)" w:date="2019-03-26T10:35:00Z">
              <w:tcPr>
                <w:tcW w:w="1276" w:type="dxa"/>
                <w:hideMark/>
              </w:tcPr>
            </w:tcPrChange>
          </w:tcPr>
          <w:p w14:paraId="09FC04F4" w14:textId="3C15884B" w:rsidR="008468ED" w:rsidRPr="001E7667" w:rsidDel="004715E4" w:rsidRDefault="008468ED" w:rsidP="008468ED">
            <w:pPr>
              <w:pStyle w:val="Tekstzonderopmaak"/>
              <w:widowControl w:val="0"/>
              <w:rPr>
                <w:del w:id="1003" w:author="Willems, P.H. (Peter)" w:date="2019-03-26T10:35:00Z"/>
                <w:rFonts w:ascii="Corbel" w:hAnsi="Corbel"/>
                <w:b/>
                <w:i/>
                <w:sz w:val="16"/>
                <w:szCs w:val="22"/>
              </w:rPr>
            </w:pPr>
            <w:del w:id="1004" w:author="Willems, P.H. (Peter)" w:date="2019-03-26T10:35:00Z">
              <w:r w:rsidRPr="001E7667" w:rsidDel="004715E4">
                <w:rPr>
                  <w:rFonts w:ascii="Corbel" w:hAnsi="Corbel"/>
                  <w:b/>
                  <w:i/>
                  <w:sz w:val="16"/>
                  <w:szCs w:val="22"/>
                </w:rPr>
                <w:delText>Arne_Bruinse</w:delText>
              </w:r>
            </w:del>
          </w:p>
        </w:tc>
        <w:tc>
          <w:tcPr>
            <w:tcW w:w="1134" w:type="dxa"/>
            <w:hideMark/>
            <w:tcPrChange w:id="1005" w:author="Willems, P.H. (Peter)" w:date="2019-03-26T10:35:00Z">
              <w:tcPr>
                <w:tcW w:w="1134" w:type="dxa"/>
                <w:hideMark/>
              </w:tcPr>
            </w:tcPrChange>
          </w:tcPr>
          <w:p w14:paraId="09FC04F5" w14:textId="0DC4409C" w:rsidR="008468ED" w:rsidRPr="001E7667" w:rsidDel="004715E4" w:rsidRDefault="008468ED" w:rsidP="008468ED">
            <w:pPr>
              <w:pStyle w:val="Tekstzonderopmaak"/>
              <w:widowControl w:val="0"/>
              <w:rPr>
                <w:del w:id="1006" w:author="Willems, P.H. (Peter)" w:date="2019-03-26T10:35:00Z"/>
                <w:rFonts w:ascii="Corbel" w:hAnsi="Corbel"/>
                <w:b/>
                <w:i/>
                <w:sz w:val="16"/>
                <w:szCs w:val="22"/>
              </w:rPr>
            </w:pPr>
            <w:del w:id="1007" w:author="Willems, P.H. (Peter)" w:date="2019-03-26T10:35:00Z">
              <w:r w:rsidRPr="001E7667" w:rsidDel="004715E4">
                <w:rPr>
                  <w:rFonts w:ascii="Corbel" w:hAnsi="Corbel"/>
                  <w:b/>
                  <w:i/>
                  <w:sz w:val="16"/>
                  <w:szCs w:val="22"/>
                </w:rPr>
                <w:delText>Resolved</w:delText>
              </w:r>
            </w:del>
          </w:p>
        </w:tc>
        <w:tc>
          <w:tcPr>
            <w:tcW w:w="1134" w:type="dxa"/>
            <w:hideMark/>
            <w:tcPrChange w:id="1008" w:author="Willems, P.H. (Peter)" w:date="2019-03-26T10:35:00Z">
              <w:tcPr>
                <w:tcW w:w="1134" w:type="dxa"/>
                <w:hideMark/>
              </w:tcPr>
            </w:tcPrChange>
          </w:tcPr>
          <w:p w14:paraId="09FC04F6" w14:textId="477B84F2" w:rsidR="008468ED" w:rsidRPr="001E7667" w:rsidDel="004715E4" w:rsidRDefault="008468ED" w:rsidP="008468ED">
            <w:pPr>
              <w:pStyle w:val="Tekstzonderopmaak"/>
              <w:widowControl w:val="0"/>
              <w:rPr>
                <w:del w:id="1009" w:author="Willems, P.H. (Peter)" w:date="2019-03-26T10:35:00Z"/>
                <w:rFonts w:ascii="Corbel" w:hAnsi="Corbel"/>
                <w:b/>
                <w:i/>
                <w:sz w:val="16"/>
                <w:szCs w:val="22"/>
              </w:rPr>
            </w:pPr>
            <w:del w:id="1010" w:author="Willems, P.H. (Peter)" w:date="2019-03-26T10:35:00Z">
              <w:r w:rsidRPr="001E7667" w:rsidDel="004715E4">
                <w:rPr>
                  <w:rFonts w:ascii="Corbel" w:hAnsi="Corbel"/>
                  <w:b/>
                  <w:i/>
                  <w:sz w:val="16"/>
                  <w:szCs w:val="22"/>
                </w:rPr>
                <w:delText>Task</w:delText>
              </w:r>
            </w:del>
          </w:p>
        </w:tc>
        <w:tc>
          <w:tcPr>
            <w:tcW w:w="1276" w:type="dxa"/>
            <w:hideMark/>
            <w:tcPrChange w:id="1011" w:author="Willems, P.H. (Peter)" w:date="2019-03-26T10:35:00Z">
              <w:tcPr>
                <w:tcW w:w="1276" w:type="dxa"/>
                <w:hideMark/>
              </w:tcPr>
            </w:tcPrChange>
          </w:tcPr>
          <w:p w14:paraId="09FC04F7" w14:textId="1481367C" w:rsidR="008468ED" w:rsidRPr="001E7667" w:rsidDel="004715E4" w:rsidRDefault="008468ED" w:rsidP="008468ED">
            <w:pPr>
              <w:pStyle w:val="Tekstzonderopmaak"/>
              <w:widowControl w:val="0"/>
              <w:rPr>
                <w:del w:id="1012" w:author="Willems, P.H. (Peter)" w:date="2019-03-26T10:35:00Z"/>
                <w:rFonts w:ascii="Corbel" w:hAnsi="Corbel"/>
                <w:b/>
                <w:i/>
                <w:sz w:val="16"/>
                <w:szCs w:val="22"/>
              </w:rPr>
            </w:pPr>
            <w:del w:id="1013" w:author="Willems, P.H. (Peter)" w:date="2019-03-26T10:35:00Z">
              <w:r w:rsidRPr="001E7667" w:rsidDel="004715E4">
                <w:rPr>
                  <w:rFonts w:ascii="Corbel" w:hAnsi="Corbel"/>
                  <w:b/>
                  <w:i/>
                  <w:sz w:val="16"/>
                  <w:szCs w:val="22"/>
                </w:rPr>
                <w:delText>Low</w:delText>
              </w:r>
            </w:del>
          </w:p>
        </w:tc>
        <w:tc>
          <w:tcPr>
            <w:tcW w:w="1701" w:type="dxa"/>
            <w:hideMark/>
            <w:tcPrChange w:id="1014" w:author="Willems, P.H. (Peter)" w:date="2019-03-26T10:35:00Z">
              <w:tcPr>
                <w:tcW w:w="1701" w:type="dxa"/>
                <w:hideMark/>
              </w:tcPr>
            </w:tcPrChange>
          </w:tcPr>
          <w:p w14:paraId="09FC04F8" w14:textId="63348C34" w:rsidR="008468ED" w:rsidRPr="008468ED" w:rsidDel="004715E4" w:rsidRDefault="008468ED" w:rsidP="008468ED">
            <w:pPr>
              <w:pStyle w:val="Tekstzonderopmaak"/>
              <w:widowControl w:val="0"/>
              <w:rPr>
                <w:del w:id="1015" w:author="Willems, P.H. (Peter)" w:date="2019-03-26T10:35:00Z"/>
                <w:rFonts w:ascii="Corbel" w:hAnsi="Corbel"/>
                <w:b/>
                <w:i/>
                <w:sz w:val="22"/>
                <w:szCs w:val="22"/>
              </w:rPr>
            </w:pPr>
            <w:del w:id="1016" w:author="Willems, P.H. (Peter)" w:date="2019-03-26T10:35:00Z">
              <w:r w:rsidRPr="008468ED" w:rsidDel="004715E4">
                <w:rPr>
                  <w:rFonts w:ascii="Corbel" w:hAnsi="Corbel"/>
                  <w:b/>
                  <w:i/>
                  <w:sz w:val="22"/>
                  <w:szCs w:val="22"/>
                </w:rPr>
                <w:delText>Jul 10, 2015 at 11:30 AM</w:delText>
              </w:r>
            </w:del>
          </w:p>
        </w:tc>
      </w:tr>
      <w:tr w:rsidR="001E7667" w:rsidRPr="008468ED" w:rsidDel="004715E4" w14:paraId="09FC0501" w14:textId="3D1283D7" w:rsidTr="004715E4">
        <w:trPr>
          <w:trHeight w:val="345"/>
          <w:del w:id="1017" w:author="Willems, P.H. (Peter)" w:date="2019-03-26T10:35:00Z"/>
          <w:trPrChange w:id="1018" w:author="Willems, P.H. (Peter)" w:date="2019-03-26T10:35:00Z">
            <w:trPr>
              <w:trHeight w:val="345"/>
            </w:trPr>
          </w:trPrChange>
        </w:trPr>
        <w:tc>
          <w:tcPr>
            <w:tcW w:w="680" w:type="dxa"/>
            <w:hideMark/>
            <w:tcPrChange w:id="1019" w:author="Willems, P.H. (Peter)" w:date="2019-03-26T10:35:00Z">
              <w:tcPr>
                <w:tcW w:w="680" w:type="dxa"/>
                <w:hideMark/>
              </w:tcPr>
            </w:tcPrChange>
          </w:tcPr>
          <w:p w14:paraId="09FC04FA" w14:textId="73A86C6A" w:rsidR="008468ED" w:rsidRPr="008468ED" w:rsidDel="004715E4" w:rsidRDefault="008468ED" w:rsidP="008468ED">
            <w:pPr>
              <w:pStyle w:val="Tekstzonderopmaak"/>
              <w:widowControl w:val="0"/>
              <w:rPr>
                <w:del w:id="1020" w:author="Willems, P.H. (Peter)" w:date="2019-03-26T10:35:00Z"/>
                <w:rFonts w:ascii="Corbel" w:hAnsi="Corbel"/>
                <w:b/>
                <w:i/>
                <w:sz w:val="22"/>
                <w:szCs w:val="22"/>
              </w:rPr>
            </w:pPr>
            <w:del w:id="1021" w:author="Willems, P.H. (Peter)" w:date="2019-03-26T10:35:00Z">
              <w:r w:rsidRPr="008468ED" w:rsidDel="004715E4">
                <w:rPr>
                  <w:rFonts w:ascii="Corbel" w:hAnsi="Corbel"/>
                  <w:b/>
                  <w:i/>
                  <w:sz w:val="22"/>
                  <w:szCs w:val="22"/>
                </w:rPr>
                <w:delText>1020</w:delText>
              </w:r>
            </w:del>
          </w:p>
        </w:tc>
        <w:tc>
          <w:tcPr>
            <w:tcW w:w="2547" w:type="dxa"/>
            <w:hideMark/>
            <w:tcPrChange w:id="1022" w:author="Willems, P.H. (Peter)" w:date="2019-03-26T10:35:00Z">
              <w:tcPr>
                <w:tcW w:w="2547" w:type="dxa"/>
                <w:hideMark/>
              </w:tcPr>
            </w:tcPrChange>
          </w:tcPr>
          <w:p w14:paraId="09FC04FB" w14:textId="18B433DC" w:rsidR="008468ED" w:rsidRPr="008468ED" w:rsidDel="004715E4" w:rsidRDefault="005F485B" w:rsidP="008468ED">
            <w:pPr>
              <w:pStyle w:val="Tekstzonderopmaak"/>
              <w:widowControl w:val="0"/>
              <w:rPr>
                <w:del w:id="1023" w:author="Willems, P.H. (Peter)" w:date="2019-03-26T10:35:00Z"/>
                <w:rFonts w:ascii="Corbel" w:hAnsi="Corbel"/>
                <w:b/>
                <w:i/>
                <w:sz w:val="22"/>
                <w:szCs w:val="22"/>
                <w:u w:val="single"/>
              </w:rPr>
            </w:pPr>
            <w:del w:id="1024" w:author="Willems, P.H. (Peter)" w:date="2019-03-26T10:35:00Z">
              <w:r w:rsidDel="004715E4">
                <w:rPr>
                  <w:rStyle w:val="Hyperlink"/>
                  <w:rFonts w:ascii="Corbel" w:hAnsi="Corbel"/>
                  <w:b/>
                  <w:i/>
                  <w:sz w:val="22"/>
                  <w:szCs w:val="22"/>
                </w:rPr>
                <w:fldChar w:fldCharType="begin"/>
              </w:r>
              <w:r w:rsidDel="004715E4">
                <w:rPr>
                  <w:rStyle w:val="Hyperlink"/>
                  <w:rFonts w:ascii="Corbel" w:hAnsi="Corbel"/>
                  <w:b/>
                  <w:i/>
                  <w:sz w:val="22"/>
                  <w:szCs w:val="22"/>
                </w:rPr>
                <w:delInstrText xml:space="preserve"> HYPERLINK "http://visi.codeplex.com/workitem/1020" </w:delInstrText>
              </w:r>
              <w:r w:rsidDel="004715E4">
                <w:rPr>
                  <w:rStyle w:val="Hyperlink"/>
                  <w:rFonts w:ascii="Corbel" w:hAnsi="Corbel"/>
                  <w:b/>
                  <w:i/>
                  <w:sz w:val="22"/>
                  <w:szCs w:val="22"/>
                </w:rPr>
                <w:fldChar w:fldCharType="separate"/>
              </w:r>
              <w:r w:rsidR="008468ED" w:rsidRPr="008468ED" w:rsidDel="004715E4">
                <w:rPr>
                  <w:rStyle w:val="Hyperlink"/>
                  <w:rFonts w:ascii="Corbel" w:hAnsi="Corbel"/>
                  <w:b/>
                  <w:i/>
                  <w:sz w:val="22"/>
                  <w:szCs w:val="22"/>
                </w:rPr>
                <w:delText>Prio-000: Onderzoek naar speciale tekens in XSD</w:delText>
              </w:r>
              <w:r w:rsidDel="004715E4">
                <w:rPr>
                  <w:rStyle w:val="Hyperlink"/>
                  <w:rFonts w:ascii="Corbel" w:hAnsi="Corbel"/>
                  <w:b/>
                  <w:i/>
                  <w:sz w:val="22"/>
                  <w:szCs w:val="22"/>
                </w:rPr>
                <w:fldChar w:fldCharType="end"/>
              </w:r>
            </w:del>
          </w:p>
        </w:tc>
        <w:tc>
          <w:tcPr>
            <w:tcW w:w="1276" w:type="dxa"/>
            <w:hideMark/>
            <w:tcPrChange w:id="1025" w:author="Willems, P.H. (Peter)" w:date="2019-03-26T10:35:00Z">
              <w:tcPr>
                <w:tcW w:w="1276" w:type="dxa"/>
                <w:hideMark/>
              </w:tcPr>
            </w:tcPrChange>
          </w:tcPr>
          <w:p w14:paraId="09FC04FC" w14:textId="422EF713" w:rsidR="008468ED" w:rsidRPr="001E7667" w:rsidDel="004715E4" w:rsidRDefault="008468ED" w:rsidP="008468ED">
            <w:pPr>
              <w:pStyle w:val="Tekstzonderopmaak"/>
              <w:widowControl w:val="0"/>
              <w:rPr>
                <w:del w:id="1026" w:author="Willems, P.H. (Peter)" w:date="2019-03-26T10:35:00Z"/>
                <w:rFonts w:ascii="Corbel" w:hAnsi="Corbel"/>
                <w:b/>
                <w:i/>
                <w:sz w:val="16"/>
                <w:szCs w:val="22"/>
              </w:rPr>
            </w:pPr>
            <w:del w:id="1027" w:author="Willems, P.H. (Peter)" w:date="2019-03-26T10:35:00Z">
              <w:r w:rsidRPr="001E7667" w:rsidDel="004715E4">
                <w:rPr>
                  <w:rFonts w:ascii="Corbel" w:hAnsi="Corbel"/>
                  <w:b/>
                  <w:i/>
                  <w:sz w:val="16"/>
                  <w:szCs w:val="22"/>
                </w:rPr>
                <w:delText>100023</w:delText>
              </w:r>
            </w:del>
          </w:p>
        </w:tc>
        <w:tc>
          <w:tcPr>
            <w:tcW w:w="1134" w:type="dxa"/>
            <w:hideMark/>
            <w:tcPrChange w:id="1028" w:author="Willems, P.H. (Peter)" w:date="2019-03-26T10:35:00Z">
              <w:tcPr>
                <w:tcW w:w="1134" w:type="dxa"/>
                <w:hideMark/>
              </w:tcPr>
            </w:tcPrChange>
          </w:tcPr>
          <w:p w14:paraId="09FC04FD" w14:textId="30E87F2C" w:rsidR="008468ED" w:rsidRPr="001E7667" w:rsidDel="004715E4" w:rsidRDefault="008468ED" w:rsidP="008468ED">
            <w:pPr>
              <w:pStyle w:val="Tekstzonderopmaak"/>
              <w:widowControl w:val="0"/>
              <w:rPr>
                <w:del w:id="1029" w:author="Willems, P.H. (Peter)" w:date="2019-03-26T10:35:00Z"/>
                <w:rFonts w:ascii="Corbel" w:hAnsi="Corbel"/>
                <w:b/>
                <w:i/>
                <w:sz w:val="16"/>
                <w:szCs w:val="22"/>
              </w:rPr>
            </w:pPr>
            <w:del w:id="1030" w:author="Willems, P.H. (Peter)" w:date="2019-03-26T10:35:00Z">
              <w:r w:rsidRPr="001E7667" w:rsidDel="004715E4">
                <w:rPr>
                  <w:rFonts w:ascii="Corbel" w:hAnsi="Corbel"/>
                  <w:b/>
                  <w:i/>
                  <w:sz w:val="16"/>
                  <w:szCs w:val="22"/>
                </w:rPr>
                <w:delText>Resolved</w:delText>
              </w:r>
            </w:del>
          </w:p>
        </w:tc>
        <w:tc>
          <w:tcPr>
            <w:tcW w:w="1134" w:type="dxa"/>
            <w:hideMark/>
            <w:tcPrChange w:id="1031" w:author="Willems, P.H. (Peter)" w:date="2019-03-26T10:35:00Z">
              <w:tcPr>
                <w:tcW w:w="1134" w:type="dxa"/>
                <w:hideMark/>
              </w:tcPr>
            </w:tcPrChange>
          </w:tcPr>
          <w:p w14:paraId="09FC04FE" w14:textId="1CE1C769" w:rsidR="008468ED" w:rsidRPr="001E7667" w:rsidDel="004715E4" w:rsidRDefault="008468ED" w:rsidP="008468ED">
            <w:pPr>
              <w:pStyle w:val="Tekstzonderopmaak"/>
              <w:widowControl w:val="0"/>
              <w:rPr>
                <w:del w:id="1032" w:author="Willems, P.H. (Peter)" w:date="2019-03-26T10:35:00Z"/>
                <w:rFonts w:ascii="Corbel" w:hAnsi="Corbel"/>
                <w:b/>
                <w:i/>
                <w:sz w:val="16"/>
                <w:szCs w:val="22"/>
              </w:rPr>
            </w:pPr>
            <w:del w:id="1033" w:author="Willems, P.H. (Peter)" w:date="2019-03-26T10:35:00Z">
              <w:r w:rsidRPr="001E7667" w:rsidDel="004715E4">
                <w:rPr>
                  <w:rFonts w:ascii="Corbel" w:hAnsi="Corbel"/>
                  <w:b/>
                  <w:i/>
                  <w:sz w:val="16"/>
                  <w:szCs w:val="22"/>
                </w:rPr>
                <w:delText>Task</w:delText>
              </w:r>
            </w:del>
          </w:p>
        </w:tc>
        <w:tc>
          <w:tcPr>
            <w:tcW w:w="1276" w:type="dxa"/>
            <w:hideMark/>
            <w:tcPrChange w:id="1034" w:author="Willems, P.H. (Peter)" w:date="2019-03-26T10:35:00Z">
              <w:tcPr>
                <w:tcW w:w="1276" w:type="dxa"/>
                <w:hideMark/>
              </w:tcPr>
            </w:tcPrChange>
          </w:tcPr>
          <w:p w14:paraId="09FC04FF" w14:textId="058D3BA2" w:rsidR="008468ED" w:rsidRPr="001E7667" w:rsidDel="004715E4" w:rsidRDefault="008468ED" w:rsidP="008468ED">
            <w:pPr>
              <w:pStyle w:val="Tekstzonderopmaak"/>
              <w:widowControl w:val="0"/>
              <w:rPr>
                <w:del w:id="1035" w:author="Willems, P.H. (Peter)" w:date="2019-03-26T10:35:00Z"/>
                <w:rFonts w:ascii="Corbel" w:hAnsi="Corbel"/>
                <w:b/>
                <w:i/>
                <w:sz w:val="16"/>
                <w:szCs w:val="22"/>
              </w:rPr>
            </w:pPr>
            <w:del w:id="1036" w:author="Willems, P.H. (Peter)" w:date="2019-03-26T10:35:00Z">
              <w:r w:rsidRPr="001E7667" w:rsidDel="004715E4">
                <w:rPr>
                  <w:rFonts w:ascii="Corbel" w:hAnsi="Corbel"/>
                  <w:b/>
                  <w:i/>
                  <w:sz w:val="16"/>
                  <w:szCs w:val="22"/>
                </w:rPr>
                <w:delText>Medium</w:delText>
              </w:r>
            </w:del>
          </w:p>
        </w:tc>
        <w:tc>
          <w:tcPr>
            <w:tcW w:w="1701" w:type="dxa"/>
            <w:hideMark/>
            <w:tcPrChange w:id="1037" w:author="Willems, P.H. (Peter)" w:date="2019-03-26T10:35:00Z">
              <w:tcPr>
                <w:tcW w:w="1701" w:type="dxa"/>
                <w:hideMark/>
              </w:tcPr>
            </w:tcPrChange>
          </w:tcPr>
          <w:p w14:paraId="09FC0500" w14:textId="1978744E" w:rsidR="008468ED" w:rsidRPr="008468ED" w:rsidDel="004715E4" w:rsidRDefault="008468ED" w:rsidP="008468ED">
            <w:pPr>
              <w:pStyle w:val="Tekstzonderopmaak"/>
              <w:widowControl w:val="0"/>
              <w:rPr>
                <w:del w:id="1038" w:author="Willems, P.H. (Peter)" w:date="2019-03-26T10:35:00Z"/>
                <w:rFonts w:ascii="Corbel" w:hAnsi="Corbel"/>
                <w:b/>
                <w:i/>
                <w:sz w:val="22"/>
                <w:szCs w:val="22"/>
              </w:rPr>
            </w:pPr>
            <w:del w:id="1039" w:author="Willems, P.H. (Peter)" w:date="2019-03-26T10:35:00Z">
              <w:r w:rsidRPr="008468ED" w:rsidDel="004715E4">
                <w:rPr>
                  <w:rFonts w:ascii="Corbel" w:hAnsi="Corbel"/>
                  <w:b/>
                  <w:i/>
                  <w:sz w:val="22"/>
                  <w:szCs w:val="22"/>
                </w:rPr>
                <w:delText>Feb 19 at 4:08 PM</w:delText>
              </w:r>
            </w:del>
          </w:p>
        </w:tc>
      </w:tr>
    </w:tbl>
    <w:p w14:paraId="09FC0502" w14:textId="0A58AF18" w:rsidR="008468ED" w:rsidRPr="00B1257A" w:rsidDel="004715E4" w:rsidRDefault="008468ED" w:rsidP="00BA6C31">
      <w:pPr>
        <w:pStyle w:val="Tekstzonderopmaak"/>
        <w:widowControl w:val="0"/>
        <w:rPr>
          <w:del w:id="1040" w:author="Willems, P.H. (Peter)" w:date="2019-03-26T10:35:00Z"/>
          <w:rFonts w:ascii="Corbel" w:hAnsi="Corbel"/>
          <w:b/>
          <w:i/>
          <w:sz w:val="22"/>
          <w:szCs w:val="22"/>
          <w:lang w:val="nl-NL"/>
        </w:rPr>
      </w:pPr>
    </w:p>
    <w:p w14:paraId="09FC0503" w14:textId="0347C7EC" w:rsidR="00BA6C31" w:rsidRPr="00B1257A" w:rsidDel="004715E4" w:rsidRDefault="00BA6C31" w:rsidP="00BA6C31">
      <w:pPr>
        <w:pStyle w:val="Tekstzonderopmaak"/>
        <w:widowControl w:val="0"/>
        <w:rPr>
          <w:del w:id="1041" w:author="Willems, P.H. (Peter)" w:date="2019-03-26T10:35:00Z"/>
          <w:rFonts w:ascii="Corbel" w:hAnsi="Corbel"/>
          <w:b/>
          <w:i/>
          <w:sz w:val="22"/>
          <w:szCs w:val="22"/>
          <w:lang w:val="nl-NL"/>
        </w:rPr>
      </w:pPr>
      <w:del w:id="1042" w:author="Willems, P.H. (Peter)" w:date="2019-03-26T10:35:00Z">
        <w:r w:rsidRPr="00B1257A" w:rsidDel="004715E4">
          <w:rPr>
            <w:rFonts w:ascii="Corbel" w:hAnsi="Corbel"/>
            <w:b/>
            <w:i/>
            <w:sz w:val="22"/>
            <w:szCs w:val="22"/>
            <w:lang w:val="nl-NL"/>
          </w:rPr>
          <w:delText>… (….)</w:delText>
        </w:r>
      </w:del>
    </w:p>
    <w:p w14:paraId="09FC0504" w14:textId="77777777" w:rsidR="00BA6C31" w:rsidRPr="00B1257A" w:rsidRDefault="00BA6C31" w:rsidP="00BA6C31">
      <w:pPr>
        <w:pStyle w:val="Tekstzonderopmaak"/>
        <w:widowControl w:val="0"/>
        <w:rPr>
          <w:rFonts w:ascii="Corbel" w:hAnsi="Corbel"/>
          <w:sz w:val="22"/>
          <w:szCs w:val="22"/>
          <w:lang w:val="nl-NL"/>
        </w:rPr>
      </w:pPr>
      <w:r w:rsidRPr="00B1257A">
        <w:rPr>
          <w:rFonts w:ascii="Corbel" w:hAnsi="Corbel"/>
          <w:sz w:val="22"/>
          <w:szCs w:val="22"/>
          <w:lang w:val="nl-NL"/>
        </w:rPr>
        <w:t>…</w:t>
      </w:r>
    </w:p>
    <w:p w14:paraId="09FC0505" w14:textId="77777777" w:rsidR="0019390C" w:rsidRPr="00B1257A" w:rsidRDefault="00CE59C9" w:rsidP="00BA6C31">
      <w:pPr>
        <w:pStyle w:val="Kop1"/>
        <w:keepNext w:val="0"/>
        <w:widowControl w:val="0"/>
        <w:rPr>
          <w:rFonts w:ascii="Corbel" w:hAnsi="Corbel"/>
        </w:rPr>
      </w:pPr>
      <w:r w:rsidRPr="00B1257A">
        <w:rPr>
          <w:rFonts w:ascii="Corbel" w:hAnsi="Corbel"/>
          <w:sz w:val="22"/>
          <w:szCs w:val="22"/>
        </w:rPr>
        <w:br w:type="page"/>
      </w:r>
      <w:bookmarkStart w:id="1043" w:name="_Toc466304164"/>
      <w:bookmarkStart w:id="1044" w:name="_Toc4570879"/>
      <w:r w:rsidR="0098358D" w:rsidRPr="00B1257A">
        <w:rPr>
          <w:rFonts w:ascii="Corbel" w:hAnsi="Corbel"/>
        </w:rPr>
        <w:lastRenderedPageBreak/>
        <w:t>3</w:t>
      </w:r>
      <w:r w:rsidR="0098358D" w:rsidRPr="00B1257A">
        <w:rPr>
          <w:rFonts w:ascii="Corbel" w:hAnsi="Corbel"/>
        </w:rPr>
        <w:tab/>
      </w:r>
      <w:r w:rsidR="00DF2833" w:rsidRPr="00B1257A">
        <w:rPr>
          <w:rFonts w:ascii="Corbel" w:hAnsi="Corbel"/>
        </w:rPr>
        <w:t>Doelstellingen</w:t>
      </w:r>
      <w:r w:rsidR="00A92A2C" w:rsidRPr="00B1257A">
        <w:rPr>
          <w:rFonts w:ascii="Corbel" w:hAnsi="Corbel"/>
        </w:rPr>
        <w:t xml:space="preserve">, </w:t>
      </w:r>
      <w:r w:rsidR="0049354F" w:rsidRPr="00B1257A">
        <w:rPr>
          <w:rFonts w:ascii="Corbel" w:hAnsi="Corbel"/>
        </w:rPr>
        <w:t>g</w:t>
      </w:r>
      <w:r w:rsidR="00861A94" w:rsidRPr="00B1257A">
        <w:rPr>
          <w:rFonts w:ascii="Corbel" w:hAnsi="Corbel"/>
        </w:rPr>
        <w:t xml:space="preserve">rondbeginselen </w:t>
      </w:r>
      <w:r w:rsidR="00A92A2C" w:rsidRPr="00B1257A">
        <w:rPr>
          <w:rFonts w:ascii="Corbel" w:hAnsi="Corbel"/>
        </w:rPr>
        <w:t xml:space="preserve">en begrippenkader </w:t>
      </w:r>
      <w:r w:rsidR="00861A94" w:rsidRPr="00B1257A">
        <w:rPr>
          <w:rFonts w:ascii="Corbel" w:hAnsi="Corbel"/>
        </w:rPr>
        <w:t>van VISI</w:t>
      </w:r>
      <w:bookmarkEnd w:id="1043"/>
      <w:bookmarkEnd w:id="1044"/>
    </w:p>
    <w:p w14:paraId="09FC0506" w14:textId="77777777" w:rsidR="00D71B04" w:rsidRPr="00B1257A" w:rsidRDefault="00D71B04" w:rsidP="00F267BF">
      <w:pPr>
        <w:widowControl w:val="0"/>
        <w:tabs>
          <w:tab w:val="left" w:pos="577"/>
        </w:tabs>
        <w:rPr>
          <w:rFonts w:ascii="Corbel" w:hAnsi="Corbel"/>
          <w:sz w:val="22"/>
          <w:szCs w:val="22"/>
        </w:rPr>
      </w:pPr>
    </w:p>
    <w:p w14:paraId="09FC0507" w14:textId="77777777" w:rsidR="00B23844" w:rsidRPr="00B1257A" w:rsidRDefault="00B23844" w:rsidP="00F267BF">
      <w:pPr>
        <w:widowControl w:val="0"/>
        <w:tabs>
          <w:tab w:val="left" w:pos="577"/>
        </w:tabs>
        <w:rPr>
          <w:rFonts w:ascii="Corbel" w:hAnsi="Corbel"/>
          <w:sz w:val="22"/>
          <w:szCs w:val="22"/>
        </w:rPr>
      </w:pPr>
      <w:r w:rsidRPr="00B1257A">
        <w:rPr>
          <w:rFonts w:ascii="Corbel" w:hAnsi="Corbel"/>
          <w:sz w:val="22"/>
          <w:szCs w:val="22"/>
        </w:rPr>
        <w:t xml:space="preserve">In dit hoofdstuk </w:t>
      </w:r>
      <w:r w:rsidR="00D71B04" w:rsidRPr="00B1257A">
        <w:rPr>
          <w:rFonts w:ascii="Corbel" w:hAnsi="Corbel"/>
          <w:sz w:val="22"/>
          <w:szCs w:val="22"/>
        </w:rPr>
        <w:t xml:space="preserve">worden de doelstellingen van VISI geresumeerd en </w:t>
      </w:r>
      <w:r w:rsidRPr="00B1257A">
        <w:rPr>
          <w:rFonts w:ascii="Corbel" w:hAnsi="Corbel"/>
          <w:sz w:val="22"/>
          <w:szCs w:val="22"/>
        </w:rPr>
        <w:t xml:space="preserve">wordt een </w:t>
      </w:r>
      <w:r w:rsidR="00D71B04" w:rsidRPr="00B1257A">
        <w:rPr>
          <w:rFonts w:ascii="Corbel" w:hAnsi="Corbel"/>
          <w:sz w:val="22"/>
          <w:szCs w:val="22"/>
        </w:rPr>
        <w:t xml:space="preserve">algemene </w:t>
      </w:r>
      <w:r w:rsidRPr="00B1257A">
        <w:rPr>
          <w:rFonts w:ascii="Corbel" w:hAnsi="Corbel"/>
          <w:sz w:val="22"/>
          <w:szCs w:val="22"/>
        </w:rPr>
        <w:t xml:space="preserve">inleiding </w:t>
      </w:r>
      <w:r w:rsidR="00D71B04" w:rsidRPr="00B1257A">
        <w:rPr>
          <w:rFonts w:ascii="Corbel" w:hAnsi="Corbel"/>
          <w:sz w:val="22"/>
          <w:szCs w:val="22"/>
        </w:rPr>
        <w:t xml:space="preserve">gegeven </w:t>
      </w:r>
      <w:r w:rsidRPr="00B1257A">
        <w:rPr>
          <w:rFonts w:ascii="Corbel" w:hAnsi="Corbel"/>
          <w:sz w:val="22"/>
          <w:szCs w:val="22"/>
        </w:rPr>
        <w:t xml:space="preserve">op de grondbeginselen </w:t>
      </w:r>
      <w:r w:rsidR="00D71B04" w:rsidRPr="00B1257A">
        <w:rPr>
          <w:rFonts w:ascii="Corbel" w:hAnsi="Corbel"/>
          <w:sz w:val="22"/>
          <w:szCs w:val="22"/>
        </w:rPr>
        <w:t>van VISI</w:t>
      </w:r>
      <w:r w:rsidRPr="00B1257A">
        <w:rPr>
          <w:rFonts w:ascii="Corbel" w:hAnsi="Corbel"/>
          <w:sz w:val="22"/>
          <w:szCs w:val="22"/>
        </w:rPr>
        <w:t xml:space="preserve">. </w:t>
      </w:r>
      <w:r w:rsidR="00D3488C" w:rsidRPr="00B1257A">
        <w:rPr>
          <w:rFonts w:ascii="Corbel" w:hAnsi="Corbel"/>
          <w:sz w:val="22"/>
          <w:szCs w:val="22"/>
        </w:rPr>
        <w:t>Da</w:t>
      </w:r>
      <w:r w:rsidR="00D71B04" w:rsidRPr="00B1257A">
        <w:rPr>
          <w:rFonts w:ascii="Corbel" w:hAnsi="Corbel"/>
          <w:sz w:val="22"/>
          <w:szCs w:val="22"/>
        </w:rPr>
        <w:t xml:space="preserve">t </w:t>
      </w:r>
      <w:r w:rsidR="00D3488C" w:rsidRPr="00B1257A">
        <w:rPr>
          <w:rFonts w:ascii="Corbel" w:hAnsi="Corbel"/>
          <w:sz w:val="22"/>
          <w:szCs w:val="22"/>
        </w:rPr>
        <w:t xml:space="preserve">is </w:t>
      </w:r>
      <w:r w:rsidR="00D71B04" w:rsidRPr="00B1257A">
        <w:rPr>
          <w:rFonts w:ascii="Corbel" w:hAnsi="Corbel"/>
          <w:sz w:val="22"/>
          <w:szCs w:val="22"/>
        </w:rPr>
        <w:t xml:space="preserve">in Bijlage 1 verder uitgewerkt. Ook het VISI begrippenkader is in bijlage </w:t>
      </w:r>
      <w:r w:rsidR="00D3488C" w:rsidRPr="00B1257A">
        <w:rPr>
          <w:rFonts w:ascii="Corbel" w:hAnsi="Corbel"/>
          <w:sz w:val="22"/>
          <w:szCs w:val="22"/>
        </w:rPr>
        <w:t xml:space="preserve">1 </w:t>
      </w:r>
      <w:r w:rsidR="00D71B04" w:rsidRPr="00B1257A">
        <w:rPr>
          <w:rFonts w:ascii="Corbel" w:hAnsi="Corbel"/>
          <w:sz w:val="22"/>
          <w:szCs w:val="22"/>
        </w:rPr>
        <w:t xml:space="preserve">opgenomen. </w:t>
      </w:r>
      <w:r w:rsidR="008C5E72" w:rsidRPr="00B1257A">
        <w:rPr>
          <w:rFonts w:ascii="Corbel" w:hAnsi="Corbel"/>
          <w:sz w:val="22"/>
          <w:szCs w:val="22"/>
        </w:rPr>
        <w:t xml:space="preserve">Ten slotte wordt ook nog kort ingegaan op de relatie van VISI met andere ontwikkelingen en </w:t>
      </w:r>
      <w:proofErr w:type="spellStart"/>
      <w:r w:rsidR="008C5E72" w:rsidRPr="00B1257A">
        <w:rPr>
          <w:rFonts w:ascii="Corbel" w:hAnsi="Corbel"/>
          <w:sz w:val="22"/>
          <w:szCs w:val="22"/>
        </w:rPr>
        <w:t>systematieken</w:t>
      </w:r>
      <w:proofErr w:type="spellEnd"/>
      <w:r w:rsidR="008C5E72" w:rsidRPr="00B1257A">
        <w:rPr>
          <w:rFonts w:ascii="Corbel" w:hAnsi="Corbel"/>
          <w:sz w:val="22"/>
          <w:szCs w:val="22"/>
        </w:rPr>
        <w:t>.</w:t>
      </w:r>
    </w:p>
    <w:p w14:paraId="09FC0508" w14:textId="77777777" w:rsidR="00B23844" w:rsidRPr="00B1257A" w:rsidRDefault="00B23844" w:rsidP="00F267BF">
      <w:pPr>
        <w:rPr>
          <w:rFonts w:ascii="Corbel" w:hAnsi="Corbel"/>
        </w:rPr>
      </w:pPr>
    </w:p>
    <w:p w14:paraId="09FC0509" w14:textId="77777777" w:rsidR="00D3142D" w:rsidRPr="00B1257A" w:rsidRDefault="00E5654E" w:rsidP="00F267BF">
      <w:pPr>
        <w:pStyle w:val="Kop2"/>
        <w:keepNext w:val="0"/>
        <w:widowControl w:val="0"/>
        <w:rPr>
          <w:rFonts w:ascii="Corbel" w:hAnsi="Corbel"/>
          <w:i w:val="0"/>
        </w:rPr>
      </w:pPr>
      <w:bookmarkStart w:id="1045" w:name="_Toc466304165"/>
      <w:bookmarkStart w:id="1046" w:name="_Toc4570880"/>
      <w:r w:rsidRPr="00B1257A">
        <w:rPr>
          <w:rFonts w:ascii="Corbel" w:hAnsi="Corbel"/>
          <w:i w:val="0"/>
        </w:rPr>
        <w:t>3</w:t>
      </w:r>
      <w:r w:rsidR="00D3142D" w:rsidRPr="00B1257A">
        <w:rPr>
          <w:rFonts w:ascii="Corbel" w:hAnsi="Corbel"/>
          <w:i w:val="0"/>
        </w:rPr>
        <w:t>.1</w:t>
      </w:r>
      <w:r w:rsidR="009C43E3" w:rsidRPr="00B1257A">
        <w:rPr>
          <w:rFonts w:ascii="Corbel" w:hAnsi="Corbel"/>
          <w:i w:val="0"/>
        </w:rPr>
        <w:tab/>
      </w:r>
      <w:r w:rsidR="00DF2833" w:rsidRPr="00B1257A">
        <w:rPr>
          <w:rFonts w:ascii="Corbel" w:hAnsi="Corbel"/>
          <w:i w:val="0"/>
        </w:rPr>
        <w:t>Doelstellingen</w:t>
      </w:r>
      <w:r w:rsidR="00D3488C" w:rsidRPr="00B1257A">
        <w:rPr>
          <w:rFonts w:ascii="Corbel" w:hAnsi="Corbel"/>
          <w:i w:val="0"/>
        </w:rPr>
        <w:t xml:space="preserve"> van VISI</w:t>
      </w:r>
      <w:bookmarkEnd w:id="1045"/>
      <w:bookmarkEnd w:id="1046"/>
    </w:p>
    <w:p w14:paraId="09FC050A" w14:textId="77777777" w:rsidR="00E34439" w:rsidRPr="00B1257A" w:rsidRDefault="00E34439" w:rsidP="00F267BF">
      <w:pPr>
        <w:widowControl w:val="0"/>
        <w:autoSpaceDE w:val="0"/>
        <w:autoSpaceDN w:val="0"/>
        <w:adjustRightInd w:val="0"/>
        <w:rPr>
          <w:rFonts w:ascii="Corbel" w:hAnsi="Corbel"/>
          <w:sz w:val="22"/>
          <w:szCs w:val="22"/>
        </w:rPr>
      </w:pPr>
      <w:r w:rsidRPr="00B1257A">
        <w:rPr>
          <w:rFonts w:ascii="Corbel" w:hAnsi="Corbel"/>
          <w:color w:val="000000"/>
          <w:sz w:val="22"/>
          <w:szCs w:val="22"/>
        </w:rPr>
        <w:t>VISI is een door de Nederlandse bouwsector geaccepteerde standaard die de basis vormt voor digitale communicatie en informatieoverdracht. De doelstellingen zijn:</w:t>
      </w:r>
      <w:r w:rsidRPr="00B1257A">
        <w:rPr>
          <w:rFonts w:ascii="Corbel" w:hAnsi="Corbel"/>
          <w:sz w:val="22"/>
          <w:szCs w:val="22"/>
        </w:rPr>
        <w:t xml:space="preserve"> </w:t>
      </w:r>
    </w:p>
    <w:p w14:paraId="09FC050B"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 xml:space="preserve">Transparante, </w:t>
      </w:r>
      <w:r w:rsidRPr="00B1257A">
        <w:rPr>
          <w:rFonts w:ascii="Corbel" w:hAnsi="Corbel"/>
          <w:i/>
          <w:color w:val="000000"/>
          <w:sz w:val="22"/>
          <w:szCs w:val="22"/>
        </w:rPr>
        <w:t>formele</w:t>
      </w:r>
      <w:r w:rsidRPr="00B1257A">
        <w:rPr>
          <w:rFonts w:ascii="Corbel" w:hAnsi="Corbel"/>
          <w:color w:val="000000"/>
          <w:sz w:val="22"/>
          <w:szCs w:val="22"/>
        </w:rPr>
        <w:t xml:space="preserve"> communicatie en informatieoverdracht op raakvlakken tussen partijen.</w:t>
      </w:r>
      <w:r w:rsidRPr="00B1257A">
        <w:rPr>
          <w:rFonts w:ascii="Corbel" w:hAnsi="Corbel"/>
          <w:sz w:val="22"/>
          <w:szCs w:val="22"/>
        </w:rPr>
        <w:t xml:space="preserve"> </w:t>
      </w:r>
    </w:p>
    <w:p w14:paraId="09FC050C"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Heldere verantwoordelijkheden.</w:t>
      </w:r>
    </w:p>
    <w:p w14:paraId="09FC050D"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Veilig, gestandaardiseerd berichtenverkeer.</w:t>
      </w:r>
    </w:p>
    <w:p w14:paraId="09FC050E"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Optimale benutting van ICT-hulpmiddelen.</w:t>
      </w:r>
    </w:p>
    <w:p w14:paraId="09FC050F" w14:textId="77777777" w:rsidR="00E34439" w:rsidRPr="00B1257A" w:rsidRDefault="00E34439" w:rsidP="00F267BF">
      <w:pPr>
        <w:widowControl w:val="0"/>
        <w:autoSpaceDE w:val="0"/>
        <w:autoSpaceDN w:val="0"/>
        <w:adjustRightInd w:val="0"/>
        <w:rPr>
          <w:rFonts w:ascii="Corbel" w:hAnsi="Corbel"/>
          <w:color w:val="000000"/>
          <w:sz w:val="22"/>
          <w:szCs w:val="22"/>
        </w:rPr>
      </w:pPr>
    </w:p>
    <w:p w14:paraId="09FC0510" w14:textId="77777777" w:rsidR="00E34439" w:rsidRPr="00B1257A" w:rsidRDefault="00E34439" w:rsidP="00F267BF">
      <w:pPr>
        <w:widowControl w:val="0"/>
        <w:autoSpaceDE w:val="0"/>
        <w:autoSpaceDN w:val="0"/>
        <w:adjustRightInd w:val="0"/>
        <w:rPr>
          <w:rFonts w:ascii="Corbel" w:hAnsi="Corbel"/>
          <w:color w:val="000000"/>
          <w:sz w:val="22"/>
          <w:szCs w:val="22"/>
        </w:rPr>
      </w:pPr>
      <w:r w:rsidRPr="00B1257A">
        <w:rPr>
          <w:rFonts w:ascii="Corbel" w:hAnsi="Corbel"/>
          <w:color w:val="000000"/>
          <w:sz w:val="22"/>
          <w:szCs w:val="22"/>
        </w:rPr>
        <w:t>VISI structureert, bewaakt en bewaart communicatieafspraken door:</w:t>
      </w:r>
    </w:p>
    <w:p w14:paraId="09FC0511"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Een gezamenlijke werkomgeving met één transparant digitaal communicatiedossier.</w:t>
      </w:r>
    </w:p>
    <w:p w14:paraId="09FC0512"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Altijd helderheid te bieden over wie wat op welk moment moet doen of besloten heeft, waardoor procedures sneller doorlopen worden.</w:t>
      </w:r>
    </w:p>
    <w:p w14:paraId="09FC0513"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Communicatieafspraken vooraf te maken.</w:t>
      </w:r>
    </w:p>
    <w:p w14:paraId="09FC0514"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Steeds actuele en complete projectdossiers, waardoor rapportages snel beschikbaar zijn.</w:t>
      </w:r>
    </w:p>
    <w:p w14:paraId="09FC0515"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Het sneller en flexibeler aangaan en inrichten van samenwerkingsverbanden.</w:t>
      </w:r>
    </w:p>
    <w:p w14:paraId="09FC0516"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Het voorkomen van ruis in de communicatie.</w:t>
      </w:r>
    </w:p>
    <w:p w14:paraId="09FC0517" w14:textId="77777777" w:rsidR="00E34439" w:rsidRPr="00B1257A" w:rsidRDefault="00E34439" w:rsidP="00F267BF">
      <w:pPr>
        <w:widowControl w:val="0"/>
        <w:autoSpaceDE w:val="0"/>
        <w:autoSpaceDN w:val="0"/>
        <w:adjustRightInd w:val="0"/>
        <w:rPr>
          <w:rFonts w:ascii="Corbel" w:hAnsi="Corbel"/>
          <w:color w:val="000000"/>
          <w:sz w:val="22"/>
          <w:szCs w:val="22"/>
        </w:rPr>
      </w:pPr>
    </w:p>
    <w:p w14:paraId="09FC0518" w14:textId="77777777" w:rsidR="00E34439" w:rsidRPr="00B1257A" w:rsidRDefault="00E34439" w:rsidP="00F267BF">
      <w:pPr>
        <w:widowControl w:val="0"/>
        <w:autoSpaceDE w:val="0"/>
        <w:autoSpaceDN w:val="0"/>
        <w:adjustRightInd w:val="0"/>
        <w:rPr>
          <w:rFonts w:ascii="Corbel" w:hAnsi="Corbel"/>
          <w:color w:val="000000"/>
          <w:sz w:val="22"/>
          <w:szCs w:val="22"/>
        </w:rPr>
      </w:pPr>
      <w:r w:rsidRPr="00B1257A">
        <w:rPr>
          <w:rFonts w:ascii="Corbel" w:hAnsi="Corbel"/>
          <w:color w:val="000000"/>
          <w:sz w:val="22"/>
          <w:szCs w:val="22"/>
        </w:rPr>
        <w:t>De meerwaarde van VISI voor de gebruiker is:</w:t>
      </w:r>
    </w:p>
    <w:p w14:paraId="09FC0519"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 xml:space="preserve">Betere procesbeheersing. </w:t>
      </w:r>
    </w:p>
    <w:p w14:paraId="09FC051A"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Beter gegevensbeheer.</w:t>
      </w:r>
    </w:p>
    <w:p w14:paraId="09FC051B"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Meer transparantie.</w:t>
      </w:r>
    </w:p>
    <w:p w14:paraId="09FC051C"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 xml:space="preserve">Betere </w:t>
      </w:r>
      <w:proofErr w:type="spellStart"/>
      <w:r w:rsidRPr="00B1257A">
        <w:rPr>
          <w:rFonts w:ascii="Corbel" w:hAnsi="Corbel"/>
          <w:sz w:val="22"/>
          <w:szCs w:val="22"/>
        </w:rPr>
        <w:t>toetsbaarheid</w:t>
      </w:r>
      <w:proofErr w:type="spellEnd"/>
      <w:r w:rsidRPr="00B1257A">
        <w:rPr>
          <w:rFonts w:ascii="Corbel" w:hAnsi="Corbel"/>
          <w:sz w:val="22"/>
          <w:szCs w:val="22"/>
        </w:rPr>
        <w:t xml:space="preserve"> van gemaakte afspraken tussen partijen.</w:t>
      </w:r>
    </w:p>
    <w:p w14:paraId="09FC051D" w14:textId="77777777" w:rsidR="00E34439" w:rsidRPr="00B1257A" w:rsidRDefault="00E34439" w:rsidP="00F267BF">
      <w:pPr>
        <w:widowControl w:val="0"/>
        <w:numPr>
          <w:ilvl w:val="0"/>
          <w:numId w:val="16"/>
        </w:numPr>
        <w:autoSpaceDE w:val="0"/>
        <w:autoSpaceDN w:val="0"/>
        <w:adjustRightInd w:val="0"/>
        <w:rPr>
          <w:rFonts w:ascii="Corbel" w:hAnsi="Corbel"/>
          <w:sz w:val="22"/>
          <w:szCs w:val="22"/>
        </w:rPr>
      </w:pPr>
      <w:r w:rsidRPr="00B1257A">
        <w:rPr>
          <w:rFonts w:ascii="Corbel" w:hAnsi="Corbel"/>
          <w:sz w:val="22"/>
          <w:szCs w:val="22"/>
        </w:rPr>
        <w:t>Grotere kwaliteit van het eindproduct.</w:t>
      </w:r>
    </w:p>
    <w:p w14:paraId="09FC051E" w14:textId="77777777" w:rsidR="006933DC" w:rsidRPr="00B1257A" w:rsidRDefault="006933DC" w:rsidP="00F267BF">
      <w:pPr>
        <w:widowControl w:val="0"/>
        <w:autoSpaceDE w:val="0"/>
        <w:autoSpaceDN w:val="0"/>
        <w:adjustRightInd w:val="0"/>
        <w:rPr>
          <w:rFonts w:ascii="Corbel" w:hAnsi="Corbel"/>
          <w:color w:val="000000"/>
          <w:sz w:val="22"/>
          <w:szCs w:val="22"/>
        </w:rPr>
      </w:pPr>
    </w:p>
    <w:p w14:paraId="09FC051F" w14:textId="77777777" w:rsidR="00D3142D" w:rsidRPr="00B1257A" w:rsidRDefault="00E5654E" w:rsidP="00F267BF">
      <w:pPr>
        <w:pStyle w:val="Kop2"/>
        <w:keepNext w:val="0"/>
        <w:widowControl w:val="0"/>
        <w:rPr>
          <w:rFonts w:ascii="Corbel" w:hAnsi="Corbel"/>
          <w:i w:val="0"/>
        </w:rPr>
      </w:pPr>
      <w:bookmarkStart w:id="1047" w:name="_Toc466304166"/>
      <w:bookmarkStart w:id="1048" w:name="_Toc4570881"/>
      <w:r w:rsidRPr="00B1257A">
        <w:rPr>
          <w:rFonts w:ascii="Corbel" w:hAnsi="Corbel"/>
          <w:i w:val="0"/>
        </w:rPr>
        <w:t>3</w:t>
      </w:r>
      <w:r w:rsidR="009C43E3" w:rsidRPr="00B1257A">
        <w:rPr>
          <w:rFonts w:ascii="Corbel" w:hAnsi="Corbel"/>
          <w:i w:val="0"/>
        </w:rPr>
        <w:t>.2</w:t>
      </w:r>
      <w:r w:rsidR="009C43E3" w:rsidRPr="00B1257A">
        <w:rPr>
          <w:rFonts w:ascii="Corbel" w:hAnsi="Corbel"/>
          <w:i w:val="0"/>
        </w:rPr>
        <w:tab/>
        <w:t>Grondbeginselen</w:t>
      </w:r>
      <w:r w:rsidR="00D3488C" w:rsidRPr="00B1257A">
        <w:rPr>
          <w:rFonts w:ascii="Corbel" w:hAnsi="Corbel"/>
          <w:i w:val="0"/>
        </w:rPr>
        <w:t xml:space="preserve"> van VISI</w:t>
      </w:r>
      <w:bookmarkEnd w:id="1047"/>
      <w:bookmarkEnd w:id="1048"/>
    </w:p>
    <w:p w14:paraId="09FC0520" w14:textId="77777777" w:rsidR="00774AC3" w:rsidRPr="00B1257A" w:rsidRDefault="00774AC3" w:rsidP="00F267BF">
      <w:pPr>
        <w:widowControl w:val="0"/>
        <w:tabs>
          <w:tab w:val="left" w:pos="577"/>
        </w:tabs>
        <w:rPr>
          <w:rFonts w:ascii="Corbel" w:hAnsi="Corbel"/>
          <w:sz w:val="22"/>
          <w:szCs w:val="22"/>
        </w:rPr>
      </w:pPr>
      <w:r w:rsidRPr="00B1257A">
        <w:rPr>
          <w:rFonts w:ascii="Corbel" w:hAnsi="Corbel"/>
          <w:sz w:val="22"/>
          <w:szCs w:val="22"/>
        </w:rPr>
        <w:t xml:space="preserve">Als partners met elkaar samenwerken </w:t>
      </w:r>
      <w:r w:rsidR="008546BA" w:rsidRPr="00B1257A">
        <w:rPr>
          <w:rFonts w:ascii="Corbel" w:hAnsi="Corbel"/>
          <w:sz w:val="22"/>
          <w:szCs w:val="22"/>
        </w:rPr>
        <w:t>(b</w:t>
      </w:r>
      <w:r w:rsidR="002261EC" w:rsidRPr="00B1257A">
        <w:rPr>
          <w:rFonts w:ascii="Corbel" w:hAnsi="Corbel"/>
          <w:sz w:val="22"/>
          <w:szCs w:val="22"/>
        </w:rPr>
        <w:t>ijvoorbeeld</w:t>
      </w:r>
      <w:r w:rsidR="008546BA" w:rsidRPr="00B1257A">
        <w:rPr>
          <w:rFonts w:ascii="Corbel" w:hAnsi="Corbel"/>
          <w:sz w:val="22"/>
          <w:szCs w:val="22"/>
        </w:rPr>
        <w:t xml:space="preserve"> </w:t>
      </w:r>
      <w:r w:rsidRPr="00B1257A">
        <w:rPr>
          <w:rFonts w:ascii="Corbel" w:hAnsi="Corbel"/>
          <w:sz w:val="22"/>
          <w:szCs w:val="22"/>
        </w:rPr>
        <w:t>in een project</w:t>
      </w:r>
      <w:r w:rsidR="008546BA" w:rsidRPr="00B1257A">
        <w:rPr>
          <w:rFonts w:ascii="Corbel" w:hAnsi="Corbel"/>
          <w:sz w:val="22"/>
          <w:szCs w:val="22"/>
        </w:rPr>
        <w:t>)</w:t>
      </w:r>
      <w:r w:rsidRPr="00B1257A">
        <w:rPr>
          <w:rFonts w:ascii="Corbel" w:hAnsi="Corbel"/>
          <w:sz w:val="22"/>
          <w:szCs w:val="22"/>
        </w:rPr>
        <w:t>, is een heldere onderlinge communicatie een essentiële voorwaarde voor een soepel verloop . VISI geeft handvatten voor het maken van communicatieafspraken.</w:t>
      </w:r>
      <w:r w:rsidR="00D3488C" w:rsidRPr="00B1257A">
        <w:rPr>
          <w:rFonts w:ascii="Corbel" w:hAnsi="Corbel"/>
          <w:sz w:val="22"/>
          <w:szCs w:val="22"/>
        </w:rPr>
        <w:br/>
      </w:r>
    </w:p>
    <w:p w14:paraId="09FC0521" w14:textId="77777777" w:rsidR="008C5E72" w:rsidRPr="00B1257A" w:rsidRDefault="009C43E3" w:rsidP="00F267BF">
      <w:pPr>
        <w:widowControl w:val="0"/>
        <w:tabs>
          <w:tab w:val="left" w:pos="577"/>
        </w:tabs>
        <w:rPr>
          <w:rFonts w:ascii="Corbel" w:hAnsi="Corbel"/>
          <w:color w:val="000000"/>
          <w:sz w:val="22"/>
          <w:szCs w:val="22"/>
        </w:rPr>
      </w:pPr>
      <w:r w:rsidRPr="00B1257A">
        <w:rPr>
          <w:rFonts w:ascii="Corbel" w:hAnsi="Corbel"/>
          <w:color w:val="000000"/>
          <w:sz w:val="22"/>
          <w:szCs w:val="22"/>
        </w:rPr>
        <w:t>De grondbeginselen van VISI zijn gebaseerd op de methode DEMO ontwikkeld door prof.</w:t>
      </w:r>
      <w:r w:rsidR="00B25A2B" w:rsidRPr="00B1257A">
        <w:rPr>
          <w:rFonts w:ascii="Corbel" w:hAnsi="Corbel"/>
          <w:color w:val="000000"/>
          <w:sz w:val="22"/>
          <w:szCs w:val="22"/>
        </w:rPr>
        <w:t xml:space="preserve"> </w:t>
      </w:r>
      <w:r w:rsidRPr="00B1257A">
        <w:rPr>
          <w:rFonts w:ascii="Corbel" w:hAnsi="Corbel"/>
          <w:color w:val="000000"/>
          <w:sz w:val="22"/>
          <w:szCs w:val="22"/>
        </w:rPr>
        <w:t>dr</w:t>
      </w:r>
      <w:r w:rsidR="00B25A2B" w:rsidRPr="00B1257A">
        <w:rPr>
          <w:rFonts w:ascii="Corbel" w:hAnsi="Corbel"/>
          <w:color w:val="000000"/>
          <w:sz w:val="22"/>
          <w:szCs w:val="22"/>
        </w:rPr>
        <w:t>.</w:t>
      </w:r>
      <w:r w:rsidRPr="00B1257A">
        <w:rPr>
          <w:rFonts w:ascii="Corbel" w:hAnsi="Corbel"/>
          <w:color w:val="000000"/>
          <w:sz w:val="22"/>
          <w:szCs w:val="22"/>
        </w:rPr>
        <w:t xml:space="preserve"> ir. J.L.</w:t>
      </w:r>
      <w:smartTag w:uri="urn:schemas-microsoft-com:office:smarttags" w:element="PersonName">
        <w:smartTagPr>
          <w:attr w:name="ProductID" w:val="G. Dietz van"/>
        </w:smartTagPr>
        <w:smartTag w:uri="urn:schemas-microsoft-com:office:smarttags" w:element="PersonName">
          <w:smartTagPr>
            <w:attr w:name="ProductID" w:val="G. Dietz"/>
          </w:smartTagPr>
          <w:r w:rsidRPr="00B1257A">
            <w:rPr>
              <w:rFonts w:ascii="Corbel" w:hAnsi="Corbel"/>
              <w:color w:val="000000"/>
              <w:sz w:val="22"/>
              <w:szCs w:val="22"/>
            </w:rPr>
            <w:t>G. Dietz</w:t>
          </w:r>
        </w:smartTag>
        <w:r w:rsidRPr="00B1257A">
          <w:rPr>
            <w:rFonts w:ascii="Corbel" w:hAnsi="Corbel"/>
            <w:color w:val="000000"/>
            <w:sz w:val="22"/>
            <w:szCs w:val="22"/>
          </w:rPr>
          <w:t xml:space="preserve"> van</w:t>
        </w:r>
      </w:smartTag>
      <w:r w:rsidRPr="00B1257A">
        <w:rPr>
          <w:rFonts w:ascii="Corbel" w:hAnsi="Corbel"/>
          <w:color w:val="000000"/>
          <w:sz w:val="22"/>
          <w:szCs w:val="22"/>
        </w:rPr>
        <w:t xml:space="preserve"> de TU Delft </w:t>
      </w:r>
      <w:r w:rsidRPr="00B1257A">
        <w:rPr>
          <w:rFonts w:ascii="Corbel" w:hAnsi="Corbel"/>
          <w:i/>
          <w:color w:val="000000"/>
          <w:sz w:val="22"/>
          <w:szCs w:val="22"/>
        </w:rPr>
        <w:t>[zie “</w:t>
      </w:r>
      <w:r w:rsidRPr="00B1257A">
        <w:rPr>
          <w:rFonts w:ascii="Corbel" w:hAnsi="Corbel"/>
          <w:i/>
          <w:sz w:val="22"/>
          <w:szCs w:val="22"/>
        </w:rPr>
        <w:t>Introductie tot DEMO”, 1996, Dietz, J.L.G., Samson, Alphen aan den Rijn; ISBN 9789014053271</w:t>
      </w:r>
      <w:r w:rsidRPr="00B1257A">
        <w:rPr>
          <w:rFonts w:ascii="Corbel" w:hAnsi="Corbel"/>
          <w:i/>
          <w:color w:val="000000"/>
          <w:sz w:val="22"/>
          <w:szCs w:val="22"/>
        </w:rPr>
        <w:t>]</w:t>
      </w:r>
      <w:r w:rsidRPr="00B1257A">
        <w:rPr>
          <w:rFonts w:ascii="Corbel" w:hAnsi="Corbel"/>
          <w:color w:val="000000"/>
          <w:sz w:val="22"/>
          <w:szCs w:val="22"/>
        </w:rPr>
        <w:t>. Veel VISI-begrippen zijn ontleend aan deze methode.</w:t>
      </w:r>
      <w:r w:rsidR="00C942F1" w:rsidRPr="00B1257A">
        <w:rPr>
          <w:rFonts w:ascii="Corbel" w:hAnsi="Corbel"/>
          <w:color w:val="000000"/>
          <w:sz w:val="22"/>
          <w:szCs w:val="22"/>
        </w:rPr>
        <w:t xml:space="preserve"> </w:t>
      </w:r>
      <w:r w:rsidRPr="00B1257A">
        <w:rPr>
          <w:rFonts w:ascii="Corbel" w:hAnsi="Corbel"/>
          <w:color w:val="000000"/>
          <w:sz w:val="22"/>
          <w:szCs w:val="22"/>
        </w:rPr>
        <w:t xml:space="preserve">Communicatieafspraken worden vastgelegd in </w:t>
      </w:r>
      <w:r w:rsidR="00F876FC" w:rsidRPr="00B1257A">
        <w:rPr>
          <w:rFonts w:ascii="Corbel" w:hAnsi="Corbel"/>
          <w:color w:val="000000"/>
          <w:sz w:val="22"/>
          <w:szCs w:val="22"/>
        </w:rPr>
        <w:t xml:space="preserve">een </w:t>
      </w:r>
      <w:r w:rsidRPr="00B1257A">
        <w:rPr>
          <w:rFonts w:ascii="Corbel" w:hAnsi="Corbel"/>
          <w:color w:val="000000"/>
          <w:sz w:val="22"/>
          <w:szCs w:val="22"/>
        </w:rPr>
        <w:t>structu</w:t>
      </w:r>
      <w:r w:rsidR="00F876FC" w:rsidRPr="00B1257A">
        <w:rPr>
          <w:rFonts w:ascii="Corbel" w:hAnsi="Corbel"/>
          <w:color w:val="000000"/>
          <w:sz w:val="22"/>
          <w:szCs w:val="22"/>
        </w:rPr>
        <w:t>u</w:t>
      </w:r>
      <w:r w:rsidRPr="00B1257A">
        <w:rPr>
          <w:rFonts w:ascii="Corbel" w:hAnsi="Corbel"/>
          <w:color w:val="000000"/>
          <w:sz w:val="22"/>
          <w:szCs w:val="22"/>
        </w:rPr>
        <w:t xml:space="preserve">r die ‘raamwerk’ wordt genoemd. </w:t>
      </w:r>
      <w:r w:rsidR="00147E15" w:rsidRPr="00B1257A">
        <w:rPr>
          <w:rFonts w:ascii="Corbel" w:hAnsi="Corbel"/>
          <w:sz w:val="22"/>
          <w:szCs w:val="22"/>
        </w:rPr>
        <w:t xml:space="preserve">In </w:t>
      </w:r>
      <w:r w:rsidR="00EB29A2" w:rsidRPr="00B1257A">
        <w:rPr>
          <w:rFonts w:ascii="Corbel" w:hAnsi="Corbel"/>
          <w:sz w:val="22"/>
          <w:szCs w:val="22"/>
          <w:u w:val="single"/>
        </w:rPr>
        <w:t>Bijlage 1</w:t>
      </w:r>
      <w:r w:rsidR="00EB29A2" w:rsidRPr="00B1257A">
        <w:rPr>
          <w:rFonts w:ascii="Corbel" w:hAnsi="Corbel"/>
          <w:sz w:val="22"/>
          <w:szCs w:val="22"/>
        </w:rPr>
        <w:t xml:space="preserve"> </w:t>
      </w:r>
      <w:r w:rsidR="00792E01" w:rsidRPr="00B1257A">
        <w:rPr>
          <w:rFonts w:ascii="Corbel" w:hAnsi="Corbel"/>
          <w:sz w:val="22"/>
          <w:szCs w:val="22"/>
        </w:rPr>
        <w:t xml:space="preserve">worden </w:t>
      </w:r>
      <w:r w:rsidR="00141310" w:rsidRPr="00B1257A">
        <w:rPr>
          <w:rFonts w:ascii="Corbel" w:hAnsi="Corbel"/>
          <w:sz w:val="22"/>
          <w:szCs w:val="22"/>
        </w:rPr>
        <w:t xml:space="preserve">de </w:t>
      </w:r>
      <w:r w:rsidR="00A83EAB" w:rsidRPr="00B1257A">
        <w:rPr>
          <w:rFonts w:ascii="Corbel" w:hAnsi="Corbel"/>
          <w:sz w:val="22"/>
          <w:szCs w:val="22"/>
        </w:rPr>
        <w:t xml:space="preserve">grondbeginselen </w:t>
      </w:r>
      <w:r w:rsidR="007515C3" w:rsidRPr="00B1257A">
        <w:rPr>
          <w:rFonts w:ascii="Corbel" w:hAnsi="Corbel"/>
          <w:sz w:val="22"/>
          <w:szCs w:val="22"/>
        </w:rPr>
        <w:t>in hun geheel behandeld</w:t>
      </w:r>
      <w:r w:rsidR="00792E01" w:rsidRPr="00B1257A">
        <w:rPr>
          <w:rFonts w:ascii="Corbel" w:hAnsi="Corbel"/>
          <w:sz w:val="22"/>
          <w:szCs w:val="22"/>
        </w:rPr>
        <w:t>.</w:t>
      </w:r>
    </w:p>
    <w:p w14:paraId="09FC0522" w14:textId="77777777" w:rsidR="008C5E72" w:rsidRPr="00B1257A" w:rsidRDefault="00D3488C" w:rsidP="00F267BF">
      <w:pPr>
        <w:pStyle w:val="Kop2"/>
        <w:keepNext w:val="0"/>
        <w:widowControl w:val="0"/>
        <w:rPr>
          <w:rFonts w:ascii="Corbel" w:hAnsi="Corbel"/>
        </w:rPr>
      </w:pPr>
      <w:r w:rsidRPr="00B1257A">
        <w:rPr>
          <w:rFonts w:ascii="Corbel" w:hAnsi="Corbel"/>
          <w:sz w:val="22"/>
          <w:szCs w:val="22"/>
        </w:rPr>
        <w:br/>
      </w:r>
      <w:bookmarkStart w:id="1049" w:name="_Toc305592652"/>
      <w:bookmarkStart w:id="1050" w:name="_Toc466304167"/>
      <w:bookmarkStart w:id="1051" w:name="_Toc4570882"/>
      <w:r w:rsidR="008C5E72" w:rsidRPr="00B1257A">
        <w:rPr>
          <w:rFonts w:ascii="Corbel" w:hAnsi="Corbel"/>
        </w:rPr>
        <w:t>3.3</w:t>
      </w:r>
      <w:r w:rsidR="008C5E72" w:rsidRPr="00B1257A">
        <w:rPr>
          <w:rFonts w:ascii="Corbel" w:hAnsi="Corbel"/>
        </w:rPr>
        <w:tab/>
        <w:t>VISI-begrippenkader</w:t>
      </w:r>
      <w:bookmarkEnd w:id="1049"/>
      <w:bookmarkEnd w:id="1050"/>
      <w:bookmarkEnd w:id="1051"/>
    </w:p>
    <w:p w14:paraId="09FC0523" w14:textId="77777777" w:rsidR="008C5E72" w:rsidRPr="00B1257A" w:rsidRDefault="008C5E72" w:rsidP="00F267BF">
      <w:pPr>
        <w:widowControl w:val="0"/>
        <w:rPr>
          <w:rFonts w:ascii="Corbel" w:hAnsi="Corbel"/>
        </w:rPr>
      </w:pPr>
      <w:r w:rsidRPr="00B1257A">
        <w:rPr>
          <w:rFonts w:ascii="Corbel" w:hAnsi="Corbel"/>
          <w:sz w:val="22"/>
          <w:szCs w:val="22"/>
        </w:rPr>
        <w:t xml:space="preserve">In de VISI-systematiek wordt nu en dan een specifiek jargon gebezigd, waarin begrippen mogelijk </w:t>
      </w:r>
      <w:r w:rsidRPr="00B1257A">
        <w:rPr>
          <w:rFonts w:ascii="Corbel" w:hAnsi="Corbel"/>
          <w:sz w:val="22"/>
          <w:szCs w:val="22"/>
        </w:rPr>
        <w:lastRenderedPageBreak/>
        <w:t>een iets andere betekenis hebben dan de algemeen gangbare. Alle voor deze Leidraad relevante, specifieke  VISI-begrippen zijn opgenomen in Bijlage 1.</w:t>
      </w:r>
    </w:p>
    <w:p w14:paraId="09FC0524" w14:textId="77777777" w:rsidR="00CE074B" w:rsidRPr="00B1257A" w:rsidRDefault="008C5E72" w:rsidP="00F267BF">
      <w:pPr>
        <w:pStyle w:val="Kop2"/>
        <w:keepNext w:val="0"/>
        <w:widowControl w:val="0"/>
        <w:rPr>
          <w:rFonts w:ascii="Corbel" w:hAnsi="Corbel"/>
        </w:rPr>
      </w:pPr>
      <w:bookmarkStart w:id="1052" w:name="_Toc466304168"/>
      <w:bookmarkStart w:id="1053" w:name="_Toc4570883"/>
      <w:r w:rsidRPr="00B1257A">
        <w:rPr>
          <w:rFonts w:ascii="Corbel" w:hAnsi="Corbel"/>
        </w:rPr>
        <w:t>3.4</w:t>
      </w:r>
      <w:r w:rsidR="00D67ACD" w:rsidRPr="00B1257A">
        <w:rPr>
          <w:rFonts w:ascii="Corbel" w:hAnsi="Corbel"/>
        </w:rPr>
        <w:tab/>
        <w:t xml:space="preserve">Relatie met andere </w:t>
      </w:r>
      <w:proofErr w:type="spellStart"/>
      <w:r w:rsidR="00D67ACD" w:rsidRPr="00B1257A">
        <w:rPr>
          <w:rFonts w:ascii="Corbel" w:hAnsi="Corbel"/>
        </w:rPr>
        <w:t>systematieken</w:t>
      </w:r>
      <w:bookmarkEnd w:id="1052"/>
      <w:bookmarkEnd w:id="1053"/>
      <w:proofErr w:type="spellEnd"/>
    </w:p>
    <w:p w14:paraId="09FC0525" w14:textId="77777777" w:rsidR="00565B5D" w:rsidRPr="00B1257A" w:rsidRDefault="00565B5D" w:rsidP="00F267BF">
      <w:pPr>
        <w:rPr>
          <w:rFonts w:ascii="Corbel" w:hAnsi="Corbel"/>
          <w:sz w:val="22"/>
          <w:szCs w:val="22"/>
        </w:rPr>
      </w:pPr>
      <w:r w:rsidRPr="00B1257A">
        <w:rPr>
          <w:rFonts w:ascii="Corbel" w:hAnsi="Corbel"/>
          <w:sz w:val="22"/>
          <w:szCs w:val="22"/>
        </w:rPr>
        <w:t xml:space="preserve">In de bouw zijn enkele </w:t>
      </w:r>
      <w:r w:rsidR="00060034" w:rsidRPr="00B1257A">
        <w:rPr>
          <w:rFonts w:ascii="Corbel" w:hAnsi="Corbel"/>
          <w:sz w:val="22"/>
          <w:szCs w:val="22"/>
        </w:rPr>
        <w:t>belangrijke</w:t>
      </w:r>
      <w:r w:rsidRPr="00B1257A">
        <w:rPr>
          <w:rFonts w:ascii="Corbel" w:hAnsi="Corbel"/>
          <w:sz w:val="22"/>
          <w:szCs w:val="22"/>
        </w:rPr>
        <w:t xml:space="preserve"> ontwikkelingen op het vlak van ‘bouwinformatie’ die nauw met elkaar samenhangen.</w:t>
      </w:r>
    </w:p>
    <w:p w14:paraId="09FC0526" w14:textId="77777777" w:rsidR="00565B5D" w:rsidRPr="00B1257A" w:rsidRDefault="00565B5D" w:rsidP="00F267BF">
      <w:pPr>
        <w:rPr>
          <w:rFonts w:ascii="Corbel" w:hAnsi="Corbel"/>
          <w:sz w:val="22"/>
          <w:szCs w:val="22"/>
        </w:rPr>
      </w:pPr>
    </w:p>
    <w:p w14:paraId="09FC0527" w14:textId="77777777" w:rsidR="00565B5D" w:rsidRPr="00B1257A" w:rsidRDefault="00565B5D" w:rsidP="00F267BF">
      <w:pPr>
        <w:rPr>
          <w:rFonts w:ascii="Corbel" w:hAnsi="Corbel"/>
          <w:sz w:val="22"/>
          <w:szCs w:val="22"/>
        </w:rPr>
      </w:pPr>
      <w:r w:rsidRPr="00B1257A">
        <w:rPr>
          <w:rFonts w:ascii="Corbel" w:hAnsi="Corbel"/>
          <w:sz w:val="22"/>
          <w:szCs w:val="22"/>
        </w:rPr>
        <w:t>Het Bouwwerk Informatie Model (BIM)</w:t>
      </w:r>
      <w:r w:rsidR="00792E01" w:rsidRPr="00B1257A">
        <w:rPr>
          <w:rFonts w:ascii="Corbel" w:hAnsi="Corbel"/>
          <w:sz w:val="22"/>
          <w:szCs w:val="22"/>
        </w:rPr>
        <w:t xml:space="preserve"> </w:t>
      </w:r>
      <w:r w:rsidRPr="00B1257A">
        <w:rPr>
          <w:rFonts w:ascii="Corbel" w:hAnsi="Corbel"/>
          <w:sz w:val="22"/>
          <w:szCs w:val="22"/>
        </w:rPr>
        <w:t xml:space="preserve">is een </w:t>
      </w:r>
      <w:r w:rsidR="00220F6F" w:rsidRPr="00B1257A">
        <w:rPr>
          <w:rFonts w:ascii="Corbel" w:hAnsi="Corbel"/>
          <w:sz w:val="22"/>
          <w:szCs w:val="22"/>
        </w:rPr>
        <w:t xml:space="preserve">systeem dat </w:t>
      </w:r>
      <w:r w:rsidRPr="00B1257A">
        <w:rPr>
          <w:rFonts w:ascii="Corbel" w:hAnsi="Corbel"/>
          <w:sz w:val="22"/>
          <w:szCs w:val="22"/>
        </w:rPr>
        <w:t>maakt dat alle relevante informatie gedurende het hele bouwproces wordt opgeslagen, gebruikt en beheerd in een digitaal model (3D, 4D). Alle partijen die bij een bouwproces betrokken zijn, werken met dezelfde informatie en zien dus van elkaar wat er gebeurt. De informatie is dan ook continu beschikbaar en altijd actueel.</w:t>
      </w:r>
      <w:r w:rsidR="004261FD" w:rsidRPr="00B1257A">
        <w:rPr>
          <w:rFonts w:ascii="Corbel" w:hAnsi="Corbel"/>
          <w:sz w:val="22"/>
          <w:szCs w:val="22"/>
        </w:rPr>
        <w:t xml:space="preserve"> V</w:t>
      </w:r>
      <w:r w:rsidR="00792E01" w:rsidRPr="00B1257A">
        <w:rPr>
          <w:rFonts w:ascii="Corbel" w:hAnsi="Corbel"/>
          <w:sz w:val="22"/>
          <w:szCs w:val="22"/>
        </w:rPr>
        <w:t xml:space="preserve">oortschrijdend inzicht </w:t>
      </w:r>
      <w:r w:rsidR="004261FD" w:rsidRPr="00B1257A">
        <w:rPr>
          <w:rFonts w:ascii="Corbel" w:hAnsi="Corbel"/>
          <w:sz w:val="22"/>
          <w:szCs w:val="22"/>
        </w:rPr>
        <w:t xml:space="preserve">leidt tot de constatering dat </w:t>
      </w:r>
      <w:r w:rsidR="00792E01" w:rsidRPr="00B1257A">
        <w:rPr>
          <w:rFonts w:ascii="Corbel" w:hAnsi="Corbel"/>
          <w:sz w:val="22"/>
          <w:szCs w:val="22"/>
        </w:rPr>
        <w:t xml:space="preserve">BIM zelfs beter worden geduid als </w:t>
      </w:r>
      <w:r w:rsidR="004261FD" w:rsidRPr="00B1257A">
        <w:rPr>
          <w:rFonts w:ascii="Corbel" w:hAnsi="Corbel"/>
          <w:sz w:val="22"/>
          <w:szCs w:val="22"/>
        </w:rPr>
        <w:t>‘</w:t>
      </w:r>
      <w:proofErr w:type="spellStart"/>
      <w:r w:rsidR="00792E01" w:rsidRPr="00B1257A">
        <w:rPr>
          <w:rFonts w:ascii="Corbel" w:hAnsi="Corbel"/>
          <w:sz w:val="22"/>
          <w:szCs w:val="22"/>
        </w:rPr>
        <w:t>BouwInformatieManagement</w:t>
      </w:r>
      <w:proofErr w:type="spellEnd"/>
      <w:r w:rsidR="004261FD" w:rsidRPr="00B1257A">
        <w:rPr>
          <w:rFonts w:ascii="Corbel" w:hAnsi="Corbel"/>
          <w:sz w:val="22"/>
          <w:szCs w:val="22"/>
        </w:rPr>
        <w:t>’.</w:t>
      </w:r>
    </w:p>
    <w:p w14:paraId="09FC0528" w14:textId="77777777" w:rsidR="00565B5D" w:rsidRPr="00B1257A" w:rsidRDefault="00565B5D" w:rsidP="00F267BF">
      <w:pPr>
        <w:rPr>
          <w:rFonts w:ascii="Corbel" w:hAnsi="Corbel"/>
          <w:sz w:val="22"/>
          <w:szCs w:val="22"/>
        </w:rPr>
      </w:pPr>
    </w:p>
    <w:p w14:paraId="09FC0529" w14:textId="77777777" w:rsidR="00565B5D" w:rsidRPr="00B1257A" w:rsidRDefault="00565B5D" w:rsidP="00F267BF">
      <w:pPr>
        <w:rPr>
          <w:rFonts w:ascii="Corbel" w:hAnsi="Corbel"/>
          <w:sz w:val="22"/>
          <w:szCs w:val="22"/>
        </w:rPr>
      </w:pPr>
      <w:r w:rsidRPr="00B1257A">
        <w:rPr>
          <w:rFonts w:ascii="Corbel" w:hAnsi="Corbel"/>
          <w:sz w:val="22"/>
          <w:szCs w:val="22"/>
        </w:rPr>
        <w:t xml:space="preserve">In het COINS-programma wordt een informatiemodel ontwikkeld dat een uitgangspunt zal vormen voor integratie van het bouwproces en gemeenschappelijk gegevensgebruik. Dat informatiemodel wordt C-BIM genoemd. Om met bouwpartners afspraken te kunnen maken over de aanlevering van informatie is C-BIM een noodzakelijke, maar niet voldoende voorwaarde. Er zijn ook afspraken nodig over het </w:t>
      </w:r>
      <w:r w:rsidRPr="00B1257A">
        <w:rPr>
          <w:rFonts w:ascii="Corbel" w:hAnsi="Corbel"/>
          <w:i/>
          <w:sz w:val="22"/>
          <w:szCs w:val="22"/>
        </w:rPr>
        <w:t>proces</w:t>
      </w:r>
      <w:r w:rsidRPr="00B1257A">
        <w:rPr>
          <w:rFonts w:ascii="Corbel" w:hAnsi="Corbel"/>
          <w:sz w:val="22"/>
          <w:szCs w:val="22"/>
        </w:rPr>
        <w:t xml:space="preserve"> rondom de virtuele objecten: wie is waarvoor verantwoordelijk, op welk moment moet informatie geleverd worden en hoe beheersen we de informatie. Deze laatste afspraken worden in de CEM (COINS Engineering Methode) vastgelegd. </w:t>
      </w:r>
    </w:p>
    <w:p w14:paraId="09FC052A" w14:textId="77777777" w:rsidR="00565B5D" w:rsidRPr="00B1257A" w:rsidRDefault="00565B5D" w:rsidP="00F267BF">
      <w:pPr>
        <w:rPr>
          <w:rFonts w:ascii="Corbel" w:hAnsi="Corbel"/>
          <w:sz w:val="22"/>
          <w:szCs w:val="22"/>
        </w:rPr>
      </w:pPr>
    </w:p>
    <w:p w14:paraId="09FC052B" w14:textId="77777777" w:rsidR="00D16340" w:rsidRPr="00B1257A" w:rsidRDefault="006C32EB" w:rsidP="00F267BF">
      <w:pPr>
        <w:rPr>
          <w:rFonts w:ascii="Corbel" w:hAnsi="Corbel"/>
          <w:sz w:val="22"/>
          <w:szCs w:val="22"/>
        </w:rPr>
      </w:pPr>
      <w:r w:rsidRPr="00B1257A">
        <w:rPr>
          <w:rFonts w:ascii="Corbel" w:hAnsi="Corbel"/>
          <w:sz w:val="22"/>
          <w:szCs w:val="22"/>
        </w:rPr>
        <w:t>De</w:t>
      </w:r>
      <w:r w:rsidR="001251A3" w:rsidRPr="00B1257A">
        <w:rPr>
          <w:rFonts w:ascii="Corbel" w:hAnsi="Corbel"/>
          <w:sz w:val="22"/>
          <w:szCs w:val="22"/>
        </w:rPr>
        <w:t xml:space="preserve"> ambitie van VISI is om eveneens</w:t>
      </w:r>
      <w:r w:rsidRPr="00B1257A">
        <w:rPr>
          <w:rFonts w:ascii="Corbel" w:hAnsi="Corbel"/>
          <w:sz w:val="22"/>
          <w:szCs w:val="22"/>
        </w:rPr>
        <w:t xml:space="preserve"> internationaal afspraken te kunnen maken over proces en informatie op het raakvlak van part</w:t>
      </w:r>
      <w:r w:rsidRPr="00B1257A">
        <w:rPr>
          <w:rFonts w:ascii="Corbel" w:hAnsi="Corbel"/>
          <w:sz w:val="22"/>
          <w:szCs w:val="22"/>
        </w:rPr>
        <w:softHyphen/>
        <w:t xml:space="preserve">ners in bouwprojecten. </w:t>
      </w:r>
      <w:r w:rsidR="00565B5D" w:rsidRPr="00B1257A">
        <w:rPr>
          <w:rFonts w:ascii="Corbel" w:hAnsi="Corbel"/>
          <w:sz w:val="22"/>
          <w:szCs w:val="22"/>
        </w:rPr>
        <w:t xml:space="preserve">In internationaal </w:t>
      </w:r>
      <w:r w:rsidR="008F3EF0" w:rsidRPr="00B1257A">
        <w:rPr>
          <w:rFonts w:ascii="Corbel" w:hAnsi="Corbel"/>
          <w:sz w:val="22"/>
          <w:szCs w:val="22"/>
        </w:rPr>
        <w:t xml:space="preserve">verband </w:t>
      </w:r>
      <w:r w:rsidR="00565B5D" w:rsidRPr="00B1257A">
        <w:rPr>
          <w:rFonts w:ascii="Corbel" w:hAnsi="Corbel"/>
          <w:sz w:val="22"/>
          <w:szCs w:val="22"/>
        </w:rPr>
        <w:t xml:space="preserve">is een ISO-werkgroep actief </w:t>
      </w:r>
      <w:r w:rsidR="008F3EF0" w:rsidRPr="00B1257A">
        <w:rPr>
          <w:rFonts w:ascii="Corbel" w:hAnsi="Corbel"/>
          <w:sz w:val="22"/>
          <w:szCs w:val="22"/>
        </w:rPr>
        <w:t>(ISO-</w:t>
      </w:r>
      <w:r w:rsidR="002E0D72" w:rsidRPr="00B1257A">
        <w:rPr>
          <w:rFonts w:ascii="Corbel" w:hAnsi="Corbel"/>
          <w:sz w:val="22"/>
          <w:szCs w:val="22"/>
        </w:rPr>
        <w:t xml:space="preserve">TC59/SC13/WG8) </w:t>
      </w:r>
      <w:r w:rsidR="00565B5D" w:rsidRPr="00B1257A">
        <w:rPr>
          <w:rFonts w:ascii="Corbel" w:hAnsi="Corbel"/>
          <w:sz w:val="22"/>
          <w:szCs w:val="22"/>
        </w:rPr>
        <w:t xml:space="preserve">die als taak heeft om </w:t>
      </w:r>
      <w:r w:rsidR="008F3EF0" w:rsidRPr="00B1257A">
        <w:rPr>
          <w:rFonts w:ascii="Corbel" w:hAnsi="Corbel"/>
          <w:sz w:val="22"/>
          <w:szCs w:val="22"/>
        </w:rPr>
        <w:t xml:space="preserve">een </w:t>
      </w:r>
      <w:r w:rsidR="00905EBC" w:rsidRPr="00B1257A">
        <w:rPr>
          <w:rFonts w:ascii="Corbel" w:hAnsi="Corbel"/>
          <w:sz w:val="22"/>
          <w:szCs w:val="22"/>
        </w:rPr>
        <w:t xml:space="preserve">ISO </w:t>
      </w:r>
      <w:r w:rsidR="00565B5D" w:rsidRPr="00B1257A">
        <w:rPr>
          <w:rFonts w:ascii="Corbel" w:hAnsi="Corbel"/>
          <w:sz w:val="22"/>
          <w:szCs w:val="22"/>
        </w:rPr>
        <w:t xml:space="preserve">standaard te </w:t>
      </w:r>
      <w:r w:rsidR="00FC0109" w:rsidRPr="00B1257A">
        <w:rPr>
          <w:rFonts w:ascii="Corbel" w:hAnsi="Corbel"/>
          <w:sz w:val="22"/>
          <w:szCs w:val="22"/>
        </w:rPr>
        <w:t>ontwikkelen</w:t>
      </w:r>
      <w:r w:rsidR="008F3EF0" w:rsidRPr="00B1257A">
        <w:rPr>
          <w:rFonts w:ascii="Corbel" w:hAnsi="Corbel"/>
          <w:sz w:val="22"/>
          <w:szCs w:val="22"/>
        </w:rPr>
        <w:t xml:space="preserve"> die aan</w:t>
      </w:r>
      <w:r w:rsidR="00BB10BE" w:rsidRPr="00B1257A">
        <w:rPr>
          <w:rFonts w:ascii="Corbel" w:hAnsi="Corbel"/>
          <w:sz w:val="22"/>
          <w:szCs w:val="22"/>
        </w:rPr>
        <w:t xml:space="preserve">sluit </w:t>
      </w:r>
      <w:r w:rsidR="008F3EF0" w:rsidRPr="00B1257A">
        <w:rPr>
          <w:rFonts w:ascii="Corbel" w:hAnsi="Corbel"/>
          <w:sz w:val="22"/>
          <w:szCs w:val="22"/>
        </w:rPr>
        <w:t xml:space="preserve">aan </w:t>
      </w:r>
      <w:r w:rsidR="00BB10BE" w:rsidRPr="00B1257A">
        <w:rPr>
          <w:rFonts w:ascii="Corbel" w:hAnsi="Corbel"/>
          <w:sz w:val="22"/>
          <w:szCs w:val="22"/>
        </w:rPr>
        <w:t xml:space="preserve">bij </w:t>
      </w:r>
      <w:r w:rsidR="00565B5D" w:rsidRPr="00B1257A">
        <w:rPr>
          <w:rFonts w:ascii="Corbel" w:hAnsi="Corbel"/>
          <w:sz w:val="22"/>
          <w:szCs w:val="22"/>
        </w:rPr>
        <w:t xml:space="preserve">de bovengenoemde behoefte. Deze </w:t>
      </w:r>
      <w:r w:rsidR="00FC0109" w:rsidRPr="00B1257A">
        <w:rPr>
          <w:rFonts w:ascii="Corbel" w:hAnsi="Corbel"/>
          <w:sz w:val="22"/>
          <w:szCs w:val="22"/>
        </w:rPr>
        <w:t xml:space="preserve">standaard </w:t>
      </w:r>
      <w:r w:rsidR="00565B5D" w:rsidRPr="00B1257A">
        <w:rPr>
          <w:rFonts w:ascii="Corbel" w:hAnsi="Corbel"/>
          <w:sz w:val="22"/>
          <w:szCs w:val="22"/>
        </w:rPr>
        <w:t xml:space="preserve">staat bekend </w:t>
      </w:r>
      <w:r w:rsidR="002E0D72" w:rsidRPr="00B1257A">
        <w:rPr>
          <w:rFonts w:ascii="Corbel" w:hAnsi="Corbel"/>
          <w:sz w:val="22"/>
          <w:szCs w:val="22"/>
        </w:rPr>
        <w:t>als</w:t>
      </w:r>
      <w:r w:rsidR="00565B5D" w:rsidRPr="00B1257A">
        <w:rPr>
          <w:rFonts w:ascii="Corbel" w:hAnsi="Corbel"/>
          <w:sz w:val="22"/>
          <w:szCs w:val="22"/>
        </w:rPr>
        <w:t xml:space="preserve"> </w:t>
      </w:r>
      <w:r w:rsidR="00BB10BE" w:rsidRPr="00B1257A">
        <w:rPr>
          <w:rFonts w:ascii="Corbel" w:hAnsi="Corbel"/>
          <w:i/>
          <w:sz w:val="22"/>
          <w:szCs w:val="22"/>
        </w:rPr>
        <w:t xml:space="preserve">ISO 29481 </w:t>
      </w:r>
      <w:r w:rsidR="00565B5D" w:rsidRPr="00B1257A">
        <w:rPr>
          <w:rFonts w:ascii="Corbel" w:hAnsi="Corbel"/>
          <w:i/>
          <w:sz w:val="22"/>
          <w:szCs w:val="22"/>
        </w:rPr>
        <w:t xml:space="preserve">Building Information </w:t>
      </w:r>
      <w:proofErr w:type="spellStart"/>
      <w:r w:rsidR="00565B5D" w:rsidRPr="00B1257A">
        <w:rPr>
          <w:rFonts w:ascii="Corbel" w:hAnsi="Corbel"/>
          <w:i/>
          <w:sz w:val="22"/>
          <w:szCs w:val="22"/>
        </w:rPr>
        <w:t>Models</w:t>
      </w:r>
      <w:proofErr w:type="spellEnd"/>
      <w:r w:rsidR="00565B5D" w:rsidRPr="00B1257A">
        <w:rPr>
          <w:rFonts w:ascii="Corbel" w:hAnsi="Corbel"/>
          <w:i/>
          <w:sz w:val="22"/>
          <w:szCs w:val="22"/>
        </w:rPr>
        <w:t xml:space="preserve"> – Information Delivery Manual</w:t>
      </w:r>
      <w:r w:rsidR="00565B5D" w:rsidRPr="00B1257A">
        <w:rPr>
          <w:rFonts w:ascii="Corbel" w:hAnsi="Corbel"/>
          <w:sz w:val="22"/>
          <w:szCs w:val="22"/>
        </w:rPr>
        <w:t xml:space="preserve">. </w:t>
      </w:r>
      <w:r w:rsidR="00EF4881" w:rsidRPr="00B1257A">
        <w:rPr>
          <w:rFonts w:ascii="Corbel" w:hAnsi="Corbel"/>
          <w:sz w:val="22"/>
          <w:szCs w:val="22"/>
        </w:rPr>
        <w:t xml:space="preserve">Vanuit VISI is veel input geleverd voor deze standaard. </w:t>
      </w:r>
      <w:r w:rsidR="00565B5D" w:rsidRPr="00B1257A">
        <w:rPr>
          <w:rFonts w:ascii="Corbel" w:hAnsi="Corbel"/>
          <w:sz w:val="22"/>
          <w:szCs w:val="22"/>
        </w:rPr>
        <w:t xml:space="preserve">Er is inmiddels een ‘Part -1: </w:t>
      </w:r>
      <w:proofErr w:type="spellStart"/>
      <w:r w:rsidR="00565B5D" w:rsidRPr="00B1257A">
        <w:rPr>
          <w:rFonts w:ascii="Corbel" w:hAnsi="Corbel"/>
          <w:sz w:val="22"/>
          <w:szCs w:val="22"/>
        </w:rPr>
        <w:t>Methodology</w:t>
      </w:r>
      <w:proofErr w:type="spellEnd"/>
      <w:r w:rsidR="00565B5D" w:rsidRPr="00B1257A">
        <w:rPr>
          <w:rFonts w:ascii="Corbel" w:hAnsi="Corbel"/>
          <w:sz w:val="22"/>
          <w:szCs w:val="22"/>
        </w:rPr>
        <w:t xml:space="preserve"> </w:t>
      </w:r>
      <w:proofErr w:type="spellStart"/>
      <w:r w:rsidR="00565B5D" w:rsidRPr="00B1257A">
        <w:rPr>
          <w:rFonts w:ascii="Corbel" w:hAnsi="Corbel"/>
          <w:sz w:val="22"/>
          <w:szCs w:val="22"/>
        </w:rPr>
        <w:t>and</w:t>
      </w:r>
      <w:proofErr w:type="spellEnd"/>
      <w:r w:rsidR="00565B5D" w:rsidRPr="00B1257A">
        <w:rPr>
          <w:rFonts w:ascii="Corbel" w:hAnsi="Corbel"/>
          <w:sz w:val="22"/>
          <w:szCs w:val="22"/>
        </w:rPr>
        <w:t xml:space="preserve"> format’</w:t>
      </w:r>
      <w:r w:rsidR="008F7639" w:rsidRPr="00B1257A">
        <w:rPr>
          <w:rFonts w:ascii="Corbel" w:hAnsi="Corbel"/>
          <w:sz w:val="22"/>
          <w:szCs w:val="22"/>
        </w:rPr>
        <w:t xml:space="preserve"> </w:t>
      </w:r>
      <w:r w:rsidR="00565B5D" w:rsidRPr="00B1257A">
        <w:rPr>
          <w:rFonts w:ascii="Corbel" w:hAnsi="Corbel"/>
          <w:sz w:val="22"/>
          <w:szCs w:val="22"/>
        </w:rPr>
        <w:t xml:space="preserve">en </w:t>
      </w:r>
      <w:r w:rsidR="008F7639" w:rsidRPr="00B1257A">
        <w:rPr>
          <w:rFonts w:ascii="Corbel" w:hAnsi="Corbel"/>
          <w:sz w:val="22"/>
          <w:szCs w:val="22"/>
        </w:rPr>
        <w:t>‘</w:t>
      </w:r>
      <w:r w:rsidR="00565B5D" w:rsidRPr="00B1257A">
        <w:rPr>
          <w:rFonts w:ascii="Corbel" w:hAnsi="Corbel"/>
          <w:sz w:val="22"/>
          <w:szCs w:val="22"/>
        </w:rPr>
        <w:t>Part 2</w:t>
      </w:r>
      <w:r w:rsidR="002E0D72" w:rsidRPr="00B1257A">
        <w:rPr>
          <w:rFonts w:ascii="Corbel" w:hAnsi="Corbel"/>
          <w:sz w:val="22"/>
          <w:szCs w:val="22"/>
        </w:rPr>
        <w:t>:</w:t>
      </w:r>
      <w:r w:rsidR="00565B5D" w:rsidRPr="00B1257A">
        <w:rPr>
          <w:rFonts w:ascii="Corbel" w:hAnsi="Corbel"/>
          <w:sz w:val="22"/>
          <w:szCs w:val="22"/>
        </w:rPr>
        <w:t xml:space="preserve"> </w:t>
      </w:r>
      <w:proofErr w:type="spellStart"/>
      <w:r w:rsidR="00565B5D" w:rsidRPr="00B1257A">
        <w:rPr>
          <w:rFonts w:ascii="Corbel" w:hAnsi="Corbel"/>
          <w:sz w:val="22"/>
          <w:szCs w:val="22"/>
        </w:rPr>
        <w:t>Interaction</w:t>
      </w:r>
      <w:proofErr w:type="spellEnd"/>
      <w:r w:rsidR="00565B5D" w:rsidRPr="00B1257A">
        <w:rPr>
          <w:rFonts w:ascii="Corbel" w:hAnsi="Corbel"/>
          <w:sz w:val="22"/>
          <w:szCs w:val="22"/>
        </w:rPr>
        <w:t xml:space="preserve"> Framework’ is in de maak</w:t>
      </w:r>
      <w:r w:rsidR="00C30ADE" w:rsidRPr="00B1257A">
        <w:rPr>
          <w:rFonts w:ascii="Corbel" w:hAnsi="Corbel"/>
          <w:sz w:val="22"/>
          <w:szCs w:val="22"/>
        </w:rPr>
        <w:t xml:space="preserve">. </w:t>
      </w:r>
      <w:r w:rsidR="00220F6F" w:rsidRPr="00B1257A">
        <w:rPr>
          <w:rFonts w:ascii="Corbel" w:hAnsi="Corbel"/>
          <w:sz w:val="22"/>
          <w:szCs w:val="22"/>
        </w:rPr>
        <w:t xml:space="preserve">Beide </w:t>
      </w:r>
      <w:r w:rsidR="00102EA6" w:rsidRPr="00B1257A">
        <w:rPr>
          <w:rFonts w:ascii="Corbel" w:hAnsi="Corbel"/>
          <w:sz w:val="22"/>
          <w:szCs w:val="22"/>
        </w:rPr>
        <w:t>beschrij</w:t>
      </w:r>
      <w:r w:rsidR="00102EA6" w:rsidRPr="00B1257A">
        <w:rPr>
          <w:rFonts w:ascii="Corbel" w:hAnsi="Corbel"/>
          <w:sz w:val="22"/>
          <w:szCs w:val="22"/>
        </w:rPr>
        <w:softHyphen/>
        <w:t>ven</w:t>
      </w:r>
      <w:r w:rsidR="00014EA2" w:rsidRPr="00B1257A">
        <w:rPr>
          <w:rFonts w:ascii="Corbel" w:hAnsi="Corbel"/>
          <w:sz w:val="22"/>
          <w:szCs w:val="22"/>
        </w:rPr>
        <w:t xml:space="preserve"> </w:t>
      </w:r>
      <w:r w:rsidR="00C30ADE" w:rsidRPr="00B1257A">
        <w:rPr>
          <w:rFonts w:ascii="Corbel" w:hAnsi="Corbel"/>
          <w:sz w:val="22"/>
          <w:szCs w:val="22"/>
        </w:rPr>
        <w:t xml:space="preserve">(onderdelen van) </w:t>
      </w:r>
      <w:r w:rsidR="00220F6F" w:rsidRPr="00B1257A">
        <w:rPr>
          <w:rFonts w:ascii="Corbel" w:hAnsi="Corbel"/>
          <w:sz w:val="22"/>
          <w:szCs w:val="22"/>
        </w:rPr>
        <w:t xml:space="preserve">de VISI-systematiek. Part 1 nog in globale bewoordingen, Part </w:t>
      </w:r>
      <w:smartTag w:uri="urn:schemas-microsoft-com:office:smarttags" w:element="metricconverter">
        <w:smartTagPr>
          <w:attr w:name="ProductID" w:val="2 in"/>
        </w:smartTagPr>
        <w:r w:rsidR="00220F6F" w:rsidRPr="00B1257A">
          <w:rPr>
            <w:rFonts w:ascii="Corbel" w:hAnsi="Corbel"/>
            <w:sz w:val="22"/>
            <w:szCs w:val="22"/>
          </w:rPr>
          <w:t>2 in</w:t>
        </w:r>
      </w:smartTag>
      <w:r w:rsidR="00220F6F" w:rsidRPr="00B1257A">
        <w:rPr>
          <w:rFonts w:ascii="Corbel" w:hAnsi="Corbel"/>
          <w:sz w:val="22"/>
          <w:szCs w:val="22"/>
        </w:rPr>
        <w:t xml:space="preserve"> detail</w:t>
      </w:r>
      <w:r w:rsidR="00DF7793" w:rsidRPr="00B1257A">
        <w:rPr>
          <w:rFonts w:ascii="Corbel" w:hAnsi="Corbel"/>
          <w:sz w:val="22"/>
          <w:szCs w:val="22"/>
        </w:rPr>
        <w:t xml:space="preserve">. </w:t>
      </w:r>
    </w:p>
    <w:p w14:paraId="09FC052C" w14:textId="77777777" w:rsidR="00D16340" w:rsidRPr="00B1257A" w:rsidRDefault="00D16340" w:rsidP="00F267BF">
      <w:pPr>
        <w:rPr>
          <w:rFonts w:ascii="Corbel" w:hAnsi="Corbel"/>
          <w:sz w:val="22"/>
          <w:szCs w:val="22"/>
        </w:rPr>
      </w:pPr>
    </w:p>
    <w:p w14:paraId="09FC052D" w14:textId="77777777" w:rsidR="00ED6A00" w:rsidRPr="00B1257A" w:rsidRDefault="00DF7793" w:rsidP="00F267BF">
      <w:pPr>
        <w:rPr>
          <w:rFonts w:ascii="Corbel" w:hAnsi="Corbel"/>
          <w:sz w:val="22"/>
          <w:szCs w:val="22"/>
        </w:rPr>
      </w:pPr>
      <w:r w:rsidRPr="00B1257A">
        <w:rPr>
          <w:rFonts w:ascii="Corbel" w:hAnsi="Corbel"/>
          <w:i/>
          <w:sz w:val="22"/>
          <w:szCs w:val="22"/>
        </w:rPr>
        <w:t>ISO 29481 part 2</w:t>
      </w:r>
      <w:r w:rsidRPr="00B1257A">
        <w:rPr>
          <w:rFonts w:ascii="Corbel" w:hAnsi="Corbel"/>
          <w:sz w:val="22"/>
          <w:szCs w:val="22"/>
        </w:rPr>
        <w:t xml:space="preserve"> is vrijwel volledig afgestemd op de VISI systematiek versie 1.3. </w:t>
      </w:r>
      <w:r w:rsidR="00220F6F" w:rsidRPr="00B1257A">
        <w:rPr>
          <w:rFonts w:ascii="Corbel" w:hAnsi="Corbel"/>
          <w:sz w:val="22"/>
          <w:szCs w:val="22"/>
        </w:rPr>
        <w:t>Hier</w:t>
      </w:r>
      <w:r w:rsidRPr="00B1257A">
        <w:rPr>
          <w:rFonts w:ascii="Corbel" w:hAnsi="Corbel"/>
          <w:sz w:val="22"/>
          <w:szCs w:val="22"/>
        </w:rPr>
        <w:t>door</w:t>
      </w:r>
      <w:r w:rsidR="00220F6F" w:rsidRPr="00B1257A">
        <w:rPr>
          <w:rFonts w:ascii="Corbel" w:hAnsi="Corbel"/>
          <w:sz w:val="22"/>
          <w:szCs w:val="22"/>
        </w:rPr>
        <w:t xml:space="preserve"> wordt VISI ook mondiaal de</w:t>
      </w:r>
      <w:r w:rsidR="008D27B8" w:rsidRPr="00B1257A">
        <w:rPr>
          <w:rFonts w:ascii="Corbel" w:hAnsi="Corbel"/>
          <w:sz w:val="22"/>
          <w:szCs w:val="22"/>
        </w:rPr>
        <w:t xml:space="preserve"> </w:t>
      </w:r>
      <w:r w:rsidR="00565B5D" w:rsidRPr="00B1257A">
        <w:rPr>
          <w:rFonts w:ascii="Corbel" w:hAnsi="Corbel"/>
          <w:sz w:val="22"/>
          <w:szCs w:val="22"/>
        </w:rPr>
        <w:t>standaard voor management communicatie in bouw</w:t>
      </w:r>
      <w:r w:rsidR="00E44016" w:rsidRPr="00B1257A">
        <w:rPr>
          <w:rFonts w:ascii="Corbel" w:hAnsi="Corbel"/>
          <w:sz w:val="22"/>
          <w:szCs w:val="22"/>
        </w:rPr>
        <w:softHyphen/>
      </w:r>
      <w:r w:rsidR="00565B5D" w:rsidRPr="00B1257A">
        <w:rPr>
          <w:rFonts w:ascii="Corbel" w:hAnsi="Corbel"/>
          <w:sz w:val="22"/>
          <w:szCs w:val="22"/>
        </w:rPr>
        <w:t xml:space="preserve">projecten. </w:t>
      </w:r>
      <w:r w:rsidR="00ED6A00" w:rsidRPr="00B1257A">
        <w:rPr>
          <w:rFonts w:ascii="Corbel" w:hAnsi="Corbel"/>
          <w:sz w:val="22"/>
          <w:szCs w:val="22"/>
        </w:rPr>
        <w:t>Ontwikkeling</w:t>
      </w:r>
      <w:r w:rsidR="0085409C" w:rsidRPr="00B1257A">
        <w:rPr>
          <w:rFonts w:ascii="Corbel" w:hAnsi="Corbel"/>
          <w:sz w:val="22"/>
          <w:szCs w:val="22"/>
        </w:rPr>
        <w:t>en</w:t>
      </w:r>
      <w:r w:rsidR="00D16340" w:rsidRPr="00B1257A">
        <w:rPr>
          <w:rFonts w:ascii="Corbel" w:hAnsi="Corbel"/>
          <w:sz w:val="22"/>
          <w:szCs w:val="22"/>
        </w:rPr>
        <w:t xml:space="preserve"> van ISO-standaard</w:t>
      </w:r>
      <w:r w:rsidR="0085409C" w:rsidRPr="00B1257A">
        <w:rPr>
          <w:rFonts w:ascii="Corbel" w:hAnsi="Corbel"/>
          <w:sz w:val="22"/>
          <w:szCs w:val="22"/>
        </w:rPr>
        <w:t>en</w:t>
      </w:r>
      <w:r w:rsidR="00ED6A00" w:rsidRPr="00B1257A">
        <w:rPr>
          <w:rFonts w:ascii="Corbel" w:hAnsi="Corbel"/>
          <w:sz w:val="22"/>
          <w:szCs w:val="22"/>
        </w:rPr>
        <w:t xml:space="preserve"> </w:t>
      </w:r>
      <w:r w:rsidR="000A4DAD" w:rsidRPr="00B1257A">
        <w:rPr>
          <w:rFonts w:ascii="Corbel" w:hAnsi="Corbel"/>
          <w:sz w:val="22"/>
          <w:szCs w:val="22"/>
        </w:rPr>
        <w:t xml:space="preserve">lopen </w:t>
      </w:r>
      <w:r w:rsidR="00A60441" w:rsidRPr="00B1257A">
        <w:rPr>
          <w:rFonts w:ascii="Corbel" w:hAnsi="Corbel"/>
          <w:sz w:val="22"/>
          <w:szCs w:val="22"/>
        </w:rPr>
        <w:t xml:space="preserve">trager </w:t>
      </w:r>
      <w:r w:rsidR="00ED6A00" w:rsidRPr="00B1257A">
        <w:rPr>
          <w:rFonts w:ascii="Corbel" w:hAnsi="Corbel"/>
          <w:sz w:val="22"/>
          <w:szCs w:val="22"/>
        </w:rPr>
        <w:t>dan</w:t>
      </w:r>
      <w:r w:rsidR="00ED0342" w:rsidRPr="00B1257A">
        <w:rPr>
          <w:rFonts w:ascii="Corbel" w:hAnsi="Corbel"/>
          <w:sz w:val="22"/>
          <w:szCs w:val="22"/>
        </w:rPr>
        <w:t xml:space="preserve"> </w:t>
      </w:r>
      <w:r w:rsidR="00ED6A00" w:rsidRPr="00B1257A">
        <w:rPr>
          <w:rFonts w:ascii="Corbel" w:hAnsi="Corbel"/>
          <w:sz w:val="22"/>
          <w:szCs w:val="22"/>
        </w:rPr>
        <w:t>nationale standaardisatie</w:t>
      </w:r>
      <w:r w:rsidR="00A60441" w:rsidRPr="00B1257A">
        <w:rPr>
          <w:rFonts w:ascii="Corbel" w:hAnsi="Corbel"/>
          <w:sz w:val="22"/>
          <w:szCs w:val="22"/>
        </w:rPr>
        <w:t xml:space="preserve">. </w:t>
      </w:r>
      <w:r w:rsidR="00880ADC" w:rsidRPr="00B1257A">
        <w:rPr>
          <w:rFonts w:ascii="Corbel" w:hAnsi="Corbel"/>
          <w:sz w:val="22"/>
          <w:szCs w:val="22"/>
        </w:rPr>
        <w:t>Daarom heeft CROW</w:t>
      </w:r>
      <w:r w:rsidR="00ED6A00" w:rsidRPr="00B1257A">
        <w:rPr>
          <w:rFonts w:ascii="Corbel" w:hAnsi="Corbel"/>
          <w:sz w:val="22"/>
          <w:szCs w:val="22"/>
        </w:rPr>
        <w:t xml:space="preserve"> </w:t>
      </w:r>
      <w:r w:rsidR="00ED0342" w:rsidRPr="00B1257A">
        <w:rPr>
          <w:rFonts w:ascii="Corbel" w:hAnsi="Corbel"/>
          <w:sz w:val="22"/>
          <w:szCs w:val="22"/>
        </w:rPr>
        <w:t xml:space="preserve">op de SVN-server </w:t>
      </w:r>
      <w:r w:rsidR="00ED6A00" w:rsidRPr="00B1257A">
        <w:rPr>
          <w:rFonts w:ascii="Corbel" w:hAnsi="Corbel"/>
          <w:sz w:val="22"/>
          <w:szCs w:val="22"/>
        </w:rPr>
        <w:t xml:space="preserve">naast </w:t>
      </w:r>
      <w:r w:rsidR="00880ADC" w:rsidRPr="00B1257A">
        <w:rPr>
          <w:rFonts w:ascii="Corbel" w:hAnsi="Corbel"/>
          <w:sz w:val="22"/>
          <w:szCs w:val="22"/>
        </w:rPr>
        <w:t xml:space="preserve">de </w:t>
      </w:r>
      <w:r w:rsidR="00B82595" w:rsidRPr="00B1257A">
        <w:rPr>
          <w:rFonts w:ascii="Corbel" w:hAnsi="Corbel"/>
          <w:sz w:val="22"/>
          <w:szCs w:val="22"/>
        </w:rPr>
        <w:t xml:space="preserve">nationale </w:t>
      </w:r>
      <w:r w:rsidR="00ED6A00" w:rsidRPr="00B1257A">
        <w:rPr>
          <w:rFonts w:ascii="Corbel" w:hAnsi="Corbel"/>
          <w:sz w:val="22"/>
          <w:szCs w:val="22"/>
        </w:rPr>
        <w:t>VISI 1.3 definitie (</w:t>
      </w:r>
      <w:r w:rsidR="004C34D2" w:rsidRPr="00B1257A">
        <w:rPr>
          <w:rFonts w:ascii="Corbel" w:hAnsi="Corbel"/>
          <w:color w:val="0000FF"/>
          <w:sz w:val="22"/>
          <w:szCs w:val="22"/>
          <w:u w:val="single"/>
        </w:rPr>
        <w:t>sv</w:t>
      </w:r>
      <w:r w:rsidR="00ED6A00" w:rsidRPr="00B1257A">
        <w:rPr>
          <w:rFonts w:ascii="Corbel" w:hAnsi="Corbel"/>
          <w:color w:val="0000FF"/>
          <w:sz w:val="22"/>
          <w:szCs w:val="22"/>
          <w:u w:val="single"/>
        </w:rPr>
        <w:t>n://e-bouw.org/VISI/trunk/VISI 1.3 definitie</w:t>
      </w:r>
      <w:r w:rsidR="00ED6A00" w:rsidRPr="00B1257A">
        <w:rPr>
          <w:rFonts w:ascii="Corbel" w:hAnsi="Corbel"/>
          <w:sz w:val="22"/>
          <w:szCs w:val="22"/>
        </w:rPr>
        <w:t xml:space="preserve">) </w:t>
      </w:r>
      <w:r w:rsidR="00880ADC" w:rsidRPr="00B1257A">
        <w:rPr>
          <w:rFonts w:ascii="Corbel" w:hAnsi="Corbel"/>
          <w:sz w:val="22"/>
          <w:szCs w:val="22"/>
        </w:rPr>
        <w:t xml:space="preserve">tevens </w:t>
      </w:r>
      <w:r w:rsidR="00ED6A00" w:rsidRPr="00B1257A">
        <w:rPr>
          <w:rFonts w:ascii="Corbel" w:hAnsi="Corbel"/>
          <w:sz w:val="22"/>
          <w:szCs w:val="22"/>
        </w:rPr>
        <w:t xml:space="preserve">de folder </w:t>
      </w:r>
      <w:r w:rsidR="00880ADC" w:rsidRPr="00B1257A">
        <w:rPr>
          <w:rFonts w:ascii="Corbel" w:hAnsi="Corbel"/>
          <w:sz w:val="22"/>
          <w:szCs w:val="22"/>
        </w:rPr>
        <w:t>‘</w:t>
      </w:r>
      <w:r w:rsidR="00ED6A00" w:rsidRPr="00B1257A">
        <w:rPr>
          <w:rFonts w:ascii="Corbel" w:hAnsi="Corbel"/>
          <w:sz w:val="22"/>
          <w:szCs w:val="22"/>
        </w:rPr>
        <w:t>ISO DIS 29481-</w:t>
      </w:r>
      <w:smartTag w:uri="urn:schemas-microsoft-com:office:smarttags" w:element="metricconverter">
        <w:smartTagPr>
          <w:attr w:name="ProductID" w:val="2’"/>
        </w:smartTagPr>
        <w:r w:rsidR="00ED6A00" w:rsidRPr="00B1257A">
          <w:rPr>
            <w:rFonts w:ascii="Corbel" w:hAnsi="Corbel"/>
            <w:sz w:val="22"/>
            <w:szCs w:val="22"/>
          </w:rPr>
          <w:t>2</w:t>
        </w:r>
        <w:r w:rsidR="00880ADC" w:rsidRPr="00B1257A">
          <w:rPr>
            <w:rFonts w:ascii="Corbel" w:hAnsi="Corbel"/>
            <w:sz w:val="22"/>
            <w:szCs w:val="22"/>
          </w:rPr>
          <w:t>’</w:t>
        </w:r>
      </w:smartTag>
      <w:r w:rsidR="00ED6A00" w:rsidRPr="00B1257A">
        <w:rPr>
          <w:rFonts w:ascii="Corbel" w:hAnsi="Corbel"/>
          <w:sz w:val="22"/>
          <w:szCs w:val="22"/>
        </w:rPr>
        <w:t xml:space="preserve"> (</w:t>
      </w:r>
      <w:r w:rsidR="00ED6A00" w:rsidRPr="00B1257A">
        <w:rPr>
          <w:rFonts w:ascii="Corbel" w:hAnsi="Corbel"/>
          <w:color w:val="0000FF"/>
          <w:sz w:val="22"/>
          <w:szCs w:val="22"/>
          <w:u w:val="single"/>
        </w:rPr>
        <w:t>svn://e-bouw.org/VISI/trunk/ISO DIS 29481-2</w:t>
      </w:r>
      <w:r w:rsidR="00ED6A00" w:rsidRPr="00B1257A">
        <w:rPr>
          <w:rFonts w:ascii="Corbel" w:hAnsi="Corbel"/>
          <w:sz w:val="22"/>
          <w:szCs w:val="22"/>
        </w:rPr>
        <w:t>)</w:t>
      </w:r>
      <w:r w:rsidR="00B82595" w:rsidRPr="00B1257A">
        <w:rPr>
          <w:rFonts w:ascii="Corbel" w:hAnsi="Corbel"/>
          <w:sz w:val="22"/>
          <w:szCs w:val="22"/>
        </w:rPr>
        <w:t xml:space="preserve"> </w:t>
      </w:r>
      <w:r w:rsidR="00ED6A00" w:rsidRPr="00B1257A">
        <w:rPr>
          <w:rFonts w:ascii="Corbel" w:hAnsi="Corbel"/>
          <w:sz w:val="22"/>
          <w:szCs w:val="22"/>
        </w:rPr>
        <w:t>toegevoegd.</w:t>
      </w:r>
      <w:r w:rsidR="00ED0342" w:rsidRPr="00B1257A">
        <w:rPr>
          <w:rFonts w:ascii="Corbel" w:hAnsi="Corbel"/>
          <w:sz w:val="22"/>
          <w:szCs w:val="22"/>
        </w:rPr>
        <w:t xml:space="preserve"> </w:t>
      </w:r>
      <w:r w:rsidR="004C34D2" w:rsidRPr="00B1257A">
        <w:rPr>
          <w:rFonts w:ascii="Corbel" w:hAnsi="Corbel"/>
          <w:sz w:val="22"/>
          <w:szCs w:val="22"/>
        </w:rPr>
        <w:t>Voldo</w:t>
      </w:r>
      <w:r w:rsidR="00EE58FC" w:rsidRPr="00B1257A">
        <w:rPr>
          <w:rFonts w:ascii="Corbel" w:hAnsi="Corbel"/>
          <w:sz w:val="22"/>
          <w:szCs w:val="22"/>
        </w:rPr>
        <w:t>en aan ISO betekent in dit geval</w:t>
      </w:r>
      <w:r w:rsidR="004C34D2" w:rsidRPr="00B1257A">
        <w:rPr>
          <w:rFonts w:ascii="Corbel" w:hAnsi="Corbel"/>
          <w:sz w:val="22"/>
          <w:szCs w:val="22"/>
        </w:rPr>
        <w:t xml:space="preserve"> automatisch </w:t>
      </w:r>
      <w:r w:rsidR="00FB750B" w:rsidRPr="00B1257A">
        <w:rPr>
          <w:rFonts w:ascii="Corbel" w:hAnsi="Corbel"/>
          <w:sz w:val="22"/>
          <w:szCs w:val="22"/>
        </w:rPr>
        <w:t xml:space="preserve">volledig </w:t>
      </w:r>
      <w:r w:rsidR="004C34D2" w:rsidRPr="00B1257A">
        <w:rPr>
          <w:rFonts w:ascii="Corbel" w:hAnsi="Corbel"/>
          <w:sz w:val="22"/>
          <w:szCs w:val="22"/>
        </w:rPr>
        <w:t>voldoen aan VISI</w:t>
      </w:r>
      <w:r w:rsidR="00EE58FC" w:rsidRPr="00B1257A">
        <w:rPr>
          <w:rFonts w:ascii="Corbel" w:hAnsi="Corbel"/>
          <w:sz w:val="22"/>
          <w:szCs w:val="22"/>
        </w:rPr>
        <w:t xml:space="preserve"> 1.3</w:t>
      </w:r>
      <w:r w:rsidR="004C34D2" w:rsidRPr="00B1257A">
        <w:rPr>
          <w:rFonts w:ascii="Corbel" w:hAnsi="Corbel"/>
          <w:sz w:val="22"/>
          <w:szCs w:val="22"/>
        </w:rPr>
        <w:t xml:space="preserve">. Andersom </w:t>
      </w:r>
      <w:r w:rsidR="00EE58FC" w:rsidRPr="00B1257A">
        <w:rPr>
          <w:rFonts w:ascii="Corbel" w:hAnsi="Corbel"/>
          <w:sz w:val="22"/>
          <w:szCs w:val="22"/>
        </w:rPr>
        <w:t xml:space="preserve">gaat dit </w:t>
      </w:r>
      <w:r w:rsidR="004C34D2" w:rsidRPr="00B1257A">
        <w:rPr>
          <w:rFonts w:ascii="Corbel" w:hAnsi="Corbel"/>
          <w:sz w:val="22"/>
          <w:szCs w:val="22"/>
        </w:rPr>
        <w:t>helaas niet</w:t>
      </w:r>
      <w:r w:rsidR="00EE58FC" w:rsidRPr="00B1257A">
        <w:rPr>
          <w:rFonts w:ascii="Corbel" w:hAnsi="Corbel"/>
          <w:sz w:val="22"/>
          <w:szCs w:val="22"/>
        </w:rPr>
        <w:t xml:space="preserve"> helemaal op</w:t>
      </w:r>
      <w:r w:rsidR="004C34D2" w:rsidRPr="00B1257A">
        <w:rPr>
          <w:rFonts w:ascii="Corbel" w:hAnsi="Corbel"/>
          <w:sz w:val="22"/>
          <w:szCs w:val="22"/>
        </w:rPr>
        <w:t>.</w:t>
      </w:r>
    </w:p>
    <w:p w14:paraId="09FC052E" w14:textId="77777777" w:rsidR="00060034" w:rsidRPr="00B1257A" w:rsidRDefault="00060034" w:rsidP="00F267BF">
      <w:pPr>
        <w:rPr>
          <w:rFonts w:ascii="Corbel" w:hAnsi="Corbel"/>
          <w:sz w:val="22"/>
          <w:szCs w:val="22"/>
        </w:rPr>
      </w:pPr>
    </w:p>
    <w:p w14:paraId="09FC052F" w14:textId="77777777" w:rsidR="00CE074B" w:rsidRPr="00B1257A" w:rsidRDefault="00565B5D" w:rsidP="00F267BF">
      <w:pPr>
        <w:rPr>
          <w:rFonts w:ascii="Corbel" w:hAnsi="Corbel"/>
          <w:sz w:val="22"/>
          <w:szCs w:val="22"/>
        </w:rPr>
      </w:pPr>
      <w:r w:rsidRPr="00B1257A">
        <w:rPr>
          <w:rFonts w:ascii="Corbel" w:hAnsi="Corbel"/>
          <w:sz w:val="22"/>
          <w:szCs w:val="22"/>
        </w:rPr>
        <w:t xml:space="preserve">Gezien het samenvallen van ambities is sprake van een samenhang tussen </w:t>
      </w:r>
      <w:r w:rsidR="001748BC" w:rsidRPr="00B1257A">
        <w:rPr>
          <w:rFonts w:ascii="Corbel" w:hAnsi="Corbel"/>
          <w:sz w:val="22"/>
          <w:szCs w:val="22"/>
        </w:rPr>
        <w:t xml:space="preserve">VISI, </w:t>
      </w:r>
      <w:r w:rsidRPr="00B1257A">
        <w:rPr>
          <w:rFonts w:ascii="Corbel" w:hAnsi="Corbel"/>
          <w:sz w:val="22"/>
          <w:szCs w:val="22"/>
        </w:rPr>
        <w:t xml:space="preserve">COINS, IDM en </w:t>
      </w:r>
      <w:r w:rsidR="001748BC" w:rsidRPr="00B1257A">
        <w:rPr>
          <w:rFonts w:ascii="Corbel" w:hAnsi="Corbel"/>
          <w:sz w:val="22"/>
          <w:szCs w:val="22"/>
        </w:rPr>
        <w:t>BIM</w:t>
      </w:r>
      <w:r w:rsidRPr="00B1257A">
        <w:rPr>
          <w:rFonts w:ascii="Corbel" w:hAnsi="Corbel"/>
          <w:sz w:val="22"/>
          <w:szCs w:val="22"/>
        </w:rPr>
        <w:t>.</w:t>
      </w:r>
      <w:r w:rsidR="001748BC" w:rsidRPr="00B1257A">
        <w:rPr>
          <w:rFonts w:ascii="Corbel" w:hAnsi="Corbel"/>
          <w:sz w:val="22"/>
          <w:szCs w:val="22"/>
        </w:rPr>
        <w:t xml:space="preserve"> VISI</w:t>
      </w:r>
      <w:r w:rsidR="00C00D72" w:rsidRPr="00B1257A">
        <w:rPr>
          <w:rFonts w:ascii="Corbel" w:hAnsi="Corbel"/>
          <w:sz w:val="22"/>
          <w:szCs w:val="22"/>
        </w:rPr>
        <w:t xml:space="preserve"> kan </w:t>
      </w:r>
      <w:r w:rsidR="001748BC" w:rsidRPr="00B1257A">
        <w:rPr>
          <w:rFonts w:ascii="Corbel" w:hAnsi="Corbel"/>
          <w:sz w:val="22"/>
          <w:szCs w:val="22"/>
        </w:rPr>
        <w:t xml:space="preserve">in ieder geval worden gebruikt om BIM-informatie (in </w:t>
      </w:r>
      <w:proofErr w:type="spellStart"/>
      <w:r w:rsidR="001748BC" w:rsidRPr="00B1257A">
        <w:rPr>
          <w:rFonts w:ascii="Corbel" w:hAnsi="Corbel"/>
          <w:sz w:val="22"/>
          <w:szCs w:val="22"/>
        </w:rPr>
        <w:t>attachments</w:t>
      </w:r>
      <w:proofErr w:type="spellEnd"/>
      <w:r w:rsidR="001748BC" w:rsidRPr="00B1257A">
        <w:rPr>
          <w:rFonts w:ascii="Corbel" w:hAnsi="Corbel"/>
          <w:sz w:val="22"/>
          <w:szCs w:val="22"/>
        </w:rPr>
        <w:t xml:space="preserve"> bij berichten) </w:t>
      </w:r>
      <w:r w:rsidR="00C00D72" w:rsidRPr="00B1257A">
        <w:rPr>
          <w:rFonts w:ascii="Corbel" w:hAnsi="Corbel"/>
          <w:sz w:val="22"/>
          <w:szCs w:val="22"/>
        </w:rPr>
        <w:t>uit te wisselen tussen partijen in het bouwproces.</w:t>
      </w:r>
      <w:r w:rsidRPr="00B1257A">
        <w:rPr>
          <w:rFonts w:ascii="Corbel" w:hAnsi="Corbel"/>
          <w:sz w:val="22"/>
          <w:szCs w:val="22"/>
        </w:rPr>
        <w:t xml:space="preserve"> Op de COINS-wiki website wordt in een artikel ingegaan op die samenhang. Zie:</w:t>
      </w:r>
      <w:r w:rsidR="00060034" w:rsidRPr="00B1257A">
        <w:rPr>
          <w:rFonts w:ascii="Corbel" w:hAnsi="Corbel"/>
          <w:sz w:val="22"/>
          <w:szCs w:val="22"/>
        </w:rPr>
        <w:t xml:space="preserve"> </w:t>
      </w:r>
      <w:hyperlink r:id="rId18" w:history="1">
        <w:r w:rsidR="00060034" w:rsidRPr="00B1257A">
          <w:rPr>
            <w:rStyle w:val="Hyperlink"/>
            <w:rFonts w:ascii="Corbel" w:hAnsi="Corbel"/>
            <w:sz w:val="22"/>
            <w:szCs w:val="22"/>
          </w:rPr>
          <w:t>http://www.coinsweb.nl/wiki/index.php/De_relatie_tussen_VISI,_IDM_en_COINS</w:t>
        </w:r>
      </w:hyperlink>
      <w:r w:rsidR="00060034" w:rsidRPr="00B1257A">
        <w:rPr>
          <w:rFonts w:ascii="Corbel" w:hAnsi="Corbel"/>
        </w:rPr>
        <w:t>.</w:t>
      </w:r>
    </w:p>
    <w:p w14:paraId="09FC0530" w14:textId="77777777" w:rsidR="00A92A2C" w:rsidRPr="00B1257A" w:rsidRDefault="00A92A2C" w:rsidP="00F267BF">
      <w:pPr>
        <w:pStyle w:val="Kop1"/>
        <w:keepNext w:val="0"/>
        <w:widowControl w:val="0"/>
        <w:rPr>
          <w:rFonts w:ascii="Corbel" w:hAnsi="Corbel"/>
          <w:sz w:val="22"/>
          <w:szCs w:val="22"/>
        </w:rPr>
      </w:pPr>
    </w:p>
    <w:p w14:paraId="09FC0531" w14:textId="77777777" w:rsidR="00A92A2C" w:rsidRPr="00B1257A" w:rsidRDefault="00A92A2C" w:rsidP="00F267BF">
      <w:pPr>
        <w:widowControl w:val="0"/>
        <w:rPr>
          <w:rFonts w:ascii="Corbel" w:hAnsi="Corbel"/>
          <w:sz w:val="22"/>
          <w:szCs w:val="22"/>
        </w:rPr>
      </w:pPr>
    </w:p>
    <w:p w14:paraId="09FC0532" w14:textId="77777777" w:rsidR="007B2803" w:rsidRPr="00B1257A" w:rsidRDefault="00ED3439" w:rsidP="00F267BF">
      <w:pPr>
        <w:pStyle w:val="Kop1"/>
        <w:keepNext w:val="0"/>
        <w:widowControl w:val="0"/>
        <w:rPr>
          <w:rFonts w:ascii="Corbel" w:hAnsi="Corbel"/>
        </w:rPr>
      </w:pPr>
      <w:r w:rsidRPr="00B1257A">
        <w:rPr>
          <w:rFonts w:ascii="Corbel" w:hAnsi="Corbel"/>
          <w:sz w:val="22"/>
          <w:szCs w:val="22"/>
        </w:rPr>
        <w:br w:type="page"/>
      </w:r>
      <w:bookmarkStart w:id="1054" w:name="_Toc290026715"/>
      <w:bookmarkStart w:id="1055" w:name="_Toc466304169"/>
      <w:bookmarkStart w:id="1056" w:name="_Toc4570884"/>
      <w:r w:rsidR="00D167C7" w:rsidRPr="00B1257A">
        <w:rPr>
          <w:rFonts w:ascii="Corbel" w:hAnsi="Corbel"/>
        </w:rPr>
        <w:lastRenderedPageBreak/>
        <w:t>4</w:t>
      </w:r>
      <w:r w:rsidR="00D167C7" w:rsidRPr="00B1257A">
        <w:rPr>
          <w:rFonts w:ascii="Corbel" w:hAnsi="Corbel"/>
        </w:rPr>
        <w:tab/>
      </w:r>
      <w:r w:rsidR="00D4355C" w:rsidRPr="00B1257A">
        <w:rPr>
          <w:rFonts w:ascii="Corbel" w:hAnsi="Corbel"/>
        </w:rPr>
        <w:t>Implementatie</w:t>
      </w:r>
      <w:r w:rsidR="003D3F8E" w:rsidRPr="00B1257A">
        <w:rPr>
          <w:rFonts w:ascii="Corbel" w:hAnsi="Corbel"/>
        </w:rPr>
        <w:t xml:space="preserve"> a.d.h.v. een </w:t>
      </w:r>
      <w:r w:rsidR="00AF00A0" w:rsidRPr="00B1257A">
        <w:rPr>
          <w:rFonts w:ascii="Corbel" w:hAnsi="Corbel"/>
        </w:rPr>
        <w:t>voorbeeld</w:t>
      </w:r>
      <w:bookmarkEnd w:id="1054"/>
      <w:bookmarkEnd w:id="1055"/>
      <w:bookmarkEnd w:id="1056"/>
    </w:p>
    <w:p w14:paraId="09FC0533" w14:textId="77777777" w:rsidR="007B2803" w:rsidRPr="00B1257A" w:rsidRDefault="007B2803" w:rsidP="00F267BF">
      <w:pPr>
        <w:widowControl w:val="0"/>
        <w:rPr>
          <w:rFonts w:ascii="Corbel" w:hAnsi="Corbel"/>
          <w:sz w:val="22"/>
          <w:szCs w:val="22"/>
        </w:rPr>
      </w:pPr>
    </w:p>
    <w:p w14:paraId="09FC0534" w14:textId="77777777" w:rsidR="00147812" w:rsidRPr="00B1257A" w:rsidRDefault="00C13E5C" w:rsidP="00F267BF">
      <w:pPr>
        <w:pStyle w:val="Kop2"/>
        <w:keepNext w:val="0"/>
        <w:widowControl w:val="0"/>
        <w:rPr>
          <w:rFonts w:ascii="Corbel" w:hAnsi="Corbel"/>
        </w:rPr>
      </w:pPr>
      <w:bookmarkStart w:id="1057" w:name="_Toc466304170"/>
      <w:bookmarkStart w:id="1058" w:name="_Toc4570885"/>
      <w:r w:rsidRPr="00B1257A">
        <w:rPr>
          <w:rFonts w:ascii="Corbel" w:hAnsi="Corbel"/>
        </w:rPr>
        <w:t>4</w:t>
      </w:r>
      <w:r w:rsidR="00147812" w:rsidRPr="00B1257A">
        <w:rPr>
          <w:rFonts w:ascii="Corbel" w:hAnsi="Corbel"/>
        </w:rPr>
        <w:t>.1</w:t>
      </w:r>
      <w:r w:rsidR="00147812" w:rsidRPr="00B1257A">
        <w:rPr>
          <w:rFonts w:ascii="Corbel" w:hAnsi="Corbel"/>
        </w:rPr>
        <w:tab/>
      </w:r>
      <w:r w:rsidR="005B64DA" w:rsidRPr="00B1257A">
        <w:rPr>
          <w:rFonts w:ascii="Corbel" w:hAnsi="Corbel"/>
        </w:rPr>
        <w:t>Inleiding</w:t>
      </w:r>
      <w:bookmarkEnd w:id="1057"/>
      <w:bookmarkEnd w:id="1058"/>
      <w:r w:rsidR="00147812" w:rsidRPr="00B1257A">
        <w:rPr>
          <w:rFonts w:ascii="Corbel" w:hAnsi="Corbel"/>
        </w:rPr>
        <w:t xml:space="preserve"> </w:t>
      </w:r>
    </w:p>
    <w:p w14:paraId="09FC0535" w14:textId="77777777" w:rsidR="00F7743D" w:rsidRPr="00B1257A" w:rsidRDefault="00147812"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Het onderstaande voorbeeld vormt de rode draad </w:t>
      </w:r>
      <w:r w:rsidR="005B64DA" w:rsidRPr="00B1257A">
        <w:rPr>
          <w:rFonts w:ascii="Corbel" w:hAnsi="Corbel"/>
          <w:sz w:val="22"/>
          <w:szCs w:val="22"/>
          <w:lang w:val="nl-NL"/>
        </w:rPr>
        <w:t>bij de toelichting op de implementatie van VISI.</w:t>
      </w:r>
      <w:r w:rsidRPr="00B1257A">
        <w:rPr>
          <w:rFonts w:ascii="Corbel" w:hAnsi="Corbel"/>
          <w:sz w:val="22"/>
          <w:szCs w:val="22"/>
          <w:lang w:val="nl-NL"/>
        </w:rPr>
        <w:t xml:space="preserve"> Het voorbeeld is bewust buiten de scope van de bouw gekozen om de brede toepasbaarheid van de VISI-systematiek weer te geven en eventuee</w:t>
      </w:r>
      <w:r w:rsidR="00F7743D" w:rsidRPr="00B1257A">
        <w:rPr>
          <w:rFonts w:ascii="Corbel" w:hAnsi="Corbel"/>
          <w:sz w:val="22"/>
          <w:szCs w:val="22"/>
          <w:lang w:val="nl-NL"/>
        </w:rPr>
        <w:t>l</w:t>
      </w:r>
      <w:r w:rsidRPr="00B1257A">
        <w:rPr>
          <w:rFonts w:ascii="Corbel" w:hAnsi="Corbel"/>
          <w:sz w:val="22"/>
          <w:szCs w:val="22"/>
          <w:lang w:val="nl-NL"/>
        </w:rPr>
        <w:t xml:space="preserve"> mogelijk</w:t>
      </w:r>
      <w:r w:rsidR="00F7743D" w:rsidRPr="00B1257A">
        <w:rPr>
          <w:rFonts w:ascii="Corbel" w:hAnsi="Corbel"/>
          <w:sz w:val="22"/>
          <w:szCs w:val="22"/>
          <w:lang w:val="nl-NL"/>
        </w:rPr>
        <w:t>e</w:t>
      </w:r>
      <w:r w:rsidRPr="00B1257A">
        <w:rPr>
          <w:rFonts w:ascii="Corbel" w:hAnsi="Corbel"/>
          <w:sz w:val="22"/>
          <w:szCs w:val="22"/>
          <w:lang w:val="nl-NL"/>
        </w:rPr>
        <w:t xml:space="preserve"> applicatieafhankelijkheden te voorkomen. </w:t>
      </w:r>
    </w:p>
    <w:p w14:paraId="09FC0536" w14:textId="77777777" w:rsidR="00960D01" w:rsidRPr="00B1257A" w:rsidRDefault="00960D01" w:rsidP="00F267BF">
      <w:pPr>
        <w:pStyle w:val="Tekstzonderopmaak"/>
        <w:widowControl w:val="0"/>
        <w:rPr>
          <w:rFonts w:ascii="Corbel" w:hAnsi="Corbel"/>
          <w:sz w:val="22"/>
          <w:szCs w:val="22"/>
          <w:lang w:val="nl-NL"/>
        </w:rPr>
      </w:pPr>
    </w:p>
    <w:p w14:paraId="09FC0537" w14:textId="77777777" w:rsidR="00960D01" w:rsidRPr="00B1257A" w:rsidRDefault="004261FD" w:rsidP="00F267BF">
      <w:pPr>
        <w:pStyle w:val="Tekstzonderopmaak"/>
        <w:widowControl w:val="0"/>
        <w:rPr>
          <w:rFonts w:ascii="Corbel" w:hAnsi="Corbel"/>
          <w:sz w:val="22"/>
          <w:szCs w:val="22"/>
          <w:lang w:val="nl-NL"/>
        </w:rPr>
      </w:pPr>
      <w:r w:rsidRPr="00B1257A">
        <w:rPr>
          <w:rFonts w:ascii="Corbel" w:hAnsi="Corbel"/>
          <w:sz w:val="22"/>
          <w:szCs w:val="22"/>
          <w:lang w:val="nl-NL"/>
        </w:rPr>
        <w:t>H</w:t>
      </w:r>
      <w:r w:rsidR="00960D01" w:rsidRPr="00B1257A">
        <w:rPr>
          <w:rFonts w:ascii="Corbel" w:hAnsi="Corbel"/>
          <w:sz w:val="22"/>
          <w:szCs w:val="22"/>
          <w:lang w:val="nl-NL"/>
        </w:rPr>
        <w:t xml:space="preserve">et voorbeeld </w:t>
      </w:r>
      <w:r w:rsidRPr="00B1257A">
        <w:rPr>
          <w:rFonts w:ascii="Corbel" w:hAnsi="Corbel"/>
          <w:sz w:val="22"/>
          <w:szCs w:val="22"/>
          <w:lang w:val="nl-NL"/>
        </w:rPr>
        <w:t xml:space="preserve">wordt hier </w:t>
      </w:r>
      <w:r w:rsidR="00960D01" w:rsidRPr="00B1257A">
        <w:rPr>
          <w:rFonts w:ascii="Corbel" w:hAnsi="Corbel"/>
          <w:sz w:val="22"/>
          <w:szCs w:val="22"/>
          <w:lang w:val="nl-NL"/>
        </w:rPr>
        <w:t xml:space="preserve">ingeleid met een algemene beschrijving. De volledige uitwerking is opgenomen in </w:t>
      </w:r>
      <w:r w:rsidRPr="00B1257A">
        <w:rPr>
          <w:rFonts w:ascii="Corbel" w:hAnsi="Corbel"/>
          <w:sz w:val="22"/>
          <w:szCs w:val="22"/>
          <w:lang w:val="nl-NL"/>
        </w:rPr>
        <w:t>B</w:t>
      </w:r>
      <w:r w:rsidR="007050BD" w:rsidRPr="00B1257A">
        <w:rPr>
          <w:rFonts w:ascii="Corbel" w:hAnsi="Corbel"/>
          <w:sz w:val="22"/>
          <w:szCs w:val="22"/>
          <w:lang w:val="nl-NL"/>
        </w:rPr>
        <w:t>ijlage</w:t>
      </w:r>
      <w:r w:rsidR="00960D01" w:rsidRPr="00B1257A">
        <w:rPr>
          <w:rFonts w:ascii="Corbel" w:hAnsi="Corbel"/>
          <w:sz w:val="22"/>
          <w:szCs w:val="22"/>
          <w:lang w:val="nl-NL"/>
        </w:rPr>
        <w:t xml:space="preserve"> </w:t>
      </w:r>
      <w:r w:rsidRPr="00B1257A">
        <w:rPr>
          <w:rFonts w:ascii="Corbel" w:hAnsi="Corbel"/>
          <w:sz w:val="22"/>
          <w:szCs w:val="22"/>
          <w:lang w:val="nl-NL"/>
        </w:rPr>
        <w:t>4</w:t>
      </w:r>
      <w:r w:rsidR="00467A62" w:rsidRPr="00B1257A">
        <w:rPr>
          <w:rFonts w:ascii="Corbel" w:hAnsi="Corbel"/>
          <w:sz w:val="22"/>
          <w:szCs w:val="22"/>
          <w:lang w:val="nl-NL"/>
        </w:rPr>
        <w:t>.</w:t>
      </w:r>
    </w:p>
    <w:p w14:paraId="09FC0538" w14:textId="77777777" w:rsidR="00147812" w:rsidRPr="00B1257A" w:rsidRDefault="00147812" w:rsidP="00F267BF">
      <w:pPr>
        <w:pStyle w:val="Tekstzonderopmaak"/>
        <w:widowControl w:val="0"/>
        <w:rPr>
          <w:rFonts w:ascii="Corbel" w:hAnsi="Corbel"/>
          <w:sz w:val="22"/>
          <w:szCs w:val="22"/>
          <w:lang w:val="nl-NL"/>
        </w:rPr>
      </w:pPr>
    </w:p>
    <w:p w14:paraId="09FC0539" w14:textId="77777777" w:rsidR="00147812" w:rsidRPr="00B1257A" w:rsidRDefault="00C13E5C" w:rsidP="00F267BF">
      <w:pPr>
        <w:pStyle w:val="Kop2"/>
        <w:keepNext w:val="0"/>
        <w:widowControl w:val="0"/>
        <w:rPr>
          <w:rFonts w:ascii="Corbel" w:hAnsi="Corbel"/>
        </w:rPr>
      </w:pPr>
      <w:bookmarkStart w:id="1059" w:name="_Toc466304171"/>
      <w:bookmarkStart w:id="1060" w:name="_Toc4570886"/>
      <w:r w:rsidRPr="00B1257A">
        <w:rPr>
          <w:rFonts w:ascii="Corbel" w:hAnsi="Corbel"/>
        </w:rPr>
        <w:t>4</w:t>
      </w:r>
      <w:r w:rsidR="00147812" w:rsidRPr="00B1257A">
        <w:rPr>
          <w:rFonts w:ascii="Corbel" w:hAnsi="Corbel"/>
        </w:rPr>
        <w:t>.2</w:t>
      </w:r>
      <w:r w:rsidR="00147812" w:rsidRPr="00B1257A">
        <w:rPr>
          <w:rFonts w:ascii="Corbel" w:hAnsi="Corbel"/>
        </w:rPr>
        <w:tab/>
        <w:t>Voorbeeld</w:t>
      </w:r>
      <w:r w:rsidR="005B64DA" w:rsidRPr="00B1257A">
        <w:rPr>
          <w:rFonts w:ascii="Corbel" w:hAnsi="Corbel"/>
        </w:rPr>
        <w:t xml:space="preserve"> specialiteitenrestaurant</w:t>
      </w:r>
      <w:bookmarkEnd w:id="1059"/>
      <w:bookmarkEnd w:id="1060"/>
    </w:p>
    <w:p w14:paraId="09FC053A" w14:textId="77777777" w:rsidR="00147812" w:rsidRPr="00B1257A" w:rsidRDefault="009A2A11" w:rsidP="00F267BF">
      <w:pPr>
        <w:pStyle w:val="Tekstzonderopmaak"/>
        <w:widowControl w:val="0"/>
        <w:rPr>
          <w:rFonts w:ascii="Corbel" w:hAnsi="Corbel"/>
          <w:sz w:val="22"/>
          <w:szCs w:val="22"/>
          <w:lang w:val="nl-NL"/>
        </w:rPr>
      </w:pPr>
      <w:r w:rsidRPr="00B1257A">
        <w:rPr>
          <w:rFonts w:ascii="Corbel" w:hAnsi="Corbel"/>
          <w:sz w:val="22"/>
          <w:szCs w:val="22"/>
          <w:lang w:val="nl-NL"/>
        </w:rPr>
        <w:t>In specialiteiten</w:t>
      </w:r>
      <w:r w:rsidR="00147812" w:rsidRPr="00B1257A">
        <w:rPr>
          <w:rFonts w:ascii="Corbel" w:hAnsi="Corbel"/>
          <w:sz w:val="22"/>
          <w:szCs w:val="22"/>
          <w:lang w:val="nl-NL"/>
        </w:rPr>
        <w:t>restaurant de Top Kok werken drie bekende gespecialiseerde chef koks. Het restaurant richt zich op de kritische culinair onderlegde consument. Klanten zijn geïnteresseerd in eten en kritisch ten aanzien van het eindproduct dat ze voorgezet krijgen. Elke Kok heeft zijn of haar eigen specia</w:t>
      </w:r>
      <w:r w:rsidR="00672788" w:rsidRPr="00B1257A">
        <w:rPr>
          <w:rFonts w:ascii="Corbel" w:hAnsi="Corbel"/>
          <w:sz w:val="22"/>
          <w:szCs w:val="22"/>
          <w:lang w:val="nl-NL"/>
        </w:rPr>
        <w:softHyphen/>
      </w:r>
      <w:r w:rsidR="00147812" w:rsidRPr="00B1257A">
        <w:rPr>
          <w:rFonts w:ascii="Corbel" w:hAnsi="Corbel"/>
          <w:sz w:val="22"/>
          <w:szCs w:val="22"/>
          <w:lang w:val="nl-NL"/>
        </w:rPr>
        <w:t>lisme. Afhankelijk van de werkdruk en kennis zijn zij in de gelegenheid, via de ober, vragen van klanten te beantwoorden. Als de ober de reactie van de koks te lang vindt duren</w:t>
      </w:r>
      <w:r w:rsidR="001A1E28" w:rsidRPr="00B1257A">
        <w:rPr>
          <w:rFonts w:ascii="Corbel" w:hAnsi="Corbel"/>
          <w:sz w:val="22"/>
          <w:szCs w:val="22"/>
          <w:lang w:val="nl-NL"/>
        </w:rPr>
        <w:t>,</w:t>
      </w:r>
      <w:r w:rsidR="00147812" w:rsidRPr="00B1257A">
        <w:rPr>
          <w:rFonts w:ascii="Corbel" w:hAnsi="Corbel"/>
          <w:sz w:val="22"/>
          <w:szCs w:val="22"/>
          <w:lang w:val="nl-NL"/>
        </w:rPr>
        <w:t xml:space="preserve"> kijkt de ober op Wikipedia en komt zelf met een antwoord/advies op de proppen. Om misverstanden tussen het bedienend personeel en de keuken te voorkomen</w:t>
      </w:r>
      <w:r w:rsidR="001A1E28" w:rsidRPr="00B1257A">
        <w:rPr>
          <w:rFonts w:ascii="Corbel" w:hAnsi="Corbel"/>
          <w:sz w:val="22"/>
          <w:szCs w:val="22"/>
          <w:lang w:val="nl-NL"/>
        </w:rPr>
        <w:t>,</w:t>
      </w:r>
      <w:r w:rsidR="00147812" w:rsidRPr="00B1257A">
        <w:rPr>
          <w:rFonts w:ascii="Corbel" w:hAnsi="Corbel"/>
          <w:sz w:val="22"/>
          <w:szCs w:val="22"/>
          <w:lang w:val="nl-NL"/>
        </w:rPr>
        <w:t xml:space="preserve"> is afgesproken dat de ober bestellingen bij koks op een formele wijze plaatst. De kok die als eerste akkoord gaat met een bestelling, dient de bestelling uit te voeren. Als alle Koks de</w:t>
      </w:r>
      <w:r w:rsidR="00CD429D" w:rsidRPr="00B1257A">
        <w:rPr>
          <w:rFonts w:ascii="Corbel" w:hAnsi="Corbel"/>
          <w:sz w:val="22"/>
          <w:szCs w:val="22"/>
          <w:lang w:val="nl-NL"/>
        </w:rPr>
        <w:t xml:space="preserve"> </w:t>
      </w:r>
      <w:r w:rsidR="00147812" w:rsidRPr="00B1257A">
        <w:rPr>
          <w:rFonts w:ascii="Corbel" w:hAnsi="Corbel"/>
          <w:sz w:val="22"/>
          <w:szCs w:val="22"/>
          <w:lang w:val="nl-NL"/>
        </w:rPr>
        <w:t xml:space="preserve">bestelling weigeren zal de klant door de ober worden medegedeeld dat de bestelling in de huidige vorm niet mogelijk is. De klant dient de bestelling </w:t>
      </w:r>
      <w:r w:rsidR="001A1E28" w:rsidRPr="00B1257A">
        <w:rPr>
          <w:rFonts w:ascii="Corbel" w:hAnsi="Corbel"/>
          <w:sz w:val="22"/>
          <w:szCs w:val="22"/>
          <w:lang w:val="nl-NL"/>
        </w:rPr>
        <w:t xml:space="preserve">dan </w:t>
      </w:r>
      <w:r w:rsidR="00147812" w:rsidRPr="00B1257A">
        <w:rPr>
          <w:rFonts w:ascii="Corbel" w:hAnsi="Corbel"/>
          <w:sz w:val="22"/>
          <w:szCs w:val="22"/>
          <w:lang w:val="nl-NL"/>
        </w:rPr>
        <w:t xml:space="preserve">opnieuw in te dienen bij de ober. </w:t>
      </w:r>
    </w:p>
    <w:p w14:paraId="09FC053B" w14:textId="77777777" w:rsidR="00E605DE" w:rsidRPr="00B1257A" w:rsidRDefault="00806E2E" w:rsidP="00F267BF">
      <w:pPr>
        <w:pStyle w:val="Tekstzonderopmaak"/>
        <w:keepNext/>
        <w:widowControl w:val="0"/>
        <w:rPr>
          <w:rFonts w:ascii="Corbel" w:hAnsi="Corbel"/>
          <w:lang w:val="nl-NL"/>
        </w:rPr>
      </w:pPr>
      <w:r w:rsidRPr="00B1257A">
        <w:rPr>
          <w:rFonts w:ascii="Corbel" w:hAnsi="Corbel"/>
          <w:noProof/>
          <w:lang w:val="nl-NL" w:eastAsia="nl-NL"/>
        </w:rPr>
        <w:drawing>
          <wp:inline distT="0" distB="0" distL="0" distR="0" wp14:anchorId="09FC05B7" wp14:editId="09FC05B8">
            <wp:extent cx="4079240" cy="3148965"/>
            <wp:effectExtent l="0" t="0" r="0" b="0"/>
            <wp:docPr id="1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9240" cy="3148965"/>
                    </a:xfrm>
                    <a:prstGeom prst="rect">
                      <a:avLst/>
                    </a:prstGeom>
                    <a:noFill/>
                    <a:ln>
                      <a:noFill/>
                    </a:ln>
                  </pic:spPr>
                </pic:pic>
              </a:graphicData>
            </a:graphic>
          </wp:inline>
        </w:drawing>
      </w:r>
    </w:p>
    <w:p w14:paraId="09FC053C" w14:textId="77777777" w:rsidR="00E605DE" w:rsidRPr="00B1257A" w:rsidRDefault="00E605DE" w:rsidP="00F267BF">
      <w:pPr>
        <w:pStyle w:val="Bijschrift"/>
        <w:rPr>
          <w:rFonts w:ascii="Corbel" w:hAnsi="Corbel"/>
          <w:b w:val="0"/>
          <w:i/>
          <w:sz w:val="22"/>
          <w:szCs w:val="22"/>
        </w:rPr>
      </w:pPr>
      <w:r w:rsidRPr="00B1257A">
        <w:rPr>
          <w:rFonts w:ascii="Corbel" w:hAnsi="Corbel"/>
          <w:b w:val="0"/>
          <w:i/>
        </w:rPr>
        <w:t>Figuur</w:t>
      </w:r>
      <w:r w:rsidR="003B293E" w:rsidRPr="00B1257A">
        <w:rPr>
          <w:rFonts w:ascii="Corbel" w:hAnsi="Corbel"/>
          <w:b w:val="0"/>
          <w:i/>
        </w:rPr>
        <w:t xml:space="preserve"> </w:t>
      </w:r>
      <w:r w:rsidR="00E93345" w:rsidRPr="00B1257A">
        <w:rPr>
          <w:rFonts w:ascii="Corbel" w:hAnsi="Corbel"/>
          <w:b w:val="0"/>
          <w:i/>
        </w:rPr>
        <w:t>1</w:t>
      </w:r>
      <w:r w:rsidR="003B293E" w:rsidRPr="00B1257A">
        <w:rPr>
          <w:rFonts w:ascii="Corbel" w:hAnsi="Corbel"/>
          <w:b w:val="0"/>
          <w:i/>
        </w:rPr>
        <w:tab/>
        <w:t xml:space="preserve">  </w:t>
      </w:r>
      <w:r w:rsidRPr="00B1257A">
        <w:rPr>
          <w:rFonts w:ascii="Corbel" w:hAnsi="Corbel"/>
          <w:b w:val="0"/>
          <w:i/>
        </w:rPr>
        <w:t>Interactiekaart Top Kok specialiteitenrestaurant.</w:t>
      </w:r>
    </w:p>
    <w:p w14:paraId="09FC053D" w14:textId="77777777" w:rsidR="00147812" w:rsidRPr="00B1257A" w:rsidRDefault="00147812" w:rsidP="00F267BF">
      <w:pPr>
        <w:pStyle w:val="Tekstzonderopmaak"/>
        <w:widowControl w:val="0"/>
        <w:rPr>
          <w:rFonts w:ascii="Corbel" w:hAnsi="Corbel"/>
          <w:sz w:val="22"/>
          <w:szCs w:val="22"/>
          <w:lang w:val="nl-NL"/>
        </w:rPr>
      </w:pPr>
    </w:p>
    <w:p w14:paraId="09FC053E" w14:textId="77777777" w:rsidR="00147812" w:rsidRPr="00B1257A" w:rsidRDefault="00147812" w:rsidP="00F267BF">
      <w:pPr>
        <w:pStyle w:val="Tekstzonderopmaak"/>
        <w:keepNext/>
        <w:widowControl w:val="0"/>
        <w:rPr>
          <w:rFonts w:ascii="Corbel" w:hAnsi="Corbel"/>
          <w:sz w:val="22"/>
          <w:szCs w:val="22"/>
          <w:lang w:val="nl-NL"/>
        </w:rPr>
      </w:pPr>
      <w:r w:rsidRPr="00B1257A">
        <w:rPr>
          <w:rFonts w:ascii="Corbel" w:hAnsi="Corbel"/>
          <w:sz w:val="22"/>
          <w:szCs w:val="22"/>
          <w:lang w:val="nl-NL"/>
        </w:rPr>
        <w:lastRenderedPageBreak/>
        <w:t>In dit voorbeeld wordt de afhandeling van een bestelling vertaald in VISI</w:t>
      </w:r>
      <w:r w:rsidR="001A1E28" w:rsidRPr="00B1257A">
        <w:rPr>
          <w:rFonts w:ascii="Corbel" w:hAnsi="Corbel"/>
          <w:sz w:val="22"/>
          <w:szCs w:val="22"/>
          <w:lang w:val="nl-NL"/>
        </w:rPr>
        <w:t>-</w:t>
      </w:r>
      <w:r w:rsidRPr="00B1257A">
        <w:rPr>
          <w:rFonts w:ascii="Corbel" w:hAnsi="Corbel"/>
          <w:sz w:val="22"/>
          <w:szCs w:val="22"/>
          <w:lang w:val="nl-NL"/>
        </w:rPr>
        <w:t>communicatie. De volgende rollen en transacties zijn nodig voor de afhandeling van de bestelling.</w:t>
      </w:r>
    </w:p>
    <w:p w14:paraId="09FC053F" w14:textId="77777777" w:rsidR="00777156" w:rsidRPr="00B1257A" w:rsidRDefault="00777156" w:rsidP="00F267BF">
      <w:pPr>
        <w:pStyle w:val="Tekstzonderopmaak"/>
        <w:keepNext/>
        <w:widowControl w:val="0"/>
        <w:rPr>
          <w:rFonts w:ascii="Corbel" w:hAnsi="Corbel"/>
          <w:sz w:val="22"/>
          <w:szCs w:val="22"/>
          <w:lang w:val="nl-NL"/>
        </w:rPr>
      </w:pPr>
    </w:p>
    <w:p w14:paraId="09FC0540" w14:textId="3EB47E67" w:rsidR="00E605DE" w:rsidRPr="00B1257A" w:rsidRDefault="00E605DE" w:rsidP="00F267BF">
      <w:pPr>
        <w:pStyle w:val="Bijschrift"/>
        <w:keepNext/>
        <w:keepLines/>
        <w:rPr>
          <w:rFonts w:ascii="Corbel" w:hAnsi="Corbel"/>
          <w:i/>
        </w:rPr>
      </w:pPr>
      <w:r w:rsidRPr="00B1257A">
        <w:rPr>
          <w:rFonts w:ascii="Corbel" w:hAnsi="Corbel"/>
          <w:i/>
        </w:rPr>
        <w:t xml:space="preserve">Tabel </w:t>
      </w:r>
      <w:r w:rsidRPr="00B1257A">
        <w:rPr>
          <w:rFonts w:ascii="Corbel" w:hAnsi="Corbel"/>
          <w:i/>
        </w:rPr>
        <w:fldChar w:fldCharType="begin"/>
      </w:r>
      <w:r w:rsidRPr="00B1257A">
        <w:rPr>
          <w:rFonts w:ascii="Corbel" w:hAnsi="Corbel"/>
          <w:i/>
        </w:rPr>
        <w:instrText xml:space="preserve"> SEQ Tabel \* ARABIC </w:instrText>
      </w:r>
      <w:r w:rsidRPr="00B1257A">
        <w:rPr>
          <w:rFonts w:ascii="Corbel" w:hAnsi="Corbel"/>
          <w:i/>
        </w:rPr>
        <w:fldChar w:fldCharType="separate"/>
      </w:r>
      <w:r w:rsidR="00056B3F">
        <w:rPr>
          <w:rFonts w:ascii="Corbel" w:hAnsi="Corbel"/>
          <w:i/>
          <w:noProof/>
        </w:rPr>
        <w:t>1</w:t>
      </w:r>
      <w:r w:rsidRPr="00B1257A">
        <w:rPr>
          <w:rFonts w:ascii="Corbel" w:hAnsi="Corbel"/>
          <w:i/>
        </w:rPr>
        <w:fldChar w:fldCharType="end"/>
      </w:r>
      <w:r w:rsidRPr="00B1257A">
        <w:rPr>
          <w:rFonts w:ascii="Corbel" w:hAnsi="Corbel"/>
          <w:i/>
        </w:rPr>
        <w:tab/>
        <w:t>Rollen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E605DE" w:rsidRPr="00B1257A" w14:paraId="09FC0543" w14:textId="77777777" w:rsidTr="00E81C96">
        <w:trPr>
          <w:cantSplit/>
        </w:trPr>
        <w:tc>
          <w:tcPr>
            <w:tcW w:w="2660" w:type="dxa"/>
            <w:shd w:val="clear" w:color="auto" w:fill="D9D9D9"/>
          </w:tcPr>
          <w:p w14:paraId="09FC0541" w14:textId="77777777" w:rsidR="00E605DE" w:rsidRPr="00B1257A" w:rsidRDefault="00E605DE" w:rsidP="00F267BF">
            <w:pPr>
              <w:pStyle w:val="Tekstzonderopmaak"/>
              <w:keepNext/>
              <w:keepLines/>
              <w:widowControl w:val="0"/>
              <w:spacing w:line="280" w:lineRule="atLeast"/>
              <w:rPr>
                <w:rFonts w:ascii="Corbel" w:hAnsi="Corbel"/>
                <w:sz w:val="22"/>
                <w:szCs w:val="22"/>
                <w:lang w:val="nl-NL" w:eastAsia="nl-NL"/>
              </w:rPr>
            </w:pPr>
            <w:r w:rsidRPr="00B1257A">
              <w:rPr>
                <w:rFonts w:ascii="Corbel" w:hAnsi="Corbel"/>
                <w:sz w:val="22"/>
                <w:szCs w:val="22"/>
                <w:lang w:val="nl-NL" w:eastAsia="nl-NL"/>
              </w:rPr>
              <w:t>Rol</w:t>
            </w:r>
          </w:p>
        </w:tc>
        <w:tc>
          <w:tcPr>
            <w:tcW w:w="6552" w:type="dxa"/>
            <w:shd w:val="clear" w:color="auto" w:fill="D9D9D9"/>
          </w:tcPr>
          <w:p w14:paraId="09FC0542" w14:textId="77777777" w:rsidR="00E605DE" w:rsidRPr="00B1257A" w:rsidRDefault="00E605DE" w:rsidP="00F267BF">
            <w:pPr>
              <w:pStyle w:val="Tekstzonderopmaak"/>
              <w:keepNext/>
              <w:keepLines/>
              <w:widowControl w:val="0"/>
              <w:spacing w:line="280" w:lineRule="atLeast"/>
              <w:rPr>
                <w:rFonts w:ascii="Corbel" w:hAnsi="Corbel"/>
                <w:sz w:val="22"/>
                <w:szCs w:val="22"/>
                <w:lang w:val="nl-NL" w:eastAsia="nl-NL"/>
              </w:rPr>
            </w:pPr>
            <w:r w:rsidRPr="00B1257A">
              <w:rPr>
                <w:rFonts w:ascii="Corbel" w:hAnsi="Corbel"/>
                <w:sz w:val="22"/>
                <w:szCs w:val="22"/>
                <w:lang w:val="nl-NL" w:eastAsia="nl-NL"/>
              </w:rPr>
              <w:t>Verantwoordelijk voor:</w:t>
            </w:r>
          </w:p>
        </w:tc>
      </w:tr>
      <w:tr w:rsidR="00E605DE" w:rsidRPr="00B1257A" w14:paraId="09FC0546" w14:textId="77777777" w:rsidTr="00E81C96">
        <w:trPr>
          <w:cantSplit/>
        </w:trPr>
        <w:tc>
          <w:tcPr>
            <w:tcW w:w="2660" w:type="dxa"/>
            <w:shd w:val="clear" w:color="auto" w:fill="auto"/>
          </w:tcPr>
          <w:p w14:paraId="09FC0544" w14:textId="77777777" w:rsidR="00E605DE" w:rsidRPr="00B1257A" w:rsidRDefault="00E605DE" w:rsidP="00F267BF">
            <w:pPr>
              <w:pStyle w:val="Tekstzonderopmaak"/>
              <w:keepNext/>
              <w:keepLines/>
              <w:widowControl w:val="0"/>
              <w:spacing w:line="280" w:lineRule="atLeast"/>
              <w:rPr>
                <w:rFonts w:ascii="Corbel" w:hAnsi="Corbel"/>
                <w:sz w:val="22"/>
                <w:szCs w:val="22"/>
                <w:lang w:val="nl-NL" w:eastAsia="nl-NL"/>
              </w:rPr>
            </w:pPr>
            <w:r w:rsidRPr="00B1257A">
              <w:rPr>
                <w:rFonts w:ascii="Corbel" w:hAnsi="Corbel"/>
                <w:sz w:val="22"/>
                <w:szCs w:val="22"/>
                <w:lang w:val="nl-NL" w:eastAsia="nl-NL"/>
              </w:rPr>
              <w:t>Klant</w:t>
            </w:r>
          </w:p>
        </w:tc>
        <w:tc>
          <w:tcPr>
            <w:tcW w:w="6552" w:type="dxa"/>
            <w:shd w:val="clear" w:color="auto" w:fill="auto"/>
          </w:tcPr>
          <w:p w14:paraId="09FC0545" w14:textId="77777777" w:rsidR="00E605DE" w:rsidRPr="00B1257A" w:rsidRDefault="00E605DE" w:rsidP="00F267BF">
            <w:pPr>
              <w:pStyle w:val="Tekstzonderopmaak"/>
              <w:keepNext/>
              <w:keepLines/>
              <w:widowControl w:val="0"/>
              <w:spacing w:line="280" w:lineRule="atLeast"/>
              <w:rPr>
                <w:rFonts w:ascii="Corbel" w:hAnsi="Corbel"/>
                <w:sz w:val="22"/>
                <w:szCs w:val="22"/>
                <w:lang w:val="nl-NL" w:eastAsia="nl-NL"/>
              </w:rPr>
            </w:pPr>
            <w:r w:rsidRPr="00B1257A">
              <w:rPr>
                <w:rFonts w:ascii="Corbel" w:hAnsi="Corbel"/>
                <w:sz w:val="22"/>
                <w:szCs w:val="22"/>
                <w:lang w:val="nl-NL" w:eastAsia="nl-NL"/>
              </w:rPr>
              <w:t>het plaatsen van een bestelling</w:t>
            </w:r>
          </w:p>
        </w:tc>
      </w:tr>
      <w:tr w:rsidR="00E605DE" w:rsidRPr="00B1257A" w14:paraId="09FC0549" w14:textId="77777777" w:rsidTr="00E81C96">
        <w:trPr>
          <w:cantSplit/>
        </w:trPr>
        <w:tc>
          <w:tcPr>
            <w:tcW w:w="2660" w:type="dxa"/>
            <w:shd w:val="clear" w:color="auto" w:fill="auto"/>
          </w:tcPr>
          <w:p w14:paraId="09FC0547" w14:textId="77777777" w:rsidR="00E605DE" w:rsidRPr="00B1257A" w:rsidRDefault="00E605DE" w:rsidP="00F267BF">
            <w:pPr>
              <w:pStyle w:val="Tekstzonderopmaak"/>
              <w:keepNext/>
              <w:keepLines/>
              <w:widowControl w:val="0"/>
              <w:spacing w:line="280" w:lineRule="atLeast"/>
              <w:rPr>
                <w:rFonts w:ascii="Corbel" w:hAnsi="Corbel"/>
                <w:sz w:val="22"/>
                <w:szCs w:val="22"/>
                <w:lang w:val="nl-NL" w:eastAsia="nl-NL"/>
              </w:rPr>
            </w:pPr>
            <w:r w:rsidRPr="00B1257A">
              <w:rPr>
                <w:rFonts w:ascii="Corbel" w:hAnsi="Corbel"/>
                <w:sz w:val="22"/>
                <w:szCs w:val="22"/>
                <w:lang w:val="nl-NL" w:eastAsia="nl-NL"/>
              </w:rPr>
              <w:t>Ober</w:t>
            </w:r>
          </w:p>
        </w:tc>
        <w:tc>
          <w:tcPr>
            <w:tcW w:w="6552" w:type="dxa"/>
            <w:shd w:val="clear" w:color="auto" w:fill="auto"/>
          </w:tcPr>
          <w:p w14:paraId="09FC0548" w14:textId="77777777" w:rsidR="00E605DE" w:rsidRPr="00B1257A" w:rsidRDefault="00E605DE" w:rsidP="00F267BF">
            <w:pPr>
              <w:pStyle w:val="Tekstzonderopmaak"/>
              <w:keepNext/>
              <w:keepLines/>
              <w:widowControl w:val="0"/>
              <w:spacing w:line="280" w:lineRule="atLeast"/>
              <w:rPr>
                <w:rFonts w:ascii="Corbel" w:hAnsi="Corbel"/>
                <w:sz w:val="22"/>
                <w:szCs w:val="22"/>
                <w:lang w:val="nl-NL" w:eastAsia="nl-NL"/>
              </w:rPr>
            </w:pPr>
            <w:r w:rsidRPr="00B1257A">
              <w:rPr>
                <w:rFonts w:ascii="Corbel" w:hAnsi="Corbel"/>
                <w:sz w:val="22"/>
                <w:szCs w:val="22"/>
                <w:lang w:val="nl-NL" w:eastAsia="nl-NL"/>
              </w:rPr>
              <w:t>logistiek verwerken van een bestelling</w:t>
            </w:r>
          </w:p>
        </w:tc>
      </w:tr>
      <w:tr w:rsidR="00E605DE" w:rsidRPr="00B1257A" w14:paraId="09FC054C" w14:textId="77777777" w:rsidTr="00E81C96">
        <w:trPr>
          <w:cantSplit/>
        </w:trPr>
        <w:tc>
          <w:tcPr>
            <w:tcW w:w="2660" w:type="dxa"/>
            <w:shd w:val="clear" w:color="auto" w:fill="auto"/>
          </w:tcPr>
          <w:p w14:paraId="09FC054A" w14:textId="77777777" w:rsidR="00E605DE" w:rsidRPr="00B1257A" w:rsidRDefault="00E605DE" w:rsidP="00F267BF">
            <w:pPr>
              <w:pStyle w:val="Tekstzonderopmaak"/>
              <w:keepNext/>
              <w:keepLines/>
              <w:widowControl w:val="0"/>
              <w:spacing w:line="280" w:lineRule="atLeast"/>
              <w:rPr>
                <w:rFonts w:ascii="Corbel" w:hAnsi="Corbel"/>
                <w:sz w:val="22"/>
                <w:szCs w:val="22"/>
                <w:lang w:val="nl-NL" w:eastAsia="nl-NL"/>
              </w:rPr>
            </w:pPr>
            <w:r w:rsidRPr="00B1257A">
              <w:rPr>
                <w:rFonts w:ascii="Corbel" w:hAnsi="Corbel"/>
                <w:sz w:val="22"/>
                <w:szCs w:val="22"/>
                <w:lang w:val="nl-NL" w:eastAsia="nl-NL"/>
              </w:rPr>
              <w:t>Kok</w:t>
            </w:r>
          </w:p>
        </w:tc>
        <w:tc>
          <w:tcPr>
            <w:tcW w:w="6552" w:type="dxa"/>
            <w:shd w:val="clear" w:color="auto" w:fill="auto"/>
          </w:tcPr>
          <w:p w14:paraId="09FC054B" w14:textId="77777777" w:rsidR="00E605DE" w:rsidRPr="00B1257A" w:rsidRDefault="00E605DE" w:rsidP="00F267BF">
            <w:pPr>
              <w:pStyle w:val="Tekstzonderopmaak"/>
              <w:keepNext/>
              <w:keepLines/>
              <w:widowControl w:val="0"/>
              <w:spacing w:line="280" w:lineRule="atLeast"/>
              <w:rPr>
                <w:rFonts w:ascii="Corbel" w:hAnsi="Corbel"/>
                <w:sz w:val="22"/>
                <w:szCs w:val="22"/>
                <w:lang w:val="nl-NL" w:eastAsia="nl-NL"/>
              </w:rPr>
            </w:pPr>
            <w:r w:rsidRPr="00B1257A">
              <w:rPr>
                <w:rFonts w:ascii="Corbel" w:hAnsi="Corbel"/>
                <w:sz w:val="22"/>
                <w:szCs w:val="22"/>
                <w:lang w:val="nl-NL" w:eastAsia="nl-NL"/>
              </w:rPr>
              <w:t>het realiseren van een bestelling</w:t>
            </w:r>
          </w:p>
        </w:tc>
      </w:tr>
      <w:tr w:rsidR="00E605DE" w:rsidRPr="00B1257A" w14:paraId="09FC054F" w14:textId="77777777" w:rsidTr="00E81C96">
        <w:trPr>
          <w:cantSplit/>
        </w:trPr>
        <w:tc>
          <w:tcPr>
            <w:tcW w:w="2660" w:type="dxa"/>
            <w:shd w:val="clear" w:color="auto" w:fill="auto"/>
          </w:tcPr>
          <w:p w14:paraId="09FC054D" w14:textId="77777777" w:rsidR="00E605DE" w:rsidRPr="00B1257A" w:rsidRDefault="00E605DE" w:rsidP="00F267BF">
            <w:pPr>
              <w:pStyle w:val="Tekstzonderopmaak"/>
              <w:keepNext/>
              <w:keepLines/>
              <w:widowControl w:val="0"/>
              <w:spacing w:line="280" w:lineRule="atLeast"/>
              <w:rPr>
                <w:rFonts w:ascii="Corbel" w:hAnsi="Corbel"/>
                <w:sz w:val="22"/>
                <w:szCs w:val="22"/>
                <w:lang w:val="nl-NL" w:eastAsia="nl-NL"/>
              </w:rPr>
            </w:pPr>
            <w:r w:rsidRPr="00B1257A">
              <w:rPr>
                <w:rFonts w:ascii="Corbel" w:hAnsi="Corbel"/>
                <w:sz w:val="22"/>
                <w:szCs w:val="22"/>
                <w:lang w:val="nl-NL" w:eastAsia="nl-NL"/>
              </w:rPr>
              <w:t>Keukenhulp</w:t>
            </w:r>
          </w:p>
        </w:tc>
        <w:tc>
          <w:tcPr>
            <w:tcW w:w="6552" w:type="dxa"/>
            <w:shd w:val="clear" w:color="auto" w:fill="auto"/>
          </w:tcPr>
          <w:p w14:paraId="09FC054E" w14:textId="77777777" w:rsidR="00E605DE" w:rsidRPr="00B1257A" w:rsidRDefault="00E605DE" w:rsidP="00F267BF">
            <w:pPr>
              <w:pStyle w:val="Tekstzonderopmaak"/>
              <w:keepNext/>
              <w:keepLines/>
              <w:widowControl w:val="0"/>
              <w:spacing w:line="280" w:lineRule="atLeast"/>
              <w:rPr>
                <w:rFonts w:ascii="Corbel" w:hAnsi="Corbel"/>
                <w:sz w:val="22"/>
                <w:szCs w:val="22"/>
                <w:lang w:val="nl-NL" w:eastAsia="nl-NL"/>
              </w:rPr>
            </w:pPr>
            <w:r w:rsidRPr="00B1257A">
              <w:rPr>
                <w:rFonts w:ascii="Corbel" w:hAnsi="Corbel"/>
                <w:sz w:val="22"/>
                <w:szCs w:val="22"/>
                <w:lang w:val="nl-NL" w:eastAsia="nl-NL"/>
              </w:rPr>
              <w:t xml:space="preserve">het </w:t>
            </w:r>
            <w:r w:rsidR="00A23CC7" w:rsidRPr="00B1257A">
              <w:rPr>
                <w:rFonts w:ascii="Corbel" w:hAnsi="Corbel"/>
                <w:sz w:val="22"/>
                <w:szCs w:val="22"/>
                <w:lang w:val="nl-NL" w:eastAsia="nl-NL"/>
              </w:rPr>
              <w:t>beantwoorden van vragen van de K</w:t>
            </w:r>
            <w:r w:rsidRPr="00B1257A">
              <w:rPr>
                <w:rFonts w:ascii="Corbel" w:hAnsi="Corbel"/>
                <w:sz w:val="22"/>
                <w:szCs w:val="22"/>
                <w:lang w:val="nl-NL" w:eastAsia="nl-NL"/>
              </w:rPr>
              <w:t>ok</w:t>
            </w:r>
          </w:p>
        </w:tc>
      </w:tr>
    </w:tbl>
    <w:p w14:paraId="09FC0550" w14:textId="77777777" w:rsidR="00FA4BF9" w:rsidRPr="00B1257A" w:rsidRDefault="00FA4BF9" w:rsidP="00F267BF">
      <w:pPr>
        <w:pStyle w:val="Tekstzonderopmaak"/>
        <w:widowControl w:val="0"/>
        <w:rPr>
          <w:rFonts w:ascii="Corbel" w:hAnsi="Corbel"/>
          <w:sz w:val="22"/>
          <w:szCs w:val="22"/>
          <w:lang w:val="nl-NL"/>
        </w:rPr>
      </w:pPr>
    </w:p>
    <w:p w14:paraId="09FC0551" w14:textId="7BDC57DE" w:rsidR="00C3395A" w:rsidRPr="00B1257A" w:rsidRDefault="00C3395A" w:rsidP="00F267BF">
      <w:pPr>
        <w:pStyle w:val="Bijschrift"/>
        <w:keepNext/>
        <w:rPr>
          <w:rFonts w:ascii="Corbel" w:hAnsi="Corbel"/>
          <w:i/>
        </w:rPr>
      </w:pPr>
      <w:r w:rsidRPr="00B1257A">
        <w:rPr>
          <w:rFonts w:ascii="Corbel" w:hAnsi="Corbel"/>
          <w:i/>
        </w:rPr>
        <w:t xml:space="preserve">Tabel </w:t>
      </w:r>
      <w:r w:rsidRPr="00B1257A">
        <w:rPr>
          <w:rFonts w:ascii="Corbel" w:hAnsi="Corbel"/>
          <w:i/>
        </w:rPr>
        <w:fldChar w:fldCharType="begin"/>
      </w:r>
      <w:r w:rsidRPr="00B1257A">
        <w:rPr>
          <w:rFonts w:ascii="Corbel" w:hAnsi="Corbel"/>
          <w:i/>
        </w:rPr>
        <w:instrText xml:space="preserve"> SEQ Tabel \* ARABIC </w:instrText>
      </w:r>
      <w:r w:rsidRPr="00B1257A">
        <w:rPr>
          <w:rFonts w:ascii="Corbel" w:hAnsi="Corbel"/>
          <w:i/>
        </w:rPr>
        <w:fldChar w:fldCharType="separate"/>
      </w:r>
      <w:r w:rsidR="00056B3F">
        <w:rPr>
          <w:rFonts w:ascii="Corbel" w:hAnsi="Corbel"/>
          <w:i/>
          <w:noProof/>
        </w:rPr>
        <w:t>2</w:t>
      </w:r>
      <w:r w:rsidRPr="00B1257A">
        <w:rPr>
          <w:rFonts w:ascii="Corbel" w:hAnsi="Corbel"/>
          <w:i/>
        </w:rPr>
        <w:fldChar w:fldCharType="end"/>
      </w:r>
      <w:r w:rsidRPr="00B1257A">
        <w:rPr>
          <w:rFonts w:ascii="Corbel" w:hAnsi="Corbel"/>
          <w:i/>
        </w:rPr>
        <w:tab/>
        <w:t>Transacties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C3395A" w:rsidRPr="00B1257A" w14:paraId="09FC0554" w14:textId="77777777" w:rsidTr="00E81C96">
        <w:tc>
          <w:tcPr>
            <w:tcW w:w="2660" w:type="dxa"/>
            <w:shd w:val="clear" w:color="auto" w:fill="D9D9D9"/>
          </w:tcPr>
          <w:p w14:paraId="09FC0552" w14:textId="77777777" w:rsidR="00C3395A" w:rsidRPr="00B1257A" w:rsidRDefault="00C3395A" w:rsidP="00F267BF">
            <w:pPr>
              <w:pStyle w:val="Tekstzonderopmaak"/>
              <w:widowControl w:val="0"/>
              <w:spacing w:line="280" w:lineRule="atLeast"/>
              <w:rPr>
                <w:rFonts w:ascii="Corbel" w:hAnsi="Corbel"/>
                <w:sz w:val="22"/>
                <w:szCs w:val="22"/>
                <w:lang w:val="nl-NL" w:eastAsia="nl-NL"/>
              </w:rPr>
            </w:pPr>
            <w:r w:rsidRPr="00B1257A">
              <w:rPr>
                <w:rFonts w:ascii="Corbel" w:hAnsi="Corbel"/>
                <w:sz w:val="22"/>
                <w:szCs w:val="22"/>
                <w:lang w:val="nl-NL" w:eastAsia="nl-NL"/>
              </w:rPr>
              <w:t>Code</w:t>
            </w:r>
          </w:p>
        </w:tc>
        <w:tc>
          <w:tcPr>
            <w:tcW w:w="6552" w:type="dxa"/>
            <w:shd w:val="clear" w:color="auto" w:fill="D9D9D9"/>
          </w:tcPr>
          <w:p w14:paraId="09FC0553" w14:textId="77777777" w:rsidR="00C3395A" w:rsidRPr="00B1257A" w:rsidRDefault="00C3395A" w:rsidP="00F267BF">
            <w:pPr>
              <w:pStyle w:val="Tekstzonderopmaak"/>
              <w:widowControl w:val="0"/>
              <w:spacing w:line="280" w:lineRule="atLeast"/>
              <w:rPr>
                <w:rFonts w:ascii="Corbel" w:hAnsi="Corbel"/>
                <w:sz w:val="22"/>
                <w:szCs w:val="22"/>
                <w:lang w:val="nl-NL" w:eastAsia="nl-NL"/>
              </w:rPr>
            </w:pPr>
            <w:r w:rsidRPr="00B1257A">
              <w:rPr>
                <w:rFonts w:ascii="Corbel" w:hAnsi="Corbel"/>
                <w:sz w:val="22"/>
                <w:szCs w:val="22"/>
                <w:lang w:val="nl-NL" w:eastAsia="nl-NL"/>
              </w:rPr>
              <w:t>Naam</w:t>
            </w:r>
          </w:p>
        </w:tc>
      </w:tr>
      <w:tr w:rsidR="00C3395A" w:rsidRPr="00B1257A" w14:paraId="09FC0557" w14:textId="77777777" w:rsidTr="00E81C96">
        <w:tc>
          <w:tcPr>
            <w:tcW w:w="2660" w:type="dxa"/>
            <w:shd w:val="clear" w:color="auto" w:fill="auto"/>
          </w:tcPr>
          <w:p w14:paraId="09FC0555" w14:textId="77777777" w:rsidR="00C3395A" w:rsidRPr="00B1257A" w:rsidRDefault="00C3395A" w:rsidP="00F267BF">
            <w:pPr>
              <w:pStyle w:val="Tekstzonderopmaak"/>
              <w:widowControl w:val="0"/>
              <w:spacing w:line="280" w:lineRule="atLeast"/>
              <w:rPr>
                <w:rFonts w:ascii="Corbel" w:hAnsi="Corbel"/>
                <w:sz w:val="22"/>
                <w:szCs w:val="22"/>
                <w:lang w:val="nl-NL" w:eastAsia="nl-NL"/>
              </w:rPr>
            </w:pPr>
            <w:r w:rsidRPr="00B1257A">
              <w:rPr>
                <w:rFonts w:ascii="Corbel" w:hAnsi="Corbel"/>
                <w:sz w:val="22"/>
                <w:szCs w:val="22"/>
                <w:lang w:val="nl-NL" w:eastAsia="nl-NL"/>
              </w:rPr>
              <w:t>T1</w:t>
            </w:r>
          </w:p>
        </w:tc>
        <w:tc>
          <w:tcPr>
            <w:tcW w:w="6552" w:type="dxa"/>
            <w:shd w:val="clear" w:color="auto" w:fill="auto"/>
          </w:tcPr>
          <w:p w14:paraId="09FC0556" w14:textId="77777777" w:rsidR="00C3395A" w:rsidRPr="00B1257A" w:rsidRDefault="00C3395A" w:rsidP="00F267BF">
            <w:pPr>
              <w:pStyle w:val="Tekstzonderopmaak"/>
              <w:widowControl w:val="0"/>
              <w:spacing w:line="280" w:lineRule="atLeast"/>
              <w:rPr>
                <w:rFonts w:ascii="Corbel" w:hAnsi="Corbel"/>
                <w:sz w:val="22"/>
                <w:szCs w:val="22"/>
                <w:lang w:val="nl-NL" w:eastAsia="nl-NL"/>
              </w:rPr>
            </w:pPr>
            <w:r w:rsidRPr="00B1257A">
              <w:rPr>
                <w:rFonts w:ascii="Corbel" w:hAnsi="Corbel"/>
                <w:sz w:val="22"/>
                <w:szCs w:val="22"/>
                <w:lang w:val="nl-NL" w:eastAsia="nl-NL"/>
              </w:rPr>
              <w:t>Opname bestelling</w:t>
            </w:r>
          </w:p>
        </w:tc>
      </w:tr>
      <w:tr w:rsidR="00C3395A" w:rsidRPr="00B1257A" w14:paraId="09FC055A" w14:textId="77777777" w:rsidTr="00E81C96">
        <w:tc>
          <w:tcPr>
            <w:tcW w:w="2660" w:type="dxa"/>
            <w:shd w:val="clear" w:color="auto" w:fill="auto"/>
          </w:tcPr>
          <w:p w14:paraId="09FC0558" w14:textId="77777777" w:rsidR="00C3395A" w:rsidRPr="00B1257A" w:rsidRDefault="00C3395A" w:rsidP="00F267BF">
            <w:pPr>
              <w:pStyle w:val="Tekstzonderopmaak"/>
              <w:widowControl w:val="0"/>
              <w:spacing w:line="280" w:lineRule="atLeast"/>
              <w:rPr>
                <w:rFonts w:ascii="Corbel" w:hAnsi="Corbel"/>
                <w:sz w:val="22"/>
                <w:szCs w:val="22"/>
                <w:lang w:val="nl-NL" w:eastAsia="nl-NL"/>
              </w:rPr>
            </w:pPr>
            <w:r w:rsidRPr="00B1257A">
              <w:rPr>
                <w:rFonts w:ascii="Corbel" w:hAnsi="Corbel"/>
                <w:sz w:val="22"/>
                <w:szCs w:val="22"/>
                <w:lang w:val="nl-NL" w:eastAsia="nl-NL"/>
              </w:rPr>
              <w:t>T2</w:t>
            </w:r>
          </w:p>
        </w:tc>
        <w:tc>
          <w:tcPr>
            <w:tcW w:w="6552" w:type="dxa"/>
            <w:shd w:val="clear" w:color="auto" w:fill="auto"/>
          </w:tcPr>
          <w:p w14:paraId="09FC0559" w14:textId="77777777" w:rsidR="00C3395A" w:rsidRPr="00B1257A" w:rsidRDefault="00C3395A" w:rsidP="00F267BF">
            <w:pPr>
              <w:pStyle w:val="Tekstzonderopmaak"/>
              <w:widowControl w:val="0"/>
              <w:spacing w:line="280" w:lineRule="atLeast"/>
              <w:rPr>
                <w:rFonts w:ascii="Corbel" w:hAnsi="Corbel"/>
                <w:sz w:val="22"/>
                <w:szCs w:val="22"/>
                <w:lang w:val="nl-NL" w:eastAsia="nl-NL"/>
              </w:rPr>
            </w:pPr>
            <w:r w:rsidRPr="00B1257A">
              <w:rPr>
                <w:rFonts w:ascii="Corbel" w:hAnsi="Corbel"/>
                <w:sz w:val="22"/>
                <w:szCs w:val="22"/>
                <w:lang w:val="nl-NL" w:eastAsia="nl-NL"/>
              </w:rPr>
              <w:t>Vraag Ober aan Kok</w:t>
            </w:r>
          </w:p>
        </w:tc>
      </w:tr>
      <w:tr w:rsidR="00C3395A" w:rsidRPr="00B1257A" w14:paraId="09FC055D" w14:textId="77777777" w:rsidTr="00E81C96">
        <w:tc>
          <w:tcPr>
            <w:tcW w:w="2660" w:type="dxa"/>
            <w:shd w:val="clear" w:color="auto" w:fill="auto"/>
          </w:tcPr>
          <w:p w14:paraId="09FC055B" w14:textId="77777777" w:rsidR="00C3395A" w:rsidRPr="00B1257A" w:rsidRDefault="00C3395A" w:rsidP="00F267BF">
            <w:pPr>
              <w:pStyle w:val="Tekstzonderopmaak"/>
              <w:widowControl w:val="0"/>
              <w:spacing w:line="280" w:lineRule="atLeast"/>
              <w:rPr>
                <w:rFonts w:ascii="Corbel" w:hAnsi="Corbel"/>
                <w:sz w:val="22"/>
                <w:szCs w:val="22"/>
                <w:lang w:val="nl-NL" w:eastAsia="nl-NL"/>
              </w:rPr>
            </w:pPr>
            <w:r w:rsidRPr="00B1257A">
              <w:rPr>
                <w:rFonts w:ascii="Corbel" w:hAnsi="Corbel"/>
                <w:sz w:val="22"/>
                <w:szCs w:val="22"/>
                <w:lang w:val="nl-NL" w:eastAsia="nl-NL"/>
              </w:rPr>
              <w:t>T3</w:t>
            </w:r>
          </w:p>
        </w:tc>
        <w:tc>
          <w:tcPr>
            <w:tcW w:w="6552" w:type="dxa"/>
            <w:shd w:val="clear" w:color="auto" w:fill="auto"/>
          </w:tcPr>
          <w:p w14:paraId="09FC055C" w14:textId="77777777" w:rsidR="00C3395A" w:rsidRPr="00B1257A" w:rsidRDefault="00C3395A" w:rsidP="00F267BF">
            <w:pPr>
              <w:pStyle w:val="Tekstzonderopmaak"/>
              <w:widowControl w:val="0"/>
              <w:spacing w:line="280" w:lineRule="atLeast"/>
              <w:rPr>
                <w:rFonts w:ascii="Corbel" w:hAnsi="Corbel"/>
                <w:sz w:val="22"/>
                <w:szCs w:val="22"/>
                <w:lang w:val="nl-NL" w:eastAsia="nl-NL"/>
              </w:rPr>
            </w:pPr>
            <w:r w:rsidRPr="00B1257A">
              <w:rPr>
                <w:rFonts w:ascii="Corbel" w:hAnsi="Corbel"/>
                <w:sz w:val="22"/>
                <w:szCs w:val="22"/>
                <w:lang w:val="nl-NL" w:eastAsia="nl-NL"/>
              </w:rPr>
              <w:t>Opdracht Kok</w:t>
            </w:r>
          </w:p>
        </w:tc>
      </w:tr>
      <w:tr w:rsidR="00C3395A" w:rsidRPr="00B1257A" w14:paraId="09FC0560" w14:textId="77777777" w:rsidTr="00E81C96">
        <w:tc>
          <w:tcPr>
            <w:tcW w:w="2660" w:type="dxa"/>
            <w:shd w:val="clear" w:color="auto" w:fill="auto"/>
          </w:tcPr>
          <w:p w14:paraId="09FC055E" w14:textId="77777777" w:rsidR="00C3395A" w:rsidRPr="00B1257A" w:rsidRDefault="00C3395A" w:rsidP="00F267BF">
            <w:pPr>
              <w:pStyle w:val="Tekstzonderopmaak"/>
              <w:widowControl w:val="0"/>
              <w:spacing w:line="280" w:lineRule="atLeast"/>
              <w:rPr>
                <w:rFonts w:ascii="Corbel" w:hAnsi="Corbel"/>
                <w:sz w:val="22"/>
                <w:szCs w:val="22"/>
                <w:lang w:val="nl-NL" w:eastAsia="nl-NL"/>
              </w:rPr>
            </w:pPr>
            <w:r w:rsidRPr="00B1257A">
              <w:rPr>
                <w:rFonts w:ascii="Corbel" w:hAnsi="Corbel"/>
                <w:sz w:val="22"/>
                <w:szCs w:val="22"/>
                <w:lang w:val="nl-NL" w:eastAsia="nl-NL"/>
              </w:rPr>
              <w:t>T4</w:t>
            </w:r>
          </w:p>
        </w:tc>
        <w:tc>
          <w:tcPr>
            <w:tcW w:w="6552" w:type="dxa"/>
            <w:shd w:val="clear" w:color="auto" w:fill="auto"/>
          </w:tcPr>
          <w:p w14:paraId="09FC055F" w14:textId="77777777" w:rsidR="00C3395A" w:rsidRPr="00B1257A" w:rsidRDefault="00C3395A" w:rsidP="00F267BF">
            <w:pPr>
              <w:pStyle w:val="Tekstzonderopmaak"/>
              <w:widowControl w:val="0"/>
              <w:spacing w:line="280" w:lineRule="atLeast"/>
              <w:rPr>
                <w:rFonts w:ascii="Corbel" w:hAnsi="Corbel"/>
                <w:sz w:val="22"/>
                <w:szCs w:val="22"/>
                <w:lang w:val="nl-NL" w:eastAsia="nl-NL"/>
              </w:rPr>
            </w:pPr>
            <w:r w:rsidRPr="00B1257A">
              <w:rPr>
                <w:rFonts w:ascii="Corbel" w:hAnsi="Corbel"/>
                <w:sz w:val="22"/>
                <w:szCs w:val="22"/>
                <w:lang w:val="nl-NL" w:eastAsia="nl-NL"/>
              </w:rPr>
              <w:t>Vraag Kok aan Keukenhulp</w:t>
            </w:r>
          </w:p>
        </w:tc>
      </w:tr>
    </w:tbl>
    <w:p w14:paraId="09FC0561" w14:textId="77777777" w:rsidR="00147812" w:rsidRPr="00B1257A" w:rsidRDefault="00147812" w:rsidP="00F267BF">
      <w:pPr>
        <w:pStyle w:val="Tekstzonderopmaak"/>
        <w:widowControl w:val="0"/>
        <w:rPr>
          <w:rFonts w:ascii="Corbel" w:hAnsi="Corbel"/>
          <w:sz w:val="22"/>
          <w:szCs w:val="22"/>
          <w:lang w:val="nl-NL"/>
        </w:rPr>
      </w:pPr>
    </w:p>
    <w:p w14:paraId="09FC0562" w14:textId="77777777" w:rsidR="00A2175A" w:rsidRPr="00B1257A" w:rsidRDefault="0070532D" w:rsidP="00F267BF">
      <w:pPr>
        <w:pStyle w:val="Tekstzonderopmaak"/>
        <w:widowControl w:val="0"/>
        <w:rPr>
          <w:rFonts w:ascii="Corbel" w:hAnsi="Corbel"/>
          <w:b/>
          <w:i/>
          <w:sz w:val="22"/>
          <w:szCs w:val="22"/>
          <w:lang w:val="nl-NL"/>
        </w:rPr>
      </w:pPr>
      <w:r w:rsidRPr="00B1257A">
        <w:rPr>
          <w:rFonts w:ascii="Corbel" w:hAnsi="Corbel"/>
          <w:b/>
          <w:i/>
          <w:sz w:val="22"/>
          <w:szCs w:val="22"/>
          <w:lang w:val="nl-NL"/>
        </w:rPr>
        <w:t>Communicatie</w:t>
      </w:r>
    </w:p>
    <w:p w14:paraId="09FC0563" w14:textId="77777777" w:rsidR="00DC52B5" w:rsidRPr="00B1257A" w:rsidRDefault="00DC52B5" w:rsidP="00F267BF">
      <w:pPr>
        <w:pStyle w:val="Tekstzonderopmaak"/>
        <w:widowControl w:val="0"/>
        <w:rPr>
          <w:rFonts w:ascii="Corbel" w:hAnsi="Corbel"/>
          <w:sz w:val="22"/>
          <w:szCs w:val="22"/>
          <w:lang w:val="nl-NL"/>
        </w:rPr>
      </w:pPr>
    </w:p>
    <w:p w14:paraId="09FC0564" w14:textId="77777777" w:rsidR="00FD4757" w:rsidRPr="00B1257A" w:rsidRDefault="00806E2E" w:rsidP="00F267BF">
      <w:pPr>
        <w:pStyle w:val="Tekstzonderopmaak"/>
        <w:keepNext/>
        <w:widowControl w:val="0"/>
        <w:rPr>
          <w:rFonts w:ascii="Corbel" w:hAnsi="Corbel"/>
          <w:lang w:val="nl-NL"/>
        </w:rPr>
      </w:pPr>
      <w:r w:rsidRPr="00B1257A">
        <w:rPr>
          <w:rFonts w:ascii="Corbel" w:hAnsi="Corbel"/>
          <w:noProof/>
          <w:lang w:val="nl-NL" w:eastAsia="nl-NL"/>
        </w:rPr>
        <w:drawing>
          <wp:inline distT="0" distB="0" distL="0" distR="0" wp14:anchorId="09FC05B9" wp14:editId="09FC05BA">
            <wp:extent cx="5407025" cy="3609975"/>
            <wp:effectExtent l="0" t="0" r="317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7025" cy="3609975"/>
                    </a:xfrm>
                    <a:prstGeom prst="rect">
                      <a:avLst/>
                    </a:prstGeom>
                    <a:noFill/>
                    <a:ln>
                      <a:noFill/>
                    </a:ln>
                  </pic:spPr>
                </pic:pic>
              </a:graphicData>
            </a:graphic>
          </wp:inline>
        </w:drawing>
      </w:r>
    </w:p>
    <w:p w14:paraId="09FC0565" w14:textId="77777777" w:rsidR="00FD4757" w:rsidRPr="00B1257A" w:rsidRDefault="00FD4757" w:rsidP="00F267BF">
      <w:pPr>
        <w:pStyle w:val="Bijschrift"/>
        <w:rPr>
          <w:rFonts w:ascii="Corbel" w:hAnsi="Corbel"/>
          <w:b w:val="0"/>
          <w:i/>
        </w:rPr>
      </w:pPr>
      <w:r w:rsidRPr="00B1257A">
        <w:rPr>
          <w:rFonts w:ascii="Corbel" w:hAnsi="Corbel"/>
          <w:b w:val="0"/>
          <w:i/>
        </w:rPr>
        <w:t xml:space="preserve">Figuur </w:t>
      </w:r>
      <w:r w:rsidR="007E50CA" w:rsidRPr="00B1257A">
        <w:rPr>
          <w:rFonts w:ascii="Corbel" w:hAnsi="Corbel"/>
          <w:b w:val="0"/>
          <w:i/>
        </w:rPr>
        <w:t>2</w:t>
      </w:r>
      <w:r w:rsidR="003B293E" w:rsidRPr="00B1257A">
        <w:rPr>
          <w:rFonts w:ascii="Corbel" w:hAnsi="Corbel"/>
          <w:b w:val="0"/>
          <w:i/>
        </w:rPr>
        <w:t xml:space="preserve">  </w:t>
      </w:r>
      <w:r w:rsidRPr="00B1257A">
        <w:rPr>
          <w:rFonts w:ascii="Corbel" w:hAnsi="Corbel"/>
          <w:b w:val="0"/>
          <w:i/>
        </w:rPr>
        <w:t>Transactieschema T1</w:t>
      </w:r>
      <w:r w:rsidR="00D71EA4" w:rsidRPr="00B1257A">
        <w:rPr>
          <w:rFonts w:ascii="Corbel" w:hAnsi="Corbel"/>
          <w:b w:val="0"/>
          <w:i/>
        </w:rPr>
        <w:t>:</w:t>
      </w:r>
      <w:r w:rsidRPr="00B1257A">
        <w:rPr>
          <w:rFonts w:ascii="Corbel" w:hAnsi="Corbel"/>
          <w:b w:val="0"/>
          <w:i/>
        </w:rPr>
        <w:t xml:space="preserve"> Opname</w:t>
      </w:r>
      <w:r w:rsidR="00D70FF4" w:rsidRPr="00B1257A">
        <w:rPr>
          <w:rFonts w:ascii="Corbel" w:hAnsi="Corbel"/>
          <w:b w:val="0"/>
          <w:i/>
        </w:rPr>
        <w:t xml:space="preserve"> </w:t>
      </w:r>
      <w:r w:rsidRPr="00B1257A">
        <w:rPr>
          <w:rFonts w:ascii="Corbel" w:hAnsi="Corbel"/>
          <w:b w:val="0"/>
          <w:i/>
        </w:rPr>
        <w:t>bestelling.</w:t>
      </w:r>
    </w:p>
    <w:p w14:paraId="09FC0566" w14:textId="77777777" w:rsidR="00FD4757" w:rsidRPr="00B1257A" w:rsidRDefault="00FD4757" w:rsidP="00F267BF">
      <w:pPr>
        <w:rPr>
          <w:rFonts w:ascii="Corbel" w:hAnsi="Corbel"/>
        </w:rPr>
      </w:pPr>
    </w:p>
    <w:p w14:paraId="09FC0567" w14:textId="77777777" w:rsidR="00CC0B85" w:rsidRPr="00B1257A" w:rsidRDefault="00CC0B85" w:rsidP="00F267BF">
      <w:pPr>
        <w:keepNext/>
        <w:rPr>
          <w:rFonts w:ascii="Corbel" w:hAnsi="Corbel"/>
        </w:rPr>
      </w:pPr>
    </w:p>
    <w:p w14:paraId="09FC0568" w14:textId="77777777" w:rsidR="00CC0B85" w:rsidRPr="00B1257A" w:rsidRDefault="00CC0B85" w:rsidP="00F267BF">
      <w:pPr>
        <w:keepNext/>
        <w:rPr>
          <w:rFonts w:ascii="Corbel" w:hAnsi="Corbel"/>
        </w:rPr>
      </w:pPr>
    </w:p>
    <w:p w14:paraId="09FC0569" w14:textId="77777777" w:rsidR="00DC52B5" w:rsidRPr="00B1257A" w:rsidRDefault="00806E2E" w:rsidP="00F267BF">
      <w:pPr>
        <w:keepNext/>
        <w:rPr>
          <w:rFonts w:ascii="Corbel" w:hAnsi="Corbel"/>
        </w:rPr>
      </w:pPr>
      <w:r w:rsidRPr="00B1257A">
        <w:rPr>
          <w:rFonts w:ascii="Corbel" w:hAnsi="Corbel"/>
          <w:noProof/>
        </w:rPr>
        <w:drawing>
          <wp:inline distT="0" distB="0" distL="0" distR="0" wp14:anchorId="09FC05BB" wp14:editId="09FC05BC">
            <wp:extent cx="5407025" cy="2170430"/>
            <wp:effectExtent l="0" t="0" r="3175"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025" cy="2170430"/>
                    </a:xfrm>
                    <a:prstGeom prst="rect">
                      <a:avLst/>
                    </a:prstGeom>
                    <a:noFill/>
                    <a:ln>
                      <a:noFill/>
                    </a:ln>
                  </pic:spPr>
                </pic:pic>
              </a:graphicData>
            </a:graphic>
          </wp:inline>
        </w:drawing>
      </w:r>
    </w:p>
    <w:p w14:paraId="09FC056A" w14:textId="77777777" w:rsidR="00DC52B5" w:rsidRPr="00B1257A" w:rsidRDefault="00DC52B5" w:rsidP="00F267BF">
      <w:pPr>
        <w:pStyle w:val="Bijschrift"/>
        <w:rPr>
          <w:rFonts w:ascii="Corbel" w:hAnsi="Corbel"/>
          <w:b w:val="0"/>
          <w:i/>
        </w:rPr>
      </w:pPr>
      <w:r w:rsidRPr="00B1257A">
        <w:rPr>
          <w:rFonts w:ascii="Corbel" w:hAnsi="Corbel"/>
          <w:b w:val="0"/>
          <w:i/>
        </w:rPr>
        <w:t>Figuur</w:t>
      </w:r>
      <w:r w:rsidR="003B293E" w:rsidRPr="00B1257A">
        <w:rPr>
          <w:rFonts w:ascii="Corbel" w:hAnsi="Corbel"/>
          <w:b w:val="0"/>
          <w:i/>
        </w:rPr>
        <w:t xml:space="preserve"> </w:t>
      </w:r>
      <w:r w:rsidR="007E50CA" w:rsidRPr="00B1257A">
        <w:rPr>
          <w:rFonts w:ascii="Corbel" w:hAnsi="Corbel"/>
          <w:b w:val="0"/>
          <w:i/>
        </w:rPr>
        <w:t>3</w:t>
      </w:r>
      <w:r w:rsidR="007E50CA" w:rsidRPr="00B1257A">
        <w:rPr>
          <w:rFonts w:ascii="Corbel" w:hAnsi="Corbel"/>
          <w:b w:val="0"/>
          <w:i/>
        </w:rPr>
        <w:tab/>
        <w:t xml:space="preserve"> </w:t>
      </w:r>
      <w:r w:rsidR="00A23CC7" w:rsidRPr="00B1257A">
        <w:rPr>
          <w:rFonts w:ascii="Corbel" w:hAnsi="Corbel"/>
          <w:b w:val="0"/>
          <w:i/>
        </w:rPr>
        <w:t xml:space="preserve"> </w:t>
      </w:r>
      <w:r w:rsidRPr="00B1257A">
        <w:rPr>
          <w:rFonts w:ascii="Corbel" w:hAnsi="Corbel"/>
          <w:b w:val="0"/>
          <w:i/>
        </w:rPr>
        <w:t>Transactieschema T2</w:t>
      </w:r>
      <w:r w:rsidR="00D71EA4" w:rsidRPr="00B1257A">
        <w:rPr>
          <w:rFonts w:ascii="Corbel" w:hAnsi="Corbel"/>
          <w:b w:val="0"/>
          <w:i/>
        </w:rPr>
        <w:t>:</w:t>
      </w:r>
      <w:r w:rsidRPr="00B1257A">
        <w:rPr>
          <w:rFonts w:ascii="Corbel" w:hAnsi="Corbel"/>
          <w:b w:val="0"/>
          <w:i/>
        </w:rPr>
        <w:t xml:space="preserve"> Vraag ober aan kok.</w:t>
      </w:r>
    </w:p>
    <w:p w14:paraId="09FC056B" w14:textId="77777777" w:rsidR="00CC0B85" w:rsidRPr="00B1257A" w:rsidRDefault="00CC0B85" w:rsidP="00F267BF">
      <w:pPr>
        <w:rPr>
          <w:rFonts w:ascii="Corbel" w:hAnsi="Corbel"/>
        </w:rPr>
      </w:pPr>
    </w:p>
    <w:p w14:paraId="09FC056C" w14:textId="77777777" w:rsidR="00DC52B5" w:rsidRPr="00B1257A" w:rsidRDefault="00DC52B5" w:rsidP="00F267BF">
      <w:pPr>
        <w:rPr>
          <w:rFonts w:ascii="Corbel" w:hAnsi="Corbel"/>
        </w:rPr>
      </w:pPr>
    </w:p>
    <w:p w14:paraId="09FC056D" w14:textId="77777777" w:rsidR="00CC0B85" w:rsidRPr="00B1257A" w:rsidRDefault="00CC0B85" w:rsidP="00F267BF">
      <w:pPr>
        <w:rPr>
          <w:rFonts w:ascii="Corbel" w:hAnsi="Corbel"/>
        </w:rPr>
      </w:pPr>
    </w:p>
    <w:p w14:paraId="09FC056E" w14:textId="77777777" w:rsidR="00D71EA4" w:rsidRPr="00B1257A" w:rsidRDefault="00806E2E" w:rsidP="00F267BF">
      <w:pPr>
        <w:pStyle w:val="Tekstzonderopmaak"/>
        <w:keepNext/>
        <w:widowControl w:val="0"/>
        <w:tabs>
          <w:tab w:val="left" w:pos="709"/>
          <w:tab w:val="left" w:pos="1134"/>
          <w:tab w:val="left" w:pos="1843"/>
          <w:tab w:val="left" w:pos="2552"/>
          <w:tab w:val="left" w:pos="3119"/>
          <w:tab w:val="left" w:pos="3828"/>
        </w:tabs>
        <w:rPr>
          <w:rFonts w:ascii="Corbel" w:hAnsi="Corbel"/>
          <w:lang w:val="nl-NL"/>
        </w:rPr>
      </w:pPr>
      <w:r w:rsidRPr="00B1257A">
        <w:rPr>
          <w:rFonts w:ascii="Corbel" w:hAnsi="Corbel"/>
          <w:noProof/>
          <w:lang w:val="nl-NL" w:eastAsia="nl-NL"/>
        </w:rPr>
        <w:drawing>
          <wp:inline distT="0" distB="0" distL="0" distR="0" wp14:anchorId="09FC05BD" wp14:editId="09FC05BE">
            <wp:extent cx="5407025" cy="2170430"/>
            <wp:effectExtent l="0" t="0" r="3175" b="1270"/>
            <wp:docPr id="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7025" cy="2170430"/>
                    </a:xfrm>
                    <a:prstGeom prst="rect">
                      <a:avLst/>
                    </a:prstGeom>
                    <a:noFill/>
                    <a:ln>
                      <a:noFill/>
                    </a:ln>
                  </pic:spPr>
                </pic:pic>
              </a:graphicData>
            </a:graphic>
          </wp:inline>
        </w:drawing>
      </w:r>
    </w:p>
    <w:p w14:paraId="09FC056F" w14:textId="77777777" w:rsidR="00D71EA4" w:rsidRPr="00B1257A" w:rsidRDefault="00D71EA4" w:rsidP="00F267BF">
      <w:pPr>
        <w:pStyle w:val="Bijschrift"/>
        <w:rPr>
          <w:rFonts w:ascii="Corbel" w:hAnsi="Corbel"/>
          <w:b w:val="0"/>
          <w:i/>
        </w:rPr>
      </w:pPr>
      <w:r w:rsidRPr="00B1257A">
        <w:rPr>
          <w:rFonts w:ascii="Corbel" w:hAnsi="Corbel"/>
          <w:b w:val="0"/>
          <w:i/>
        </w:rPr>
        <w:t>Figuur</w:t>
      </w:r>
      <w:r w:rsidR="007E50CA" w:rsidRPr="00B1257A">
        <w:rPr>
          <w:rFonts w:ascii="Corbel" w:hAnsi="Corbel"/>
          <w:b w:val="0"/>
          <w:i/>
        </w:rPr>
        <w:t xml:space="preserve"> 4  </w:t>
      </w:r>
      <w:r w:rsidRPr="00B1257A">
        <w:rPr>
          <w:rFonts w:ascii="Corbel" w:hAnsi="Corbel"/>
          <w:b w:val="0"/>
          <w:i/>
        </w:rPr>
        <w:t>Transactieschema T3: Opdracht aan kok.</w:t>
      </w:r>
    </w:p>
    <w:p w14:paraId="09FC0570" w14:textId="77777777" w:rsidR="00CC0B85" w:rsidRPr="00B1257A" w:rsidRDefault="00CC0B85" w:rsidP="00F267BF">
      <w:pPr>
        <w:rPr>
          <w:rFonts w:ascii="Corbel" w:hAnsi="Corbel"/>
        </w:rPr>
      </w:pPr>
    </w:p>
    <w:p w14:paraId="09FC0571" w14:textId="77777777" w:rsidR="00CC0B85" w:rsidRPr="00B1257A" w:rsidRDefault="00CC0B85" w:rsidP="00F267BF">
      <w:pPr>
        <w:rPr>
          <w:rFonts w:ascii="Corbel" w:hAnsi="Corbel"/>
        </w:rPr>
      </w:pPr>
    </w:p>
    <w:p w14:paraId="09FC0572" w14:textId="77777777" w:rsidR="00D71EA4" w:rsidRPr="00B1257A" w:rsidRDefault="00D71EA4" w:rsidP="00F267BF">
      <w:pPr>
        <w:rPr>
          <w:rFonts w:ascii="Corbel" w:hAnsi="Corbel"/>
        </w:rPr>
      </w:pPr>
    </w:p>
    <w:p w14:paraId="09FC0573" w14:textId="77777777" w:rsidR="00B05710" w:rsidRPr="00B1257A" w:rsidRDefault="00806E2E" w:rsidP="00F267BF">
      <w:pPr>
        <w:pStyle w:val="Tekstzonderopmaak"/>
        <w:keepNext/>
        <w:widowControl w:val="0"/>
        <w:tabs>
          <w:tab w:val="left" w:pos="709"/>
          <w:tab w:val="left" w:pos="1134"/>
          <w:tab w:val="left" w:pos="1843"/>
          <w:tab w:val="left" w:pos="2552"/>
          <w:tab w:val="left" w:pos="3119"/>
          <w:tab w:val="left" w:pos="3828"/>
        </w:tabs>
        <w:rPr>
          <w:rFonts w:ascii="Corbel" w:hAnsi="Corbel"/>
          <w:lang w:val="nl-NL"/>
        </w:rPr>
      </w:pPr>
      <w:r w:rsidRPr="00B1257A">
        <w:rPr>
          <w:rFonts w:ascii="Corbel" w:hAnsi="Corbel"/>
          <w:noProof/>
          <w:lang w:val="nl-NL" w:eastAsia="nl-NL"/>
        </w:rPr>
        <w:drawing>
          <wp:inline distT="0" distB="0" distL="0" distR="0" wp14:anchorId="09FC05BF" wp14:editId="09FC05C0">
            <wp:extent cx="5407025" cy="2170430"/>
            <wp:effectExtent l="0" t="0" r="3175" b="127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025" cy="2170430"/>
                    </a:xfrm>
                    <a:prstGeom prst="rect">
                      <a:avLst/>
                    </a:prstGeom>
                    <a:noFill/>
                    <a:ln>
                      <a:noFill/>
                    </a:ln>
                  </pic:spPr>
                </pic:pic>
              </a:graphicData>
            </a:graphic>
          </wp:inline>
        </w:drawing>
      </w:r>
    </w:p>
    <w:p w14:paraId="09FC0574" w14:textId="77777777" w:rsidR="00B05710" w:rsidRPr="00B1257A" w:rsidRDefault="00B05710" w:rsidP="00F267BF">
      <w:pPr>
        <w:pStyle w:val="Bijschrift"/>
        <w:rPr>
          <w:rFonts w:ascii="Corbel" w:hAnsi="Corbel"/>
          <w:b w:val="0"/>
          <w:i/>
        </w:rPr>
      </w:pPr>
      <w:r w:rsidRPr="00B1257A">
        <w:rPr>
          <w:rFonts w:ascii="Corbel" w:hAnsi="Corbel"/>
          <w:b w:val="0"/>
          <w:i/>
        </w:rPr>
        <w:t>Figuur</w:t>
      </w:r>
      <w:r w:rsidR="007E50CA" w:rsidRPr="00B1257A">
        <w:rPr>
          <w:rFonts w:ascii="Corbel" w:hAnsi="Corbel"/>
          <w:b w:val="0"/>
          <w:i/>
        </w:rPr>
        <w:t xml:space="preserve"> 5  </w:t>
      </w:r>
      <w:r w:rsidRPr="00B1257A">
        <w:rPr>
          <w:rFonts w:ascii="Corbel" w:hAnsi="Corbel"/>
          <w:b w:val="0"/>
          <w:i/>
        </w:rPr>
        <w:t>Transactieschema T4: Vraag kok aan keukenhulp</w:t>
      </w:r>
      <w:r w:rsidR="00D70FF4" w:rsidRPr="00B1257A">
        <w:rPr>
          <w:rFonts w:ascii="Corbel" w:hAnsi="Corbel"/>
          <w:b w:val="0"/>
          <w:i/>
        </w:rPr>
        <w:t>.</w:t>
      </w:r>
    </w:p>
    <w:p w14:paraId="09FC0575" w14:textId="77777777" w:rsidR="00B05710" w:rsidRPr="00B1257A" w:rsidRDefault="00B05710" w:rsidP="00F267BF">
      <w:pPr>
        <w:rPr>
          <w:rFonts w:ascii="Corbel" w:hAnsi="Corbel"/>
        </w:rPr>
      </w:pPr>
    </w:p>
    <w:p w14:paraId="09FC0576" w14:textId="77777777" w:rsidR="003B293E" w:rsidRPr="00B1257A" w:rsidRDefault="003B293E" w:rsidP="00F267BF">
      <w:pPr>
        <w:pStyle w:val="Tekstzonderopmaak"/>
        <w:widowControl w:val="0"/>
        <w:tabs>
          <w:tab w:val="left" w:pos="709"/>
          <w:tab w:val="left" w:pos="1134"/>
          <w:tab w:val="left" w:pos="1843"/>
          <w:tab w:val="left" w:pos="2552"/>
          <w:tab w:val="left" w:pos="3119"/>
          <w:tab w:val="left" w:pos="3828"/>
        </w:tabs>
        <w:rPr>
          <w:rFonts w:ascii="Corbel" w:hAnsi="Corbel"/>
          <w:sz w:val="22"/>
          <w:szCs w:val="22"/>
          <w:lang w:val="nl-NL"/>
        </w:rPr>
      </w:pPr>
    </w:p>
    <w:p w14:paraId="09FC0577" w14:textId="77777777" w:rsidR="00147812" w:rsidRPr="00B1257A" w:rsidRDefault="00147812" w:rsidP="00F267BF">
      <w:pPr>
        <w:pStyle w:val="Tekstzonderopmaak"/>
        <w:widowControl w:val="0"/>
        <w:tabs>
          <w:tab w:val="left" w:pos="709"/>
          <w:tab w:val="left" w:pos="1134"/>
          <w:tab w:val="left" w:pos="1843"/>
          <w:tab w:val="left" w:pos="2552"/>
          <w:tab w:val="left" w:pos="3119"/>
          <w:tab w:val="left" w:pos="3828"/>
        </w:tabs>
        <w:rPr>
          <w:rFonts w:ascii="Corbel" w:hAnsi="Corbel"/>
          <w:sz w:val="22"/>
          <w:szCs w:val="22"/>
          <w:lang w:val="nl-NL"/>
        </w:rPr>
      </w:pPr>
      <w:r w:rsidRPr="00B1257A">
        <w:rPr>
          <w:rFonts w:ascii="Corbel" w:hAnsi="Corbel"/>
          <w:sz w:val="22"/>
          <w:szCs w:val="22"/>
          <w:lang w:val="nl-NL"/>
        </w:rPr>
        <w:t>Op basis van de bovenstaande rollen en transacties kan de communicatie als volgt verlopen:</w:t>
      </w:r>
    </w:p>
    <w:p w14:paraId="09FC0578" w14:textId="77777777" w:rsidR="00147812" w:rsidRPr="00B1257A" w:rsidRDefault="00147812" w:rsidP="00F267BF">
      <w:pPr>
        <w:pStyle w:val="Tekstzonderopmaak"/>
        <w:widowControl w:val="0"/>
        <w:tabs>
          <w:tab w:val="left" w:pos="567"/>
          <w:tab w:val="left" w:pos="851"/>
          <w:tab w:val="left" w:pos="1560"/>
          <w:tab w:val="left" w:pos="2552"/>
          <w:tab w:val="left" w:pos="3828"/>
        </w:tabs>
        <w:ind w:left="2552" w:hanging="2552"/>
        <w:rPr>
          <w:rFonts w:ascii="Corbel" w:hAnsi="Corbel"/>
          <w:sz w:val="22"/>
          <w:szCs w:val="22"/>
          <w:lang w:val="nl-NL"/>
        </w:rPr>
      </w:pPr>
      <w:r w:rsidRPr="00B1257A">
        <w:rPr>
          <w:rFonts w:ascii="Corbel" w:hAnsi="Corbel"/>
          <w:sz w:val="22"/>
          <w:szCs w:val="22"/>
          <w:lang w:val="nl-NL"/>
        </w:rPr>
        <w:t>Ober</w:t>
      </w:r>
      <w:r w:rsidR="00B732CE" w:rsidRPr="00B1257A">
        <w:rPr>
          <w:rFonts w:ascii="Corbel" w:hAnsi="Corbel"/>
          <w:sz w:val="22"/>
          <w:szCs w:val="22"/>
          <w:lang w:val="nl-NL"/>
        </w:rPr>
        <w:tab/>
      </w:r>
      <w:r w:rsidR="00075C34" w:rsidRPr="00B1257A">
        <w:rPr>
          <w:rFonts w:ascii="Corbel" w:hAnsi="Corbel"/>
          <w:sz w:val="22"/>
          <w:szCs w:val="22"/>
          <w:lang w:val="nl-NL"/>
        </w:rPr>
        <w:sym w:font="Wingdings" w:char="F0E0"/>
      </w:r>
      <w:r w:rsidR="00B732CE" w:rsidRPr="00B1257A">
        <w:rPr>
          <w:rFonts w:ascii="Corbel" w:hAnsi="Corbel"/>
          <w:sz w:val="22"/>
          <w:szCs w:val="22"/>
          <w:lang w:val="nl-NL"/>
        </w:rPr>
        <w:tab/>
      </w:r>
      <w:r w:rsidRPr="00B1257A">
        <w:rPr>
          <w:rFonts w:ascii="Corbel" w:hAnsi="Corbel"/>
          <w:sz w:val="22"/>
          <w:szCs w:val="22"/>
          <w:lang w:val="nl-NL"/>
        </w:rPr>
        <w:t>Klant</w:t>
      </w:r>
      <w:r w:rsidRPr="00B1257A">
        <w:rPr>
          <w:rFonts w:ascii="Corbel" w:hAnsi="Corbel"/>
          <w:sz w:val="22"/>
          <w:szCs w:val="22"/>
          <w:lang w:val="nl-NL"/>
        </w:rPr>
        <w:tab/>
      </w:r>
      <w:r w:rsidR="006B39F4" w:rsidRPr="00B1257A">
        <w:rPr>
          <w:rFonts w:ascii="Corbel" w:hAnsi="Corbel"/>
          <w:sz w:val="22"/>
          <w:szCs w:val="22"/>
          <w:lang w:val="nl-NL"/>
        </w:rPr>
        <w:tab/>
      </w:r>
      <w:r w:rsidRPr="00B1257A">
        <w:rPr>
          <w:rFonts w:ascii="Corbel" w:hAnsi="Corbel"/>
          <w:sz w:val="22"/>
          <w:szCs w:val="22"/>
          <w:lang w:val="nl-NL"/>
        </w:rPr>
        <w:t>Wilt u de kaart zien?</w:t>
      </w:r>
    </w:p>
    <w:p w14:paraId="09FC0579" w14:textId="77777777" w:rsidR="00147812" w:rsidRPr="00B1257A" w:rsidRDefault="00147812" w:rsidP="00F267BF">
      <w:pPr>
        <w:pStyle w:val="Tekstzonderopmaak"/>
        <w:widowControl w:val="0"/>
        <w:tabs>
          <w:tab w:val="left" w:pos="567"/>
          <w:tab w:val="left" w:pos="851"/>
          <w:tab w:val="left" w:pos="1560"/>
          <w:tab w:val="left" w:pos="2552"/>
          <w:tab w:val="left" w:pos="3828"/>
        </w:tabs>
        <w:ind w:left="2552" w:hanging="2552"/>
        <w:rPr>
          <w:rFonts w:ascii="Corbel" w:hAnsi="Corbel"/>
          <w:sz w:val="22"/>
          <w:szCs w:val="22"/>
          <w:lang w:val="nl-NL"/>
        </w:rPr>
      </w:pPr>
      <w:r w:rsidRPr="00B1257A">
        <w:rPr>
          <w:rFonts w:ascii="Corbel" w:hAnsi="Corbel"/>
          <w:sz w:val="22"/>
          <w:szCs w:val="22"/>
          <w:lang w:val="nl-NL"/>
        </w:rPr>
        <w:t>Klant</w:t>
      </w:r>
      <w:r w:rsidR="00B732CE" w:rsidRPr="00B1257A">
        <w:rPr>
          <w:rFonts w:ascii="Corbel" w:hAnsi="Corbel"/>
          <w:sz w:val="22"/>
          <w:szCs w:val="22"/>
          <w:lang w:val="nl-NL"/>
        </w:rPr>
        <w:tab/>
      </w:r>
      <w:r w:rsidR="00075C34" w:rsidRPr="00B1257A">
        <w:rPr>
          <w:rFonts w:ascii="Corbel" w:hAnsi="Corbel"/>
          <w:sz w:val="22"/>
          <w:szCs w:val="22"/>
          <w:lang w:val="nl-NL"/>
        </w:rPr>
        <w:sym w:font="Wingdings" w:char="F0E0"/>
      </w:r>
      <w:r w:rsidR="00B732CE" w:rsidRPr="00B1257A">
        <w:rPr>
          <w:rFonts w:ascii="Corbel" w:hAnsi="Corbel"/>
          <w:sz w:val="22"/>
          <w:szCs w:val="22"/>
          <w:lang w:val="nl-NL"/>
        </w:rPr>
        <w:tab/>
      </w:r>
      <w:r w:rsidRPr="00B1257A">
        <w:rPr>
          <w:rFonts w:ascii="Corbel" w:hAnsi="Corbel"/>
          <w:sz w:val="22"/>
          <w:szCs w:val="22"/>
          <w:lang w:val="nl-NL"/>
        </w:rPr>
        <w:t>Ober</w:t>
      </w:r>
      <w:r w:rsidRPr="00B1257A">
        <w:rPr>
          <w:rFonts w:ascii="Corbel" w:hAnsi="Corbel"/>
          <w:sz w:val="22"/>
          <w:szCs w:val="22"/>
          <w:lang w:val="nl-NL"/>
        </w:rPr>
        <w:tab/>
      </w:r>
      <w:r w:rsidR="006B39F4" w:rsidRPr="00B1257A">
        <w:rPr>
          <w:rFonts w:ascii="Corbel" w:hAnsi="Corbel"/>
          <w:sz w:val="22"/>
          <w:szCs w:val="22"/>
          <w:lang w:val="nl-NL"/>
        </w:rPr>
        <w:tab/>
      </w:r>
      <w:r w:rsidRPr="00B1257A">
        <w:rPr>
          <w:rFonts w:ascii="Corbel" w:hAnsi="Corbel"/>
          <w:sz w:val="22"/>
          <w:szCs w:val="22"/>
          <w:lang w:val="nl-NL"/>
        </w:rPr>
        <w:t>Ja graag</w:t>
      </w:r>
      <w:r w:rsidR="00F653D1" w:rsidRPr="00B1257A">
        <w:rPr>
          <w:rFonts w:ascii="Corbel" w:hAnsi="Corbel"/>
          <w:sz w:val="22"/>
          <w:szCs w:val="22"/>
          <w:lang w:val="nl-NL"/>
        </w:rPr>
        <w:t xml:space="preserve"> </w:t>
      </w:r>
      <w:r w:rsidRPr="00B1257A">
        <w:rPr>
          <w:rFonts w:ascii="Corbel" w:hAnsi="Corbel"/>
          <w:sz w:val="22"/>
          <w:szCs w:val="22"/>
          <w:lang w:val="nl-NL"/>
        </w:rPr>
        <w:t>/</w:t>
      </w:r>
      <w:r w:rsidR="00F653D1" w:rsidRPr="00B1257A">
        <w:rPr>
          <w:rFonts w:ascii="Corbel" w:hAnsi="Corbel"/>
          <w:sz w:val="22"/>
          <w:szCs w:val="22"/>
          <w:lang w:val="nl-NL"/>
        </w:rPr>
        <w:t xml:space="preserve"> </w:t>
      </w:r>
      <w:r w:rsidRPr="00B1257A">
        <w:rPr>
          <w:rFonts w:ascii="Corbel" w:hAnsi="Corbel"/>
          <w:sz w:val="22"/>
          <w:szCs w:val="22"/>
          <w:lang w:val="nl-NL"/>
        </w:rPr>
        <w:t>Nee, nog niet (transactie eindigt</w:t>
      </w:r>
      <w:r w:rsidR="0070532D" w:rsidRPr="00B1257A">
        <w:rPr>
          <w:rFonts w:ascii="Corbel" w:hAnsi="Corbel"/>
          <w:sz w:val="22"/>
          <w:szCs w:val="22"/>
          <w:lang w:val="nl-NL"/>
        </w:rPr>
        <w:t xml:space="preserve"> dan</w:t>
      </w:r>
      <w:r w:rsidRPr="00B1257A">
        <w:rPr>
          <w:rFonts w:ascii="Corbel" w:hAnsi="Corbel"/>
          <w:sz w:val="22"/>
          <w:szCs w:val="22"/>
          <w:lang w:val="nl-NL"/>
        </w:rPr>
        <w:t>)</w:t>
      </w:r>
      <w:r w:rsidR="006A1960" w:rsidRPr="00B1257A">
        <w:rPr>
          <w:rFonts w:ascii="Corbel" w:hAnsi="Corbel"/>
          <w:sz w:val="22"/>
          <w:szCs w:val="22"/>
          <w:lang w:val="nl-NL"/>
        </w:rPr>
        <w:t>.</w:t>
      </w:r>
    </w:p>
    <w:p w14:paraId="09FC057A" w14:textId="77777777" w:rsidR="00147812" w:rsidRPr="00B1257A" w:rsidRDefault="00147812" w:rsidP="00F267BF">
      <w:pPr>
        <w:pStyle w:val="Tekstzonderopmaak"/>
        <w:widowControl w:val="0"/>
        <w:tabs>
          <w:tab w:val="left" w:pos="567"/>
          <w:tab w:val="left" w:pos="851"/>
          <w:tab w:val="left" w:pos="1560"/>
          <w:tab w:val="left" w:pos="2552"/>
          <w:tab w:val="left" w:pos="3828"/>
        </w:tabs>
        <w:ind w:left="2552" w:hanging="2552"/>
        <w:rPr>
          <w:rFonts w:ascii="Corbel" w:hAnsi="Corbel"/>
          <w:sz w:val="22"/>
          <w:szCs w:val="22"/>
          <w:lang w:val="nl-NL"/>
        </w:rPr>
      </w:pPr>
      <w:r w:rsidRPr="00B1257A">
        <w:rPr>
          <w:rFonts w:ascii="Corbel" w:hAnsi="Corbel"/>
          <w:sz w:val="22"/>
          <w:szCs w:val="22"/>
          <w:lang w:val="nl-NL"/>
        </w:rPr>
        <w:t>Ober</w:t>
      </w:r>
      <w:r w:rsidR="00B732CE" w:rsidRPr="00B1257A">
        <w:rPr>
          <w:rFonts w:ascii="Corbel" w:hAnsi="Corbel"/>
          <w:sz w:val="22"/>
          <w:szCs w:val="22"/>
          <w:lang w:val="nl-NL"/>
        </w:rPr>
        <w:tab/>
      </w:r>
      <w:r w:rsidR="00075C34" w:rsidRPr="00B1257A">
        <w:rPr>
          <w:rFonts w:ascii="Corbel" w:hAnsi="Corbel"/>
          <w:sz w:val="22"/>
          <w:szCs w:val="22"/>
          <w:lang w:val="nl-NL"/>
        </w:rPr>
        <w:sym w:font="Wingdings" w:char="F0E0"/>
      </w:r>
      <w:r w:rsidR="00B732CE" w:rsidRPr="00B1257A">
        <w:rPr>
          <w:rFonts w:ascii="Corbel" w:hAnsi="Corbel"/>
          <w:sz w:val="22"/>
          <w:szCs w:val="22"/>
          <w:lang w:val="nl-NL"/>
        </w:rPr>
        <w:tab/>
      </w:r>
      <w:r w:rsidRPr="00B1257A">
        <w:rPr>
          <w:rFonts w:ascii="Corbel" w:hAnsi="Corbel"/>
          <w:sz w:val="22"/>
          <w:szCs w:val="22"/>
          <w:lang w:val="nl-NL"/>
        </w:rPr>
        <w:t>Klant</w:t>
      </w:r>
      <w:r w:rsidRPr="00B1257A">
        <w:rPr>
          <w:rFonts w:ascii="Corbel" w:hAnsi="Corbel"/>
          <w:sz w:val="22"/>
          <w:szCs w:val="22"/>
          <w:lang w:val="nl-NL"/>
        </w:rPr>
        <w:tab/>
      </w:r>
      <w:r w:rsidR="006B39F4" w:rsidRPr="00B1257A">
        <w:rPr>
          <w:rFonts w:ascii="Corbel" w:hAnsi="Corbel"/>
          <w:sz w:val="22"/>
          <w:szCs w:val="22"/>
          <w:lang w:val="nl-NL"/>
        </w:rPr>
        <w:tab/>
        <w:t>A</w:t>
      </w:r>
      <w:r w:rsidRPr="00B1257A">
        <w:rPr>
          <w:rFonts w:ascii="Corbel" w:hAnsi="Corbel"/>
          <w:sz w:val="22"/>
          <w:szCs w:val="22"/>
          <w:lang w:val="nl-NL"/>
        </w:rPr>
        <w:t>anbieding menukaart met kaart als bijlage bij het bericht</w:t>
      </w:r>
      <w:r w:rsidR="006A1960" w:rsidRPr="00B1257A">
        <w:rPr>
          <w:rFonts w:ascii="Corbel" w:hAnsi="Corbel"/>
          <w:sz w:val="22"/>
          <w:szCs w:val="22"/>
          <w:lang w:val="nl-NL"/>
        </w:rPr>
        <w:t>.</w:t>
      </w:r>
    </w:p>
    <w:p w14:paraId="09FC057B" w14:textId="77777777" w:rsidR="00147812" w:rsidRPr="00B1257A" w:rsidRDefault="00075C34" w:rsidP="00F267BF">
      <w:pPr>
        <w:pStyle w:val="Tekstzonderopmaak"/>
        <w:widowControl w:val="0"/>
        <w:tabs>
          <w:tab w:val="left" w:pos="567"/>
          <w:tab w:val="left" w:pos="851"/>
          <w:tab w:val="left" w:pos="1560"/>
          <w:tab w:val="left" w:pos="2552"/>
          <w:tab w:val="left" w:pos="3828"/>
        </w:tabs>
        <w:ind w:left="2552" w:hanging="2552"/>
        <w:rPr>
          <w:rFonts w:ascii="Corbel" w:hAnsi="Corbel"/>
          <w:sz w:val="22"/>
          <w:szCs w:val="22"/>
          <w:lang w:val="nl-NL"/>
        </w:rPr>
      </w:pPr>
      <w:r w:rsidRPr="00B1257A">
        <w:rPr>
          <w:rFonts w:ascii="Corbel" w:hAnsi="Corbel"/>
          <w:sz w:val="22"/>
          <w:szCs w:val="22"/>
          <w:lang w:val="nl-NL"/>
        </w:rPr>
        <w:t>Klant</w:t>
      </w:r>
      <w:r w:rsidR="00B732CE" w:rsidRPr="00B1257A">
        <w:rPr>
          <w:rFonts w:ascii="Corbel" w:hAnsi="Corbel"/>
          <w:sz w:val="22"/>
          <w:szCs w:val="22"/>
          <w:lang w:val="nl-NL"/>
        </w:rPr>
        <w:tab/>
      </w:r>
      <w:r w:rsidRPr="00B1257A">
        <w:rPr>
          <w:rFonts w:ascii="Corbel" w:hAnsi="Corbel"/>
          <w:sz w:val="22"/>
          <w:szCs w:val="22"/>
          <w:lang w:val="nl-NL"/>
        </w:rPr>
        <w:sym w:font="Wingdings" w:char="F0E0"/>
      </w:r>
      <w:r w:rsidR="00B732CE" w:rsidRPr="00B1257A">
        <w:rPr>
          <w:rFonts w:ascii="Corbel" w:hAnsi="Corbel"/>
          <w:sz w:val="22"/>
          <w:szCs w:val="22"/>
          <w:lang w:val="nl-NL"/>
        </w:rPr>
        <w:tab/>
      </w:r>
      <w:r w:rsidR="00147812" w:rsidRPr="00B1257A">
        <w:rPr>
          <w:rFonts w:ascii="Corbel" w:hAnsi="Corbel"/>
          <w:sz w:val="22"/>
          <w:szCs w:val="22"/>
          <w:lang w:val="nl-NL"/>
        </w:rPr>
        <w:t>Ober</w:t>
      </w:r>
      <w:r w:rsidR="00147812" w:rsidRPr="00B1257A">
        <w:rPr>
          <w:rFonts w:ascii="Corbel" w:hAnsi="Corbel"/>
          <w:sz w:val="22"/>
          <w:szCs w:val="22"/>
          <w:lang w:val="nl-NL"/>
        </w:rPr>
        <w:tab/>
      </w:r>
      <w:r w:rsidR="006B39F4" w:rsidRPr="00B1257A">
        <w:rPr>
          <w:rFonts w:ascii="Corbel" w:hAnsi="Corbel"/>
          <w:sz w:val="22"/>
          <w:szCs w:val="22"/>
          <w:lang w:val="nl-NL"/>
        </w:rPr>
        <w:tab/>
      </w:r>
      <w:r w:rsidR="00147812" w:rsidRPr="00B1257A">
        <w:rPr>
          <w:rFonts w:ascii="Corbel" w:hAnsi="Corbel"/>
          <w:sz w:val="22"/>
          <w:szCs w:val="22"/>
          <w:lang w:val="nl-NL"/>
        </w:rPr>
        <w:t>Kan gerecht x ook in variant Y worden bereid?</w:t>
      </w:r>
    </w:p>
    <w:p w14:paraId="09FC057C" w14:textId="77777777" w:rsidR="005079DB" w:rsidRPr="00B1257A" w:rsidRDefault="005079DB" w:rsidP="00F267BF">
      <w:pPr>
        <w:pStyle w:val="Tekstzonderopmaak"/>
        <w:widowControl w:val="0"/>
        <w:tabs>
          <w:tab w:val="left" w:pos="567"/>
          <w:tab w:val="left" w:pos="851"/>
          <w:tab w:val="left" w:pos="1560"/>
          <w:tab w:val="left" w:pos="2552"/>
          <w:tab w:val="left" w:pos="3828"/>
        </w:tabs>
        <w:ind w:left="2552" w:hanging="2552"/>
        <w:rPr>
          <w:rFonts w:ascii="Corbel" w:hAnsi="Corbel"/>
          <w:sz w:val="22"/>
          <w:szCs w:val="22"/>
          <w:lang w:val="nl-NL"/>
        </w:rPr>
      </w:pPr>
    </w:p>
    <w:p w14:paraId="09FC057D" w14:textId="77777777" w:rsidR="00C14F40" w:rsidRPr="00B1257A" w:rsidRDefault="001649F9" w:rsidP="00F267BF">
      <w:pPr>
        <w:pStyle w:val="Tekstzonderopmaak"/>
        <w:widowControl w:val="0"/>
        <w:tabs>
          <w:tab w:val="left" w:pos="567"/>
          <w:tab w:val="left" w:pos="851"/>
          <w:tab w:val="left" w:pos="1560"/>
          <w:tab w:val="left" w:pos="1843"/>
          <w:tab w:val="left" w:pos="2552"/>
        </w:tabs>
        <w:ind w:left="2552" w:hanging="2552"/>
        <w:rPr>
          <w:rFonts w:ascii="Corbel" w:hAnsi="Corbel"/>
          <w:sz w:val="22"/>
          <w:szCs w:val="22"/>
          <w:lang w:val="nl-NL"/>
        </w:rPr>
      </w:pPr>
      <w:r w:rsidRPr="00B1257A">
        <w:rPr>
          <w:rFonts w:ascii="Corbel" w:hAnsi="Corbel"/>
          <w:sz w:val="22"/>
          <w:szCs w:val="22"/>
          <w:lang w:val="nl-NL"/>
        </w:rPr>
        <w:tab/>
      </w:r>
      <w:r w:rsidRPr="00B1257A">
        <w:rPr>
          <w:rFonts w:ascii="Corbel" w:hAnsi="Corbel"/>
          <w:sz w:val="22"/>
          <w:szCs w:val="22"/>
          <w:lang w:val="nl-NL"/>
        </w:rPr>
        <w:tab/>
      </w:r>
      <w:r w:rsidR="00147812" w:rsidRPr="00B1257A">
        <w:rPr>
          <w:rFonts w:ascii="Corbel" w:hAnsi="Corbel"/>
          <w:sz w:val="22"/>
          <w:szCs w:val="22"/>
          <w:lang w:val="nl-NL"/>
        </w:rPr>
        <w:t>Ober</w:t>
      </w:r>
      <w:r w:rsidR="00B732CE" w:rsidRPr="00B1257A">
        <w:rPr>
          <w:rFonts w:ascii="Corbel" w:hAnsi="Corbel"/>
          <w:sz w:val="22"/>
          <w:szCs w:val="22"/>
          <w:lang w:val="nl-NL"/>
        </w:rPr>
        <w:t xml:space="preserve"> </w:t>
      </w:r>
      <w:r w:rsidR="00B732CE" w:rsidRPr="00B1257A">
        <w:rPr>
          <w:rFonts w:ascii="Corbel" w:hAnsi="Corbel"/>
          <w:sz w:val="22"/>
          <w:szCs w:val="22"/>
          <w:lang w:val="nl-NL"/>
        </w:rPr>
        <w:tab/>
      </w:r>
      <w:r w:rsidR="00B732CE" w:rsidRPr="00B1257A">
        <w:rPr>
          <w:rFonts w:ascii="Corbel" w:hAnsi="Corbel"/>
          <w:sz w:val="22"/>
          <w:szCs w:val="22"/>
          <w:lang w:val="nl-NL"/>
        </w:rPr>
        <w:sym w:font="Wingdings" w:char="F0E0"/>
      </w:r>
      <w:r w:rsidR="00B732CE" w:rsidRPr="00B1257A">
        <w:rPr>
          <w:rFonts w:ascii="Corbel" w:hAnsi="Corbel"/>
          <w:sz w:val="22"/>
          <w:szCs w:val="22"/>
          <w:lang w:val="nl-NL"/>
        </w:rPr>
        <w:t xml:space="preserve"> </w:t>
      </w:r>
      <w:r w:rsidR="00B732CE" w:rsidRPr="00B1257A">
        <w:rPr>
          <w:rFonts w:ascii="Corbel" w:hAnsi="Corbel"/>
          <w:sz w:val="22"/>
          <w:szCs w:val="22"/>
          <w:lang w:val="nl-NL"/>
        </w:rPr>
        <w:tab/>
        <w:t>Kok(s)</w:t>
      </w:r>
      <w:r w:rsidR="00B732CE" w:rsidRPr="00B1257A">
        <w:rPr>
          <w:rFonts w:ascii="Corbel" w:hAnsi="Corbel"/>
          <w:sz w:val="22"/>
          <w:szCs w:val="22"/>
          <w:lang w:val="nl-NL"/>
        </w:rPr>
        <w:tab/>
      </w:r>
      <w:r w:rsidR="00147812" w:rsidRPr="00B1257A">
        <w:rPr>
          <w:rFonts w:ascii="Corbel" w:hAnsi="Corbel"/>
          <w:sz w:val="22"/>
          <w:szCs w:val="22"/>
          <w:lang w:val="nl-NL"/>
        </w:rPr>
        <w:t>Vraag: Kan gerecht x ook in variant Y worden bereid?</w:t>
      </w:r>
    </w:p>
    <w:p w14:paraId="09FC057E" w14:textId="77777777" w:rsidR="00147812" w:rsidRPr="00B1257A" w:rsidRDefault="00C14F40" w:rsidP="00F267BF">
      <w:pPr>
        <w:pStyle w:val="Tekstzonderopmaak"/>
        <w:widowControl w:val="0"/>
        <w:tabs>
          <w:tab w:val="left" w:pos="567"/>
          <w:tab w:val="left" w:pos="851"/>
          <w:tab w:val="left" w:pos="1560"/>
          <w:tab w:val="left" w:pos="1843"/>
          <w:tab w:val="left" w:pos="2552"/>
        </w:tabs>
        <w:ind w:left="2552" w:hanging="2552"/>
        <w:rPr>
          <w:rFonts w:ascii="Corbel" w:hAnsi="Corbel"/>
          <w:sz w:val="22"/>
          <w:szCs w:val="22"/>
          <w:lang w:val="nl-NL"/>
        </w:rPr>
      </w:pPr>
      <w:r w:rsidRPr="00B1257A">
        <w:rPr>
          <w:rFonts w:ascii="Corbel" w:hAnsi="Corbel"/>
          <w:sz w:val="22"/>
          <w:szCs w:val="22"/>
          <w:lang w:val="nl-NL"/>
        </w:rPr>
        <w:tab/>
      </w:r>
      <w:r w:rsidRPr="00B1257A">
        <w:rPr>
          <w:rFonts w:ascii="Corbel" w:hAnsi="Corbel"/>
          <w:sz w:val="22"/>
          <w:szCs w:val="22"/>
          <w:lang w:val="nl-NL"/>
        </w:rPr>
        <w:tab/>
      </w:r>
      <w:r w:rsidR="00147812" w:rsidRPr="00B1257A">
        <w:rPr>
          <w:rFonts w:ascii="Corbel" w:hAnsi="Corbel"/>
          <w:sz w:val="22"/>
          <w:szCs w:val="22"/>
          <w:lang w:val="nl-NL"/>
        </w:rPr>
        <w:t>Kok(s)</w:t>
      </w:r>
      <w:r w:rsidR="00B732CE" w:rsidRPr="00B1257A">
        <w:rPr>
          <w:rFonts w:ascii="Corbel" w:hAnsi="Corbel"/>
          <w:sz w:val="22"/>
          <w:szCs w:val="22"/>
          <w:lang w:val="nl-NL"/>
        </w:rPr>
        <w:t xml:space="preserve"> </w:t>
      </w:r>
      <w:r w:rsidR="00B732CE" w:rsidRPr="00B1257A">
        <w:rPr>
          <w:rFonts w:ascii="Corbel" w:hAnsi="Corbel"/>
          <w:sz w:val="22"/>
          <w:szCs w:val="22"/>
          <w:lang w:val="nl-NL"/>
        </w:rPr>
        <w:tab/>
      </w:r>
      <w:r w:rsidR="00B732CE" w:rsidRPr="00B1257A">
        <w:rPr>
          <w:rFonts w:ascii="Corbel" w:hAnsi="Corbel"/>
          <w:sz w:val="22"/>
          <w:szCs w:val="22"/>
          <w:lang w:val="nl-NL"/>
        </w:rPr>
        <w:sym w:font="Wingdings" w:char="F0E0"/>
      </w:r>
      <w:r w:rsidR="00B732CE" w:rsidRPr="00B1257A">
        <w:rPr>
          <w:rFonts w:ascii="Corbel" w:hAnsi="Corbel"/>
          <w:sz w:val="22"/>
          <w:szCs w:val="22"/>
          <w:lang w:val="nl-NL"/>
        </w:rPr>
        <w:tab/>
      </w:r>
      <w:r w:rsidRPr="00B1257A">
        <w:rPr>
          <w:rFonts w:ascii="Corbel" w:hAnsi="Corbel"/>
          <w:sz w:val="22"/>
          <w:szCs w:val="22"/>
          <w:lang w:val="nl-NL"/>
        </w:rPr>
        <w:t>Ober</w:t>
      </w:r>
      <w:r w:rsidRPr="00B1257A">
        <w:rPr>
          <w:rFonts w:ascii="Corbel" w:hAnsi="Corbel"/>
          <w:sz w:val="22"/>
          <w:szCs w:val="22"/>
          <w:lang w:val="nl-NL"/>
        </w:rPr>
        <w:tab/>
      </w:r>
      <w:r w:rsidR="00147812" w:rsidRPr="00B1257A">
        <w:rPr>
          <w:rFonts w:ascii="Corbel" w:hAnsi="Corbel"/>
          <w:sz w:val="22"/>
          <w:szCs w:val="22"/>
          <w:lang w:val="nl-NL"/>
        </w:rPr>
        <w:t>Antwoord/Advies: Ja, maar ik adviseer deze bereidingswijze</w:t>
      </w:r>
      <w:r w:rsidR="006A1960" w:rsidRPr="00B1257A">
        <w:rPr>
          <w:rFonts w:ascii="Corbel" w:hAnsi="Corbel"/>
          <w:sz w:val="22"/>
          <w:szCs w:val="22"/>
          <w:lang w:val="nl-NL"/>
        </w:rPr>
        <w:t>.</w:t>
      </w:r>
    </w:p>
    <w:p w14:paraId="09FC057F" w14:textId="77777777" w:rsidR="005079DB" w:rsidRPr="00B1257A" w:rsidRDefault="005079DB" w:rsidP="00F267BF">
      <w:pPr>
        <w:pStyle w:val="Tekstzonderopmaak"/>
        <w:widowControl w:val="0"/>
        <w:tabs>
          <w:tab w:val="left" w:pos="567"/>
          <w:tab w:val="left" w:pos="851"/>
          <w:tab w:val="left" w:pos="1560"/>
          <w:tab w:val="left" w:pos="1843"/>
          <w:tab w:val="left" w:pos="2552"/>
        </w:tabs>
        <w:ind w:left="2552" w:hanging="2552"/>
        <w:rPr>
          <w:rFonts w:ascii="Corbel" w:hAnsi="Corbel"/>
          <w:sz w:val="22"/>
          <w:szCs w:val="22"/>
          <w:lang w:val="nl-NL"/>
        </w:rPr>
      </w:pPr>
    </w:p>
    <w:p w14:paraId="09FC0580" w14:textId="77777777" w:rsidR="00147812" w:rsidRPr="00B1257A" w:rsidRDefault="00147812" w:rsidP="00F267BF">
      <w:pPr>
        <w:pStyle w:val="Tekstzonderopmaak"/>
        <w:widowControl w:val="0"/>
        <w:tabs>
          <w:tab w:val="left" w:pos="567"/>
          <w:tab w:val="left" w:pos="851"/>
          <w:tab w:val="left" w:pos="1560"/>
          <w:tab w:val="left" w:pos="2552"/>
          <w:tab w:val="left" w:pos="3828"/>
        </w:tabs>
        <w:ind w:left="2552" w:hanging="2552"/>
        <w:rPr>
          <w:rFonts w:ascii="Corbel" w:hAnsi="Corbel"/>
          <w:sz w:val="22"/>
          <w:szCs w:val="22"/>
          <w:lang w:val="nl-NL"/>
        </w:rPr>
      </w:pPr>
      <w:r w:rsidRPr="00B1257A">
        <w:rPr>
          <w:rFonts w:ascii="Corbel" w:hAnsi="Corbel"/>
          <w:sz w:val="22"/>
          <w:szCs w:val="22"/>
          <w:lang w:val="nl-NL"/>
        </w:rPr>
        <w:t>Ober</w:t>
      </w:r>
      <w:r w:rsidR="00B732CE" w:rsidRPr="00B1257A">
        <w:rPr>
          <w:rFonts w:ascii="Corbel" w:hAnsi="Corbel"/>
          <w:sz w:val="22"/>
          <w:szCs w:val="22"/>
          <w:lang w:val="nl-NL"/>
        </w:rPr>
        <w:tab/>
      </w:r>
      <w:r w:rsidR="00B732CE" w:rsidRPr="00B1257A">
        <w:rPr>
          <w:rFonts w:ascii="Corbel" w:hAnsi="Corbel"/>
          <w:sz w:val="22"/>
          <w:szCs w:val="22"/>
          <w:lang w:val="nl-NL"/>
        </w:rPr>
        <w:sym w:font="Wingdings" w:char="F0E0"/>
      </w:r>
      <w:r w:rsidR="00B732CE" w:rsidRPr="00B1257A">
        <w:rPr>
          <w:rFonts w:ascii="Corbel" w:hAnsi="Corbel"/>
          <w:sz w:val="22"/>
          <w:szCs w:val="22"/>
          <w:lang w:val="nl-NL"/>
        </w:rPr>
        <w:tab/>
      </w:r>
      <w:r w:rsidRPr="00B1257A">
        <w:rPr>
          <w:rFonts w:ascii="Corbel" w:hAnsi="Corbel"/>
          <w:sz w:val="22"/>
          <w:szCs w:val="22"/>
          <w:lang w:val="nl-NL"/>
        </w:rPr>
        <w:t>Klant</w:t>
      </w:r>
      <w:r w:rsidRPr="00B1257A">
        <w:rPr>
          <w:rFonts w:ascii="Corbel" w:hAnsi="Corbel"/>
          <w:sz w:val="22"/>
          <w:szCs w:val="22"/>
          <w:lang w:val="nl-NL"/>
        </w:rPr>
        <w:tab/>
      </w:r>
      <w:r w:rsidR="006B39F4" w:rsidRPr="00B1257A">
        <w:rPr>
          <w:rFonts w:ascii="Corbel" w:hAnsi="Corbel"/>
          <w:sz w:val="22"/>
          <w:szCs w:val="22"/>
          <w:lang w:val="nl-NL"/>
        </w:rPr>
        <w:tab/>
      </w:r>
      <w:r w:rsidR="00F653D1" w:rsidRPr="00B1257A">
        <w:rPr>
          <w:rFonts w:ascii="Corbel" w:hAnsi="Corbel"/>
          <w:sz w:val="22"/>
          <w:szCs w:val="22"/>
          <w:lang w:val="nl-NL"/>
        </w:rPr>
        <w:t>A</w:t>
      </w:r>
      <w:r w:rsidRPr="00B1257A">
        <w:rPr>
          <w:rFonts w:ascii="Corbel" w:hAnsi="Corbel"/>
          <w:sz w:val="22"/>
          <w:szCs w:val="22"/>
          <w:lang w:val="nl-NL"/>
        </w:rPr>
        <w:t>ntwoord</w:t>
      </w:r>
      <w:r w:rsidR="005079DB" w:rsidRPr="00B1257A">
        <w:rPr>
          <w:rFonts w:ascii="Corbel" w:hAnsi="Corbel"/>
          <w:sz w:val="22"/>
          <w:szCs w:val="22"/>
          <w:lang w:val="nl-NL"/>
        </w:rPr>
        <w:t>/</w:t>
      </w:r>
      <w:r w:rsidRPr="00B1257A">
        <w:rPr>
          <w:rFonts w:ascii="Corbel" w:hAnsi="Corbel"/>
          <w:sz w:val="22"/>
          <w:szCs w:val="22"/>
          <w:lang w:val="nl-NL"/>
        </w:rPr>
        <w:t>Advies: Het kan maar we adviseren deze bereidingswijze</w:t>
      </w:r>
      <w:r w:rsidR="006A1960" w:rsidRPr="00B1257A">
        <w:rPr>
          <w:rFonts w:ascii="Corbel" w:hAnsi="Corbel"/>
          <w:sz w:val="22"/>
          <w:szCs w:val="22"/>
          <w:lang w:val="nl-NL"/>
        </w:rPr>
        <w:t>.</w:t>
      </w:r>
    </w:p>
    <w:p w14:paraId="09FC0581" w14:textId="77777777" w:rsidR="001649F9" w:rsidRPr="00B1257A" w:rsidRDefault="00B732CE" w:rsidP="00F267BF">
      <w:pPr>
        <w:pStyle w:val="Tekstzonderopmaak"/>
        <w:widowControl w:val="0"/>
        <w:tabs>
          <w:tab w:val="left" w:pos="567"/>
          <w:tab w:val="left" w:pos="851"/>
          <w:tab w:val="left" w:pos="1560"/>
          <w:tab w:val="left" w:pos="2552"/>
          <w:tab w:val="left" w:pos="3828"/>
        </w:tabs>
        <w:ind w:left="2552" w:hanging="2552"/>
        <w:rPr>
          <w:rFonts w:ascii="Corbel" w:hAnsi="Corbel"/>
          <w:sz w:val="22"/>
          <w:szCs w:val="22"/>
          <w:lang w:val="nl-NL"/>
        </w:rPr>
      </w:pPr>
      <w:r w:rsidRPr="00B1257A">
        <w:rPr>
          <w:rFonts w:ascii="Corbel" w:hAnsi="Corbel"/>
          <w:sz w:val="22"/>
          <w:szCs w:val="22"/>
          <w:lang w:val="nl-NL"/>
        </w:rPr>
        <w:t>Klant</w:t>
      </w:r>
      <w:r w:rsidRPr="00B1257A">
        <w:rPr>
          <w:rFonts w:ascii="Corbel" w:hAnsi="Corbel"/>
          <w:sz w:val="22"/>
          <w:szCs w:val="22"/>
          <w:lang w:val="nl-NL"/>
        </w:rPr>
        <w:tab/>
      </w:r>
      <w:r w:rsidRPr="00B1257A">
        <w:rPr>
          <w:rFonts w:ascii="Corbel" w:hAnsi="Corbel"/>
          <w:sz w:val="22"/>
          <w:szCs w:val="22"/>
          <w:lang w:val="nl-NL"/>
        </w:rPr>
        <w:sym w:font="Wingdings" w:char="F0E0"/>
      </w:r>
      <w:r w:rsidRPr="00B1257A">
        <w:rPr>
          <w:rFonts w:ascii="Corbel" w:hAnsi="Corbel"/>
          <w:sz w:val="22"/>
          <w:szCs w:val="22"/>
          <w:lang w:val="nl-NL"/>
        </w:rPr>
        <w:tab/>
      </w:r>
      <w:r w:rsidR="00147812" w:rsidRPr="00B1257A">
        <w:rPr>
          <w:rFonts w:ascii="Corbel" w:hAnsi="Corbel"/>
          <w:sz w:val="22"/>
          <w:szCs w:val="22"/>
          <w:lang w:val="nl-NL"/>
        </w:rPr>
        <w:t xml:space="preserve">Ober </w:t>
      </w:r>
      <w:r w:rsidR="00147812" w:rsidRPr="00B1257A">
        <w:rPr>
          <w:rFonts w:ascii="Corbel" w:hAnsi="Corbel"/>
          <w:sz w:val="22"/>
          <w:szCs w:val="22"/>
          <w:lang w:val="nl-NL"/>
        </w:rPr>
        <w:tab/>
      </w:r>
      <w:r w:rsidR="006B39F4" w:rsidRPr="00B1257A">
        <w:rPr>
          <w:rFonts w:ascii="Corbel" w:hAnsi="Corbel"/>
          <w:sz w:val="22"/>
          <w:szCs w:val="22"/>
          <w:lang w:val="nl-NL"/>
        </w:rPr>
        <w:tab/>
      </w:r>
      <w:r w:rsidR="00F653D1" w:rsidRPr="00B1257A">
        <w:rPr>
          <w:rFonts w:ascii="Corbel" w:hAnsi="Corbel"/>
          <w:sz w:val="22"/>
          <w:szCs w:val="22"/>
          <w:lang w:val="nl-NL"/>
        </w:rPr>
        <w:t>P</w:t>
      </w:r>
      <w:r w:rsidR="00147812" w:rsidRPr="00B1257A">
        <w:rPr>
          <w:rFonts w:ascii="Corbel" w:hAnsi="Corbel"/>
          <w:sz w:val="22"/>
          <w:szCs w:val="22"/>
          <w:lang w:val="nl-NL"/>
        </w:rPr>
        <w:t>laatsing bestelling</w:t>
      </w:r>
      <w:r w:rsidR="006A1960" w:rsidRPr="00B1257A">
        <w:rPr>
          <w:rFonts w:ascii="Corbel" w:hAnsi="Corbel"/>
          <w:sz w:val="22"/>
          <w:szCs w:val="22"/>
          <w:lang w:val="nl-NL"/>
        </w:rPr>
        <w:t>.</w:t>
      </w:r>
    </w:p>
    <w:p w14:paraId="09FC0582" w14:textId="77777777" w:rsidR="005079DB" w:rsidRPr="00B1257A" w:rsidRDefault="005079DB" w:rsidP="00F267BF">
      <w:pPr>
        <w:pStyle w:val="Tekstzonderopmaak"/>
        <w:widowControl w:val="0"/>
        <w:tabs>
          <w:tab w:val="left" w:pos="567"/>
          <w:tab w:val="left" w:pos="851"/>
          <w:tab w:val="left" w:pos="1560"/>
          <w:tab w:val="left" w:pos="2552"/>
          <w:tab w:val="left" w:pos="3828"/>
        </w:tabs>
        <w:ind w:left="2552" w:hanging="2552"/>
        <w:rPr>
          <w:rFonts w:ascii="Corbel" w:hAnsi="Corbel"/>
          <w:sz w:val="22"/>
          <w:szCs w:val="22"/>
          <w:lang w:val="nl-NL"/>
        </w:rPr>
      </w:pPr>
    </w:p>
    <w:p w14:paraId="09FC0583" w14:textId="77777777" w:rsidR="001649F9" w:rsidRPr="00B1257A" w:rsidRDefault="001649F9" w:rsidP="00F267BF">
      <w:pPr>
        <w:pStyle w:val="Tekstzonderopmaak"/>
        <w:widowControl w:val="0"/>
        <w:tabs>
          <w:tab w:val="left" w:pos="567"/>
          <w:tab w:val="left" w:pos="851"/>
          <w:tab w:val="left" w:pos="1560"/>
          <w:tab w:val="left" w:pos="1843"/>
          <w:tab w:val="left" w:pos="2552"/>
        </w:tabs>
        <w:ind w:left="2552" w:hanging="2552"/>
        <w:rPr>
          <w:rFonts w:ascii="Corbel" w:hAnsi="Corbel"/>
          <w:sz w:val="22"/>
          <w:szCs w:val="22"/>
          <w:lang w:val="nl-NL"/>
        </w:rPr>
      </w:pPr>
      <w:r w:rsidRPr="00B1257A">
        <w:rPr>
          <w:rFonts w:ascii="Corbel" w:hAnsi="Corbel"/>
          <w:sz w:val="22"/>
          <w:szCs w:val="22"/>
          <w:lang w:val="nl-NL"/>
        </w:rPr>
        <w:tab/>
      </w:r>
      <w:r w:rsidRPr="00B1257A">
        <w:rPr>
          <w:rFonts w:ascii="Corbel" w:hAnsi="Corbel"/>
          <w:sz w:val="22"/>
          <w:szCs w:val="22"/>
          <w:lang w:val="nl-NL"/>
        </w:rPr>
        <w:tab/>
      </w:r>
      <w:r w:rsidR="00147812" w:rsidRPr="00B1257A">
        <w:rPr>
          <w:rFonts w:ascii="Corbel" w:hAnsi="Corbel"/>
          <w:sz w:val="22"/>
          <w:szCs w:val="22"/>
          <w:lang w:val="nl-NL"/>
        </w:rPr>
        <w:t>Ober</w:t>
      </w:r>
      <w:r w:rsidR="00B732CE" w:rsidRPr="00B1257A">
        <w:rPr>
          <w:rFonts w:ascii="Corbel" w:hAnsi="Corbel"/>
          <w:sz w:val="22"/>
          <w:szCs w:val="22"/>
          <w:lang w:val="nl-NL"/>
        </w:rPr>
        <w:tab/>
      </w:r>
      <w:r w:rsidR="00B732CE" w:rsidRPr="00B1257A">
        <w:rPr>
          <w:rFonts w:ascii="Corbel" w:hAnsi="Corbel"/>
          <w:sz w:val="22"/>
          <w:szCs w:val="22"/>
          <w:lang w:val="nl-NL"/>
        </w:rPr>
        <w:sym w:font="Wingdings" w:char="F0E0"/>
      </w:r>
      <w:r w:rsidR="00B732CE" w:rsidRPr="00B1257A">
        <w:rPr>
          <w:rFonts w:ascii="Corbel" w:hAnsi="Corbel"/>
          <w:sz w:val="22"/>
          <w:szCs w:val="22"/>
          <w:lang w:val="nl-NL"/>
        </w:rPr>
        <w:tab/>
      </w:r>
      <w:r w:rsidR="00147812" w:rsidRPr="00B1257A">
        <w:rPr>
          <w:rFonts w:ascii="Corbel" w:hAnsi="Corbel"/>
          <w:sz w:val="22"/>
          <w:szCs w:val="22"/>
          <w:lang w:val="nl-NL"/>
        </w:rPr>
        <w:t>Kok</w:t>
      </w:r>
      <w:r w:rsidR="00147812" w:rsidRPr="00B1257A">
        <w:rPr>
          <w:rFonts w:ascii="Corbel" w:hAnsi="Corbel"/>
          <w:sz w:val="22"/>
          <w:szCs w:val="22"/>
          <w:lang w:val="nl-NL"/>
        </w:rPr>
        <w:tab/>
        <w:t>Plaatsing bestelling</w:t>
      </w:r>
      <w:r w:rsidR="006A1960" w:rsidRPr="00B1257A">
        <w:rPr>
          <w:rFonts w:ascii="Corbel" w:hAnsi="Corbel"/>
          <w:sz w:val="22"/>
          <w:szCs w:val="22"/>
          <w:lang w:val="nl-NL"/>
        </w:rPr>
        <w:t>.</w:t>
      </w:r>
    </w:p>
    <w:p w14:paraId="09FC0584" w14:textId="77777777" w:rsidR="007629A0" w:rsidRPr="00B1257A" w:rsidRDefault="007629A0" w:rsidP="00F267BF">
      <w:pPr>
        <w:pStyle w:val="Tekstzonderopmaak"/>
        <w:widowControl w:val="0"/>
        <w:tabs>
          <w:tab w:val="left" w:pos="567"/>
          <w:tab w:val="left" w:pos="851"/>
          <w:tab w:val="left" w:pos="1560"/>
          <w:tab w:val="left" w:pos="1843"/>
          <w:tab w:val="left" w:pos="3119"/>
          <w:tab w:val="left" w:pos="3544"/>
          <w:tab w:val="left" w:pos="4111"/>
          <w:tab w:val="left" w:pos="4962"/>
        </w:tabs>
        <w:ind w:left="4962" w:hanging="4962"/>
        <w:rPr>
          <w:rFonts w:ascii="Corbel" w:hAnsi="Corbel"/>
          <w:sz w:val="22"/>
          <w:szCs w:val="22"/>
          <w:lang w:val="nl-NL"/>
        </w:rPr>
      </w:pPr>
      <w:r w:rsidRPr="00B1257A">
        <w:rPr>
          <w:rFonts w:ascii="Corbel" w:hAnsi="Corbel"/>
          <w:sz w:val="22"/>
          <w:szCs w:val="22"/>
          <w:lang w:val="nl-NL"/>
        </w:rPr>
        <w:tab/>
      </w:r>
      <w:r w:rsidRPr="00B1257A">
        <w:rPr>
          <w:rFonts w:ascii="Corbel" w:hAnsi="Corbel"/>
          <w:sz w:val="22"/>
          <w:szCs w:val="22"/>
          <w:lang w:val="nl-NL"/>
        </w:rPr>
        <w:tab/>
      </w:r>
      <w:r w:rsidRPr="00B1257A">
        <w:rPr>
          <w:rFonts w:ascii="Corbel" w:hAnsi="Corbel"/>
          <w:sz w:val="22"/>
          <w:szCs w:val="22"/>
          <w:lang w:val="nl-NL"/>
        </w:rPr>
        <w:tab/>
      </w:r>
      <w:r w:rsidRPr="00B1257A">
        <w:rPr>
          <w:rFonts w:ascii="Corbel" w:hAnsi="Corbel"/>
          <w:sz w:val="22"/>
          <w:szCs w:val="22"/>
          <w:lang w:val="nl-NL"/>
        </w:rPr>
        <w:tab/>
        <w:t>Kok</w:t>
      </w:r>
      <w:r w:rsidRPr="00B1257A">
        <w:rPr>
          <w:rFonts w:ascii="Corbel" w:hAnsi="Corbel"/>
          <w:sz w:val="22"/>
          <w:szCs w:val="22"/>
          <w:lang w:val="nl-NL"/>
        </w:rPr>
        <w:tab/>
      </w:r>
      <w:r w:rsidRPr="00B1257A">
        <w:rPr>
          <w:rFonts w:ascii="Corbel" w:hAnsi="Corbel"/>
          <w:sz w:val="22"/>
          <w:szCs w:val="22"/>
          <w:lang w:val="nl-NL"/>
        </w:rPr>
        <w:sym w:font="Wingdings" w:char="F0E0"/>
      </w:r>
      <w:r w:rsidRPr="00B1257A">
        <w:rPr>
          <w:rFonts w:ascii="Corbel" w:hAnsi="Corbel"/>
          <w:sz w:val="22"/>
          <w:szCs w:val="22"/>
          <w:lang w:val="nl-NL"/>
        </w:rPr>
        <w:tab/>
        <w:t>Keukenhulp</w:t>
      </w:r>
      <w:r w:rsidRPr="00B1257A">
        <w:rPr>
          <w:rFonts w:ascii="Corbel" w:hAnsi="Corbel"/>
          <w:sz w:val="22"/>
          <w:szCs w:val="22"/>
          <w:lang w:val="nl-NL"/>
        </w:rPr>
        <w:tab/>
        <w:t>Is dit gerecht nog voorradig?</w:t>
      </w:r>
    </w:p>
    <w:p w14:paraId="09FC0585" w14:textId="77777777" w:rsidR="007629A0" w:rsidRPr="00B1257A" w:rsidRDefault="007629A0" w:rsidP="00F267BF">
      <w:pPr>
        <w:pStyle w:val="Tekstzonderopmaak"/>
        <w:widowControl w:val="0"/>
        <w:tabs>
          <w:tab w:val="left" w:pos="567"/>
          <w:tab w:val="left" w:pos="851"/>
          <w:tab w:val="left" w:pos="1560"/>
          <w:tab w:val="left" w:pos="1843"/>
          <w:tab w:val="left" w:pos="3119"/>
          <w:tab w:val="left" w:pos="3544"/>
          <w:tab w:val="left" w:pos="4111"/>
          <w:tab w:val="left" w:pos="4962"/>
        </w:tabs>
        <w:ind w:left="4962" w:hanging="4962"/>
        <w:rPr>
          <w:rFonts w:ascii="Corbel" w:hAnsi="Corbel"/>
          <w:sz w:val="22"/>
          <w:szCs w:val="22"/>
          <w:lang w:val="nl-NL"/>
        </w:rPr>
      </w:pPr>
      <w:r w:rsidRPr="00B1257A">
        <w:rPr>
          <w:rFonts w:ascii="Corbel" w:hAnsi="Corbel"/>
          <w:sz w:val="22"/>
          <w:szCs w:val="22"/>
          <w:lang w:val="nl-NL"/>
        </w:rPr>
        <w:tab/>
      </w:r>
      <w:r w:rsidRPr="00B1257A">
        <w:rPr>
          <w:rFonts w:ascii="Corbel" w:hAnsi="Corbel"/>
          <w:sz w:val="22"/>
          <w:szCs w:val="22"/>
          <w:lang w:val="nl-NL"/>
        </w:rPr>
        <w:tab/>
      </w:r>
      <w:r w:rsidRPr="00B1257A">
        <w:rPr>
          <w:rFonts w:ascii="Corbel" w:hAnsi="Corbel"/>
          <w:sz w:val="22"/>
          <w:szCs w:val="22"/>
          <w:lang w:val="nl-NL"/>
        </w:rPr>
        <w:tab/>
      </w:r>
      <w:r w:rsidRPr="00B1257A">
        <w:rPr>
          <w:rFonts w:ascii="Corbel" w:hAnsi="Corbel"/>
          <w:sz w:val="22"/>
          <w:szCs w:val="22"/>
          <w:lang w:val="nl-NL"/>
        </w:rPr>
        <w:tab/>
        <w:t>Keukenhulp</w:t>
      </w:r>
      <w:r w:rsidRPr="00B1257A">
        <w:rPr>
          <w:rFonts w:ascii="Corbel" w:hAnsi="Corbel"/>
          <w:sz w:val="22"/>
          <w:szCs w:val="22"/>
          <w:lang w:val="nl-NL"/>
        </w:rPr>
        <w:tab/>
      </w:r>
      <w:r w:rsidRPr="00B1257A">
        <w:rPr>
          <w:rFonts w:ascii="Corbel" w:hAnsi="Corbel"/>
          <w:sz w:val="22"/>
          <w:szCs w:val="22"/>
          <w:lang w:val="nl-NL"/>
        </w:rPr>
        <w:sym w:font="Wingdings" w:char="F0E0"/>
      </w:r>
      <w:r w:rsidRPr="00B1257A">
        <w:rPr>
          <w:rFonts w:ascii="Corbel" w:hAnsi="Corbel"/>
          <w:sz w:val="22"/>
          <w:szCs w:val="22"/>
          <w:lang w:val="nl-NL"/>
        </w:rPr>
        <w:tab/>
        <w:t>Kok</w:t>
      </w:r>
      <w:r w:rsidRPr="00B1257A">
        <w:rPr>
          <w:rFonts w:ascii="Corbel" w:hAnsi="Corbel"/>
          <w:sz w:val="22"/>
          <w:szCs w:val="22"/>
          <w:lang w:val="nl-NL"/>
        </w:rPr>
        <w:tab/>
        <w:t>Ja/Nee</w:t>
      </w:r>
    </w:p>
    <w:p w14:paraId="09FC0586" w14:textId="77777777" w:rsidR="00147812" w:rsidRPr="00B1257A" w:rsidRDefault="001649F9" w:rsidP="00F267BF">
      <w:pPr>
        <w:pStyle w:val="Tekstzonderopmaak"/>
        <w:widowControl w:val="0"/>
        <w:tabs>
          <w:tab w:val="left" w:pos="567"/>
          <w:tab w:val="left" w:pos="851"/>
          <w:tab w:val="left" w:pos="1560"/>
          <w:tab w:val="left" w:pos="1843"/>
          <w:tab w:val="left" w:pos="2552"/>
        </w:tabs>
        <w:ind w:left="2552" w:hanging="2552"/>
        <w:rPr>
          <w:rFonts w:ascii="Corbel" w:hAnsi="Corbel"/>
          <w:sz w:val="22"/>
          <w:szCs w:val="22"/>
          <w:lang w:val="nl-NL"/>
        </w:rPr>
      </w:pPr>
      <w:r w:rsidRPr="00B1257A">
        <w:rPr>
          <w:rFonts w:ascii="Corbel" w:hAnsi="Corbel"/>
          <w:sz w:val="22"/>
          <w:szCs w:val="22"/>
          <w:lang w:val="nl-NL"/>
        </w:rPr>
        <w:tab/>
      </w:r>
      <w:r w:rsidRPr="00B1257A">
        <w:rPr>
          <w:rFonts w:ascii="Corbel" w:hAnsi="Corbel"/>
          <w:sz w:val="22"/>
          <w:szCs w:val="22"/>
          <w:lang w:val="nl-NL"/>
        </w:rPr>
        <w:tab/>
      </w:r>
      <w:r w:rsidR="00B732CE" w:rsidRPr="00B1257A">
        <w:rPr>
          <w:rFonts w:ascii="Corbel" w:hAnsi="Corbel"/>
          <w:sz w:val="22"/>
          <w:szCs w:val="22"/>
          <w:lang w:val="nl-NL"/>
        </w:rPr>
        <w:t>Kok</w:t>
      </w:r>
      <w:r w:rsidR="00B732CE" w:rsidRPr="00B1257A">
        <w:rPr>
          <w:rFonts w:ascii="Corbel" w:hAnsi="Corbel"/>
          <w:sz w:val="22"/>
          <w:szCs w:val="22"/>
          <w:lang w:val="nl-NL"/>
        </w:rPr>
        <w:tab/>
      </w:r>
      <w:r w:rsidR="00B732CE" w:rsidRPr="00B1257A">
        <w:rPr>
          <w:rFonts w:ascii="Corbel" w:hAnsi="Corbel"/>
          <w:sz w:val="22"/>
          <w:szCs w:val="22"/>
          <w:lang w:val="nl-NL"/>
        </w:rPr>
        <w:sym w:font="Wingdings" w:char="F0E0"/>
      </w:r>
      <w:r w:rsidR="00B732CE" w:rsidRPr="00B1257A">
        <w:rPr>
          <w:rFonts w:ascii="Corbel" w:hAnsi="Corbel"/>
          <w:sz w:val="22"/>
          <w:szCs w:val="22"/>
          <w:lang w:val="nl-NL"/>
        </w:rPr>
        <w:tab/>
        <w:t>Ober</w:t>
      </w:r>
      <w:r w:rsidR="00B732CE" w:rsidRPr="00B1257A">
        <w:rPr>
          <w:rFonts w:ascii="Corbel" w:hAnsi="Corbel"/>
          <w:sz w:val="22"/>
          <w:szCs w:val="22"/>
          <w:lang w:val="nl-NL"/>
        </w:rPr>
        <w:tab/>
      </w:r>
      <w:r w:rsidR="00147812" w:rsidRPr="00B1257A">
        <w:rPr>
          <w:rFonts w:ascii="Corbel" w:hAnsi="Corbel"/>
          <w:sz w:val="22"/>
          <w:szCs w:val="22"/>
          <w:lang w:val="nl-NL"/>
        </w:rPr>
        <w:t>Akkoord/Niet Akkoord</w:t>
      </w:r>
      <w:r w:rsidR="006A1960" w:rsidRPr="00B1257A">
        <w:rPr>
          <w:rFonts w:ascii="Corbel" w:hAnsi="Corbel"/>
          <w:sz w:val="22"/>
          <w:szCs w:val="22"/>
          <w:lang w:val="nl-NL"/>
        </w:rPr>
        <w:t>.</w:t>
      </w:r>
    </w:p>
    <w:p w14:paraId="09FC0587" w14:textId="77777777" w:rsidR="005079DB" w:rsidRPr="00B1257A" w:rsidRDefault="005079DB" w:rsidP="00F267BF">
      <w:pPr>
        <w:pStyle w:val="Tekstzonderopmaak"/>
        <w:widowControl w:val="0"/>
        <w:tabs>
          <w:tab w:val="left" w:pos="567"/>
          <w:tab w:val="left" w:pos="851"/>
          <w:tab w:val="left" w:pos="1560"/>
          <w:tab w:val="left" w:pos="1843"/>
          <w:tab w:val="left" w:pos="2552"/>
        </w:tabs>
        <w:ind w:left="2552" w:hanging="2552"/>
        <w:rPr>
          <w:rFonts w:ascii="Corbel" w:hAnsi="Corbel"/>
          <w:sz w:val="22"/>
          <w:szCs w:val="22"/>
          <w:lang w:val="nl-NL"/>
        </w:rPr>
      </w:pPr>
    </w:p>
    <w:p w14:paraId="09FC0588" w14:textId="77777777" w:rsidR="00147812" w:rsidRPr="00B1257A" w:rsidRDefault="001649F9" w:rsidP="00F267BF">
      <w:pPr>
        <w:pStyle w:val="Tekstzonderopmaak"/>
        <w:widowControl w:val="0"/>
        <w:tabs>
          <w:tab w:val="left" w:pos="567"/>
          <w:tab w:val="left" w:pos="851"/>
          <w:tab w:val="left" w:pos="1560"/>
          <w:tab w:val="left" w:pos="2552"/>
          <w:tab w:val="left" w:pos="3828"/>
        </w:tabs>
        <w:ind w:left="2552" w:hanging="2552"/>
        <w:rPr>
          <w:rFonts w:ascii="Corbel" w:hAnsi="Corbel"/>
          <w:sz w:val="22"/>
          <w:szCs w:val="22"/>
          <w:lang w:val="nl-NL"/>
        </w:rPr>
      </w:pPr>
      <w:r w:rsidRPr="00B1257A">
        <w:rPr>
          <w:rFonts w:ascii="Corbel" w:hAnsi="Corbel"/>
          <w:sz w:val="22"/>
          <w:szCs w:val="22"/>
          <w:lang w:val="nl-NL"/>
        </w:rPr>
        <w:t>Ober</w:t>
      </w:r>
      <w:r w:rsidRPr="00B1257A">
        <w:rPr>
          <w:rFonts w:ascii="Corbel" w:hAnsi="Corbel"/>
          <w:sz w:val="22"/>
          <w:szCs w:val="22"/>
          <w:lang w:val="nl-NL"/>
        </w:rPr>
        <w:tab/>
      </w:r>
      <w:r w:rsidRPr="00B1257A">
        <w:rPr>
          <w:rFonts w:ascii="Corbel" w:hAnsi="Corbel"/>
          <w:sz w:val="22"/>
          <w:szCs w:val="22"/>
          <w:lang w:val="nl-NL"/>
        </w:rPr>
        <w:sym w:font="Wingdings" w:char="F0E0"/>
      </w:r>
      <w:r w:rsidRPr="00B1257A">
        <w:rPr>
          <w:rFonts w:ascii="Corbel" w:hAnsi="Corbel"/>
          <w:sz w:val="22"/>
          <w:szCs w:val="22"/>
          <w:lang w:val="nl-NL"/>
        </w:rPr>
        <w:tab/>
      </w:r>
      <w:r w:rsidR="00147812" w:rsidRPr="00B1257A">
        <w:rPr>
          <w:rFonts w:ascii="Corbel" w:hAnsi="Corbel"/>
          <w:sz w:val="22"/>
          <w:szCs w:val="22"/>
          <w:lang w:val="nl-NL"/>
        </w:rPr>
        <w:t>Klant</w:t>
      </w:r>
      <w:r w:rsidR="00147812" w:rsidRPr="00B1257A">
        <w:rPr>
          <w:rFonts w:ascii="Corbel" w:hAnsi="Corbel"/>
          <w:sz w:val="22"/>
          <w:szCs w:val="22"/>
          <w:lang w:val="nl-NL"/>
        </w:rPr>
        <w:tab/>
      </w:r>
      <w:r w:rsidR="006B39F4" w:rsidRPr="00B1257A">
        <w:rPr>
          <w:rFonts w:ascii="Corbel" w:hAnsi="Corbel"/>
          <w:sz w:val="22"/>
          <w:szCs w:val="22"/>
          <w:lang w:val="nl-NL"/>
        </w:rPr>
        <w:tab/>
      </w:r>
      <w:r w:rsidR="00F653D1" w:rsidRPr="00B1257A">
        <w:rPr>
          <w:rFonts w:ascii="Corbel" w:hAnsi="Corbel"/>
          <w:sz w:val="22"/>
          <w:szCs w:val="22"/>
          <w:lang w:val="nl-NL"/>
        </w:rPr>
        <w:t>Be</w:t>
      </w:r>
      <w:r w:rsidR="00147812" w:rsidRPr="00B1257A">
        <w:rPr>
          <w:rFonts w:ascii="Corbel" w:hAnsi="Corbel"/>
          <w:sz w:val="22"/>
          <w:szCs w:val="22"/>
          <w:lang w:val="nl-NL"/>
        </w:rPr>
        <w:t>vestiging bestelling/Bestelling niet mogelijk</w:t>
      </w:r>
      <w:r w:rsidR="006A1960" w:rsidRPr="00B1257A">
        <w:rPr>
          <w:rFonts w:ascii="Corbel" w:hAnsi="Corbel"/>
          <w:sz w:val="22"/>
          <w:szCs w:val="22"/>
          <w:lang w:val="nl-NL"/>
        </w:rPr>
        <w:t>.</w:t>
      </w:r>
    </w:p>
    <w:p w14:paraId="09FC0589" w14:textId="77777777" w:rsidR="009D5195" w:rsidRPr="00B1257A" w:rsidRDefault="009D5195" w:rsidP="00F267BF">
      <w:pPr>
        <w:pStyle w:val="Tekstzonderopmaak"/>
        <w:widowControl w:val="0"/>
        <w:tabs>
          <w:tab w:val="left" w:pos="567"/>
          <w:tab w:val="left" w:pos="851"/>
          <w:tab w:val="left" w:pos="1560"/>
          <w:tab w:val="left" w:pos="2552"/>
          <w:tab w:val="left" w:pos="3119"/>
          <w:tab w:val="left" w:pos="3828"/>
        </w:tabs>
        <w:rPr>
          <w:rFonts w:ascii="Corbel" w:hAnsi="Corbel"/>
          <w:sz w:val="22"/>
          <w:szCs w:val="22"/>
          <w:lang w:val="nl-NL"/>
        </w:rPr>
      </w:pPr>
    </w:p>
    <w:p w14:paraId="09FC058A" w14:textId="77777777" w:rsidR="007822E5" w:rsidRPr="00B1257A" w:rsidRDefault="000938BC" w:rsidP="00F267BF">
      <w:pPr>
        <w:pStyle w:val="Tekstzonderopmaak"/>
        <w:widowControl w:val="0"/>
        <w:rPr>
          <w:rFonts w:ascii="Corbel" w:hAnsi="Corbel"/>
          <w:sz w:val="22"/>
          <w:szCs w:val="22"/>
          <w:lang w:val="nl-NL"/>
        </w:rPr>
      </w:pPr>
      <w:r w:rsidRPr="00B1257A">
        <w:rPr>
          <w:rFonts w:ascii="Corbel" w:hAnsi="Corbel"/>
          <w:sz w:val="22"/>
          <w:szCs w:val="22"/>
          <w:lang w:val="nl-NL"/>
        </w:rPr>
        <w:t xml:space="preserve">In het volgende schema </w:t>
      </w:r>
      <w:r w:rsidR="00F06A7E" w:rsidRPr="00B1257A">
        <w:rPr>
          <w:rFonts w:ascii="Corbel" w:hAnsi="Corbel"/>
          <w:sz w:val="22"/>
          <w:szCs w:val="22"/>
          <w:lang w:val="nl-NL"/>
        </w:rPr>
        <w:t xml:space="preserve">zijn </w:t>
      </w:r>
      <w:r w:rsidRPr="00B1257A">
        <w:rPr>
          <w:rFonts w:ascii="Corbel" w:hAnsi="Corbel"/>
          <w:sz w:val="22"/>
          <w:szCs w:val="22"/>
          <w:lang w:val="nl-NL"/>
        </w:rPr>
        <w:t>alle</w:t>
      </w:r>
      <w:r w:rsidR="00147812" w:rsidRPr="00B1257A">
        <w:rPr>
          <w:rFonts w:ascii="Corbel" w:hAnsi="Corbel"/>
          <w:sz w:val="22"/>
          <w:szCs w:val="22"/>
          <w:lang w:val="nl-NL"/>
        </w:rPr>
        <w:t xml:space="preserve"> transacties en berichten </w:t>
      </w:r>
      <w:r w:rsidRPr="00B1257A">
        <w:rPr>
          <w:rFonts w:ascii="Corbel" w:hAnsi="Corbel"/>
          <w:sz w:val="22"/>
          <w:szCs w:val="22"/>
          <w:lang w:val="nl-NL"/>
        </w:rPr>
        <w:t xml:space="preserve">uit het voorbeeld </w:t>
      </w:r>
      <w:r w:rsidR="00147812" w:rsidRPr="00B1257A">
        <w:rPr>
          <w:rFonts w:ascii="Corbel" w:hAnsi="Corbel"/>
          <w:sz w:val="22"/>
          <w:szCs w:val="22"/>
          <w:lang w:val="nl-NL"/>
        </w:rPr>
        <w:t>in relatie tot elkaar weergege</w:t>
      </w:r>
      <w:r w:rsidR="007822E5" w:rsidRPr="00B1257A">
        <w:rPr>
          <w:rFonts w:ascii="Corbel" w:hAnsi="Corbel"/>
          <w:sz w:val="22"/>
          <w:szCs w:val="22"/>
          <w:lang w:val="nl-NL"/>
        </w:rPr>
        <w:t>ven.</w:t>
      </w:r>
      <w:r w:rsidRPr="00B1257A">
        <w:rPr>
          <w:rFonts w:ascii="Corbel" w:hAnsi="Corbel"/>
          <w:sz w:val="22"/>
          <w:szCs w:val="22"/>
          <w:lang w:val="nl-NL"/>
        </w:rPr>
        <w:t xml:space="preserve"> </w:t>
      </w:r>
      <w:r w:rsidRPr="00B1257A">
        <w:rPr>
          <w:rFonts w:ascii="Corbel" w:hAnsi="Corbel"/>
          <w:b/>
          <w:sz w:val="22"/>
          <w:szCs w:val="22"/>
          <w:lang w:val="nl-NL"/>
        </w:rPr>
        <w:t>Dit schema is leidend voor het testscenario voor VISI compatibele software.</w:t>
      </w:r>
    </w:p>
    <w:p w14:paraId="09FC058B" w14:textId="77777777" w:rsidR="007822E5" w:rsidRPr="00B1257A" w:rsidRDefault="007822E5" w:rsidP="00F267BF">
      <w:pPr>
        <w:pStyle w:val="Tekstzonderopmaak"/>
        <w:widowControl w:val="0"/>
        <w:rPr>
          <w:rFonts w:ascii="Corbel" w:hAnsi="Corbel"/>
          <w:sz w:val="22"/>
          <w:szCs w:val="22"/>
          <w:highlight w:val="yellow"/>
          <w:lang w:val="nl-NL"/>
        </w:rPr>
      </w:pPr>
    </w:p>
    <w:p w14:paraId="09FC058C" w14:textId="77777777" w:rsidR="00147812" w:rsidRPr="00B1257A" w:rsidRDefault="00147812" w:rsidP="00F267BF">
      <w:pPr>
        <w:pStyle w:val="Tekstzonderopmaak"/>
        <w:widowControl w:val="0"/>
        <w:rPr>
          <w:rFonts w:ascii="Corbel" w:hAnsi="Corbel"/>
          <w:sz w:val="22"/>
          <w:szCs w:val="22"/>
          <w:lang w:val="nl-NL"/>
        </w:rPr>
      </w:pPr>
    </w:p>
    <w:p w14:paraId="09FC058D" w14:textId="77777777" w:rsidR="00147812" w:rsidRPr="00B1257A" w:rsidRDefault="00147812" w:rsidP="00F267BF">
      <w:pPr>
        <w:widowControl w:val="0"/>
        <w:rPr>
          <w:rFonts w:ascii="Corbel" w:hAnsi="Corbel"/>
        </w:rPr>
      </w:pPr>
    </w:p>
    <w:p w14:paraId="09FC058E" w14:textId="77777777" w:rsidR="009D3CAB" w:rsidRPr="00B1257A" w:rsidRDefault="009D3CAB" w:rsidP="00F267BF">
      <w:pPr>
        <w:widowControl w:val="0"/>
        <w:rPr>
          <w:rFonts w:ascii="Corbel" w:hAnsi="Corbel"/>
          <w:i/>
        </w:rPr>
        <w:sectPr w:rsidR="009D3CAB" w:rsidRPr="00B1257A" w:rsidSect="00CE6EA4">
          <w:headerReference w:type="default" r:id="rId24"/>
          <w:pgSz w:w="11906" w:h="16838"/>
          <w:pgMar w:top="1702" w:right="1133" w:bottom="1418" w:left="1701" w:header="709" w:footer="709" w:gutter="0"/>
          <w:cols w:space="708"/>
          <w:docGrid w:linePitch="360"/>
        </w:sectPr>
      </w:pPr>
    </w:p>
    <w:p w14:paraId="09FC058F" w14:textId="77777777" w:rsidR="00832F24" w:rsidRPr="00B1257A" w:rsidRDefault="00806E2E" w:rsidP="00F267BF">
      <w:pPr>
        <w:widowControl w:val="0"/>
        <w:rPr>
          <w:rFonts w:ascii="Corbel" w:hAnsi="Corbel"/>
        </w:rPr>
      </w:pPr>
      <w:r w:rsidRPr="00B1257A">
        <w:rPr>
          <w:rFonts w:ascii="Corbel" w:hAnsi="Corbel"/>
          <w:noProof/>
        </w:rPr>
        <w:lastRenderedPageBreak/>
        <w:drawing>
          <wp:inline distT="0" distB="0" distL="0" distR="0" wp14:anchorId="09FC05C1" wp14:editId="09FC05C2">
            <wp:extent cx="8722360" cy="55899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22360" cy="5589905"/>
                    </a:xfrm>
                    <a:prstGeom prst="rect">
                      <a:avLst/>
                    </a:prstGeom>
                    <a:noFill/>
                    <a:ln>
                      <a:noFill/>
                    </a:ln>
                  </pic:spPr>
                </pic:pic>
              </a:graphicData>
            </a:graphic>
          </wp:inline>
        </w:drawing>
      </w:r>
    </w:p>
    <w:p w14:paraId="09FC0590" w14:textId="77777777" w:rsidR="009D3CAB" w:rsidRPr="00B1257A" w:rsidRDefault="009D3CAB" w:rsidP="00F267BF">
      <w:pPr>
        <w:pStyle w:val="Kop1"/>
        <w:keepNext w:val="0"/>
        <w:widowControl w:val="0"/>
        <w:numPr>
          <w:numberingChange w:id="1061" w:author="" w:date="2011-08-04T14:39:00Z" w:original="%1:1:0:."/>
        </w:numPr>
        <w:rPr>
          <w:rFonts w:ascii="Corbel" w:hAnsi="Corbel"/>
        </w:rPr>
        <w:sectPr w:rsidR="009D3CAB" w:rsidRPr="00B1257A" w:rsidSect="009D3CAB">
          <w:pgSz w:w="16838" w:h="11906" w:orient="landscape"/>
          <w:pgMar w:top="1701" w:right="1701" w:bottom="1418" w:left="1418" w:header="709" w:footer="709" w:gutter="0"/>
          <w:cols w:space="708"/>
          <w:docGrid w:linePitch="360"/>
        </w:sectPr>
      </w:pPr>
    </w:p>
    <w:p w14:paraId="09FC0591" w14:textId="77777777" w:rsidR="00C11CE0" w:rsidRPr="00B1257A" w:rsidRDefault="00D167C7" w:rsidP="00F267BF">
      <w:pPr>
        <w:pStyle w:val="Kop1"/>
        <w:keepNext w:val="0"/>
        <w:widowControl w:val="0"/>
        <w:rPr>
          <w:rFonts w:ascii="Corbel" w:hAnsi="Corbel"/>
        </w:rPr>
      </w:pPr>
      <w:bookmarkStart w:id="1062" w:name="_Toc466304172"/>
      <w:bookmarkStart w:id="1063" w:name="_Toc4570887"/>
      <w:r w:rsidRPr="00B1257A">
        <w:rPr>
          <w:rFonts w:ascii="Corbel" w:hAnsi="Corbel"/>
        </w:rPr>
        <w:lastRenderedPageBreak/>
        <w:t>5</w:t>
      </w:r>
      <w:r w:rsidRPr="00B1257A">
        <w:rPr>
          <w:rFonts w:ascii="Corbel" w:hAnsi="Corbel"/>
        </w:rPr>
        <w:tab/>
        <w:t>V</w:t>
      </w:r>
      <w:r w:rsidR="00AF00A0" w:rsidRPr="00B1257A">
        <w:rPr>
          <w:rFonts w:ascii="Corbel" w:hAnsi="Corbel"/>
        </w:rPr>
        <w:t>ISI-keurmerk</w:t>
      </w:r>
      <w:bookmarkEnd w:id="1062"/>
      <w:bookmarkEnd w:id="1063"/>
    </w:p>
    <w:p w14:paraId="09FC0592" w14:textId="77777777" w:rsidR="00C11CE0" w:rsidRPr="00B1257A" w:rsidRDefault="00C11CE0" w:rsidP="00F267BF">
      <w:pPr>
        <w:widowControl w:val="0"/>
        <w:rPr>
          <w:rFonts w:ascii="Corbel" w:hAnsi="Corbel"/>
          <w:sz w:val="22"/>
          <w:szCs w:val="22"/>
        </w:rPr>
      </w:pPr>
    </w:p>
    <w:p w14:paraId="09FC0593" w14:textId="77777777" w:rsidR="00C675B7" w:rsidRPr="00B1257A" w:rsidRDefault="00C675B7" w:rsidP="00F267BF">
      <w:pPr>
        <w:widowControl w:val="0"/>
        <w:rPr>
          <w:rFonts w:ascii="Corbel" w:hAnsi="Corbel"/>
          <w:sz w:val="22"/>
          <w:szCs w:val="22"/>
        </w:rPr>
      </w:pPr>
      <w:r w:rsidRPr="00B1257A">
        <w:rPr>
          <w:rFonts w:ascii="Corbel" w:hAnsi="Corbel"/>
          <w:sz w:val="22"/>
          <w:szCs w:val="22"/>
        </w:rPr>
        <w:t xml:space="preserve">Om te borgen dat een bepaalde versie van de systematiek op de juiste wijze is geïmplementeerd, </w:t>
      </w:r>
      <w:r w:rsidR="00B87336" w:rsidRPr="00B1257A">
        <w:rPr>
          <w:rFonts w:ascii="Corbel" w:hAnsi="Corbel"/>
          <w:sz w:val="22"/>
          <w:szCs w:val="22"/>
        </w:rPr>
        <w:t>kan CROW het VISI-keurmerk verstrekken</w:t>
      </w:r>
      <w:r w:rsidRPr="00B1257A">
        <w:rPr>
          <w:rFonts w:ascii="Corbel" w:hAnsi="Corbel"/>
          <w:sz w:val="22"/>
          <w:szCs w:val="22"/>
        </w:rPr>
        <w:t xml:space="preserve"> aan software die </w:t>
      </w:r>
      <w:bookmarkStart w:id="1064" w:name="OLE_LINK1"/>
      <w:r w:rsidRPr="00B1257A">
        <w:rPr>
          <w:rFonts w:ascii="Corbel" w:hAnsi="Corbel"/>
          <w:sz w:val="22"/>
          <w:szCs w:val="22"/>
        </w:rPr>
        <w:t>voldoet aan de eisen en richtlijnen die van</w:t>
      </w:r>
      <w:r w:rsidR="00672788" w:rsidRPr="00B1257A">
        <w:rPr>
          <w:rFonts w:ascii="Corbel" w:hAnsi="Corbel"/>
          <w:sz w:val="22"/>
          <w:szCs w:val="22"/>
        </w:rPr>
        <w:softHyphen/>
      </w:r>
      <w:r w:rsidRPr="00B1257A">
        <w:rPr>
          <w:rFonts w:ascii="Corbel" w:hAnsi="Corbel"/>
          <w:sz w:val="22"/>
          <w:szCs w:val="22"/>
        </w:rPr>
        <w:t xml:space="preserve">uit de VISI-standaard zijn gesteld. De keuring zelf wordt namens CROW door een onafhankelijk </w:t>
      </w:r>
      <w:r w:rsidR="00455070" w:rsidRPr="00B1257A">
        <w:rPr>
          <w:rFonts w:ascii="Corbel" w:hAnsi="Corbel"/>
          <w:sz w:val="22"/>
          <w:szCs w:val="22"/>
        </w:rPr>
        <w:t>keuringsinstituut</w:t>
      </w:r>
      <w:r w:rsidRPr="00B1257A">
        <w:rPr>
          <w:rFonts w:ascii="Corbel" w:hAnsi="Corbel"/>
          <w:sz w:val="22"/>
          <w:szCs w:val="22"/>
        </w:rPr>
        <w:t xml:space="preserve"> uitgevoerd.</w:t>
      </w:r>
      <w:bookmarkEnd w:id="1064"/>
      <w:r w:rsidRPr="00B1257A">
        <w:rPr>
          <w:rFonts w:ascii="Corbel" w:hAnsi="Corbel"/>
          <w:sz w:val="22"/>
          <w:szCs w:val="22"/>
        </w:rPr>
        <w:t xml:space="preserve"> </w:t>
      </w:r>
    </w:p>
    <w:p w14:paraId="09FC0594" w14:textId="77777777" w:rsidR="004E32BA" w:rsidRPr="00B1257A" w:rsidRDefault="004E32BA" w:rsidP="00F267BF">
      <w:pPr>
        <w:widowControl w:val="0"/>
        <w:rPr>
          <w:rFonts w:ascii="Corbel" w:hAnsi="Corbel"/>
          <w:sz w:val="22"/>
          <w:szCs w:val="22"/>
        </w:rPr>
      </w:pPr>
    </w:p>
    <w:p w14:paraId="09FC0595" w14:textId="77777777" w:rsidR="004E32BA" w:rsidRPr="00B1257A" w:rsidRDefault="004E32BA" w:rsidP="00F267BF">
      <w:pPr>
        <w:widowControl w:val="0"/>
        <w:rPr>
          <w:rFonts w:ascii="Corbel" w:hAnsi="Corbel"/>
          <w:sz w:val="22"/>
          <w:szCs w:val="22"/>
        </w:rPr>
      </w:pPr>
      <w:r w:rsidRPr="00B1257A">
        <w:rPr>
          <w:rFonts w:ascii="Corbel" w:hAnsi="Corbel"/>
          <w:sz w:val="22"/>
          <w:szCs w:val="22"/>
        </w:rPr>
        <w:t>Het VISI-keurmerk waarborgt dat het getoetste softwareproduct met positief resultaat is getest op de eigenschap VISI-compatibiliteit. Het VISI-keurmerk verwijst naar het versienummer van de VISI-standaard waarop het van toepassing is, en naar het versienummer van de desbetreffende software. Het is de verantwoordelijkheid van de softwareleverancier dat hij een actueel VISI-keurmerk in zijn bezit heeft.</w:t>
      </w:r>
    </w:p>
    <w:p w14:paraId="09FC0596" w14:textId="77777777" w:rsidR="000374E1" w:rsidRPr="00B1257A" w:rsidRDefault="000374E1" w:rsidP="00F267BF">
      <w:pPr>
        <w:widowControl w:val="0"/>
        <w:rPr>
          <w:rFonts w:ascii="Corbel" w:hAnsi="Corbel"/>
          <w:sz w:val="22"/>
          <w:szCs w:val="22"/>
        </w:rPr>
      </w:pPr>
    </w:p>
    <w:p w14:paraId="09FC0597" w14:textId="77777777" w:rsidR="000374E1" w:rsidRPr="00B1257A" w:rsidRDefault="000374E1" w:rsidP="00F267BF">
      <w:pPr>
        <w:widowControl w:val="0"/>
        <w:rPr>
          <w:rFonts w:ascii="Corbel" w:hAnsi="Corbel"/>
          <w:sz w:val="22"/>
          <w:szCs w:val="22"/>
        </w:rPr>
      </w:pPr>
      <w:r w:rsidRPr="00B1257A">
        <w:rPr>
          <w:rFonts w:ascii="Corbel" w:hAnsi="Corbel"/>
          <w:sz w:val="22"/>
          <w:szCs w:val="22"/>
        </w:rPr>
        <w:t>Het ver</w:t>
      </w:r>
      <w:r w:rsidR="004E32BA" w:rsidRPr="00B1257A">
        <w:rPr>
          <w:rFonts w:ascii="Corbel" w:hAnsi="Corbel"/>
          <w:sz w:val="22"/>
          <w:szCs w:val="22"/>
        </w:rPr>
        <w:t>lenen</w:t>
      </w:r>
      <w:r w:rsidRPr="00B1257A">
        <w:rPr>
          <w:rFonts w:ascii="Corbel" w:hAnsi="Corbel"/>
          <w:sz w:val="22"/>
          <w:szCs w:val="22"/>
        </w:rPr>
        <w:t xml:space="preserve"> van het VISI-keurmerk geschiedt volgens een vastgestelde procedure, die hier beknopt wordt beschreven. De volledige procedure, het model van de </w:t>
      </w:r>
      <w:r w:rsidRPr="00B1257A">
        <w:rPr>
          <w:rFonts w:ascii="Corbel" w:hAnsi="Corbel"/>
          <w:i/>
          <w:sz w:val="22"/>
          <w:szCs w:val="22"/>
        </w:rPr>
        <w:t>‘Keurmerkovereenkomst voor software werkend volgens de VISI-systematiek’</w:t>
      </w:r>
      <w:r w:rsidRPr="00B1257A">
        <w:rPr>
          <w:rFonts w:ascii="Corbel" w:hAnsi="Corbel"/>
          <w:sz w:val="22"/>
          <w:szCs w:val="22"/>
        </w:rPr>
        <w:t xml:space="preserve"> alsmede de eisen en richtlijnen waaraan het softwareproduct dient te voldoen om het VISI-keurmerk te verkrijgen, zijn vrij te downloaden van de VISI-website (</w:t>
      </w:r>
      <w:hyperlink r:id="rId26" w:history="1">
        <w:r w:rsidRPr="00B1257A">
          <w:rPr>
            <w:rStyle w:val="Hyperlink"/>
            <w:rFonts w:ascii="Corbel" w:hAnsi="Corbel"/>
            <w:sz w:val="22"/>
            <w:szCs w:val="22"/>
          </w:rPr>
          <w:t>www.crow.nl/visi</w:t>
        </w:r>
      </w:hyperlink>
      <w:r w:rsidRPr="00B1257A">
        <w:rPr>
          <w:rFonts w:ascii="Corbel" w:hAnsi="Corbel"/>
          <w:sz w:val="22"/>
          <w:szCs w:val="22"/>
        </w:rPr>
        <w:t>).</w:t>
      </w:r>
    </w:p>
    <w:p w14:paraId="09FC0598" w14:textId="77777777" w:rsidR="00C675B7" w:rsidRPr="00B1257A" w:rsidRDefault="00C675B7" w:rsidP="00F267BF">
      <w:pPr>
        <w:widowControl w:val="0"/>
        <w:rPr>
          <w:rFonts w:ascii="Corbel" w:hAnsi="Corbel"/>
          <w:sz w:val="22"/>
          <w:szCs w:val="22"/>
        </w:rPr>
      </w:pPr>
    </w:p>
    <w:p w14:paraId="09FC0599" w14:textId="77777777" w:rsidR="000374E1" w:rsidRPr="00B1257A" w:rsidRDefault="00B06E37" w:rsidP="00F267BF">
      <w:pPr>
        <w:widowControl w:val="0"/>
        <w:rPr>
          <w:rFonts w:ascii="Corbel" w:hAnsi="Corbel"/>
          <w:sz w:val="22"/>
          <w:szCs w:val="22"/>
        </w:rPr>
      </w:pPr>
      <w:r w:rsidRPr="00B1257A">
        <w:rPr>
          <w:rFonts w:ascii="Corbel" w:hAnsi="Corbel"/>
          <w:sz w:val="22"/>
          <w:szCs w:val="22"/>
        </w:rPr>
        <w:t xml:space="preserve">De leverancier die het VISI-keurmerk wil verkrijgen, dient hiertoe schriftelijk een verzoek in bij CROW via het aanvraagformulier op de VISI-website. Hierdoor kunnen alle aanvragers op een eenduidige wijze de aanvraag indienen. Met het aanvraagformulier geeft de leverancier onder meer aan om welk softwareproduct en welke versie daarvan het gaat, dat hij heeft kennisgenomen van de eisen en richtlijnen dat hij akkoord is met de procedure en dat hij akkoord is met de inhoud van de VISI-Keurmerkovereenkomst. Het ondertekenen van de keurmerkovereenkomst zelf en het uitreiken van het certificaat geschiedt nadat de toets met goed gevolg is uitgevoerd en de procedure juist is doorlopen. </w:t>
      </w:r>
    </w:p>
    <w:p w14:paraId="09FC059A" w14:textId="77777777" w:rsidR="000374E1" w:rsidRPr="00B1257A" w:rsidRDefault="000374E1" w:rsidP="00F267BF">
      <w:pPr>
        <w:widowControl w:val="0"/>
        <w:rPr>
          <w:rFonts w:ascii="Corbel" w:hAnsi="Corbel"/>
          <w:sz w:val="22"/>
          <w:szCs w:val="22"/>
        </w:rPr>
      </w:pPr>
    </w:p>
    <w:p w14:paraId="09FC059B" w14:textId="77777777" w:rsidR="00D30EE0" w:rsidRPr="00B1257A" w:rsidRDefault="00B06E37" w:rsidP="00F267BF">
      <w:pPr>
        <w:widowControl w:val="0"/>
        <w:rPr>
          <w:rFonts w:ascii="Corbel" w:hAnsi="Corbel"/>
          <w:sz w:val="22"/>
          <w:szCs w:val="22"/>
        </w:rPr>
      </w:pPr>
      <w:r w:rsidRPr="00B1257A">
        <w:rPr>
          <w:rFonts w:ascii="Corbel" w:hAnsi="Corbel"/>
          <w:sz w:val="22"/>
          <w:szCs w:val="22"/>
        </w:rPr>
        <w:t xml:space="preserve">De toets zelf wordt namens CROW uitgevoerd door een onafhankelijke de toetsende instantie (op dit moment is dat TNO). De datum waarop de toets wordt uitgevoerd, wordt in onderling overleg </w:t>
      </w:r>
      <w:r w:rsidR="004E32BA" w:rsidRPr="00B1257A">
        <w:rPr>
          <w:rFonts w:ascii="Corbel" w:hAnsi="Corbel"/>
          <w:sz w:val="22"/>
          <w:szCs w:val="22"/>
        </w:rPr>
        <w:t xml:space="preserve">met de softwareleverancier </w:t>
      </w:r>
      <w:r w:rsidRPr="00B1257A">
        <w:rPr>
          <w:rFonts w:ascii="Corbel" w:hAnsi="Corbel"/>
          <w:sz w:val="22"/>
          <w:szCs w:val="22"/>
        </w:rPr>
        <w:t>vastgesteld. De leverancier stelt dan alle benodigde hard en software beschikbaar.</w:t>
      </w:r>
      <w:r w:rsidR="00B87336" w:rsidRPr="00B1257A">
        <w:rPr>
          <w:rFonts w:ascii="Corbel" w:hAnsi="Corbel"/>
          <w:sz w:val="22"/>
          <w:szCs w:val="22"/>
        </w:rPr>
        <w:t xml:space="preserve"> </w:t>
      </w:r>
      <w:r w:rsidRPr="00B1257A">
        <w:rPr>
          <w:rFonts w:ascii="Corbel" w:hAnsi="Corbel"/>
          <w:sz w:val="22"/>
          <w:szCs w:val="22"/>
        </w:rPr>
        <w:t xml:space="preserve">Indien </w:t>
      </w:r>
      <w:r w:rsidR="00D30EE0" w:rsidRPr="00B1257A">
        <w:rPr>
          <w:rFonts w:ascii="Corbel" w:hAnsi="Corbel"/>
          <w:sz w:val="22"/>
          <w:szCs w:val="22"/>
        </w:rPr>
        <w:t xml:space="preserve">de toetsende instantie </w:t>
      </w:r>
      <w:r w:rsidRPr="00B1257A">
        <w:rPr>
          <w:rFonts w:ascii="Corbel" w:hAnsi="Corbel"/>
          <w:sz w:val="22"/>
          <w:szCs w:val="22"/>
        </w:rPr>
        <w:t>tekortkomingen constateert die van zodanige aard zijn dat dit niet zal leiden tot een VISI-keurmerk, en indien deze tekortkomingen niet direct worden opgelost overeen</w:t>
      </w:r>
      <w:r w:rsidR="00672788" w:rsidRPr="00B1257A">
        <w:rPr>
          <w:rFonts w:ascii="Corbel" w:hAnsi="Corbel"/>
          <w:sz w:val="22"/>
          <w:szCs w:val="22"/>
        </w:rPr>
        <w:softHyphen/>
      </w:r>
      <w:r w:rsidRPr="00B1257A">
        <w:rPr>
          <w:rFonts w:ascii="Corbel" w:hAnsi="Corbel"/>
          <w:sz w:val="22"/>
          <w:szCs w:val="22"/>
        </w:rPr>
        <w:t xml:space="preserve">komstig de eisen die aan het VISI-keurmerk zijn gesteld, dan </w:t>
      </w:r>
      <w:r w:rsidR="00D30EE0" w:rsidRPr="00B1257A">
        <w:rPr>
          <w:rFonts w:ascii="Corbel" w:hAnsi="Corbel"/>
          <w:sz w:val="22"/>
          <w:szCs w:val="22"/>
        </w:rPr>
        <w:t>wordt de toets</w:t>
      </w:r>
      <w:r w:rsidRPr="00B1257A">
        <w:rPr>
          <w:rFonts w:ascii="Corbel" w:hAnsi="Corbel"/>
          <w:sz w:val="22"/>
          <w:szCs w:val="22"/>
        </w:rPr>
        <w:t xml:space="preserve"> af</w:t>
      </w:r>
      <w:r w:rsidR="00D30EE0" w:rsidRPr="00B1257A">
        <w:rPr>
          <w:rFonts w:ascii="Corbel" w:hAnsi="Corbel"/>
          <w:sz w:val="22"/>
          <w:szCs w:val="22"/>
        </w:rPr>
        <w:t xml:space="preserve">gebroken en wordt geen keurmerk verleend. </w:t>
      </w:r>
      <w:r w:rsidRPr="00B1257A">
        <w:rPr>
          <w:rFonts w:ascii="Corbel" w:hAnsi="Corbel"/>
          <w:sz w:val="22"/>
          <w:szCs w:val="22"/>
        </w:rPr>
        <w:t xml:space="preserve">Wanneer de leverancier het VISI keurmerk alsnog wil verkrijgen, zal </w:t>
      </w:r>
      <w:r w:rsidR="00D30EE0" w:rsidRPr="00B1257A">
        <w:rPr>
          <w:rFonts w:ascii="Corbel" w:hAnsi="Corbel"/>
          <w:sz w:val="22"/>
          <w:szCs w:val="22"/>
        </w:rPr>
        <w:t xml:space="preserve">hij </w:t>
      </w:r>
      <w:r w:rsidRPr="00B1257A">
        <w:rPr>
          <w:rFonts w:ascii="Corbel" w:hAnsi="Corbel"/>
          <w:sz w:val="22"/>
          <w:szCs w:val="22"/>
        </w:rPr>
        <w:t>een nieuwe aanvraag moeten doen en zal de hele procedure opnieuw moeten worden doorlopen.</w:t>
      </w:r>
    </w:p>
    <w:p w14:paraId="09FC059C" w14:textId="77777777" w:rsidR="00D30EE0" w:rsidRPr="00B1257A" w:rsidRDefault="00D30EE0" w:rsidP="00F267BF">
      <w:pPr>
        <w:widowControl w:val="0"/>
        <w:rPr>
          <w:rFonts w:ascii="Corbel" w:hAnsi="Corbel"/>
          <w:sz w:val="22"/>
          <w:szCs w:val="22"/>
        </w:rPr>
      </w:pPr>
    </w:p>
    <w:p w14:paraId="09FC059D" w14:textId="77777777" w:rsidR="00D30EE0" w:rsidRPr="00B1257A" w:rsidRDefault="00B06E37" w:rsidP="00F267BF">
      <w:pPr>
        <w:widowControl w:val="0"/>
        <w:rPr>
          <w:rFonts w:ascii="Corbel" w:hAnsi="Corbel"/>
          <w:sz w:val="22"/>
          <w:szCs w:val="22"/>
        </w:rPr>
      </w:pPr>
      <w:r w:rsidRPr="00B1257A">
        <w:rPr>
          <w:rFonts w:ascii="Corbel" w:hAnsi="Corbel"/>
          <w:sz w:val="22"/>
          <w:szCs w:val="22"/>
        </w:rPr>
        <w:t xml:space="preserve">Voor de verstrekking van het VISI-keurmerk zullen CROW en de leverancier beide de </w:t>
      </w:r>
      <w:r w:rsidRPr="00B1257A">
        <w:rPr>
          <w:rFonts w:ascii="Corbel" w:hAnsi="Corbel"/>
          <w:i/>
          <w:sz w:val="22"/>
          <w:szCs w:val="22"/>
        </w:rPr>
        <w:t>‘Keurmerk</w:t>
      </w:r>
      <w:r w:rsidR="00672788" w:rsidRPr="00B1257A">
        <w:rPr>
          <w:rFonts w:ascii="Corbel" w:hAnsi="Corbel"/>
          <w:i/>
          <w:sz w:val="22"/>
          <w:szCs w:val="22"/>
        </w:rPr>
        <w:softHyphen/>
      </w:r>
      <w:r w:rsidRPr="00B1257A">
        <w:rPr>
          <w:rFonts w:ascii="Corbel" w:hAnsi="Corbel"/>
          <w:i/>
          <w:sz w:val="22"/>
          <w:szCs w:val="22"/>
        </w:rPr>
        <w:t>overeenkomst voor software werkend volgens de VISI-systematiek’</w:t>
      </w:r>
      <w:r w:rsidRPr="00B1257A">
        <w:rPr>
          <w:rFonts w:ascii="Corbel" w:hAnsi="Corbel"/>
          <w:sz w:val="22"/>
          <w:szCs w:val="22"/>
        </w:rPr>
        <w:t xml:space="preserve"> ondertekenen. In de eveneens wederzijds te ondertekenen bijlage A bij de keurmerkovereenkomst wordt vastgelegd welke versie van de VISI-systematiek en welk softwareproduct (met versienummer) het betreft. In bijlage B bij de </w:t>
      </w:r>
      <w:r w:rsidR="008F56BC" w:rsidRPr="00B1257A">
        <w:rPr>
          <w:rFonts w:ascii="Corbel" w:hAnsi="Corbel"/>
          <w:sz w:val="22"/>
          <w:szCs w:val="22"/>
        </w:rPr>
        <w:t>keurmerk</w:t>
      </w:r>
      <w:r w:rsidRPr="00B1257A">
        <w:rPr>
          <w:rFonts w:ascii="Corbel" w:hAnsi="Corbel"/>
          <w:sz w:val="22"/>
          <w:szCs w:val="22"/>
        </w:rPr>
        <w:t xml:space="preserve">overeenkomst is het VISI-teken beschreven. </w:t>
      </w:r>
      <w:r w:rsidR="008F56BC" w:rsidRPr="00B1257A">
        <w:rPr>
          <w:rFonts w:ascii="Corbel" w:hAnsi="Corbel"/>
          <w:sz w:val="22"/>
          <w:szCs w:val="22"/>
        </w:rPr>
        <w:t xml:space="preserve">Bij </w:t>
      </w:r>
      <w:r w:rsidRPr="00B1257A">
        <w:rPr>
          <w:rFonts w:ascii="Corbel" w:hAnsi="Corbel"/>
          <w:sz w:val="22"/>
          <w:szCs w:val="22"/>
        </w:rPr>
        <w:t xml:space="preserve">de Keurmerkovereenkomst ontvangt de leverancier </w:t>
      </w:r>
      <w:smartTag w:uri="urn:schemas-microsoft-com:office:smarttags" w:element="PersonName">
        <w:smartTagPr>
          <w:attr w:name="ProductID" w:val="van CROW"/>
        </w:smartTagPr>
        <w:r w:rsidRPr="00B1257A">
          <w:rPr>
            <w:rFonts w:ascii="Corbel" w:hAnsi="Corbel"/>
            <w:sz w:val="22"/>
            <w:szCs w:val="22"/>
          </w:rPr>
          <w:t>van CROW</w:t>
        </w:r>
      </w:smartTag>
      <w:r w:rsidRPr="00B1257A">
        <w:rPr>
          <w:rFonts w:ascii="Corbel" w:hAnsi="Corbel"/>
          <w:sz w:val="22"/>
          <w:szCs w:val="22"/>
        </w:rPr>
        <w:t xml:space="preserve"> </w:t>
      </w:r>
      <w:r w:rsidR="008F56BC" w:rsidRPr="00B1257A">
        <w:rPr>
          <w:rFonts w:ascii="Corbel" w:hAnsi="Corbel"/>
          <w:sz w:val="22"/>
          <w:szCs w:val="22"/>
        </w:rPr>
        <w:t xml:space="preserve">telkens ook </w:t>
      </w:r>
      <w:r w:rsidRPr="00B1257A">
        <w:rPr>
          <w:rFonts w:ascii="Corbel" w:hAnsi="Corbel"/>
          <w:sz w:val="22"/>
          <w:szCs w:val="22"/>
        </w:rPr>
        <w:t xml:space="preserve">het </w:t>
      </w:r>
      <w:r w:rsidRPr="00B1257A">
        <w:rPr>
          <w:rFonts w:ascii="Corbel" w:hAnsi="Corbel"/>
          <w:i/>
          <w:sz w:val="22"/>
          <w:szCs w:val="22"/>
        </w:rPr>
        <w:t>‘VISI-certificaat’</w:t>
      </w:r>
      <w:r w:rsidR="008F56BC" w:rsidRPr="00B1257A">
        <w:rPr>
          <w:rFonts w:ascii="Corbel" w:hAnsi="Corbel"/>
          <w:sz w:val="22"/>
          <w:szCs w:val="22"/>
        </w:rPr>
        <w:t xml:space="preserve"> voor de laatst geteste versie, </w:t>
      </w:r>
      <w:r w:rsidRPr="00B1257A">
        <w:rPr>
          <w:rFonts w:ascii="Corbel" w:hAnsi="Corbel"/>
          <w:sz w:val="22"/>
          <w:szCs w:val="22"/>
        </w:rPr>
        <w:t>waarmee de leverancier op verzoek van klanten kan aantonen dat CROW het VISI-keurmerk heeft afgegeven voor het betreffende softwareproduct.</w:t>
      </w:r>
    </w:p>
    <w:p w14:paraId="09FC059E" w14:textId="77777777" w:rsidR="00D30EE0" w:rsidRPr="00B1257A" w:rsidRDefault="00D30EE0" w:rsidP="00F267BF">
      <w:pPr>
        <w:widowControl w:val="0"/>
        <w:rPr>
          <w:rFonts w:ascii="Corbel" w:hAnsi="Corbel"/>
          <w:sz w:val="22"/>
          <w:szCs w:val="22"/>
        </w:rPr>
      </w:pPr>
    </w:p>
    <w:p w14:paraId="09FC059F" w14:textId="77777777" w:rsidR="00032222" w:rsidRPr="00B1257A" w:rsidRDefault="00B06E37" w:rsidP="00F267BF">
      <w:pPr>
        <w:widowControl w:val="0"/>
        <w:rPr>
          <w:rFonts w:ascii="Corbel" w:hAnsi="Corbel"/>
          <w:sz w:val="22"/>
          <w:szCs w:val="22"/>
        </w:rPr>
      </w:pPr>
      <w:r w:rsidRPr="00B1257A">
        <w:rPr>
          <w:rFonts w:ascii="Corbel" w:hAnsi="Corbel"/>
          <w:sz w:val="22"/>
          <w:szCs w:val="22"/>
        </w:rPr>
        <w:t>De tijdsbesteding van de leverancier en van TNO is geraamd</w:t>
      </w:r>
      <w:r w:rsidR="000374E1" w:rsidRPr="00B1257A">
        <w:rPr>
          <w:rFonts w:ascii="Corbel" w:hAnsi="Corbel"/>
          <w:sz w:val="22"/>
          <w:szCs w:val="22"/>
        </w:rPr>
        <w:t xml:space="preserve"> op 3 à 4 dagdelen, bij een toets die in één keer wordt afgerond). </w:t>
      </w:r>
      <w:r w:rsidR="00B87336" w:rsidRPr="00B1257A">
        <w:rPr>
          <w:rFonts w:ascii="Corbel" w:hAnsi="Corbel"/>
          <w:sz w:val="22"/>
          <w:szCs w:val="22"/>
        </w:rPr>
        <w:t>De kosten van de keuring zijn voor rekening van de leverancier.</w:t>
      </w:r>
    </w:p>
    <w:p w14:paraId="09FC05A0" w14:textId="77777777" w:rsidR="00032222" w:rsidRPr="00B1257A" w:rsidRDefault="00032222" w:rsidP="00032222">
      <w:pPr>
        <w:pStyle w:val="Kop1"/>
        <w:keepNext w:val="0"/>
        <w:widowControl w:val="0"/>
        <w:rPr>
          <w:rFonts w:ascii="Corbel" w:hAnsi="Corbel"/>
        </w:rPr>
      </w:pPr>
      <w:r w:rsidRPr="00B1257A">
        <w:rPr>
          <w:rFonts w:ascii="Corbel" w:hAnsi="Corbel"/>
          <w:sz w:val="22"/>
          <w:szCs w:val="22"/>
        </w:rPr>
        <w:br w:type="page"/>
      </w:r>
      <w:bookmarkStart w:id="1065" w:name="_Toc466304173"/>
      <w:bookmarkStart w:id="1066" w:name="_Toc4570888"/>
      <w:r w:rsidRPr="00B1257A">
        <w:rPr>
          <w:rFonts w:ascii="Corbel" w:hAnsi="Corbel"/>
        </w:rPr>
        <w:lastRenderedPageBreak/>
        <w:t>Bijlagen</w:t>
      </w:r>
      <w:r w:rsidR="00BF13E2" w:rsidRPr="00B1257A">
        <w:rPr>
          <w:rFonts w:ascii="Corbel" w:hAnsi="Corbel"/>
        </w:rPr>
        <w:t xml:space="preserve"> (overzicht)</w:t>
      </w:r>
      <w:bookmarkEnd w:id="1065"/>
      <w:bookmarkEnd w:id="1066"/>
    </w:p>
    <w:p w14:paraId="09FC05A1" w14:textId="77777777" w:rsidR="00032222" w:rsidRPr="00B1257A" w:rsidRDefault="00032222" w:rsidP="00032222">
      <w:pPr>
        <w:pStyle w:val="Tekstzonderopmaak"/>
        <w:widowControl w:val="0"/>
        <w:rPr>
          <w:rFonts w:ascii="Corbel" w:hAnsi="Corbel"/>
          <w:sz w:val="22"/>
          <w:szCs w:val="22"/>
          <w:lang w:val="nl-NL"/>
        </w:rPr>
      </w:pPr>
    </w:p>
    <w:p w14:paraId="09FC05A2" w14:textId="77777777" w:rsidR="00334B31" w:rsidRPr="00B1257A" w:rsidRDefault="00334B31" w:rsidP="00032222">
      <w:pPr>
        <w:pStyle w:val="Tekstzonderopmaak"/>
        <w:widowControl w:val="0"/>
        <w:rPr>
          <w:rFonts w:ascii="Corbel" w:hAnsi="Corbel"/>
          <w:sz w:val="22"/>
          <w:szCs w:val="22"/>
          <w:lang w:val="nl-NL"/>
        </w:rPr>
      </w:pPr>
      <w:r w:rsidRPr="00B1257A">
        <w:rPr>
          <w:rFonts w:ascii="Corbel" w:hAnsi="Corbel"/>
          <w:sz w:val="22"/>
          <w:szCs w:val="22"/>
          <w:lang w:val="nl-NL"/>
        </w:rPr>
        <w:t>Hieronder wordt een overzicht gegeven van alle bijlagen die integraal onderdeel zijn van deze Leidraad. Elke bijlage is in een apart document vastgelegd.</w:t>
      </w:r>
      <w:r w:rsidR="00B87336" w:rsidRPr="00B1257A">
        <w:rPr>
          <w:rFonts w:ascii="Corbel" w:hAnsi="Corbel"/>
          <w:sz w:val="22"/>
          <w:szCs w:val="22"/>
          <w:lang w:val="nl-NL"/>
        </w:rPr>
        <w:t xml:space="preserve"> Met de letter </w:t>
      </w:r>
      <w:proofErr w:type="spellStart"/>
      <w:r w:rsidR="00B87336" w:rsidRPr="00B1257A">
        <w:rPr>
          <w:rFonts w:ascii="Corbel" w:hAnsi="Corbel"/>
          <w:sz w:val="22"/>
          <w:szCs w:val="22"/>
          <w:lang w:val="nl-NL"/>
        </w:rPr>
        <w:t>‘N</w:t>
      </w:r>
      <w:proofErr w:type="spellEnd"/>
      <w:r w:rsidR="00B87336" w:rsidRPr="00B1257A">
        <w:rPr>
          <w:rFonts w:ascii="Corbel" w:hAnsi="Corbel"/>
          <w:sz w:val="22"/>
          <w:szCs w:val="22"/>
          <w:lang w:val="nl-NL"/>
        </w:rPr>
        <w:t xml:space="preserve">’ of ‘I’ wordt aangeduid welke </w:t>
      </w:r>
      <w:r w:rsidR="00B87336" w:rsidRPr="00B1257A">
        <w:rPr>
          <w:rFonts w:ascii="Corbel" w:hAnsi="Corbel"/>
          <w:i/>
          <w:sz w:val="22"/>
          <w:szCs w:val="22"/>
          <w:lang w:val="nl-NL"/>
        </w:rPr>
        <w:t>‘Normatief’</w:t>
      </w:r>
      <w:r w:rsidR="00B87336" w:rsidRPr="00B1257A">
        <w:rPr>
          <w:rFonts w:ascii="Corbel" w:hAnsi="Corbel"/>
          <w:sz w:val="22"/>
          <w:szCs w:val="22"/>
          <w:lang w:val="nl-NL"/>
        </w:rPr>
        <w:t xml:space="preserve"> respectievelijk </w:t>
      </w:r>
      <w:r w:rsidR="00B87336" w:rsidRPr="00B1257A">
        <w:rPr>
          <w:rFonts w:ascii="Corbel" w:hAnsi="Corbel"/>
          <w:i/>
          <w:sz w:val="22"/>
          <w:szCs w:val="22"/>
          <w:lang w:val="nl-NL"/>
        </w:rPr>
        <w:t>‘Informatief’</w:t>
      </w:r>
      <w:r w:rsidR="00B87336" w:rsidRPr="00B1257A">
        <w:rPr>
          <w:rFonts w:ascii="Corbel" w:hAnsi="Corbel"/>
          <w:sz w:val="22"/>
          <w:szCs w:val="22"/>
          <w:lang w:val="nl-NL"/>
        </w:rPr>
        <w:t xml:space="preserve"> zijn.</w:t>
      </w:r>
      <w:r w:rsidR="00B87336" w:rsidRPr="00B1257A">
        <w:rPr>
          <w:rFonts w:ascii="Corbel" w:hAnsi="Corbel"/>
          <w:sz w:val="22"/>
          <w:szCs w:val="22"/>
          <w:lang w:val="nl-NL"/>
        </w:rPr>
        <w:br/>
      </w:r>
    </w:p>
    <w:p w14:paraId="09FC05A3" w14:textId="77777777" w:rsidR="00C07760" w:rsidRPr="00B1257A" w:rsidRDefault="00C07760" w:rsidP="00F267BF">
      <w:pPr>
        <w:widowControl w:val="0"/>
        <w:rPr>
          <w:rFonts w:ascii="Corbel" w:hAnsi="Corbel"/>
          <w:sz w:val="22"/>
          <w:szCs w:val="22"/>
        </w:rPr>
      </w:pPr>
    </w:p>
    <w:p w14:paraId="09FC05A4"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1</w:t>
      </w:r>
      <w:r w:rsidRPr="00B1257A">
        <w:rPr>
          <w:rFonts w:ascii="Corbel" w:hAnsi="Corbel"/>
          <w:sz w:val="22"/>
          <w:szCs w:val="22"/>
          <w:lang w:val="nl-NL"/>
        </w:rPr>
        <w:tab/>
        <w:t>(N)</w:t>
      </w:r>
      <w:r w:rsidRPr="00B1257A">
        <w:rPr>
          <w:rFonts w:ascii="Corbel" w:hAnsi="Corbel"/>
          <w:sz w:val="22"/>
          <w:szCs w:val="22"/>
          <w:lang w:val="nl-NL"/>
        </w:rPr>
        <w:tab/>
        <w:t>Doelstellingen, Grondbeginselen en Begrippenkader van VISI.</w:t>
      </w:r>
      <w:r w:rsidRPr="00B1257A">
        <w:rPr>
          <w:rFonts w:ascii="Corbel" w:hAnsi="Corbel"/>
          <w:sz w:val="22"/>
          <w:szCs w:val="22"/>
          <w:lang w:val="nl-NL"/>
        </w:rPr>
        <w:br/>
      </w:r>
    </w:p>
    <w:p w14:paraId="09FC05A5"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2</w:t>
      </w:r>
      <w:r w:rsidRPr="00B1257A">
        <w:rPr>
          <w:rFonts w:ascii="Corbel" w:hAnsi="Corbel"/>
          <w:sz w:val="22"/>
          <w:szCs w:val="22"/>
          <w:lang w:val="nl-NL"/>
        </w:rPr>
        <w:tab/>
        <w:t>(N)</w:t>
      </w:r>
      <w:r w:rsidRPr="00B1257A">
        <w:rPr>
          <w:rFonts w:ascii="Corbel" w:hAnsi="Corbel"/>
          <w:sz w:val="22"/>
          <w:szCs w:val="22"/>
          <w:lang w:val="nl-NL"/>
        </w:rPr>
        <w:tab/>
        <w:t>VISI-systematiek Deel 1 Raamwerken</w:t>
      </w:r>
      <w:r w:rsidRPr="00B1257A">
        <w:rPr>
          <w:rFonts w:ascii="Corbel" w:hAnsi="Corbel"/>
          <w:sz w:val="22"/>
          <w:szCs w:val="22"/>
          <w:vertAlign w:val="superscript"/>
          <w:lang w:val="nl-NL"/>
        </w:rPr>
        <w:t>2</w:t>
      </w:r>
      <w:r w:rsidRPr="00B1257A">
        <w:rPr>
          <w:rFonts w:ascii="Corbel" w:hAnsi="Corbel"/>
          <w:sz w:val="22"/>
          <w:szCs w:val="22"/>
          <w:lang w:val="nl-NL"/>
        </w:rPr>
        <w:t>.</w:t>
      </w:r>
      <w:r w:rsidRPr="00B1257A">
        <w:rPr>
          <w:rFonts w:ascii="Corbel" w:hAnsi="Corbel"/>
          <w:sz w:val="22"/>
          <w:szCs w:val="22"/>
          <w:lang w:val="nl-NL"/>
        </w:rPr>
        <w:br/>
      </w:r>
    </w:p>
    <w:p w14:paraId="09FC05A6"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3</w:t>
      </w:r>
      <w:r w:rsidRPr="00B1257A">
        <w:rPr>
          <w:rFonts w:ascii="Corbel" w:hAnsi="Corbel"/>
          <w:sz w:val="22"/>
          <w:szCs w:val="22"/>
          <w:lang w:val="nl-NL"/>
        </w:rPr>
        <w:tab/>
        <w:t>(N)</w:t>
      </w:r>
      <w:r w:rsidRPr="00B1257A">
        <w:rPr>
          <w:rFonts w:ascii="Corbel" w:hAnsi="Corbel"/>
          <w:sz w:val="22"/>
          <w:szCs w:val="22"/>
          <w:lang w:val="nl-NL"/>
        </w:rPr>
        <w:tab/>
        <w:t>VISI-systematiek Deel 2 Berichten</w:t>
      </w:r>
      <w:r w:rsidRPr="00B1257A">
        <w:rPr>
          <w:rFonts w:ascii="Corbel" w:hAnsi="Corbel"/>
          <w:sz w:val="22"/>
          <w:szCs w:val="22"/>
          <w:vertAlign w:val="superscript"/>
          <w:lang w:val="nl-NL"/>
        </w:rPr>
        <w:t>2</w:t>
      </w:r>
      <w:r w:rsidRPr="00B1257A">
        <w:rPr>
          <w:rFonts w:ascii="Corbel" w:hAnsi="Corbel"/>
          <w:sz w:val="22"/>
          <w:szCs w:val="22"/>
          <w:lang w:val="nl-NL"/>
        </w:rPr>
        <w:t>.</w:t>
      </w:r>
      <w:r w:rsidRPr="00B1257A">
        <w:rPr>
          <w:rFonts w:ascii="Corbel" w:hAnsi="Corbel"/>
          <w:sz w:val="22"/>
          <w:szCs w:val="22"/>
          <w:lang w:val="nl-NL"/>
        </w:rPr>
        <w:br/>
      </w:r>
    </w:p>
    <w:p w14:paraId="09FC05A7"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4</w:t>
      </w:r>
      <w:r w:rsidRPr="00B1257A">
        <w:rPr>
          <w:rFonts w:ascii="Corbel" w:hAnsi="Corbel"/>
          <w:sz w:val="22"/>
          <w:szCs w:val="22"/>
          <w:lang w:val="nl-NL"/>
        </w:rPr>
        <w:tab/>
        <w:t>(I)</w:t>
      </w:r>
      <w:r w:rsidRPr="00B1257A">
        <w:rPr>
          <w:rFonts w:ascii="Corbel" w:hAnsi="Corbel"/>
          <w:sz w:val="22"/>
          <w:szCs w:val="22"/>
          <w:lang w:val="nl-NL"/>
        </w:rPr>
        <w:tab/>
        <w:t>Uitgewerkt voorbeeld van de implementatie van de VISI-systematiek.</w:t>
      </w:r>
      <w:r w:rsidRPr="00B1257A">
        <w:rPr>
          <w:rFonts w:ascii="Corbel" w:hAnsi="Corbel"/>
          <w:sz w:val="22"/>
          <w:szCs w:val="22"/>
          <w:lang w:val="nl-NL"/>
        </w:rPr>
        <w:br/>
      </w:r>
    </w:p>
    <w:p w14:paraId="09FC05A8"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5</w:t>
      </w:r>
      <w:r w:rsidRPr="00B1257A">
        <w:rPr>
          <w:rFonts w:ascii="Corbel" w:hAnsi="Corbel"/>
          <w:sz w:val="22"/>
          <w:szCs w:val="22"/>
          <w:lang w:val="nl-NL"/>
        </w:rPr>
        <w:tab/>
        <w:t>(I)</w:t>
      </w:r>
      <w:r w:rsidRPr="00B1257A">
        <w:rPr>
          <w:rFonts w:ascii="Corbel" w:hAnsi="Corbel"/>
          <w:sz w:val="22"/>
          <w:szCs w:val="22"/>
          <w:lang w:val="nl-NL"/>
        </w:rPr>
        <w:tab/>
        <w:t>Logboek van wijzigingen en ‘</w:t>
      </w:r>
      <w:proofErr w:type="spellStart"/>
      <w:r w:rsidRPr="00B1257A">
        <w:rPr>
          <w:rFonts w:ascii="Corbel" w:hAnsi="Corbel"/>
          <w:sz w:val="22"/>
          <w:szCs w:val="22"/>
          <w:lang w:val="nl-NL"/>
        </w:rPr>
        <w:t>Frequently</w:t>
      </w:r>
      <w:proofErr w:type="spellEnd"/>
      <w:r w:rsidRPr="00B1257A">
        <w:rPr>
          <w:rFonts w:ascii="Corbel" w:hAnsi="Corbel"/>
          <w:sz w:val="22"/>
          <w:szCs w:val="22"/>
          <w:lang w:val="nl-NL"/>
        </w:rPr>
        <w:t xml:space="preserve"> </w:t>
      </w:r>
      <w:proofErr w:type="spellStart"/>
      <w:r w:rsidRPr="00B1257A">
        <w:rPr>
          <w:rFonts w:ascii="Corbel" w:hAnsi="Corbel"/>
          <w:sz w:val="22"/>
          <w:szCs w:val="22"/>
          <w:lang w:val="nl-NL"/>
        </w:rPr>
        <w:t>Asked</w:t>
      </w:r>
      <w:proofErr w:type="spellEnd"/>
      <w:r w:rsidRPr="00B1257A">
        <w:rPr>
          <w:rFonts w:ascii="Corbel" w:hAnsi="Corbel"/>
          <w:sz w:val="22"/>
          <w:szCs w:val="22"/>
          <w:lang w:val="nl-NL"/>
        </w:rPr>
        <w:t xml:space="preserve"> </w:t>
      </w:r>
      <w:proofErr w:type="spellStart"/>
      <w:r w:rsidRPr="00B1257A">
        <w:rPr>
          <w:rFonts w:ascii="Corbel" w:hAnsi="Corbel"/>
          <w:sz w:val="22"/>
          <w:szCs w:val="22"/>
          <w:lang w:val="nl-NL"/>
        </w:rPr>
        <w:t>Questions</w:t>
      </w:r>
      <w:proofErr w:type="spellEnd"/>
      <w:r w:rsidRPr="00B1257A">
        <w:rPr>
          <w:rFonts w:ascii="Corbel" w:hAnsi="Corbel"/>
          <w:sz w:val="22"/>
          <w:szCs w:val="22"/>
          <w:lang w:val="nl-NL"/>
        </w:rPr>
        <w:t>’ (FAQ’s).</w:t>
      </w:r>
      <w:r w:rsidRPr="00B1257A">
        <w:rPr>
          <w:rFonts w:ascii="Corbel" w:hAnsi="Corbel"/>
          <w:sz w:val="22"/>
          <w:szCs w:val="22"/>
          <w:lang w:val="nl-NL"/>
        </w:rPr>
        <w:br/>
      </w:r>
    </w:p>
    <w:p w14:paraId="09FC05A9"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6</w:t>
      </w:r>
      <w:r w:rsidRPr="00B1257A">
        <w:rPr>
          <w:rFonts w:ascii="Corbel" w:hAnsi="Corbel"/>
          <w:sz w:val="22"/>
          <w:szCs w:val="22"/>
          <w:lang w:val="nl-NL"/>
        </w:rPr>
        <w:tab/>
        <w:t>(N)</w:t>
      </w:r>
      <w:r w:rsidRPr="00B1257A">
        <w:rPr>
          <w:rFonts w:ascii="Corbel" w:hAnsi="Corbel"/>
          <w:sz w:val="22"/>
          <w:szCs w:val="22"/>
          <w:lang w:val="nl-NL"/>
        </w:rPr>
        <w:tab/>
        <w:t>Richtlijn voor ‘</w:t>
      </w:r>
      <w:proofErr w:type="spellStart"/>
      <w:r w:rsidRPr="00B1257A">
        <w:rPr>
          <w:rFonts w:ascii="Corbel" w:hAnsi="Corbel"/>
          <w:sz w:val="22"/>
          <w:szCs w:val="22"/>
          <w:lang w:val="nl-NL"/>
        </w:rPr>
        <w:t>Successor</w:t>
      </w:r>
      <w:proofErr w:type="spellEnd"/>
      <w:r w:rsidRPr="00B1257A">
        <w:rPr>
          <w:rFonts w:ascii="Corbel" w:hAnsi="Corbel"/>
          <w:sz w:val="22"/>
          <w:szCs w:val="22"/>
          <w:lang w:val="nl-NL"/>
        </w:rPr>
        <w:t>’.</w:t>
      </w:r>
      <w:r w:rsidRPr="00B1257A">
        <w:rPr>
          <w:rFonts w:ascii="Corbel" w:hAnsi="Corbel"/>
          <w:sz w:val="22"/>
          <w:szCs w:val="22"/>
          <w:lang w:val="nl-NL"/>
        </w:rPr>
        <w:br/>
      </w:r>
    </w:p>
    <w:p w14:paraId="09FC05AA"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7</w:t>
      </w:r>
      <w:r w:rsidRPr="00B1257A">
        <w:rPr>
          <w:rFonts w:ascii="Corbel" w:hAnsi="Corbel"/>
          <w:sz w:val="22"/>
          <w:szCs w:val="22"/>
          <w:lang w:val="nl-NL"/>
        </w:rPr>
        <w:tab/>
        <w:t>(N)</w:t>
      </w:r>
      <w:r w:rsidRPr="00B1257A">
        <w:rPr>
          <w:rFonts w:ascii="Corbel" w:hAnsi="Corbel"/>
          <w:sz w:val="22"/>
          <w:szCs w:val="22"/>
          <w:lang w:val="nl-NL"/>
        </w:rPr>
        <w:tab/>
        <w:t>Metaraamwerk.</w:t>
      </w:r>
      <w:r w:rsidRPr="00B1257A">
        <w:rPr>
          <w:rFonts w:ascii="Corbel" w:hAnsi="Corbel"/>
          <w:sz w:val="22"/>
          <w:szCs w:val="22"/>
          <w:lang w:val="nl-NL"/>
        </w:rPr>
        <w:br/>
      </w:r>
    </w:p>
    <w:p w14:paraId="09FC05AB"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8</w:t>
      </w:r>
      <w:r w:rsidRPr="00B1257A">
        <w:rPr>
          <w:rFonts w:ascii="Corbel" w:hAnsi="Corbel"/>
          <w:sz w:val="22"/>
          <w:szCs w:val="22"/>
          <w:lang w:val="nl-NL"/>
        </w:rPr>
        <w:tab/>
        <w:t>(N)</w:t>
      </w:r>
      <w:r w:rsidRPr="00B1257A">
        <w:rPr>
          <w:rFonts w:ascii="Corbel" w:hAnsi="Corbel"/>
          <w:sz w:val="22"/>
          <w:szCs w:val="22"/>
          <w:lang w:val="nl-NL"/>
        </w:rPr>
        <w:tab/>
        <w:t>Richtlijn voor VISI-communicatie op basis van SOAP.</w:t>
      </w:r>
      <w:r w:rsidRPr="00B1257A">
        <w:rPr>
          <w:rFonts w:ascii="Corbel" w:hAnsi="Corbel"/>
          <w:sz w:val="22"/>
          <w:szCs w:val="22"/>
          <w:lang w:val="nl-NL"/>
        </w:rPr>
        <w:br/>
      </w:r>
    </w:p>
    <w:p w14:paraId="09FC05AC"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9</w:t>
      </w:r>
      <w:r w:rsidRPr="00B1257A">
        <w:rPr>
          <w:rFonts w:ascii="Corbel" w:hAnsi="Corbel"/>
          <w:sz w:val="22"/>
          <w:szCs w:val="22"/>
          <w:lang w:val="nl-NL"/>
        </w:rPr>
        <w:tab/>
        <w:t>(I)</w:t>
      </w:r>
      <w:r w:rsidRPr="00B1257A">
        <w:rPr>
          <w:rFonts w:ascii="Corbel" w:hAnsi="Corbel"/>
          <w:sz w:val="22"/>
          <w:szCs w:val="22"/>
          <w:lang w:val="nl-NL"/>
        </w:rPr>
        <w:tab/>
        <w:t>Toelichting op de werking van de Promotor.</w:t>
      </w:r>
      <w:r w:rsidRPr="00B1257A">
        <w:rPr>
          <w:rFonts w:ascii="Corbel" w:hAnsi="Corbel"/>
          <w:sz w:val="22"/>
          <w:szCs w:val="22"/>
          <w:lang w:val="nl-NL"/>
        </w:rPr>
        <w:br/>
      </w:r>
    </w:p>
    <w:p w14:paraId="09FC05AD"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10</w:t>
      </w:r>
      <w:r w:rsidRPr="00B1257A">
        <w:rPr>
          <w:rFonts w:ascii="Corbel" w:hAnsi="Corbel"/>
          <w:sz w:val="22"/>
          <w:szCs w:val="22"/>
          <w:lang w:val="nl-NL"/>
        </w:rPr>
        <w:tab/>
        <w:t>(N)</w:t>
      </w:r>
      <w:r w:rsidRPr="00B1257A">
        <w:rPr>
          <w:rFonts w:ascii="Corbel" w:hAnsi="Corbel"/>
          <w:sz w:val="22"/>
          <w:szCs w:val="22"/>
          <w:lang w:val="nl-NL"/>
        </w:rPr>
        <w:tab/>
        <w:t>Aanvullende eisen en richtlijnen.</w:t>
      </w:r>
      <w:r w:rsidRPr="00B1257A">
        <w:rPr>
          <w:rFonts w:ascii="Corbel" w:hAnsi="Corbel"/>
          <w:sz w:val="22"/>
          <w:szCs w:val="22"/>
          <w:lang w:val="nl-NL"/>
        </w:rPr>
        <w:br/>
      </w:r>
    </w:p>
    <w:p w14:paraId="09FC05AE"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11</w:t>
      </w:r>
      <w:r w:rsidRPr="00B1257A">
        <w:rPr>
          <w:rFonts w:ascii="Corbel" w:hAnsi="Corbel"/>
          <w:sz w:val="22"/>
          <w:szCs w:val="22"/>
          <w:lang w:val="nl-NL"/>
        </w:rPr>
        <w:tab/>
        <w:t>(N)</w:t>
      </w:r>
      <w:r w:rsidRPr="00B1257A">
        <w:rPr>
          <w:rFonts w:ascii="Corbel" w:hAnsi="Corbel"/>
          <w:sz w:val="22"/>
          <w:szCs w:val="22"/>
          <w:lang w:val="nl-NL"/>
        </w:rPr>
        <w:tab/>
        <w:t>Richtlijn voor het archiveren van VISI-projecten.</w:t>
      </w:r>
      <w:r w:rsidRPr="00B1257A">
        <w:rPr>
          <w:rFonts w:ascii="Corbel" w:hAnsi="Corbel"/>
          <w:sz w:val="22"/>
          <w:szCs w:val="22"/>
          <w:lang w:val="nl-NL"/>
        </w:rPr>
        <w:br/>
      </w:r>
    </w:p>
    <w:p w14:paraId="09FC05AF"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12</w:t>
      </w:r>
      <w:r w:rsidRPr="00B1257A">
        <w:rPr>
          <w:rFonts w:ascii="Corbel" w:hAnsi="Corbel"/>
          <w:sz w:val="22"/>
          <w:szCs w:val="22"/>
          <w:lang w:val="nl-NL"/>
        </w:rPr>
        <w:tab/>
        <w:t>(N)</w:t>
      </w:r>
      <w:r w:rsidRPr="00B1257A">
        <w:rPr>
          <w:rFonts w:ascii="Corbel" w:hAnsi="Corbel"/>
          <w:sz w:val="22"/>
          <w:szCs w:val="22"/>
          <w:lang w:val="nl-NL"/>
        </w:rPr>
        <w:tab/>
        <w:t xml:space="preserve">Richtlijn voor ‘Element </w:t>
      </w:r>
      <w:proofErr w:type="spellStart"/>
      <w:r w:rsidRPr="00B1257A">
        <w:rPr>
          <w:rFonts w:ascii="Corbel" w:hAnsi="Corbel"/>
          <w:sz w:val="22"/>
          <w:szCs w:val="22"/>
          <w:lang w:val="nl-NL"/>
        </w:rPr>
        <w:t>conditions</w:t>
      </w:r>
      <w:proofErr w:type="spellEnd"/>
      <w:r w:rsidRPr="00B1257A">
        <w:rPr>
          <w:rFonts w:ascii="Corbel" w:hAnsi="Corbel"/>
          <w:sz w:val="22"/>
          <w:szCs w:val="22"/>
          <w:lang w:val="nl-NL"/>
        </w:rPr>
        <w:t>’.</w:t>
      </w:r>
      <w:r w:rsidRPr="00B1257A">
        <w:rPr>
          <w:rFonts w:ascii="Corbel" w:hAnsi="Corbel"/>
          <w:sz w:val="22"/>
          <w:szCs w:val="22"/>
          <w:lang w:val="nl-NL"/>
        </w:rPr>
        <w:br/>
      </w:r>
    </w:p>
    <w:p w14:paraId="09FC05B0" w14:textId="77777777" w:rsidR="00B87336" w:rsidRPr="00B1257A" w:rsidRDefault="00B87336" w:rsidP="00B87336">
      <w:pPr>
        <w:pStyle w:val="Tekstzonderopmaak"/>
        <w:widowControl w:val="0"/>
        <w:tabs>
          <w:tab w:val="left" w:pos="993"/>
        </w:tabs>
        <w:ind w:left="1560" w:hanging="1560"/>
        <w:rPr>
          <w:rFonts w:ascii="Corbel" w:hAnsi="Corbel"/>
          <w:sz w:val="22"/>
          <w:szCs w:val="22"/>
          <w:lang w:val="nl-NL"/>
        </w:rPr>
      </w:pPr>
      <w:r w:rsidRPr="00B1257A">
        <w:rPr>
          <w:rFonts w:ascii="Corbel" w:hAnsi="Corbel"/>
          <w:sz w:val="22"/>
          <w:szCs w:val="22"/>
          <w:lang w:val="nl-NL"/>
        </w:rPr>
        <w:t>Bijlage 13</w:t>
      </w:r>
      <w:r w:rsidRPr="00B1257A">
        <w:rPr>
          <w:rFonts w:ascii="Corbel" w:hAnsi="Corbel"/>
          <w:sz w:val="22"/>
          <w:szCs w:val="22"/>
          <w:lang w:val="nl-NL"/>
        </w:rPr>
        <w:tab/>
        <w:t>(N)</w:t>
      </w:r>
      <w:r w:rsidRPr="00B1257A">
        <w:rPr>
          <w:rFonts w:ascii="Corbel" w:hAnsi="Corbel"/>
          <w:sz w:val="22"/>
          <w:szCs w:val="22"/>
          <w:lang w:val="nl-NL"/>
        </w:rPr>
        <w:tab/>
        <w:t>Optionele velden.</w:t>
      </w:r>
    </w:p>
    <w:p w14:paraId="09FC05B1" w14:textId="77777777" w:rsidR="000938BC" w:rsidRPr="00B1257A" w:rsidRDefault="000938BC" w:rsidP="00F267BF">
      <w:pPr>
        <w:widowControl w:val="0"/>
        <w:rPr>
          <w:rFonts w:ascii="Corbel" w:hAnsi="Corbel"/>
          <w:sz w:val="22"/>
          <w:szCs w:val="22"/>
        </w:rPr>
      </w:pPr>
    </w:p>
    <w:p w14:paraId="09FC05B2" w14:textId="77777777" w:rsidR="000938BC" w:rsidRPr="00B1257A" w:rsidRDefault="00EC3A8E" w:rsidP="00F267BF">
      <w:pPr>
        <w:widowControl w:val="0"/>
        <w:rPr>
          <w:rFonts w:ascii="Corbel" w:hAnsi="Corbel"/>
          <w:sz w:val="20"/>
          <w:szCs w:val="20"/>
        </w:rPr>
      </w:pPr>
      <w:r w:rsidRPr="00B1257A">
        <w:rPr>
          <w:rFonts w:ascii="Corbel" w:hAnsi="Corbel"/>
          <w:sz w:val="20"/>
          <w:szCs w:val="20"/>
        </w:rPr>
        <w:t xml:space="preserve">&lt; </w:t>
      </w:r>
      <w:r w:rsidR="000938BC" w:rsidRPr="00B1257A">
        <w:rPr>
          <w:rFonts w:ascii="Corbel" w:hAnsi="Corbel"/>
          <w:sz w:val="20"/>
          <w:szCs w:val="20"/>
        </w:rPr>
        <w:t>einde hoofddocument</w:t>
      </w:r>
      <w:r w:rsidRPr="00B1257A">
        <w:rPr>
          <w:rFonts w:ascii="Corbel" w:hAnsi="Corbel"/>
          <w:sz w:val="20"/>
          <w:szCs w:val="20"/>
        </w:rPr>
        <w:t xml:space="preserve"> </w:t>
      </w:r>
      <w:r w:rsidR="000938BC" w:rsidRPr="00B1257A">
        <w:rPr>
          <w:rFonts w:ascii="Corbel" w:hAnsi="Corbel"/>
          <w:sz w:val="20"/>
          <w:szCs w:val="20"/>
        </w:rPr>
        <w:t>&gt;</w:t>
      </w:r>
    </w:p>
    <w:sectPr w:rsidR="000938BC" w:rsidRPr="00B1257A" w:rsidSect="00CE6EA4">
      <w:pgSz w:w="11906" w:h="16838"/>
      <w:pgMar w:top="1702" w:right="1133"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6" w:author="Willems, P.H. (Peter)" w:date="2019-03-25T09:27:00Z" w:initials="WP(">
    <w:p w14:paraId="5ADE625F" w14:textId="578653A0" w:rsidR="00673523" w:rsidRDefault="00673523">
      <w:pPr>
        <w:pStyle w:val="Tekstopmerking"/>
      </w:pPr>
      <w:r>
        <w:rPr>
          <w:rStyle w:val="Verwijzingopmerking"/>
        </w:rPr>
        <w:annotationRef/>
      </w:r>
      <w:r>
        <w:t>Wordt dit zo gehandhaafd?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DE62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DE625F" w16cid:durableId="20431D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D3BD9" w14:textId="77777777" w:rsidR="00A72023" w:rsidRDefault="00A72023">
      <w:r>
        <w:separator/>
      </w:r>
    </w:p>
  </w:endnote>
  <w:endnote w:type="continuationSeparator" w:id="0">
    <w:p w14:paraId="751F1AAC" w14:textId="77777777" w:rsidR="00A72023" w:rsidRDefault="00A72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Frutiger-Roman">
    <w:altName w:val="Arial Unicode MS"/>
    <w:panose1 w:val="00000000000000000000"/>
    <w:charset w:val="80"/>
    <w:family w:val="auto"/>
    <w:notTrueType/>
    <w:pitch w:val="default"/>
    <w:sig w:usb0="00000003" w:usb1="08070000" w:usb2="00000010" w:usb3="00000000" w:csb0="0002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C05C9" w14:textId="77777777" w:rsidR="00673523" w:rsidRPr="00B1257A" w:rsidRDefault="00673523" w:rsidP="0009492A">
    <w:pPr>
      <w:pStyle w:val="Voettekst"/>
      <w:pBdr>
        <w:top w:val="single" w:sz="4" w:space="1" w:color="auto"/>
      </w:pBdr>
      <w:tabs>
        <w:tab w:val="clear" w:pos="9072"/>
        <w:tab w:val="right" w:pos="8789"/>
      </w:tabs>
      <w:rPr>
        <w:rFonts w:ascii="Corbel" w:hAnsi="Corbel"/>
        <w:sz w:val="16"/>
        <w:szCs w:val="16"/>
      </w:rPr>
    </w:pPr>
    <w:r w:rsidRPr="00B1257A">
      <w:rPr>
        <w:rFonts w:ascii="Corbel" w:hAnsi="Corbel"/>
        <w:noProof/>
      </w:rPr>
      <w:drawing>
        <wp:inline distT="0" distB="0" distL="0" distR="0" wp14:anchorId="09FC05CF" wp14:editId="09FC05D0">
          <wp:extent cx="691515" cy="127000"/>
          <wp:effectExtent l="0" t="0" r="0" b="6350"/>
          <wp:docPr id="8" name="Afbeelding 8" descr="by-nc-sa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y-nc-sa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1515" cy="127000"/>
                  </a:xfrm>
                  <a:prstGeom prst="rect">
                    <a:avLst/>
                  </a:prstGeom>
                  <a:noFill/>
                  <a:ln>
                    <a:noFill/>
                  </a:ln>
                </pic:spPr>
              </pic:pic>
            </a:graphicData>
          </a:graphic>
        </wp:inline>
      </w:drawing>
    </w:r>
    <w:r w:rsidRPr="00B1257A">
      <w:rPr>
        <w:rFonts w:ascii="Corbel" w:hAnsi="Corbel"/>
        <w:sz w:val="16"/>
        <w:szCs w:val="16"/>
      </w:rPr>
      <w:t xml:space="preserve"> VISI</w:t>
    </w:r>
    <w:r w:rsidRPr="00B1257A">
      <w:rPr>
        <w:rFonts w:ascii="Corbel" w:hAnsi="Corbel"/>
        <w:sz w:val="16"/>
        <w:szCs w:val="16"/>
      </w:rPr>
      <w:tab/>
      <w:t xml:space="preserve">Pagina </w:t>
    </w:r>
    <w:r w:rsidRPr="00B1257A">
      <w:rPr>
        <w:rFonts w:ascii="Corbel" w:hAnsi="Corbel"/>
        <w:sz w:val="16"/>
        <w:szCs w:val="16"/>
      </w:rPr>
      <w:fldChar w:fldCharType="begin"/>
    </w:r>
    <w:r w:rsidRPr="00B1257A">
      <w:rPr>
        <w:rFonts w:ascii="Corbel" w:hAnsi="Corbel"/>
        <w:sz w:val="16"/>
        <w:szCs w:val="16"/>
      </w:rPr>
      <w:instrText xml:space="preserve"> PAGE </w:instrText>
    </w:r>
    <w:r w:rsidRPr="00B1257A">
      <w:rPr>
        <w:rFonts w:ascii="Corbel" w:hAnsi="Corbel"/>
        <w:sz w:val="16"/>
        <w:szCs w:val="16"/>
      </w:rPr>
      <w:fldChar w:fldCharType="separate"/>
    </w:r>
    <w:r>
      <w:rPr>
        <w:rFonts w:ascii="Corbel" w:hAnsi="Corbel"/>
        <w:noProof/>
        <w:sz w:val="16"/>
        <w:szCs w:val="16"/>
      </w:rPr>
      <w:t>22</w:t>
    </w:r>
    <w:r w:rsidRPr="00B1257A">
      <w:rPr>
        <w:rFonts w:ascii="Corbel" w:hAnsi="Corbel"/>
        <w:sz w:val="16"/>
        <w:szCs w:val="16"/>
      </w:rPr>
      <w:fldChar w:fldCharType="end"/>
    </w:r>
    <w:r w:rsidRPr="00B1257A">
      <w:rPr>
        <w:rFonts w:ascii="Corbel" w:hAnsi="Corbel"/>
        <w:sz w:val="16"/>
        <w:szCs w:val="16"/>
      </w:rPr>
      <w:t xml:space="preserve"> van </w:t>
    </w:r>
    <w:r w:rsidRPr="00B1257A">
      <w:rPr>
        <w:rFonts w:ascii="Corbel" w:hAnsi="Corbel"/>
        <w:sz w:val="16"/>
        <w:szCs w:val="16"/>
      </w:rPr>
      <w:fldChar w:fldCharType="begin"/>
    </w:r>
    <w:r w:rsidRPr="00B1257A">
      <w:rPr>
        <w:rFonts w:ascii="Corbel" w:hAnsi="Corbel"/>
        <w:sz w:val="16"/>
        <w:szCs w:val="16"/>
      </w:rPr>
      <w:instrText xml:space="preserve"> NUMPAGES </w:instrText>
    </w:r>
    <w:r w:rsidRPr="00B1257A">
      <w:rPr>
        <w:rFonts w:ascii="Corbel" w:hAnsi="Corbel"/>
        <w:sz w:val="16"/>
        <w:szCs w:val="16"/>
      </w:rPr>
      <w:fldChar w:fldCharType="separate"/>
    </w:r>
    <w:r>
      <w:rPr>
        <w:rFonts w:ascii="Corbel" w:hAnsi="Corbel"/>
        <w:noProof/>
        <w:sz w:val="16"/>
        <w:szCs w:val="16"/>
      </w:rPr>
      <w:t>22</w:t>
    </w:r>
    <w:r w:rsidRPr="00B1257A">
      <w:rPr>
        <w:rFonts w:ascii="Corbel" w:hAnsi="Corbe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C05CA" w14:textId="77777777" w:rsidR="00673523" w:rsidRPr="00B1257A" w:rsidRDefault="00673523" w:rsidP="003F6B9C">
    <w:pPr>
      <w:pStyle w:val="Voettekst"/>
      <w:rPr>
        <w:rFonts w:ascii="Corbel" w:hAnsi="Corbel"/>
      </w:rPr>
    </w:pPr>
    <w:r w:rsidRPr="00B1257A">
      <w:rPr>
        <w:rFonts w:ascii="Corbel" w:hAnsi="Corbel"/>
        <w:noProof/>
      </w:rPr>
      <w:drawing>
        <wp:inline distT="0" distB="0" distL="0" distR="0" wp14:anchorId="09FC05D1" wp14:editId="09FC05D2">
          <wp:extent cx="691515" cy="127000"/>
          <wp:effectExtent l="0" t="0" r="0" b="6350"/>
          <wp:docPr id="9" name="Afbeelding 9" descr="by-nc-sa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y-nc-sa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1515" cy="127000"/>
                  </a:xfrm>
                  <a:prstGeom prst="rect">
                    <a:avLst/>
                  </a:prstGeom>
                  <a:noFill/>
                  <a:ln>
                    <a:noFill/>
                  </a:ln>
                </pic:spPr>
              </pic:pic>
            </a:graphicData>
          </a:graphic>
        </wp:inline>
      </w:drawing>
    </w:r>
    <w:r w:rsidRPr="00B1257A">
      <w:rPr>
        <w:rFonts w:ascii="Corbel" w:hAnsi="Corbel"/>
        <w:sz w:val="16"/>
        <w:szCs w:val="16"/>
      </w:rPr>
      <w:t xml:space="preserve"> VISI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6BF5D" w14:textId="77777777" w:rsidR="00A72023" w:rsidRDefault="00A72023">
      <w:r>
        <w:separator/>
      </w:r>
    </w:p>
  </w:footnote>
  <w:footnote w:type="continuationSeparator" w:id="0">
    <w:p w14:paraId="21569A1B" w14:textId="77777777" w:rsidR="00A72023" w:rsidRDefault="00A72023">
      <w:r>
        <w:continuationSeparator/>
      </w:r>
    </w:p>
  </w:footnote>
  <w:footnote w:id="1">
    <w:p w14:paraId="09FC05D5" w14:textId="77777777" w:rsidR="00673523" w:rsidRPr="00B1257A" w:rsidRDefault="00673523" w:rsidP="00331EEE">
      <w:pPr>
        <w:widowControl w:val="0"/>
        <w:rPr>
          <w:rFonts w:ascii="Corbel" w:hAnsi="Corbel"/>
          <w:sz w:val="18"/>
          <w:szCs w:val="18"/>
        </w:rPr>
      </w:pPr>
      <w:r w:rsidRPr="00B1257A">
        <w:rPr>
          <w:rStyle w:val="Voetnootmarkering"/>
          <w:rFonts w:ascii="Corbel" w:hAnsi="Corbel"/>
          <w:sz w:val="18"/>
          <w:szCs w:val="18"/>
        </w:rPr>
        <w:footnoteRef/>
      </w:r>
      <w:r w:rsidRPr="00B1257A">
        <w:rPr>
          <w:rFonts w:ascii="Corbel" w:hAnsi="Corbel"/>
          <w:sz w:val="18"/>
          <w:szCs w:val="18"/>
        </w:rPr>
        <w:t xml:space="preserve"> De term </w:t>
      </w:r>
      <w:r w:rsidRPr="00B1257A">
        <w:rPr>
          <w:rFonts w:ascii="Corbel" w:hAnsi="Corbel"/>
          <w:i/>
          <w:sz w:val="18"/>
          <w:szCs w:val="18"/>
        </w:rPr>
        <w:t>‘VISI’</w:t>
      </w:r>
      <w:r w:rsidRPr="00B1257A">
        <w:rPr>
          <w:rFonts w:ascii="Corbel" w:hAnsi="Corbel"/>
          <w:sz w:val="18"/>
          <w:szCs w:val="18"/>
        </w:rPr>
        <w:t xml:space="preserve"> is oorspronkelijk de afkorting van </w:t>
      </w:r>
      <w:r w:rsidRPr="00B1257A">
        <w:rPr>
          <w:rFonts w:ascii="Corbel" w:hAnsi="Corbel"/>
          <w:i/>
          <w:sz w:val="18"/>
          <w:szCs w:val="18"/>
        </w:rPr>
        <w:t>“Voorwaarden scheppen voor de Invoering van Standaar</w:t>
      </w:r>
      <w:r w:rsidRPr="00B1257A">
        <w:rPr>
          <w:rFonts w:ascii="Corbel" w:hAnsi="Corbel"/>
          <w:i/>
          <w:sz w:val="18"/>
          <w:szCs w:val="18"/>
        </w:rPr>
        <w:softHyphen/>
        <w:t>disatie van ICT in de bouw”</w:t>
      </w:r>
      <w:r w:rsidRPr="00B1257A">
        <w:rPr>
          <w:rFonts w:ascii="Corbel" w:hAnsi="Corbel"/>
          <w:sz w:val="18"/>
          <w:szCs w:val="18"/>
        </w:rPr>
        <w:t>. Het is uitgegroeid tot het acroniem voor het door de Nederlandse bouwsector geaccepteerd afsprakenstelsel voor de digitale uitwisseling van formele communicatie.</w:t>
      </w:r>
    </w:p>
  </w:footnote>
  <w:footnote w:id="2">
    <w:p w14:paraId="09FC05D6" w14:textId="77777777" w:rsidR="00673523" w:rsidRPr="00B1257A" w:rsidRDefault="00673523" w:rsidP="003B25F0">
      <w:pPr>
        <w:pStyle w:val="Voetnoottekst"/>
        <w:jc w:val="left"/>
        <w:rPr>
          <w:rFonts w:ascii="Corbel" w:hAnsi="Corbel"/>
          <w:szCs w:val="18"/>
          <w:lang w:val="nl-NL"/>
        </w:rPr>
      </w:pPr>
      <w:r w:rsidRPr="00B1257A">
        <w:rPr>
          <w:rStyle w:val="Voetnootmarkering"/>
          <w:rFonts w:ascii="Corbel" w:hAnsi="Corbel"/>
          <w:sz w:val="18"/>
          <w:szCs w:val="18"/>
          <w:vertAlign w:val="superscript"/>
        </w:rPr>
        <w:footnoteRef/>
      </w:r>
      <w:r w:rsidRPr="00B1257A">
        <w:rPr>
          <w:rFonts w:ascii="Corbel" w:hAnsi="Corbel"/>
          <w:szCs w:val="18"/>
          <w:lang w:val="nl-NL"/>
        </w:rPr>
        <w:t xml:space="preserve"> ‘Systematiek I’ heet nu ‘Systematiek Deel 1; Raamwerken’ en ‘Systematiek II’ heet nu ‘Systematiek Deel 2; Berichten’. Dit omdat is gebleken dat de vroegere benaming de suggestie gewekte dat Systematiek II de opvolger van Systematiek I zou zijn. Dat is niet het geval. Het zijn twee verschillende, elkaar aanvullende specificaties van de VISI-systematiek. Daarom zijn die benamingen vanaf nu gewijzigd in ‘Deel </w:t>
      </w:r>
      <w:smartTag w:uri="urn:schemas-microsoft-com:office:smarttags" w:element="metricconverter">
        <w:smartTagPr>
          <w:attr w:name="ProductID" w:val="1’"/>
        </w:smartTagPr>
        <w:r w:rsidRPr="00B1257A">
          <w:rPr>
            <w:rFonts w:ascii="Corbel" w:hAnsi="Corbel"/>
            <w:szCs w:val="18"/>
            <w:lang w:val="nl-NL"/>
          </w:rPr>
          <w:t>1’</w:t>
        </w:r>
      </w:smartTag>
      <w:r w:rsidRPr="00B1257A">
        <w:rPr>
          <w:rFonts w:ascii="Corbel" w:hAnsi="Corbel"/>
          <w:szCs w:val="18"/>
          <w:lang w:val="nl-NL"/>
        </w:rPr>
        <w:t xml:space="preserve"> en ‘Deel </w:t>
      </w:r>
      <w:smartTag w:uri="urn:schemas-microsoft-com:office:smarttags" w:element="metricconverter">
        <w:smartTagPr>
          <w:attr w:name="ProductID" w:val="2’"/>
        </w:smartTagPr>
        <w:r w:rsidRPr="00B1257A">
          <w:rPr>
            <w:rFonts w:ascii="Corbel" w:hAnsi="Corbel"/>
            <w:szCs w:val="18"/>
            <w:lang w:val="nl-NL"/>
          </w:rPr>
          <w:t>2’</w:t>
        </w:r>
      </w:smartTag>
      <w:r w:rsidRPr="00B1257A">
        <w:rPr>
          <w:rFonts w:ascii="Corbel" w:hAnsi="Corbel"/>
          <w:szCs w:val="18"/>
          <w:lang w:val="nl-NL"/>
        </w:rPr>
        <w:t>.</w:t>
      </w:r>
    </w:p>
  </w:footnote>
  <w:footnote w:id="3">
    <w:p w14:paraId="09FC05D7" w14:textId="77777777" w:rsidR="00673523" w:rsidRPr="008970EF" w:rsidRDefault="00673523" w:rsidP="008970EF">
      <w:pPr>
        <w:pStyle w:val="Voetnoottekst"/>
        <w:jc w:val="left"/>
        <w:rPr>
          <w:rStyle w:val="Voetnootmarkering"/>
          <w:rFonts w:ascii="Times New Roman" w:hAnsi="Times New Roman"/>
          <w:sz w:val="20"/>
        </w:rPr>
      </w:pPr>
      <w:r w:rsidRPr="00B1257A">
        <w:rPr>
          <w:rStyle w:val="Voetnootmarkering"/>
          <w:rFonts w:ascii="Corbel" w:hAnsi="Corbel"/>
          <w:sz w:val="18"/>
          <w:szCs w:val="18"/>
          <w:vertAlign w:val="superscript"/>
        </w:rPr>
        <w:footnoteRef/>
      </w:r>
      <w:r w:rsidRPr="00B1257A">
        <w:rPr>
          <w:rStyle w:val="Voetnootmarkering"/>
          <w:rFonts w:ascii="Corbel" w:hAnsi="Corbel"/>
          <w:sz w:val="18"/>
          <w:szCs w:val="18"/>
        </w:rPr>
        <w:t xml:space="preserve"> De formele specificatie hanteert alleen de Engelstalige benamingen. De Nederlandstalige benamingen worden alleen in toelichtingen gebruikt.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C05C7" w14:textId="77777777" w:rsidR="00673523" w:rsidRPr="00B1257A" w:rsidRDefault="00673523" w:rsidP="005B2BCC">
    <w:pPr>
      <w:pStyle w:val="Koptekst"/>
      <w:tabs>
        <w:tab w:val="left" w:pos="4395"/>
      </w:tabs>
      <w:rPr>
        <w:rFonts w:ascii="Corbel" w:hAnsi="Corbel"/>
        <w:sz w:val="20"/>
        <w:szCs w:val="20"/>
      </w:rPr>
    </w:pPr>
    <w:r w:rsidRPr="0033116C">
      <w:rPr>
        <w:rFonts w:ascii="Corbel" w:hAnsi="Corbel"/>
        <w:b/>
        <w:i/>
        <w:noProof/>
        <w:sz w:val="32"/>
        <w:szCs w:val="32"/>
        <w:u w:val="single"/>
      </w:rPr>
      <w:drawing>
        <wp:anchor distT="0" distB="0" distL="114300" distR="114300" simplePos="0" relativeHeight="251662336" behindDoc="0" locked="0" layoutInCell="1" allowOverlap="1" wp14:anchorId="09FC05CD" wp14:editId="09FC05CE">
          <wp:simplePos x="0" y="0"/>
          <wp:positionH relativeFrom="column">
            <wp:posOffset>3904615</wp:posOffset>
          </wp:positionH>
          <wp:positionV relativeFrom="paragraph">
            <wp:posOffset>-205105</wp:posOffset>
          </wp:positionV>
          <wp:extent cx="2252980" cy="53975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 logo standaard vis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52980" cy="539750"/>
                  </a:xfrm>
                  <a:prstGeom prst="rect">
                    <a:avLst/>
                  </a:prstGeom>
                </pic:spPr>
              </pic:pic>
            </a:graphicData>
          </a:graphic>
          <wp14:sizeRelH relativeFrom="page">
            <wp14:pctWidth>0</wp14:pctWidth>
          </wp14:sizeRelH>
          <wp14:sizeRelV relativeFrom="page">
            <wp14:pctHeight>0</wp14:pctHeight>
          </wp14:sizeRelV>
        </wp:anchor>
      </w:drawing>
    </w:r>
    <w:r w:rsidRPr="00B1257A">
      <w:rPr>
        <w:rFonts w:ascii="Corbel" w:hAnsi="Corbel"/>
        <w:sz w:val="20"/>
        <w:szCs w:val="20"/>
      </w:rPr>
      <w:t>Leidraad VISI-systematiek versie 1.6</w:t>
    </w:r>
  </w:p>
  <w:p w14:paraId="09FC05C8" w14:textId="77777777" w:rsidR="00673523" w:rsidRPr="00B1257A" w:rsidRDefault="00673523" w:rsidP="005B2BCC">
    <w:pPr>
      <w:pStyle w:val="Koptekst"/>
      <w:tabs>
        <w:tab w:val="left" w:pos="4395"/>
      </w:tabs>
      <w:rPr>
        <w:rFonts w:ascii="Corbel" w:hAnsi="Corbel"/>
        <w:sz w:val="20"/>
        <w:szCs w:val="20"/>
        <w:u w:val="single"/>
      </w:rPr>
    </w:pPr>
    <w:r w:rsidRPr="00B1257A">
      <w:rPr>
        <w:rFonts w:ascii="Corbel" w:hAnsi="Corbel"/>
        <w:sz w:val="20"/>
        <w:szCs w:val="20"/>
        <w:u w:val="single"/>
      </w:rPr>
      <w:t>Hoofddocument</w:t>
    </w:r>
    <w:r w:rsidRPr="00B1257A">
      <w:rPr>
        <w:rFonts w:ascii="Corbel" w:hAnsi="Corbel"/>
        <w:sz w:val="20"/>
        <w:szCs w:val="20"/>
        <w:u w:val="single"/>
      </w:rPr>
      <w:tab/>
      <w:t>NORMATIEF</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C05CB" w14:textId="77777777" w:rsidR="00673523" w:rsidRPr="00B1257A" w:rsidRDefault="00673523" w:rsidP="00AD7F7C">
    <w:pPr>
      <w:pStyle w:val="Koptekst"/>
      <w:rPr>
        <w:rFonts w:ascii="Corbel" w:hAnsi="Corbel"/>
        <w:sz w:val="20"/>
        <w:szCs w:val="20"/>
      </w:rPr>
    </w:pPr>
    <w:r w:rsidRPr="0033116C">
      <w:rPr>
        <w:rFonts w:ascii="Corbel" w:hAnsi="Corbel"/>
        <w:b/>
        <w:i/>
        <w:noProof/>
        <w:sz w:val="32"/>
        <w:szCs w:val="32"/>
        <w:u w:val="single"/>
      </w:rPr>
      <w:drawing>
        <wp:anchor distT="0" distB="0" distL="114300" distR="114300" simplePos="0" relativeHeight="251664384" behindDoc="0" locked="0" layoutInCell="1" allowOverlap="1" wp14:anchorId="09FC05D3" wp14:editId="09FC05D4">
          <wp:simplePos x="0" y="0"/>
          <wp:positionH relativeFrom="column">
            <wp:posOffset>3876040</wp:posOffset>
          </wp:positionH>
          <wp:positionV relativeFrom="paragraph">
            <wp:posOffset>-213360</wp:posOffset>
          </wp:positionV>
          <wp:extent cx="2252980" cy="539750"/>
          <wp:effectExtent l="0" t="0" r="0"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 logo standaard vis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52980" cy="539750"/>
                  </a:xfrm>
                  <a:prstGeom prst="rect">
                    <a:avLst/>
                  </a:prstGeom>
                </pic:spPr>
              </pic:pic>
            </a:graphicData>
          </a:graphic>
          <wp14:sizeRelH relativeFrom="page">
            <wp14:pctWidth>0</wp14:pctWidth>
          </wp14:sizeRelH>
          <wp14:sizeRelV relativeFrom="page">
            <wp14:pctHeight>0</wp14:pctHeight>
          </wp14:sizeRelV>
        </wp:anchor>
      </w:drawing>
    </w:r>
    <w:r w:rsidRPr="00B1257A">
      <w:rPr>
        <w:rFonts w:ascii="Corbel" w:hAnsi="Corbel"/>
        <w:sz w:val="20"/>
        <w:szCs w:val="20"/>
      </w:rPr>
      <w:t>Leidraad VISI-systematiek versie 1.6</w:t>
    </w:r>
  </w:p>
  <w:p w14:paraId="09FC05CC" w14:textId="77777777" w:rsidR="00673523" w:rsidRPr="00B1257A" w:rsidRDefault="00673523" w:rsidP="00AD7F7C">
    <w:pPr>
      <w:pStyle w:val="Koptekst"/>
      <w:rPr>
        <w:rFonts w:ascii="Corbel" w:hAnsi="Corbel"/>
        <w:sz w:val="20"/>
        <w:szCs w:val="20"/>
        <w:u w:val="single"/>
      </w:rPr>
    </w:pPr>
    <w:r w:rsidRPr="00B1257A">
      <w:rPr>
        <w:rFonts w:ascii="Corbel" w:hAnsi="Corbel"/>
        <w:sz w:val="20"/>
        <w:szCs w:val="20"/>
        <w:u w:val="single"/>
      </w:rPr>
      <w:t>Hoofddocument</w:t>
    </w:r>
    <w:r w:rsidRPr="00B1257A">
      <w:rPr>
        <w:rFonts w:ascii="Corbel" w:hAnsi="Corbel"/>
        <w:sz w:val="20"/>
        <w:szCs w:val="20"/>
        <w:u w:val="single"/>
      </w:rPr>
      <w:tab/>
      <w:t>NORMATIEF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A3833"/>
    <w:multiLevelType w:val="hybridMultilevel"/>
    <w:tmpl w:val="821CDA86"/>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796033"/>
    <w:multiLevelType w:val="hybridMultilevel"/>
    <w:tmpl w:val="AB76764A"/>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B17E0B"/>
    <w:multiLevelType w:val="hybridMultilevel"/>
    <w:tmpl w:val="6D8C1C5E"/>
    <w:lvl w:ilvl="0" w:tplc="9C944670">
      <w:start w:val="1"/>
      <w:numFmt w:val="bullet"/>
      <w:lvlText w:val="-"/>
      <w:lvlJc w:val="left"/>
      <w:pPr>
        <w:tabs>
          <w:tab w:val="num" w:pos="720"/>
        </w:tabs>
        <w:ind w:left="720" w:hanging="360"/>
      </w:pPr>
      <w:rPr>
        <w:rFonts w:ascii="Courier New" w:hAnsi="Courier New"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533F41"/>
    <w:multiLevelType w:val="hybridMultilevel"/>
    <w:tmpl w:val="29F4F8C0"/>
    <w:lvl w:ilvl="0" w:tplc="29061C70">
      <w:start w:val="1"/>
      <w:numFmt w:val="decimal"/>
      <w:lvlText w:val="%1."/>
      <w:lvlJc w:val="left"/>
      <w:pPr>
        <w:tabs>
          <w:tab w:val="num" w:pos="1429"/>
        </w:tabs>
        <w:ind w:left="1429" w:hanging="360"/>
      </w:pPr>
      <w:rPr>
        <w:rFonts w:ascii="Arial" w:hAnsi="Arial" w:hint="default"/>
        <w:b/>
        <w:i w:val="0"/>
        <w:sz w:val="32"/>
      </w:rPr>
    </w:lvl>
    <w:lvl w:ilvl="1" w:tplc="04130019" w:tentative="1">
      <w:start w:val="1"/>
      <w:numFmt w:val="lowerLetter"/>
      <w:lvlText w:val="%2."/>
      <w:lvlJc w:val="left"/>
      <w:pPr>
        <w:tabs>
          <w:tab w:val="num" w:pos="2149"/>
        </w:tabs>
        <w:ind w:left="2149" w:hanging="360"/>
      </w:pPr>
    </w:lvl>
    <w:lvl w:ilvl="2" w:tplc="0413001B" w:tentative="1">
      <w:start w:val="1"/>
      <w:numFmt w:val="lowerRoman"/>
      <w:lvlText w:val="%3."/>
      <w:lvlJc w:val="right"/>
      <w:pPr>
        <w:tabs>
          <w:tab w:val="num" w:pos="2869"/>
        </w:tabs>
        <w:ind w:left="2869" w:hanging="180"/>
      </w:pPr>
    </w:lvl>
    <w:lvl w:ilvl="3" w:tplc="0413000F" w:tentative="1">
      <w:start w:val="1"/>
      <w:numFmt w:val="decimal"/>
      <w:lvlText w:val="%4."/>
      <w:lvlJc w:val="left"/>
      <w:pPr>
        <w:tabs>
          <w:tab w:val="num" w:pos="3589"/>
        </w:tabs>
        <w:ind w:left="3589" w:hanging="360"/>
      </w:pPr>
    </w:lvl>
    <w:lvl w:ilvl="4" w:tplc="04130019" w:tentative="1">
      <w:start w:val="1"/>
      <w:numFmt w:val="lowerLetter"/>
      <w:lvlText w:val="%5."/>
      <w:lvlJc w:val="left"/>
      <w:pPr>
        <w:tabs>
          <w:tab w:val="num" w:pos="4309"/>
        </w:tabs>
        <w:ind w:left="4309" w:hanging="360"/>
      </w:pPr>
    </w:lvl>
    <w:lvl w:ilvl="5" w:tplc="0413001B" w:tentative="1">
      <w:start w:val="1"/>
      <w:numFmt w:val="lowerRoman"/>
      <w:lvlText w:val="%6."/>
      <w:lvlJc w:val="right"/>
      <w:pPr>
        <w:tabs>
          <w:tab w:val="num" w:pos="5029"/>
        </w:tabs>
        <w:ind w:left="5029" w:hanging="180"/>
      </w:pPr>
    </w:lvl>
    <w:lvl w:ilvl="6" w:tplc="0413000F" w:tentative="1">
      <w:start w:val="1"/>
      <w:numFmt w:val="decimal"/>
      <w:lvlText w:val="%7."/>
      <w:lvlJc w:val="left"/>
      <w:pPr>
        <w:tabs>
          <w:tab w:val="num" w:pos="5749"/>
        </w:tabs>
        <w:ind w:left="5749" w:hanging="360"/>
      </w:pPr>
    </w:lvl>
    <w:lvl w:ilvl="7" w:tplc="04130019" w:tentative="1">
      <w:start w:val="1"/>
      <w:numFmt w:val="lowerLetter"/>
      <w:lvlText w:val="%8."/>
      <w:lvlJc w:val="left"/>
      <w:pPr>
        <w:tabs>
          <w:tab w:val="num" w:pos="6469"/>
        </w:tabs>
        <w:ind w:left="6469" w:hanging="360"/>
      </w:pPr>
    </w:lvl>
    <w:lvl w:ilvl="8" w:tplc="0413001B" w:tentative="1">
      <w:start w:val="1"/>
      <w:numFmt w:val="lowerRoman"/>
      <w:lvlText w:val="%9."/>
      <w:lvlJc w:val="right"/>
      <w:pPr>
        <w:tabs>
          <w:tab w:val="num" w:pos="7189"/>
        </w:tabs>
        <w:ind w:left="7189" w:hanging="180"/>
      </w:pPr>
    </w:lvl>
  </w:abstractNum>
  <w:abstractNum w:abstractNumId="4" w15:restartNumberingAfterBreak="0">
    <w:nsid w:val="26DE41D3"/>
    <w:multiLevelType w:val="hybridMultilevel"/>
    <w:tmpl w:val="DC761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71D38E3"/>
    <w:multiLevelType w:val="multilevel"/>
    <w:tmpl w:val="3008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F1ABE"/>
    <w:multiLevelType w:val="hybridMultilevel"/>
    <w:tmpl w:val="8CDC5108"/>
    <w:lvl w:ilvl="0" w:tplc="0413000F">
      <w:start w:val="1"/>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7" w15:restartNumberingAfterBreak="0">
    <w:nsid w:val="2BE83037"/>
    <w:multiLevelType w:val="hybridMultilevel"/>
    <w:tmpl w:val="41500A5A"/>
    <w:lvl w:ilvl="0" w:tplc="C8C81836">
      <w:start w:val="6"/>
      <w:numFmt w:val="bullet"/>
      <w:lvlText w:val="-"/>
      <w:lvlJc w:val="left"/>
      <w:pPr>
        <w:tabs>
          <w:tab w:val="num" w:pos="1065"/>
        </w:tabs>
        <w:ind w:left="1065" w:hanging="705"/>
      </w:pPr>
      <w:rPr>
        <w:rFonts w:ascii="Times New Roman" w:eastAsia="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20236E2"/>
    <w:multiLevelType w:val="multilevel"/>
    <w:tmpl w:val="5490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A15851"/>
    <w:multiLevelType w:val="multilevel"/>
    <w:tmpl w:val="ED404394"/>
    <w:lvl w:ilvl="0">
      <w:start w:val="1"/>
      <w:numFmt w:val="decimal"/>
      <w:lvlText w:val="%1."/>
      <w:lvlJc w:val="left"/>
      <w:pPr>
        <w:tabs>
          <w:tab w:val="num" w:pos="1429"/>
        </w:tabs>
        <w:ind w:left="1429" w:hanging="360"/>
      </w:pPr>
    </w:lvl>
    <w:lvl w:ilvl="1">
      <w:start w:val="1"/>
      <w:numFmt w:val="lowerLetter"/>
      <w:lvlText w:val="%2."/>
      <w:lvlJc w:val="left"/>
      <w:pPr>
        <w:tabs>
          <w:tab w:val="num" w:pos="2149"/>
        </w:tabs>
        <w:ind w:left="2149" w:hanging="360"/>
      </w:p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10" w15:restartNumberingAfterBreak="0">
    <w:nsid w:val="34E61D09"/>
    <w:multiLevelType w:val="hybridMultilevel"/>
    <w:tmpl w:val="19A8C0DE"/>
    <w:lvl w:ilvl="0" w:tplc="B5306CA2">
      <w:start w:val="1"/>
      <w:numFmt w:val="bullet"/>
      <w:lvlText w:val=""/>
      <w:lvlJc w:val="left"/>
      <w:pPr>
        <w:tabs>
          <w:tab w:val="num" w:pos="720"/>
        </w:tabs>
        <w:ind w:left="720" w:hanging="360"/>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7D4433"/>
    <w:multiLevelType w:val="multilevel"/>
    <w:tmpl w:val="5742FD94"/>
    <w:name w:val="heading"/>
    <w:lvl w:ilvl="0">
      <w:start w:val="1"/>
      <w:numFmt w:val="bullet"/>
      <w:pStyle w:val="Lijstvoortzetting"/>
      <w:lvlText w:val=""/>
      <w:lvlJc w:val="left"/>
      <w:pPr>
        <w:ind w:left="400" w:hanging="400"/>
      </w:pPr>
      <w:rPr>
        <w:rFonts w:ascii="Symbol" w:hAnsi="Symbol" w:hint="default"/>
      </w:rPr>
    </w:lvl>
    <w:lvl w:ilvl="1">
      <w:start w:val="1"/>
      <w:numFmt w:val="bullet"/>
      <w:pStyle w:val="Lijstvoortzetting2"/>
      <w:lvlText w:val=""/>
      <w:lvlJc w:val="left"/>
      <w:pPr>
        <w:ind w:left="800" w:hanging="400"/>
      </w:pPr>
      <w:rPr>
        <w:rFonts w:ascii="Symbol" w:hAnsi="Symbol" w:hint="default"/>
      </w:rPr>
    </w:lvl>
    <w:lvl w:ilvl="2">
      <w:start w:val="1"/>
      <w:numFmt w:val="bullet"/>
      <w:pStyle w:val="Lijstvoortzetting3"/>
      <w:lvlText w:val=""/>
      <w:lvlJc w:val="left"/>
      <w:pPr>
        <w:ind w:left="1200" w:hanging="400"/>
      </w:pPr>
      <w:rPr>
        <w:rFonts w:ascii="Symbol" w:hAnsi="Symbol" w:hint="default"/>
      </w:rPr>
    </w:lvl>
    <w:lvl w:ilvl="3">
      <w:start w:val="1"/>
      <w:numFmt w:val="bullet"/>
      <w:pStyle w:val="Lijstvoortzetting4"/>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Kop7"/>
      <w:suff w:val="nothing"/>
      <w:lvlText w:val=""/>
      <w:lvlJc w:val="left"/>
      <w:pPr>
        <w:ind w:left="0" w:firstLine="0"/>
      </w:pPr>
    </w:lvl>
    <w:lvl w:ilvl="7">
      <w:start w:val="1"/>
      <w:numFmt w:val="none"/>
      <w:pStyle w:val="Kop8"/>
      <w:suff w:val="nothing"/>
      <w:lvlText w:val=""/>
      <w:lvlJc w:val="left"/>
      <w:pPr>
        <w:ind w:left="0" w:firstLine="0"/>
      </w:pPr>
    </w:lvl>
    <w:lvl w:ilvl="8">
      <w:start w:val="1"/>
      <w:numFmt w:val="none"/>
      <w:pStyle w:val="Kop9"/>
      <w:suff w:val="nothing"/>
      <w:lvlText w:val=""/>
      <w:lvlJc w:val="left"/>
      <w:pPr>
        <w:ind w:left="0" w:firstLine="0"/>
      </w:pPr>
    </w:lvl>
  </w:abstractNum>
  <w:abstractNum w:abstractNumId="12" w15:restartNumberingAfterBreak="0">
    <w:nsid w:val="3E5B6DB0"/>
    <w:multiLevelType w:val="hybridMultilevel"/>
    <w:tmpl w:val="B3AA01C2"/>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0F6F8C"/>
    <w:multiLevelType w:val="hybridMultilevel"/>
    <w:tmpl w:val="2F02CD70"/>
    <w:lvl w:ilvl="0" w:tplc="DCB0DEBC">
      <w:start w:val="1"/>
      <w:numFmt w:val="bullet"/>
      <w:lvlText w:val="•"/>
      <w:lvlJc w:val="left"/>
      <w:pPr>
        <w:tabs>
          <w:tab w:val="num" w:pos="720"/>
        </w:tabs>
        <w:ind w:left="720" w:hanging="360"/>
      </w:pPr>
      <w:rPr>
        <w:rFonts w:ascii="Times New Roman" w:hAnsi="Times New Roman" w:hint="default"/>
      </w:rPr>
    </w:lvl>
    <w:lvl w:ilvl="1" w:tplc="7592BC68" w:tentative="1">
      <w:start w:val="1"/>
      <w:numFmt w:val="bullet"/>
      <w:lvlText w:val="•"/>
      <w:lvlJc w:val="left"/>
      <w:pPr>
        <w:tabs>
          <w:tab w:val="num" w:pos="1440"/>
        </w:tabs>
        <w:ind w:left="1440" w:hanging="360"/>
      </w:pPr>
      <w:rPr>
        <w:rFonts w:ascii="Times New Roman" w:hAnsi="Times New Roman" w:hint="default"/>
      </w:rPr>
    </w:lvl>
    <w:lvl w:ilvl="2" w:tplc="8A1601F4" w:tentative="1">
      <w:start w:val="1"/>
      <w:numFmt w:val="bullet"/>
      <w:lvlText w:val="•"/>
      <w:lvlJc w:val="left"/>
      <w:pPr>
        <w:tabs>
          <w:tab w:val="num" w:pos="2160"/>
        </w:tabs>
        <w:ind w:left="2160" w:hanging="360"/>
      </w:pPr>
      <w:rPr>
        <w:rFonts w:ascii="Times New Roman" w:hAnsi="Times New Roman" w:hint="default"/>
      </w:rPr>
    </w:lvl>
    <w:lvl w:ilvl="3" w:tplc="5F56F5AC" w:tentative="1">
      <w:start w:val="1"/>
      <w:numFmt w:val="bullet"/>
      <w:lvlText w:val="•"/>
      <w:lvlJc w:val="left"/>
      <w:pPr>
        <w:tabs>
          <w:tab w:val="num" w:pos="2880"/>
        </w:tabs>
        <w:ind w:left="2880" w:hanging="360"/>
      </w:pPr>
      <w:rPr>
        <w:rFonts w:ascii="Times New Roman" w:hAnsi="Times New Roman" w:hint="default"/>
      </w:rPr>
    </w:lvl>
    <w:lvl w:ilvl="4" w:tplc="6414DB94" w:tentative="1">
      <w:start w:val="1"/>
      <w:numFmt w:val="bullet"/>
      <w:lvlText w:val="•"/>
      <w:lvlJc w:val="left"/>
      <w:pPr>
        <w:tabs>
          <w:tab w:val="num" w:pos="3600"/>
        </w:tabs>
        <w:ind w:left="3600" w:hanging="360"/>
      </w:pPr>
      <w:rPr>
        <w:rFonts w:ascii="Times New Roman" w:hAnsi="Times New Roman" w:hint="default"/>
      </w:rPr>
    </w:lvl>
    <w:lvl w:ilvl="5" w:tplc="48AC73E6" w:tentative="1">
      <w:start w:val="1"/>
      <w:numFmt w:val="bullet"/>
      <w:lvlText w:val="•"/>
      <w:lvlJc w:val="left"/>
      <w:pPr>
        <w:tabs>
          <w:tab w:val="num" w:pos="4320"/>
        </w:tabs>
        <w:ind w:left="4320" w:hanging="360"/>
      </w:pPr>
      <w:rPr>
        <w:rFonts w:ascii="Times New Roman" w:hAnsi="Times New Roman" w:hint="default"/>
      </w:rPr>
    </w:lvl>
    <w:lvl w:ilvl="6" w:tplc="B5AE718A" w:tentative="1">
      <w:start w:val="1"/>
      <w:numFmt w:val="bullet"/>
      <w:lvlText w:val="•"/>
      <w:lvlJc w:val="left"/>
      <w:pPr>
        <w:tabs>
          <w:tab w:val="num" w:pos="5040"/>
        </w:tabs>
        <w:ind w:left="5040" w:hanging="360"/>
      </w:pPr>
      <w:rPr>
        <w:rFonts w:ascii="Times New Roman" w:hAnsi="Times New Roman" w:hint="default"/>
      </w:rPr>
    </w:lvl>
    <w:lvl w:ilvl="7" w:tplc="3AA072FE" w:tentative="1">
      <w:start w:val="1"/>
      <w:numFmt w:val="bullet"/>
      <w:lvlText w:val="•"/>
      <w:lvlJc w:val="left"/>
      <w:pPr>
        <w:tabs>
          <w:tab w:val="num" w:pos="5760"/>
        </w:tabs>
        <w:ind w:left="5760" w:hanging="360"/>
      </w:pPr>
      <w:rPr>
        <w:rFonts w:ascii="Times New Roman" w:hAnsi="Times New Roman" w:hint="default"/>
      </w:rPr>
    </w:lvl>
    <w:lvl w:ilvl="8" w:tplc="1B12E1D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6C66887"/>
    <w:multiLevelType w:val="multilevel"/>
    <w:tmpl w:val="8C0654EE"/>
    <w:lvl w:ilvl="0">
      <w:start w:val="5"/>
      <w:numFmt w:val="decimal"/>
      <w:lvlText w:val="%1"/>
      <w:lvlJc w:val="left"/>
      <w:pPr>
        <w:tabs>
          <w:tab w:val="num" w:pos="360"/>
        </w:tabs>
        <w:ind w:left="360" w:hanging="360"/>
      </w:pPr>
      <w:rPr>
        <w:rFonts w:hint="default"/>
      </w:rPr>
    </w:lvl>
    <w:lvl w:ilvl="1">
      <w:start w:val="2"/>
      <w:numFmt w:val="decimal"/>
      <w:lvlText w:val="%1.%2"/>
      <w:lvlJc w:val="left"/>
      <w:pPr>
        <w:tabs>
          <w:tab w:val="num" w:pos="576"/>
        </w:tabs>
        <w:ind w:left="576" w:hanging="360"/>
      </w:pPr>
      <w:rPr>
        <w:rFonts w:hint="default"/>
      </w:rPr>
    </w:lvl>
    <w:lvl w:ilvl="2">
      <w:start w:val="1"/>
      <w:numFmt w:val="decimal"/>
      <w:lvlText w:val="%1.%2.%3"/>
      <w:lvlJc w:val="left"/>
      <w:pPr>
        <w:tabs>
          <w:tab w:val="num" w:pos="672"/>
        </w:tabs>
        <w:ind w:left="672" w:hanging="720"/>
      </w:pPr>
      <w:rPr>
        <w:rFonts w:hint="default"/>
      </w:rPr>
    </w:lvl>
    <w:lvl w:ilvl="3">
      <w:start w:val="1"/>
      <w:numFmt w:val="decimal"/>
      <w:lvlText w:val="%1.%2.%3.%4"/>
      <w:lvlJc w:val="left"/>
      <w:pPr>
        <w:tabs>
          <w:tab w:val="num" w:pos="648"/>
        </w:tabs>
        <w:ind w:left="648" w:hanging="720"/>
      </w:pPr>
      <w:rPr>
        <w:rFonts w:hint="default"/>
      </w:rPr>
    </w:lvl>
    <w:lvl w:ilvl="4">
      <w:start w:val="1"/>
      <w:numFmt w:val="decimal"/>
      <w:lvlText w:val="%1.%2.%3.%4.%5"/>
      <w:lvlJc w:val="left"/>
      <w:pPr>
        <w:tabs>
          <w:tab w:val="num" w:pos="984"/>
        </w:tabs>
        <w:ind w:left="984" w:hanging="1080"/>
      </w:pPr>
      <w:rPr>
        <w:rFonts w:hint="default"/>
      </w:rPr>
    </w:lvl>
    <w:lvl w:ilvl="5">
      <w:start w:val="1"/>
      <w:numFmt w:val="decimal"/>
      <w:lvlText w:val="%1.%2.%3.%4.%5.%6"/>
      <w:lvlJc w:val="left"/>
      <w:pPr>
        <w:tabs>
          <w:tab w:val="num" w:pos="960"/>
        </w:tabs>
        <w:ind w:left="960" w:hanging="1080"/>
      </w:pPr>
      <w:rPr>
        <w:rFonts w:hint="default"/>
      </w:rPr>
    </w:lvl>
    <w:lvl w:ilvl="6">
      <w:start w:val="1"/>
      <w:numFmt w:val="decimal"/>
      <w:lvlText w:val="%1.%2.%3.%4.%5.%6.%7"/>
      <w:lvlJc w:val="left"/>
      <w:pPr>
        <w:tabs>
          <w:tab w:val="num" w:pos="1296"/>
        </w:tabs>
        <w:ind w:left="1296" w:hanging="1440"/>
      </w:pPr>
      <w:rPr>
        <w:rFonts w:hint="default"/>
      </w:rPr>
    </w:lvl>
    <w:lvl w:ilvl="7">
      <w:start w:val="1"/>
      <w:numFmt w:val="decimal"/>
      <w:lvlText w:val="%1.%2.%3.%4.%5.%6.%7.%8"/>
      <w:lvlJc w:val="left"/>
      <w:pPr>
        <w:tabs>
          <w:tab w:val="num" w:pos="1272"/>
        </w:tabs>
        <w:ind w:left="1272" w:hanging="1440"/>
      </w:pPr>
      <w:rPr>
        <w:rFonts w:hint="default"/>
      </w:rPr>
    </w:lvl>
    <w:lvl w:ilvl="8">
      <w:start w:val="1"/>
      <w:numFmt w:val="decimal"/>
      <w:lvlText w:val="%1.%2.%3.%4.%5.%6.%7.%8.%9"/>
      <w:lvlJc w:val="left"/>
      <w:pPr>
        <w:tabs>
          <w:tab w:val="num" w:pos="1608"/>
        </w:tabs>
        <w:ind w:left="1608" w:hanging="1800"/>
      </w:pPr>
      <w:rPr>
        <w:rFonts w:hint="default"/>
      </w:rPr>
    </w:lvl>
  </w:abstractNum>
  <w:abstractNum w:abstractNumId="15" w15:restartNumberingAfterBreak="0">
    <w:nsid w:val="47596124"/>
    <w:multiLevelType w:val="hybridMultilevel"/>
    <w:tmpl w:val="D2FCA39C"/>
    <w:lvl w:ilvl="0" w:tplc="04130005">
      <w:start w:val="1"/>
      <w:numFmt w:val="bullet"/>
      <w:lvlText w:val=""/>
      <w:lvlJc w:val="left"/>
      <w:pPr>
        <w:tabs>
          <w:tab w:val="num" w:pos="744"/>
        </w:tabs>
        <w:ind w:left="744" w:hanging="360"/>
      </w:pPr>
      <w:rPr>
        <w:rFonts w:ascii="Wingdings" w:hAnsi="Wingdings" w:hint="default"/>
      </w:rPr>
    </w:lvl>
    <w:lvl w:ilvl="1" w:tplc="04130003" w:tentative="1">
      <w:start w:val="1"/>
      <w:numFmt w:val="bullet"/>
      <w:lvlText w:val="o"/>
      <w:lvlJc w:val="left"/>
      <w:pPr>
        <w:tabs>
          <w:tab w:val="num" w:pos="1464"/>
        </w:tabs>
        <w:ind w:left="1464" w:hanging="360"/>
      </w:pPr>
      <w:rPr>
        <w:rFonts w:ascii="Courier New" w:hAnsi="Courier New" w:cs="Courier New" w:hint="default"/>
      </w:rPr>
    </w:lvl>
    <w:lvl w:ilvl="2" w:tplc="04130005" w:tentative="1">
      <w:start w:val="1"/>
      <w:numFmt w:val="bullet"/>
      <w:lvlText w:val=""/>
      <w:lvlJc w:val="left"/>
      <w:pPr>
        <w:tabs>
          <w:tab w:val="num" w:pos="2184"/>
        </w:tabs>
        <w:ind w:left="2184" w:hanging="360"/>
      </w:pPr>
      <w:rPr>
        <w:rFonts w:ascii="Wingdings" w:hAnsi="Wingdings" w:hint="default"/>
      </w:rPr>
    </w:lvl>
    <w:lvl w:ilvl="3" w:tplc="04130001" w:tentative="1">
      <w:start w:val="1"/>
      <w:numFmt w:val="bullet"/>
      <w:lvlText w:val=""/>
      <w:lvlJc w:val="left"/>
      <w:pPr>
        <w:tabs>
          <w:tab w:val="num" w:pos="2904"/>
        </w:tabs>
        <w:ind w:left="2904" w:hanging="360"/>
      </w:pPr>
      <w:rPr>
        <w:rFonts w:ascii="Symbol" w:hAnsi="Symbol" w:hint="default"/>
      </w:rPr>
    </w:lvl>
    <w:lvl w:ilvl="4" w:tplc="04130003" w:tentative="1">
      <w:start w:val="1"/>
      <w:numFmt w:val="bullet"/>
      <w:lvlText w:val="o"/>
      <w:lvlJc w:val="left"/>
      <w:pPr>
        <w:tabs>
          <w:tab w:val="num" w:pos="3624"/>
        </w:tabs>
        <w:ind w:left="3624" w:hanging="360"/>
      </w:pPr>
      <w:rPr>
        <w:rFonts w:ascii="Courier New" w:hAnsi="Courier New" w:cs="Courier New" w:hint="default"/>
      </w:rPr>
    </w:lvl>
    <w:lvl w:ilvl="5" w:tplc="04130005" w:tentative="1">
      <w:start w:val="1"/>
      <w:numFmt w:val="bullet"/>
      <w:lvlText w:val=""/>
      <w:lvlJc w:val="left"/>
      <w:pPr>
        <w:tabs>
          <w:tab w:val="num" w:pos="4344"/>
        </w:tabs>
        <w:ind w:left="4344" w:hanging="360"/>
      </w:pPr>
      <w:rPr>
        <w:rFonts w:ascii="Wingdings" w:hAnsi="Wingdings" w:hint="default"/>
      </w:rPr>
    </w:lvl>
    <w:lvl w:ilvl="6" w:tplc="04130001" w:tentative="1">
      <w:start w:val="1"/>
      <w:numFmt w:val="bullet"/>
      <w:lvlText w:val=""/>
      <w:lvlJc w:val="left"/>
      <w:pPr>
        <w:tabs>
          <w:tab w:val="num" w:pos="5064"/>
        </w:tabs>
        <w:ind w:left="5064" w:hanging="360"/>
      </w:pPr>
      <w:rPr>
        <w:rFonts w:ascii="Symbol" w:hAnsi="Symbol" w:hint="default"/>
      </w:rPr>
    </w:lvl>
    <w:lvl w:ilvl="7" w:tplc="04130003" w:tentative="1">
      <w:start w:val="1"/>
      <w:numFmt w:val="bullet"/>
      <w:lvlText w:val="o"/>
      <w:lvlJc w:val="left"/>
      <w:pPr>
        <w:tabs>
          <w:tab w:val="num" w:pos="5784"/>
        </w:tabs>
        <w:ind w:left="5784" w:hanging="360"/>
      </w:pPr>
      <w:rPr>
        <w:rFonts w:ascii="Courier New" w:hAnsi="Courier New" w:cs="Courier New" w:hint="default"/>
      </w:rPr>
    </w:lvl>
    <w:lvl w:ilvl="8" w:tplc="04130005" w:tentative="1">
      <w:start w:val="1"/>
      <w:numFmt w:val="bullet"/>
      <w:lvlText w:val=""/>
      <w:lvlJc w:val="left"/>
      <w:pPr>
        <w:tabs>
          <w:tab w:val="num" w:pos="6504"/>
        </w:tabs>
        <w:ind w:left="6504" w:hanging="360"/>
      </w:pPr>
      <w:rPr>
        <w:rFonts w:ascii="Wingdings" w:hAnsi="Wingdings" w:hint="default"/>
      </w:rPr>
    </w:lvl>
  </w:abstractNum>
  <w:abstractNum w:abstractNumId="16" w15:restartNumberingAfterBreak="0">
    <w:nsid w:val="48256AF9"/>
    <w:multiLevelType w:val="hybridMultilevel"/>
    <w:tmpl w:val="2C9CBC9E"/>
    <w:lvl w:ilvl="0" w:tplc="7C5EA156">
      <w:start w:val="1"/>
      <w:numFmt w:val="bullet"/>
      <w:lvlText w:val="•"/>
      <w:lvlJc w:val="left"/>
      <w:pPr>
        <w:tabs>
          <w:tab w:val="num" w:pos="720"/>
        </w:tabs>
        <w:ind w:left="720" w:hanging="360"/>
      </w:pPr>
      <w:rPr>
        <w:rFonts w:ascii="Times New Roman" w:hAnsi="Times New Roman" w:hint="default"/>
      </w:rPr>
    </w:lvl>
    <w:lvl w:ilvl="1" w:tplc="E50805E8" w:tentative="1">
      <w:start w:val="1"/>
      <w:numFmt w:val="bullet"/>
      <w:lvlText w:val="•"/>
      <w:lvlJc w:val="left"/>
      <w:pPr>
        <w:tabs>
          <w:tab w:val="num" w:pos="1440"/>
        </w:tabs>
        <w:ind w:left="1440" w:hanging="360"/>
      </w:pPr>
      <w:rPr>
        <w:rFonts w:ascii="Times New Roman" w:hAnsi="Times New Roman" w:hint="default"/>
      </w:rPr>
    </w:lvl>
    <w:lvl w:ilvl="2" w:tplc="0B808614" w:tentative="1">
      <w:start w:val="1"/>
      <w:numFmt w:val="bullet"/>
      <w:lvlText w:val="•"/>
      <w:lvlJc w:val="left"/>
      <w:pPr>
        <w:tabs>
          <w:tab w:val="num" w:pos="2160"/>
        </w:tabs>
        <w:ind w:left="2160" w:hanging="360"/>
      </w:pPr>
      <w:rPr>
        <w:rFonts w:ascii="Times New Roman" w:hAnsi="Times New Roman" w:hint="default"/>
      </w:rPr>
    </w:lvl>
    <w:lvl w:ilvl="3" w:tplc="3744B7F4" w:tentative="1">
      <w:start w:val="1"/>
      <w:numFmt w:val="bullet"/>
      <w:lvlText w:val="•"/>
      <w:lvlJc w:val="left"/>
      <w:pPr>
        <w:tabs>
          <w:tab w:val="num" w:pos="2880"/>
        </w:tabs>
        <w:ind w:left="2880" w:hanging="360"/>
      </w:pPr>
      <w:rPr>
        <w:rFonts w:ascii="Times New Roman" w:hAnsi="Times New Roman" w:hint="default"/>
      </w:rPr>
    </w:lvl>
    <w:lvl w:ilvl="4" w:tplc="797C2488" w:tentative="1">
      <w:start w:val="1"/>
      <w:numFmt w:val="bullet"/>
      <w:lvlText w:val="•"/>
      <w:lvlJc w:val="left"/>
      <w:pPr>
        <w:tabs>
          <w:tab w:val="num" w:pos="3600"/>
        </w:tabs>
        <w:ind w:left="3600" w:hanging="360"/>
      </w:pPr>
      <w:rPr>
        <w:rFonts w:ascii="Times New Roman" w:hAnsi="Times New Roman" w:hint="default"/>
      </w:rPr>
    </w:lvl>
    <w:lvl w:ilvl="5" w:tplc="D21899C6" w:tentative="1">
      <w:start w:val="1"/>
      <w:numFmt w:val="bullet"/>
      <w:lvlText w:val="•"/>
      <w:lvlJc w:val="left"/>
      <w:pPr>
        <w:tabs>
          <w:tab w:val="num" w:pos="4320"/>
        </w:tabs>
        <w:ind w:left="4320" w:hanging="360"/>
      </w:pPr>
      <w:rPr>
        <w:rFonts w:ascii="Times New Roman" w:hAnsi="Times New Roman" w:hint="default"/>
      </w:rPr>
    </w:lvl>
    <w:lvl w:ilvl="6" w:tplc="BBC60D76" w:tentative="1">
      <w:start w:val="1"/>
      <w:numFmt w:val="bullet"/>
      <w:lvlText w:val="•"/>
      <w:lvlJc w:val="left"/>
      <w:pPr>
        <w:tabs>
          <w:tab w:val="num" w:pos="5040"/>
        </w:tabs>
        <w:ind w:left="5040" w:hanging="360"/>
      </w:pPr>
      <w:rPr>
        <w:rFonts w:ascii="Times New Roman" w:hAnsi="Times New Roman" w:hint="default"/>
      </w:rPr>
    </w:lvl>
    <w:lvl w:ilvl="7" w:tplc="DED653DC" w:tentative="1">
      <w:start w:val="1"/>
      <w:numFmt w:val="bullet"/>
      <w:lvlText w:val="•"/>
      <w:lvlJc w:val="left"/>
      <w:pPr>
        <w:tabs>
          <w:tab w:val="num" w:pos="5760"/>
        </w:tabs>
        <w:ind w:left="5760" w:hanging="360"/>
      </w:pPr>
      <w:rPr>
        <w:rFonts w:ascii="Times New Roman" w:hAnsi="Times New Roman" w:hint="default"/>
      </w:rPr>
    </w:lvl>
    <w:lvl w:ilvl="8" w:tplc="8EDAB20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9255806"/>
    <w:multiLevelType w:val="hybridMultilevel"/>
    <w:tmpl w:val="5394A44C"/>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195E79"/>
    <w:multiLevelType w:val="hybridMultilevel"/>
    <w:tmpl w:val="81365FFC"/>
    <w:lvl w:ilvl="0" w:tplc="B5306CA2">
      <w:numFmt w:val="bullet"/>
      <w:lvlText w:val=""/>
      <w:lvlJc w:val="left"/>
      <w:pPr>
        <w:tabs>
          <w:tab w:val="num" w:pos="720"/>
        </w:tabs>
        <w:ind w:left="720" w:hanging="360"/>
      </w:pPr>
      <w:rPr>
        <w:rFonts w:ascii="Symbol" w:eastAsia="Times New Roman" w:hAnsi="Symbol"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491BE8"/>
    <w:multiLevelType w:val="hybridMultilevel"/>
    <w:tmpl w:val="408E0B1A"/>
    <w:lvl w:ilvl="0" w:tplc="B5306CA2">
      <w:numFmt w:val="bullet"/>
      <w:lvlText w:val=""/>
      <w:lvlJc w:val="left"/>
      <w:pPr>
        <w:tabs>
          <w:tab w:val="num" w:pos="720"/>
        </w:tabs>
        <w:ind w:left="720" w:hanging="360"/>
      </w:pPr>
      <w:rPr>
        <w:rFonts w:ascii="Symbol" w:eastAsia="Times New Roman" w:hAnsi="Symbol"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BE21F5"/>
    <w:multiLevelType w:val="multilevel"/>
    <w:tmpl w:val="DCFE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B8600B"/>
    <w:multiLevelType w:val="multilevel"/>
    <w:tmpl w:val="408E0B1A"/>
    <w:lvl w:ilvl="0">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BB90233"/>
    <w:multiLevelType w:val="hybridMultilevel"/>
    <w:tmpl w:val="2690C640"/>
    <w:lvl w:ilvl="0" w:tplc="9C944670">
      <w:start w:val="1"/>
      <w:numFmt w:val="bullet"/>
      <w:lvlText w:val="-"/>
      <w:lvlJc w:val="left"/>
      <w:pPr>
        <w:tabs>
          <w:tab w:val="num" w:pos="720"/>
        </w:tabs>
        <w:ind w:left="720" w:hanging="360"/>
      </w:pPr>
      <w:rPr>
        <w:rFonts w:ascii="Courier New" w:hAnsi="Courier New"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195512"/>
    <w:multiLevelType w:val="hybridMultilevel"/>
    <w:tmpl w:val="A12A6E50"/>
    <w:lvl w:ilvl="0" w:tplc="B5306CA2">
      <w:start w:val="1"/>
      <w:numFmt w:val="bullet"/>
      <w:lvlText w:val=""/>
      <w:lvlJc w:val="left"/>
      <w:pPr>
        <w:tabs>
          <w:tab w:val="num" w:pos="720"/>
        </w:tabs>
        <w:ind w:left="720" w:hanging="360"/>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FA47346"/>
    <w:multiLevelType w:val="multilevel"/>
    <w:tmpl w:val="2FFA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04197E"/>
    <w:multiLevelType w:val="hybridMultilevel"/>
    <w:tmpl w:val="A956CC06"/>
    <w:lvl w:ilvl="0" w:tplc="04130015">
      <w:start w:val="1"/>
      <w:numFmt w:val="upperLetter"/>
      <w:lvlText w:val="%1."/>
      <w:lvlJc w:val="left"/>
      <w:pPr>
        <w:tabs>
          <w:tab w:val="num" w:pos="2520"/>
        </w:tabs>
        <w:ind w:left="2520" w:hanging="360"/>
      </w:pPr>
      <w:rPr>
        <w:rFonts w:hint="default"/>
      </w:rPr>
    </w:lvl>
    <w:lvl w:ilvl="1" w:tplc="04130003" w:tentative="1">
      <w:start w:val="1"/>
      <w:numFmt w:val="bullet"/>
      <w:lvlText w:val="o"/>
      <w:lvlJc w:val="left"/>
      <w:pPr>
        <w:ind w:left="3240" w:hanging="360"/>
      </w:pPr>
      <w:rPr>
        <w:rFonts w:ascii="Courier New" w:hAnsi="Courier New" w:cs="Courier New" w:hint="default"/>
      </w:rPr>
    </w:lvl>
    <w:lvl w:ilvl="2" w:tplc="04130005" w:tentative="1">
      <w:start w:val="1"/>
      <w:numFmt w:val="bullet"/>
      <w:lvlText w:val=""/>
      <w:lvlJc w:val="left"/>
      <w:pPr>
        <w:ind w:left="3960" w:hanging="360"/>
      </w:pPr>
      <w:rPr>
        <w:rFonts w:ascii="Wingdings" w:hAnsi="Wingdings" w:hint="default"/>
      </w:rPr>
    </w:lvl>
    <w:lvl w:ilvl="3" w:tplc="04130001" w:tentative="1">
      <w:start w:val="1"/>
      <w:numFmt w:val="bullet"/>
      <w:lvlText w:val=""/>
      <w:lvlJc w:val="left"/>
      <w:pPr>
        <w:ind w:left="4680" w:hanging="360"/>
      </w:pPr>
      <w:rPr>
        <w:rFonts w:ascii="Symbol" w:hAnsi="Symbol" w:hint="default"/>
      </w:rPr>
    </w:lvl>
    <w:lvl w:ilvl="4" w:tplc="04130003" w:tentative="1">
      <w:start w:val="1"/>
      <w:numFmt w:val="bullet"/>
      <w:lvlText w:val="o"/>
      <w:lvlJc w:val="left"/>
      <w:pPr>
        <w:ind w:left="5400" w:hanging="360"/>
      </w:pPr>
      <w:rPr>
        <w:rFonts w:ascii="Courier New" w:hAnsi="Courier New" w:cs="Courier New" w:hint="default"/>
      </w:rPr>
    </w:lvl>
    <w:lvl w:ilvl="5" w:tplc="04130005" w:tentative="1">
      <w:start w:val="1"/>
      <w:numFmt w:val="bullet"/>
      <w:lvlText w:val=""/>
      <w:lvlJc w:val="left"/>
      <w:pPr>
        <w:ind w:left="6120" w:hanging="360"/>
      </w:pPr>
      <w:rPr>
        <w:rFonts w:ascii="Wingdings" w:hAnsi="Wingdings" w:hint="default"/>
      </w:rPr>
    </w:lvl>
    <w:lvl w:ilvl="6" w:tplc="04130001" w:tentative="1">
      <w:start w:val="1"/>
      <w:numFmt w:val="bullet"/>
      <w:lvlText w:val=""/>
      <w:lvlJc w:val="left"/>
      <w:pPr>
        <w:ind w:left="6840" w:hanging="360"/>
      </w:pPr>
      <w:rPr>
        <w:rFonts w:ascii="Symbol" w:hAnsi="Symbol" w:hint="default"/>
      </w:rPr>
    </w:lvl>
    <w:lvl w:ilvl="7" w:tplc="04130003" w:tentative="1">
      <w:start w:val="1"/>
      <w:numFmt w:val="bullet"/>
      <w:lvlText w:val="o"/>
      <w:lvlJc w:val="left"/>
      <w:pPr>
        <w:ind w:left="7560" w:hanging="360"/>
      </w:pPr>
      <w:rPr>
        <w:rFonts w:ascii="Courier New" w:hAnsi="Courier New" w:cs="Courier New" w:hint="default"/>
      </w:rPr>
    </w:lvl>
    <w:lvl w:ilvl="8" w:tplc="04130005" w:tentative="1">
      <w:start w:val="1"/>
      <w:numFmt w:val="bullet"/>
      <w:lvlText w:val=""/>
      <w:lvlJc w:val="left"/>
      <w:pPr>
        <w:ind w:left="8280" w:hanging="360"/>
      </w:pPr>
      <w:rPr>
        <w:rFonts w:ascii="Wingdings" w:hAnsi="Wingdings" w:hint="default"/>
      </w:rPr>
    </w:lvl>
  </w:abstractNum>
  <w:abstractNum w:abstractNumId="26" w15:restartNumberingAfterBreak="0">
    <w:nsid w:val="61B34E75"/>
    <w:multiLevelType w:val="hybridMultilevel"/>
    <w:tmpl w:val="57C44DC2"/>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7100C11"/>
    <w:multiLevelType w:val="hybridMultilevel"/>
    <w:tmpl w:val="109C85C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81E0379"/>
    <w:multiLevelType w:val="multilevel"/>
    <w:tmpl w:val="BFB6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1F0872"/>
    <w:multiLevelType w:val="hybridMultilevel"/>
    <w:tmpl w:val="6B66C02A"/>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5576ABE"/>
    <w:multiLevelType w:val="hybridMultilevel"/>
    <w:tmpl w:val="A1E8F1F4"/>
    <w:name w:val="WW8Num38"/>
    <w:lvl w:ilvl="0" w:tplc="FFFFFFFF">
      <w:start w:val="1"/>
      <w:numFmt w:val="bullet"/>
      <w:lvlText w:val="-"/>
      <w:lvlJc w:val="left"/>
      <w:pPr>
        <w:ind w:left="720" w:hanging="360"/>
      </w:pPr>
      <w:rPr>
        <w:rFonts w:ascii="Arial" w:eastAsia="Times New Roman" w:hAnsi="Aria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F5A75B9"/>
    <w:multiLevelType w:val="hybridMultilevel"/>
    <w:tmpl w:val="F176D6D0"/>
    <w:lvl w:ilvl="0" w:tplc="729AE210">
      <w:start w:val="1"/>
      <w:numFmt w:val="bullet"/>
      <w:lvlText w:val="-"/>
      <w:lvlJc w:val="left"/>
      <w:pPr>
        <w:tabs>
          <w:tab w:val="num" w:pos="720"/>
        </w:tabs>
        <w:ind w:left="720" w:hanging="360"/>
      </w:pPr>
      <w:rPr>
        <w:rFonts w:ascii="Times New Roman" w:hAnsi="Times New Roman" w:hint="default"/>
      </w:rPr>
    </w:lvl>
    <w:lvl w:ilvl="1" w:tplc="FBD8576C">
      <w:start w:val="169"/>
      <w:numFmt w:val="bullet"/>
      <w:lvlText w:val="-"/>
      <w:lvlJc w:val="left"/>
      <w:pPr>
        <w:tabs>
          <w:tab w:val="num" w:pos="1440"/>
        </w:tabs>
        <w:ind w:left="1440" w:hanging="360"/>
      </w:pPr>
      <w:rPr>
        <w:rFonts w:ascii="Times New Roman" w:hAnsi="Times New Roman" w:hint="default"/>
      </w:rPr>
    </w:lvl>
    <w:lvl w:ilvl="2" w:tplc="28DE3B84" w:tentative="1">
      <w:start w:val="1"/>
      <w:numFmt w:val="bullet"/>
      <w:lvlText w:val="-"/>
      <w:lvlJc w:val="left"/>
      <w:pPr>
        <w:tabs>
          <w:tab w:val="num" w:pos="2160"/>
        </w:tabs>
        <w:ind w:left="2160" w:hanging="360"/>
      </w:pPr>
      <w:rPr>
        <w:rFonts w:ascii="Times New Roman" w:hAnsi="Times New Roman" w:hint="default"/>
      </w:rPr>
    </w:lvl>
    <w:lvl w:ilvl="3" w:tplc="AFF4D862" w:tentative="1">
      <w:start w:val="1"/>
      <w:numFmt w:val="bullet"/>
      <w:lvlText w:val="-"/>
      <w:lvlJc w:val="left"/>
      <w:pPr>
        <w:tabs>
          <w:tab w:val="num" w:pos="2880"/>
        </w:tabs>
        <w:ind w:left="2880" w:hanging="360"/>
      </w:pPr>
      <w:rPr>
        <w:rFonts w:ascii="Times New Roman" w:hAnsi="Times New Roman" w:hint="default"/>
      </w:rPr>
    </w:lvl>
    <w:lvl w:ilvl="4" w:tplc="E904E54E" w:tentative="1">
      <w:start w:val="1"/>
      <w:numFmt w:val="bullet"/>
      <w:lvlText w:val="-"/>
      <w:lvlJc w:val="left"/>
      <w:pPr>
        <w:tabs>
          <w:tab w:val="num" w:pos="3600"/>
        </w:tabs>
        <w:ind w:left="3600" w:hanging="360"/>
      </w:pPr>
      <w:rPr>
        <w:rFonts w:ascii="Times New Roman" w:hAnsi="Times New Roman" w:hint="default"/>
      </w:rPr>
    </w:lvl>
    <w:lvl w:ilvl="5" w:tplc="9458891C" w:tentative="1">
      <w:start w:val="1"/>
      <w:numFmt w:val="bullet"/>
      <w:lvlText w:val="-"/>
      <w:lvlJc w:val="left"/>
      <w:pPr>
        <w:tabs>
          <w:tab w:val="num" w:pos="4320"/>
        </w:tabs>
        <w:ind w:left="4320" w:hanging="360"/>
      </w:pPr>
      <w:rPr>
        <w:rFonts w:ascii="Times New Roman" w:hAnsi="Times New Roman" w:hint="default"/>
      </w:rPr>
    </w:lvl>
    <w:lvl w:ilvl="6" w:tplc="67BCF8B6" w:tentative="1">
      <w:start w:val="1"/>
      <w:numFmt w:val="bullet"/>
      <w:lvlText w:val="-"/>
      <w:lvlJc w:val="left"/>
      <w:pPr>
        <w:tabs>
          <w:tab w:val="num" w:pos="5040"/>
        </w:tabs>
        <w:ind w:left="5040" w:hanging="360"/>
      </w:pPr>
      <w:rPr>
        <w:rFonts w:ascii="Times New Roman" w:hAnsi="Times New Roman" w:hint="default"/>
      </w:rPr>
    </w:lvl>
    <w:lvl w:ilvl="7" w:tplc="1212A1B8" w:tentative="1">
      <w:start w:val="1"/>
      <w:numFmt w:val="bullet"/>
      <w:lvlText w:val="-"/>
      <w:lvlJc w:val="left"/>
      <w:pPr>
        <w:tabs>
          <w:tab w:val="num" w:pos="5760"/>
        </w:tabs>
        <w:ind w:left="5760" w:hanging="360"/>
      </w:pPr>
      <w:rPr>
        <w:rFonts w:ascii="Times New Roman" w:hAnsi="Times New Roman" w:hint="default"/>
      </w:rPr>
    </w:lvl>
    <w:lvl w:ilvl="8" w:tplc="88B4D20A"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0"/>
  </w:num>
  <w:num w:numId="3">
    <w:abstractNumId w:val="19"/>
  </w:num>
  <w:num w:numId="4">
    <w:abstractNumId w:val="6"/>
  </w:num>
  <w:num w:numId="5">
    <w:abstractNumId w:val="23"/>
  </w:num>
  <w:num w:numId="6">
    <w:abstractNumId w:val="7"/>
  </w:num>
  <w:num w:numId="7">
    <w:abstractNumId w:val="21"/>
  </w:num>
  <w:num w:numId="8">
    <w:abstractNumId w:val="22"/>
  </w:num>
  <w:num w:numId="9">
    <w:abstractNumId w:val="2"/>
  </w:num>
  <w:num w:numId="10">
    <w:abstractNumId w:val="29"/>
  </w:num>
  <w:num w:numId="11">
    <w:abstractNumId w:val="18"/>
  </w:num>
  <w:num w:numId="12">
    <w:abstractNumId w:val="11"/>
  </w:num>
  <w:num w:numId="13">
    <w:abstractNumId w:val="3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9"/>
  </w:num>
  <w:num w:numId="18">
    <w:abstractNumId w:val="14"/>
  </w:num>
  <w:num w:numId="19">
    <w:abstractNumId w:val="4"/>
  </w:num>
  <w:num w:numId="20">
    <w:abstractNumId w:val="28"/>
  </w:num>
  <w:num w:numId="21">
    <w:abstractNumId w:val="26"/>
  </w:num>
  <w:num w:numId="22">
    <w:abstractNumId w:val="24"/>
  </w:num>
  <w:num w:numId="23">
    <w:abstractNumId w:val="20"/>
  </w:num>
  <w:num w:numId="24">
    <w:abstractNumId w:val="5"/>
  </w:num>
  <w:num w:numId="25">
    <w:abstractNumId w:val="8"/>
  </w:num>
  <w:num w:numId="26">
    <w:abstractNumId w:val="16"/>
  </w:num>
  <w:num w:numId="27">
    <w:abstractNumId w:val="31"/>
  </w:num>
  <w:num w:numId="28">
    <w:abstractNumId w:val="13"/>
  </w:num>
  <w:num w:numId="29">
    <w:abstractNumId w:val="25"/>
  </w:num>
  <w:num w:numId="30">
    <w:abstractNumId w:val="0"/>
  </w:num>
  <w:num w:numId="31">
    <w:abstractNumId w:val="1"/>
  </w:num>
  <w:num w:numId="32">
    <w:abstractNumId w:val="17"/>
  </w:num>
  <w:num w:numId="33">
    <w:abstractNumId w:val="15"/>
  </w:num>
  <w:num w:numId="34">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ems, P.H. (Peter)">
    <w15:presenceInfo w15:providerId="AD" w15:userId="S-1-5-21-1104492580-2141259050-3462381582-2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0BAD"/>
    <w:rsid w:val="0000074B"/>
    <w:rsid w:val="000009DF"/>
    <w:rsid w:val="00000E98"/>
    <w:rsid w:val="00004A57"/>
    <w:rsid w:val="0000521C"/>
    <w:rsid w:val="00006484"/>
    <w:rsid w:val="000066D2"/>
    <w:rsid w:val="0000705E"/>
    <w:rsid w:val="00007702"/>
    <w:rsid w:val="00007C90"/>
    <w:rsid w:val="00010291"/>
    <w:rsid w:val="00011FA6"/>
    <w:rsid w:val="00012736"/>
    <w:rsid w:val="00012935"/>
    <w:rsid w:val="00012C65"/>
    <w:rsid w:val="00013246"/>
    <w:rsid w:val="00013315"/>
    <w:rsid w:val="000137D4"/>
    <w:rsid w:val="00014EA2"/>
    <w:rsid w:val="00016177"/>
    <w:rsid w:val="000168CB"/>
    <w:rsid w:val="00017208"/>
    <w:rsid w:val="000176A6"/>
    <w:rsid w:val="0002196A"/>
    <w:rsid w:val="00021B86"/>
    <w:rsid w:val="0002385D"/>
    <w:rsid w:val="000243B0"/>
    <w:rsid w:val="00025FDF"/>
    <w:rsid w:val="00026760"/>
    <w:rsid w:val="0002727B"/>
    <w:rsid w:val="00027F36"/>
    <w:rsid w:val="00030ED0"/>
    <w:rsid w:val="0003161F"/>
    <w:rsid w:val="00032222"/>
    <w:rsid w:val="00032999"/>
    <w:rsid w:val="00034865"/>
    <w:rsid w:val="0003488C"/>
    <w:rsid w:val="00035326"/>
    <w:rsid w:val="0003586E"/>
    <w:rsid w:val="000367B1"/>
    <w:rsid w:val="00036C72"/>
    <w:rsid w:val="0003725B"/>
    <w:rsid w:val="000374E1"/>
    <w:rsid w:val="00037C27"/>
    <w:rsid w:val="000409C4"/>
    <w:rsid w:val="00040FB4"/>
    <w:rsid w:val="0004134F"/>
    <w:rsid w:val="00041586"/>
    <w:rsid w:val="00042416"/>
    <w:rsid w:val="00042AA6"/>
    <w:rsid w:val="000433A2"/>
    <w:rsid w:val="00044149"/>
    <w:rsid w:val="000453F6"/>
    <w:rsid w:val="00045CB7"/>
    <w:rsid w:val="000460F2"/>
    <w:rsid w:val="00047B55"/>
    <w:rsid w:val="00050BDF"/>
    <w:rsid w:val="000519D2"/>
    <w:rsid w:val="00051A3C"/>
    <w:rsid w:val="00052BA3"/>
    <w:rsid w:val="00052FE3"/>
    <w:rsid w:val="000530C3"/>
    <w:rsid w:val="000537D3"/>
    <w:rsid w:val="00053AD7"/>
    <w:rsid w:val="00053DBD"/>
    <w:rsid w:val="00054CA1"/>
    <w:rsid w:val="00054F72"/>
    <w:rsid w:val="00054FB2"/>
    <w:rsid w:val="000563EE"/>
    <w:rsid w:val="0005672F"/>
    <w:rsid w:val="00056B3F"/>
    <w:rsid w:val="00060034"/>
    <w:rsid w:val="0006029A"/>
    <w:rsid w:val="00060834"/>
    <w:rsid w:val="000631A9"/>
    <w:rsid w:val="0006368F"/>
    <w:rsid w:val="0006511A"/>
    <w:rsid w:val="000676CE"/>
    <w:rsid w:val="00067B3E"/>
    <w:rsid w:val="00067BD0"/>
    <w:rsid w:val="00070C25"/>
    <w:rsid w:val="00071594"/>
    <w:rsid w:val="00073246"/>
    <w:rsid w:val="000733A2"/>
    <w:rsid w:val="00073643"/>
    <w:rsid w:val="000742C6"/>
    <w:rsid w:val="00075746"/>
    <w:rsid w:val="00075C34"/>
    <w:rsid w:val="00076A1E"/>
    <w:rsid w:val="00077102"/>
    <w:rsid w:val="00077593"/>
    <w:rsid w:val="00077ECD"/>
    <w:rsid w:val="00082DAB"/>
    <w:rsid w:val="00082F48"/>
    <w:rsid w:val="00083C15"/>
    <w:rsid w:val="00084980"/>
    <w:rsid w:val="0008640A"/>
    <w:rsid w:val="0008718C"/>
    <w:rsid w:val="0009359C"/>
    <w:rsid w:val="000938BC"/>
    <w:rsid w:val="000939F4"/>
    <w:rsid w:val="0009425B"/>
    <w:rsid w:val="0009492A"/>
    <w:rsid w:val="000966AB"/>
    <w:rsid w:val="00097556"/>
    <w:rsid w:val="000A0416"/>
    <w:rsid w:val="000A1DFA"/>
    <w:rsid w:val="000A37C3"/>
    <w:rsid w:val="000A38A6"/>
    <w:rsid w:val="000A4512"/>
    <w:rsid w:val="000A4DAD"/>
    <w:rsid w:val="000A51AF"/>
    <w:rsid w:val="000A7145"/>
    <w:rsid w:val="000A7F66"/>
    <w:rsid w:val="000B032C"/>
    <w:rsid w:val="000B131C"/>
    <w:rsid w:val="000B58AB"/>
    <w:rsid w:val="000B6BA3"/>
    <w:rsid w:val="000B6F5E"/>
    <w:rsid w:val="000C073E"/>
    <w:rsid w:val="000C0D77"/>
    <w:rsid w:val="000C1AAD"/>
    <w:rsid w:val="000C3C40"/>
    <w:rsid w:val="000C51E5"/>
    <w:rsid w:val="000C5640"/>
    <w:rsid w:val="000C70CF"/>
    <w:rsid w:val="000D0419"/>
    <w:rsid w:val="000D0964"/>
    <w:rsid w:val="000D13CF"/>
    <w:rsid w:val="000D22C7"/>
    <w:rsid w:val="000D3DD7"/>
    <w:rsid w:val="000D4C40"/>
    <w:rsid w:val="000D4D3F"/>
    <w:rsid w:val="000D6C02"/>
    <w:rsid w:val="000E0249"/>
    <w:rsid w:val="000E07DD"/>
    <w:rsid w:val="000E0A10"/>
    <w:rsid w:val="000E0A17"/>
    <w:rsid w:val="000E15BE"/>
    <w:rsid w:val="000E47E1"/>
    <w:rsid w:val="000E6FB9"/>
    <w:rsid w:val="000E79B1"/>
    <w:rsid w:val="000F2340"/>
    <w:rsid w:val="000F6118"/>
    <w:rsid w:val="000F6F7E"/>
    <w:rsid w:val="000F7116"/>
    <w:rsid w:val="000F7170"/>
    <w:rsid w:val="000F7F6A"/>
    <w:rsid w:val="001000FC"/>
    <w:rsid w:val="001026A1"/>
    <w:rsid w:val="00102DB1"/>
    <w:rsid w:val="00102EA6"/>
    <w:rsid w:val="00104945"/>
    <w:rsid w:val="00104BCB"/>
    <w:rsid w:val="00105AB8"/>
    <w:rsid w:val="00106BB8"/>
    <w:rsid w:val="00110E94"/>
    <w:rsid w:val="00111AAA"/>
    <w:rsid w:val="00111C06"/>
    <w:rsid w:val="00112495"/>
    <w:rsid w:val="001126D2"/>
    <w:rsid w:val="00112B10"/>
    <w:rsid w:val="00113053"/>
    <w:rsid w:val="001137DD"/>
    <w:rsid w:val="0011433A"/>
    <w:rsid w:val="00116FF8"/>
    <w:rsid w:val="00121602"/>
    <w:rsid w:val="001244DA"/>
    <w:rsid w:val="001251A3"/>
    <w:rsid w:val="00127887"/>
    <w:rsid w:val="001304D4"/>
    <w:rsid w:val="00131736"/>
    <w:rsid w:val="00132A3F"/>
    <w:rsid w:val="00134987"/>
    <w:rsid w:val="00134C1F"/>
    <w:rsid w:val="00135C61"/>
    <w:rsid w:val="00135D42"/>
    <w:rsid w:val="00140458"/>
    <w:rsid w:val="001405F7"/>
    <w:rsid w:val="00140E14"/>
    <w:rsid w:val="00141310"/>
    <w:rsid w:val="00141F21"/>
    <w:rsid w:val="00142671"/>
    <w:rsid w:val="001429E7"/>
    <w:rsid w:val="00142AE1"/>
    <w:rsid w:val="001430BA"/>
    <w:rsid w:val="0014382F"/>
    <w:rsid w:val="001438B6"/>
    <w:rsid w:val="00143EB0"/>
    <w:rsid w:val="00143FC5"/>
    <w:rsid w:val="001443A7"/>
    <w:rsid w:val="0014529B"/>
    <w:rsid w:val="00147812"/>
    <w:rsid w:val="00147E15"/>
    <w:rsid w:val="00153775"/>
    <w:rsid w:val="00153EFC"/>
    <w:rsid w:val="0015553B"/>
    <w:rsid w:val="00157A76"/>
    <w:rsid w:val="00160690"/>
    <w:rsid w:val="00161B59"/>
    <w:rsid w:val="00161C91"/>
    <w:rsid w:val="00161FE2"/>
    <w:rsid w:val="001621B4"/>
    <w:rsid w:val="0016262F"/>
    <w:rsid w:val="00162C34"/>
    <w:rsid w:val="001634B4"/>
    <w:rsid w:val="0016397C"/>
    <w:rsid w:val="00163E84"/>
    <w:rsid w:val="001649F9"/>
    <w:rsid w:val="00165894"/>
    <w:rsid w:val="00165F09"/>
    <w:rsid w:val="001667CE"/>
    <w:rsid w:val="001678CA"/>
    <w:rsid w:val="00170DA8"/>
    <w:rsid w:val="00171D89"/>
    <w:rsid w:val="00172EBB"/>
    <w:rsid w:val="001730BD"/>
    <w:rsid w:val="00173126"/>
    <w:rsid w:val="001736CD"/>
    <w:rsid w:val="00173881"/>
    <w:rsid w:val="00174433"/>
    <w:rsid w:val="001748BC"/>
    <w:rsid w:val="001758F5"/>
    <w:rsid w:val="00175F00"/>
    <w:rsid w:val="001815D7"/>
    <w:rsid w:val="001815E8"/>
    <w:rsid w:val="00182054"/>
    <w:rsid w:val="00182293"/>
    <w:rsid w:val="00184262"/>
    <w:rsid w:val="00185A85"/>
    <w:rsid w:val="00185B9E"/>
    <w:rsid w:val="00186633"/>
    <w:rsid w:val="00186891"/>
    <w:rsid w:val="0018695D"/>
    <w:rsid w:val="001871EF"/>
    <w:rsid w:val="00187281"/>
    <w:rsid w:val="00187306"/>
    <w:rsid w:val="00190333"/>
    <w:rsid w:val="0019057D"/>
    <w:rsid w:val="00190879"/>
    <w:rsid w:val="00190A7F"/>
    <w:rsid w:val="00190E34"/>
    <w:rsid w:val="001913CA"/>
    <w:rsid w:val="00191CBF"/>
    <w:rsid w:val="00192982"/>
    <w:rsid w:val="001935E3"/>
    <w:rsid w:val="0019390C"/>
    <w:rsid w:val="00193A2A"/>
    <w:rsid w:val="00194F31"/>
    <w:rsid w:val="00197CAC"/>
    <w:rsid w:val="001A0423"/>
    <w:rsid w:val="001A06BF"/>
    <w:rsid w:val="001A1E28"/>
    <w:rsid w:val="001A3CBD"/>
    <w:rsid w:val="001A5271"/>
    <w:rsid w:val="001A69CF"/>
    <w:rsid w:val="001A6DDC"/>
    <w:rsid w:val="001A74CC"/>
    <w:rsid w:val="001B0DC7"/>
    <w:rsid w:val="001B1E89"/>
    <w:rsid w:val="001B2780"/>
    <w:rsid w:val="001B3F04"/>
    <w:rsid w:val="001B52DE"/>
    <w:rsid w:val="001B532F"/>
    <w:rsid w:val="001B5FC8"/>
    <w:rsid w:val="001B7AA6"/>
    <w:rsid w:val="001C0E1E"/>
    <w:rsid w:val="001C0F18"/>
    <w:rsid w:val="001C1C2A"/>
    <w:rsid w:val="001C255D"/>
    <w:rsid w:val="001C31E9"/>
    <w:rsid w:val="001C3C98"/>
    <w:rsid w:val="001C3E69"/>
    <w:rsid w:val="001C42A1"/>
    <w:rsid w:val="001C5BF5"/>
    <w:rsid w:val="001C78BB"/>
    <w:rsid w:val="001C7973"/>
    <w:rsid w:val="001C7E21"/>
    <w:rsid w:val="001D37CF"/>
    <w:rsid w:val="001D69C9"/>
    <w:rsid w:val="001D6FAC"/>
    <w:rsid w:val="001E000D"/>
    <w:rsid w:val="001E0F86"/>
    <w:rsid w:val="001E2282"/>
    <w:rsid w:val="001E2B70"/>
    <w:rsid w:val="001E3925"/>
    <w:rsid w:val="001E4840"/>
    <w:rsid w:val="001E4E24"/>
    <w:rsid w:val="001E609E"/>
    <w:rsid w:val="001E7305"/>
    <w:rsid w:val="001E7667"/>
    <w:rsid w:val="001F049D"/>
    <w:rsid w:val="001F0F03"/>
    <w:rsid w:val="001F1CD3"/>
    <w:rsid w:val="001F22B0"/>
    <w:rsid w:val="001F3AE8"/>
    <w:rsid w:val="001F4068"/>
    <w:rsid w:val="001F4DF8"/>
    <w:rsid w:val="001F6F07"/>
    <w:rsid w:val="001F73B7"/>
    <w:rsid w:val="001F7A4A"/>
    <w:rsid w:val="001F7BF4"/>
    <w:rsid w:val="0020029A"/>
    <w:rsid w:val="00200A0E"/>
    <w:rsid w:val="00200AC9"/>
    <w:rsid w:val="002014C1"/>
    <w:rsid w:val="00201A02"/>
    <w:rsid w:val="00203078"/>
    <w:rsid w:val="00203F59"/>
    <w:rsid w:val="00205566"/>
    <w:rsid w:val="0020592B"/>
    <w:rsid w:val="00210A51"/>
    <w:rsid w:val="00213A36"/>
    <w:rsid w:val="00213F20"/>
    <w:rsid w:val="00213F34"/>
    <w:rsid w:val="00214E8D"/>
    <w:rsid w:val="00214FF1"/>
    <w:rsid w:val="00220F6F"/>
    <w:rsid w:val="00221B49"/>
    <w:rsid w:val="0022202E"/>
    <w:rsid w:val="00222FFF"/>
    <w:rsid w:val="002236D9"/>
    <w:rsid w:val="002261EC"/>
    <w:rsid w:val="00226440"/>
    <w:rsid w:val="00226ED6"/>
    <w:rsid w:val="0023079C"/>
    <w:rsid w:val="002311AB"/>
    <w:rsid w:val="002316E8"/>
    <w:rsid w:val="00233C5E"/>
    <w:rsid w:val="0023421D"/>
    <w:rsid w:val="002347C8"/>
    <w:rsid w:val="00236780"/>
    <w:rsid w:val="00236A9C"/>
    <w:rsid w:val="00236F64"/>
    <w:rsid w:val="00241DE3"/>
    <w:rsid w:val="002434F8"/>
    <w:rsid w:val="00243B97"/>
    <w:rsid w:val="00243CF5"/>
    <w:rsid w:val="0025007E"/>
    <w:rsid w:val="00251077"/>
    <w:rsid w:val="002511E6"/>
    <w:rsid w:val="00251940"/>
    <w:rsid w:val="002523CE"/>
    <w:rsid w:val="00252BBC"/>
    <w:rsid w:val="00254025"/>
    <w:rsid w:val="00254D2E"/>
    <w:rsid w:val="00255CBC"/>
    <w:rsid w:val="002561BC"/>
    <w:rsid w:val="002562D2"/>
    <w:rsid w:val="00256BEC"/>
    <w:rsid w:val="00256F2B"/>
    <w:rsid w:val="00257D33"/>
    <w:rsid w:val="00260917"/>
    <w:rsid w:val="00261328"/>
    <w:rsid w:val="00265D02"/>
    <w:rsid w:val="0026668F"/>
    <w:rsid w:val="00266B7B"/>
    <w:rsid w:val="00266C97"/>
    <w:rsid w:val="00267467"/>
    <w:rsid w:val="0027081D"/>
    <w:rsid w:val="00270D9C"/>
    <w:rsid w:val="00275739"/>
    <w:rsid w:val="0027593D"/>
    <w:rsid w:val="0027779B"/>
    <w:rsid w:val="00277890"/>
    <w:rsid w:val="00277DE9"/>
    <w:rsid w:val="00280E39"/>
    <w:rsid w:val="002810C6"/>
    <w:rsid w:val="002819CD"/>
    <w:rsid w:val="002825B9"/>
    <w:rsid w:val="002825D6"/>
    <w:rsid w:val="00283119"/>
    <w:rsid w:val="00283FCB"/>
    <w:rsid w:val="00285CE6"/>
    <w:rsid w:val="00285F66"/>
    <w:rsid w:val="00286022"/>
    <w:rsid w:val="002860DF"/>
    <w:rsid w:val="002867C5"/>
    <w:rsid w:val="00286D29"/>
    <w:rsid w:val="0028742C"/>
    <w:rsid w:val="002879DC"/>
    <w:rsid w:val="00291013"/>
    <w:rsid w:val="002914D6"/>
    <w:rsid w:val="00292F7D"/>
    <w:rsid w:val="002936C9"/>
    <w:rsid w:val="00293A47"/>
    <w:rsid w:val="002945BB"/>
    <w:rsid w:val="002963BE"/>
    <w:rsid w:val="00296ABF"/>
    <w:rsid w:val="002971AE"/>
    <w:rsid w:val="002A2BDE"/>
    <w:rsid w:val="002A3362"/>
    <w:rsid w:val="002A3643"/>
    <w:rsid w:val="002A4050"/>
    <w:rsid w:val="002A4E58"/>
    <w:rsid w:val="002A55DD"/>
    <w:rsid w:val="002B0B9B"/>
    <w:rsid w:val="002B0D5C"/>
    <w:rsid w:val="002B2587"/>
    <w:rsid w:val="002B3298"/>
    <w:rsid w:val="002B36F5"/>
    <w:rsid w:val="002C1A9D"/>
    <w:rsid w:val="002C1BED"/>
    <w:rsid w:val="002C2210"/>
    <w:rsid w:val="002C308F"/>
    <w:rsid w:val="002C35A8"/>
    <w:rsid w:val="002C61F0"/>
    <w:rsid w:val="002C6391"/>
    <w:rsid w:val="002C6525"/>
    <w:rsid w:val="002C694F"/>
    <w:rsid w:val="002C6CEB"/>
    <w:rsid w:val="002D1D33"/>
    <w:rsid w:val="002D29B6"/>
    <w:rsid w:val="002D34A3"/>
    <w:rsid w:val="002D4392"/>
    <w:rsid w:val="002D4FAA"/>
    <w:rsid w:val="002D5D1C"/>
    <w:rsid w:val="002D5F03"/>
    <w:rsid w:val="002D7919"/>
    <w:rsid w:val="002E03CE"/>
    <w:rsid w:val="002E0B0A"/>
    <w:rsid w:val="002E0D72"/>
    <w:rsid w:val="002E26DD"/>
    <w:rsid w:val="002E4276"/>
    <w:rsid w:val="002E54A5"/>
    <w:rsid w:val="002F0B7F"/>
    <w:rsid w:val="002F3824"/>
    <w:rsid w:val="002F46AE"/>
    <w:rsid w:val="002F5B75"/>
    <w:rsid w:val="002F69EF"/>
    <w:rsid w:val="002F7C37"/>
    <w:rsid w:val="00301808"/>
    <w:rsid w:val="003042A1"/>
    <w:rsid w:val="00306D09"/>
    <w:rsid w:val="00307165"/>
    <w:rsid w:val="0030758A"/>
    <w:rsid w:val="00313390"/>
    <w:rsid w:val="00314B12"/>
    <w:rsid w:val="0031640D"/>
    <w:rsid w:val="0032044B"/>
    <w:rsid w:val="003228A9"/>
    <w:rsid w:val="00323C11"/>
    <w:rsid w:val="003248CB"/>
    <w:rsid w:val="003253B4"/>
    <w:rsid w:val="00326021"/>
    <w:rsid w:val="00326999"/>
    <w:rsid w:val="00326B97"/>
    <w:rsid w:val="0032753F"/>
    <w:rsid w:val="00327F53"/>
    <w:rsid w:val="00331EEE"/>
    <w:rsid w:val="00332D1A"/>
    <w:rsid w:val="00333965"/>
    <w:rsid w:val="00334117"/>
    <w:rsid w:val="00334B31"/>
    <w:rsid w:val="003405FD"/>
    <w:rsid w:val="0034249B"/>
    <w:rsid w:val="003426E3"/>
    <w:rsid w:val="00342C0A"/>
    <w:rsid w:val="00343646"/>
    <w:rsid w:val="00344092"/>
    <w:rsid w:val="00347E69"/>
    <w:rsid w:val="00347E76"/>
    <w:rsid w:val="00350D2B"/>
    <w:rsid w:val="0035163A"/>
    <w:rsid w:val="003520AE"/>
    <w:rsid w:val="003532BE"/>
    <w:rsid w:val="0035363B"/>
    <w:rsid w:val="00357419"/>
    <w:rsid w:val="00360080"/>
    <w:rsid w:val="003605E3"/>
    <w:rsid w:val="00361031"/>
    <w:rsid w:val="0036129A"/>
    <w:rsid w:val="00362D49"/>
    <w:rsid w:val="003641D9"/>
    <w:rsid w:val="003641E1"/>
    <w:rsid w:val="00365261"/>
    <w:rsid w:val="00365C53"/>
    <w:rsid w:val="0036679E"/>
    <w:rsid w:val="003719E5"/>
    <w:rsid w:val="0037245E"/>
    <w:rsid w:val="0037607B"/>
    <w:rsid w:val="00377F65"/>
    <w:rsid w:val="003803C9"/>
    <w:rsid w:val="003805DF"/>
    <w:rsid w:val="0038069A"/>
    <w:rsid w:val="0038154F"/>
    <w:rsid w:val="0038194F"/>
    <w:rsid w:val="00381C54"/>
    <w:rsid w:val="0038201D"/>
    <w:rsid w:val="0038316D"/>
    <w:rsid w:val="0038333E"/>
    <w:rsid w:val="003836FB"/>
    <w:rsid w:val="00383812"/>
    <w:rsid w:val="0038423E"/>
    <w:rsid w:val="00384A0B"/>
    <w:rsid w:val="00390075"/>
    <w:rsid w:val="00390386"/>
    <w:rsid w:val="00392304"/>
    <w:rsid w:val="003924DC"/>
    <w:rsid w:val="00394A15"/>
    <w:rsid w:val="00395283"/>
    <w:rsid w:val="0039754A"/>
    <w:rsid w:val="003A2401"/>
    <w:rsid w:val="003A32E3"/>
    <w:rsid w:val="003A43DB"/>
    <w:rsid w:val="003A59F4"/>
    <w:rsid w:val="003A6B60"/>
    <w:rsid w:val="003A7599"/>
    <w:rsid w:val="003B1898"/>
    <w:rsid w:val="003B21B7"/>
    <w:rsid w:val="003B25F0"/>
    <w:rsid w:val="003B293E"/>
    <w:rsid w:val="003B2C6B"/>
    <w:rsid w:val="003B47CE"/>
    <w:rsid w:val="003B5C89"/>
    <w:rsid w:val="003B5CD0"/>
    <w:rsid w:val="003B6111"/>
    <w:rsid w:val="003C064E"/>
    <w:rsid w:val="003C1DC8"/>
    <w:rsid w:val="003C1FB0"/>
    <w:rsid w:val="003C2B20"/>
    <w:rsid w:val="003C3F07"/>
    <w:rsid w:val="003C3F55"/>
    <w:rsid w:val="003C4045"/>
    <w:rsid w:val="003C5587"/>
    <w:rsid w:val="003C61C2"/>
    <w:rsid w:val="003C70B9"/>
    <w:rsid w:val="003C7E9A"/>
    <w:rsid w:val="003D0236"/>
    <w:rsid w:val="003D2DB3"/>
    <w:rsid w:val="003D3F8E"/>
    <w:rsid w:val="003D496B"/>
    <w:rsid w:val="003D51D4"/>
    <w:rsid w:val="003D6DA6"/>
    <w:rsid w:val="003D7126"/>
    <w:rsid w:val="003D76FD"/>
    <w:rsid w:val="003D7CC1"/>
    <w:rsid w:val="003E0070"/>
    <w:rsid w:val="003E052D"/>
    <w:rsid w:val="003E30EB"/>
    <w:rsid w:val="003E37EF"/>
    <w:rsid w:val="003E4437"/>
    <w:rsid w:val="003E5C4B"/>
    <w:rsid w:val="003E6796"/>
    <w:rsid w:val="003E7F12"/>
    <w:rsid w:val="003F04A5"/>
    <w:rsid w:val="003F2589"/>
    <w:rsid w:val="003F3D16"/>
    <w:rsid w:val="003F4ACF"/>
    <w:rsid w:val="003F4E04"/>
    <w:rsid w:val="003F6B9C"/>
    <w:rsid w:val="00401DDE"/>
    <w:rsid w:val="004021E2"/>
    <w:rsid w:val="00402453"/>
    <w:rsid w:val="00403251"/>
    <w:rsid w:val="004041B8"/>
    <w:rsid w:val="004052BC"/>
    <w:rsid w:val="00411988"/>
    <w:rsid w:val="00411BE5"/>
    <w:rsid w:val="00413AA5"/>
    <w:rsid w:val="00413F85"/>
    <w:rsid w:val="0042141A"/>
    <w:rsid w:val="00423841"/>
    <w:rsid w:val="00423AEE"/>
    <w:rsid w:val="00426109"/>
    <w:rsid w:val="004261FD"/>
    <w:rsid w:val="00426212"/>
    <w:rsid w:val="004270AA"/>
    <w:rsid w:val="0043149E"/>
    <w:rsid w:val="00432D0E"/>
    <w:rsid w:val="00432FD3"/>
    <w:rsid w:val="0043568F"/>
    <w:rsid w:val="00436442"/>
    <w:rsid w:val="00436999"/>
    <w:rsid w:val="004378C2"/>
    <w:rsid w:val="00440ECE"/>
    <w:rsid w:val="004410AB"/>
    <w:rsid w:val="004423DA"/>
    <w:rsid w:val="00442DF5"/>
    <w:rsid w:val="00444917"/>
    <w:rsid w:val="00444FDF"/>
    <w:rsid w:val="00446425"/>
    <w:rsid w:val="00446D92"/>
    <w:rsid w:val="004478CF"/>
    <w:rsid w:val="00447B46"/>
    <w:rsid w:val="00447C4B"/>
    <w:rsid w:val="00451D31"/>
    <w:rsid w:val="00452687"/>
    <w:rsid w:val="004530FB"/>
    <w:rsid w:val="00453CE8"/>
    <w:rsid w:val="00455070"/>
    <w:rsid w:val="00455CA5"/>
    <w:rsid w:val="004560F7"/>
    <w:rsid w:val="004569B0"/>
    <w:rsid w:val="00456B31"/>
    <w:rsid w:val="004570C3"/>
    <w:rsid w:val="004619DF"/>
    <w:rsid w:val="00461A93"/>
    <w:rsid w:val="004626DD"/>
    <w:rsid w:val="00462718"/>
    <w:rsid w:val="00462B0B"/>
    <w:rsid w:val="0046302A"/>
    <w:rsid w:val="00463BAF"/>
    <w:rsid w:val="00463E85"/>
    <w:rsid w:val="00464729"/>
    <w:rsid w:val="004650D8"/>
    <w:rsid w:val="00465F84"/>
    <w:rsid w:val="00467626"/>
    <w:rsid w:val="00467A62"/>
    <w:rsid w:val="00467F92"/>
    <w:rsid w:val="00470DBE"/>
    <w:rsid w:val="004715E4"/>
    <w:rsid w:val="0047179F"/>
    <w:rsid w:val="004719BC"/>
    <w:rsid w:val="00471FC7"/>
    <w:rsid w:val="004722A3"/>
    <w:rsid w:val="004744BC"/>
    <w:rsid w:val="0048021E"/>
    <w:rsid w:val="00480CD2"/>
    <w:rsid w:val="0048215D"/>
    <w:rsid w:val="00482227"/>
    <w:rsid w:val="00483793"/>
    <w:rsid w:val="00485329"/>
    <w:rsid w:val="0048581B"/>
    <w:rsid w:val="004873BC"/>
    <w:rsid w:val="004904CA"/>
    <w:rsid w:val="004928D9"/>
    <w:rsid w:val="004931F1"/>
    <w:rsid w:val="0049354F"/>
    <w:rsid w:val="0049386B"/>
    <w:rsid w:val="00494715"/>
    <w:rsid w:val="00496AAF"/>
    <w:rsid w:val="0049789F"/>
    <w:rsid w:val="004A0239"/>
    <w:rsid w:val="004A0B84"/>
    <w:rsid w:val="004A1CF5"/>
    <w:rsid w:val="004A24A5"/>
    <w:rsid w:val="004A26F1"/>
    <w:rsid w:val="004A3345"/>
    <w:rsid w:val="004A41C3"/>
    <w:rsid w:val="004A4284"/>
    <w:rsid w:val="004A47AD"/>
    <w:rsid w:val="004A5064"/>
    <w:rsid w:val="004A5798"/>
    <w:rsid w:val="004B1F96"/>
    <w:rsid w:val="004B2C05"/>
    <w:rsid w:val="004B3A74"/>
    <w:rsid w:val="004B3F63"/>
    <w:rsid w:val="004B555A"/>
    <w:rsid w:val="004B556D"/>
    <w:rsid w:val="004B6757"/>
    <w:rsid w:val="004B7DC0"/>
    <w:rsid w:val="004C07B9"/>
    <w:rsid w:val="004C09DB"/>
    <w:rsid w:val="004C1224"/>
    <w:rsid w:val="004C1446"/>
    <w:rsid w:val="004C15D9"/>
    <w:rsid w:val="004C34D2"/>
    <w:rsid w:val="004C43D1"/>
    <w:rsid w:val="004C4862"/>
    <w:rsid w:val="004C4DF0"/>
    <w:rsid w:val="004C6AC3"/>
    <w:rsid w:val="004C6DF2"/>
    <w:rsid w:val="004D2567"/>
    <w:rsid w:val="004D2A59"/>
    <w:rsid w:val="004D30D2"/>
    <w:rsid w:val="004D3B98"/>
    <w:rsid w:val="004D6C24"/>
    <w:rsid w:val="004E1C8B"/>
    <w:rsid w:val="004E236E"/>
    <w:rsid w:val="004E2DE4"/>
    <w:rsid w:val="004E32BA"/>
    <w:rsid w:val="004F08E3"/>
    <w:rsid w:val="004F0FC2"/>
    <w:rsid w:val="004F1F47"/>
    <w:rsid w:val="004F1FAB"/>
    <w:rsid w:val="004F212F"/>
    <w:rsid w:val="004F2C74"/>
    <w:rsid w:val="004F2D32"/>
    <w:rsid w:val="004F3F91"/>
    <w:rsid w:val="004F4054"/>
    <w:rsid w:val="004F4632"/>
    <w:rsid w:val="004F4DB9"/>
    <w:rsid w:val="004F5EC0"/>
    <w:rsid w:val="004F64B5"/>
    <w:rsid w:val="004F677A"/>
    <w:rsid w:val="004F7390"/>
    <w:rsid w:val="004F7404"/>
    <w:rsid w:val="005023CF"/>
    <w:rsid w:val="00502C74"/>
    <w:rsid w:val="00503533"/>
    <w:rsid w:val="00503603"/>
    <w:rsid w:val="005047C7"/>
    <w:rsid w:val="00504C05"/>
    <w:rsid w:val="00505DA8"/>
    <w:rsid w:val="00506051"/>
    <w:rsid w:val="005062FE"/>
    <w:rsid w:val="005079DB"/>
    <w:rsid w:val="00507CA6"/>
    <w:rsid w:val="00511C1E"/>
    <w:rsid w:val="00512EA9"/>
    <w:rsid w:val="005148BE"/>
    <w:rsid w:val="00515DFE"/>
    <w:rsid w:val="00515FB7"/>
    <w:rsid w:val="00521A2B"/>
    <w:rsid w:val="00521F9D"/>
    <w:rsid w:val="00522618"/>
    <w:rsid w:val="0052494D"/>
    <w:rsid w:val="00527C12"/>
    <w:rsid w:val="00530372"/>
    <w:rsid w:val="005309DE"/>
    <w:rsid w:val="00530B14"/>
    <w:rsid w:val="00530BEC"/>
    <w:rsid w:val="00531428"/>
    <w:rsid w:val="005349F8"/>
    <w:rsid w:val="00534FA0"/>
    <w:rsid w:val="005352EC"/>
    <w:rsid w:val="00535419"/>
    <w:rsid w:val="0053550C"/>
    <w:rsid w:val="00535C70"/>
    <w:rsid w:val="005366BC"/>
    <w:rsid w:val="00537415"/>
    <w:rsid w:val="00537D6A"/>
    <w:rsid w:val="00537FA0"/>
    <w:rsid w:val="00540EE2"/>
    <w:rsid w:val="0054359D"/>
    <w:rsid w:val="00544DE6"/>
    <w:rsid w:val="00545AA5"/>
    <w:rsid w:val="0055050B"/>
    <w:rsid w:val="00550889"/>
    <w:rsid w:val="00550AB5"/>
    <w:rsid w:val="00551A07"/>
    <w:rsid w:val="005520B2"/>
    <w:rsid w:val="0055234D"/>
    <w:rsid w:val="00553492"/>
    <w:rsid w:val="00553F1E"/>
    <w:rsid w:val="00554747"/>
    <w:rsid w:val="00555AA9"/>
    <w:rsid w:val="00556C03"/>
    <w:rsid w:val="00556FE2"/>
    <w:rsid w:val="0056027B"/>
    <w:rsid w:val="005604BE"/>
    <w:rsid w:val="00561EAA"/>
    <w:rsid w:val="005620BB"/>
    <w:rsid w:val="0056388B"/>
    <w:rsid w:val="005656A7"/>
    <w:rsid w:val="00565B5D"/>
    <w:rsid w:val="00566A80"/>
    <w:rsid w:val="00566D51"/>
    <w:rsid w:val="00567087"/>
    <w:rsid w:val="00567BAC"/>
    <w:rsid w:val="00570797"/>
    <w:rsid w:val="005707CE"/>
    <w:rsid w:val="00570FDF"/>
    <w:rsid w:val="00571729"/>
    <w:rsid w:val="00572C87"/>
    <w:rsid w:val="005732B0"/>
    <w:rsid w:val="005742F2"/>
    <w:rsid w:val="005744D5"/>
    <w:rsid w:val="0057453C"/>
    <w:rsid w:val="005768BB"/>
    <w:rsid w:val="0058003A"/>
    <w:rsid w:val="00584F02"/>
    <w:rsid w:val="005872C4"/>
    <w:rsid w:val="00590025"/>
    <w:rsid w:val="00590AF8"/>
    <w:rsid w:val="00590ECC"/>
    <w:rsid w:val="0059233E"/>
    <w:rsid w:val="0059257D"/>
    <w:rsid w:val="0059275E"/>
    <w:rsid w:val="005954B4"/>
    <w:rsid w:val="00595F13"/>
    <w:rsid w:val="0059645B"/>
    <w:rsid w:val="00596D69"/>
    <w:rsid w:val="005A05F5"/>
    <w:rsid w:val="005A0F20"/>
    <w:rsid w:val="005A1094"/>
    <w:rsid w:val="005A1D1F"/>
    <w:rsid w:val="005A29F5"/>
    <w:rsid w:val="005A2B55"/>
    <w:rsid w:val="005A3B8A"/>
    <w:rsid w:val="005A5C6F"/>
    <w:rsid w:val="005A61F1"/>
    <w:rsid w:val="005A6876"/>
    <w:rsid w:val="005A69CA"/>
    <w:rsid w:val="005A7D8A"/>
    <w:rsid w:val="005A7E00"/>
    <w:rsid w:val="005B0265"/>
    <w:rsid w:val="005B0C3B"/>
    <w:rsid w:val="005B2BCC"/>
    <w:rsid w:val="005B32A6"/>
    <w:rsid w:val="005B39F5"/>
    <w:rsid w:val="005B5365"/>
    <w:rsid w:val="005B6418"/>
    <w:rsid w:val="005B6483"/>
    <w:rsid w:val="005B64DA"/>
    <w:rsid w:val="005B6C81"/>
    <w:rsid w:val="005B6E47"/>
    <w:rsid w:val="005C1141"/>
    <w:rsid w:val="005C11C6"/>
    <w:rsid w:val="005C3B76"/>
    <w:rsid w:val="005C4C65"/>
    <w:rsid w:val="005C4DFF"/>
    <w:rsid w:val="005C6A24"/>
    <w:rsid w:val="005C7980"/>
    <w:rsid w:val="005C7CD5"/>
    <w:rsid w:val="005D0D62"/>
    <w:rsid w:val="005D1C20"/>
    <w:rsid w:val="005D276A"/>
    <w:rsid w:val="005D3AB4"/>
    <w:rsid w:val="005D3BA5"/>
    <w:rsid w:val="005D3D8C"/>
    <w:rsid w:val="005D43C3"/>
    <w:rsid w:val="005D511B"/>
    <w:rsid w:val="005D7C09"/>
    <w:rsid w:val="005E2D6C"/>
    <w:rsid w:val="005E3E6F"/>
    <w:rsid w:val="005E5F35"/>
    <w:rsid w:val="005E678F"/>
    <w:rsid w:val="005E7430"/>
    <w:rsid w:val="005E76CE"/>
    <w:rsid w:val="005E7AD8"/>
    <w:rsid w:val="005F0127"/>
    <w:rsid w:val="005F11A2"/>
    <w:rsid w:val="005F12BB"/>
    <w:rsid w:val="005F2E9D"/>
    <w:rsid w:val="005F3425"/>
    <w:rsid w:val="005F3AAC"/>
    <w:rsid w:val="005F3D98"/>
    <w:rsid w:val="005F485B"/>
    <w:rsid w:val="005F49DC"/>
    <w:rsid w:val="005F4F57"/>
    <w:rsid w:val="005F6A98"/>
    <w:rsid w:val="006017CA"/>
    <w:rsid w:val="00604C8C"/>
    <w:rsid w:val="006052AB"/>
    <w:rsid w:val="006052F8"/>
    <w:rsid w:val="00606AF8"/>
    <w:rsid w:val="00610BAC"/>
    <w:rsid w:val="00611805"/>
    <w:rsid w:val="00611823"/>
    <w:rsid w:val="00612635"/>
    <w:rsid w:val="0061267E"/>
    <w:rsid w:val="006144C3"/>
    <w:rsid w:val="00614F0A"/>
    <w:rsid w:val="00617DA8"/>
    <w:rsid w:val="00617DD8"/>
    <w:rsid w:val="00620817"/>
    <w:rsid w:val="00620E45"/>
    <w:rsid w:val="00620FD7"/>
    <w:rsid w:val="006220A2"/>
    <w:rsid w:val="00624D4C"/>
    <w:rsid w:val="00626AF0"/>
    <w:rsid w:val="00627319"/>
    <w:rsid w:val="006273A0"/>
    <w:rsid w:val="00627F3A"/>
    <w:rsid w:val="006300B5"/>
    <w:rsid w:val="0063279C"/>
    <w:rsid w:val="00635102"/>
    <w:rsid w:val="00635679"/>
    <w:rsid w:val="006379AC"/>
    <w:rsid w:val="00641402"/>
    <w:rsid w:val="0064187E"/>
    <w:rsid w:val="00642C64"/>
    <w:rsid w:val="00645516"/>
    <w:rsid w:val="00645B0D"/>
    <w:rsid w:val="00646331"/>
    <w:rsid w:val="006513BE"/>
    <w:rsid w:val="0065464B"/>
    <w:rsid w:val="00655320"/>
    <w:rsid w:val="00656126"/>
    <w:rsid w:val="006562FD"/>
    <w:rsid w:val="0065727D"/>
    <w:rsid w:val="00660F97"/>
    <w:rsid w:val="0066160D"/>
    <w:rsid w:val="00662699"/>
    <w:rsid w:val="00662D29"/>
    <w:rsid w:val="00663455"/>
    <w:rsid w:val="00663637"/>
    <w:rsid w:val="00667062"/>
    <w:rsid w:val="00672788"/>
    <w:rsid w:val="0067342D"/>
    <w:rsid w:val="00673523"/>
    <w:rsid w:val="006738BE"/>
    <w:rsid w:val="006756B3"/>
    <w:rsid w:val="006762E0"/>
    <w:rsid w:val="0067659D"/>
    <w:rsid w:val="00677151"/>
    <w:rsid w:val="00677C3B"/>
    <w:rsid w:val="00680EDA"/>
    <w:rsid w:val="006814F8"/>
    <w:rsid w:val="00683CB7"/>
    <w:rsid w:val="00685249"/>
    <w:rsid w:val="006856AF"/>
    <w:rsid w:val="00686C95"/>
    <w:rsid w:val="00686FAC"/>
    <w:rsid w:val="00687F7E"/>
    <w:rsid w:val="006901C9"/>
    <w:rsid w:val="00691747"/>
    <w:rsid w:val="006923C5"/>
    <w:rsid w:val="006933DC"/>
    <w:rsid w:val="0069522A"/>
    <w:rsid w:val="00695F46"/>
    <w:rsid w:val="006967F1"/>
    <w:rsid w:val="006971C8"/>
    <w:rsid w:val="00697C55"/>
    <w:rsid w:val="006A0D5B"/>
    <w:rsid w:val="006A1482"/>
    <w:rsid w:val="006A1960"/>
    <w:rsid w:val="006A1B3F"/>
    <w:rsid w:val="006A28D7"/>
    <w:rsid w:val="006A2BFD"/>
    <w:rsid w:val="006A2E41"/>
    <w:rsid w:val="006A386B"/>
    <w:rsid w:val="006A4C44"/>
    <w:rsid w:val="006A58D9"/>
    <w:rsid w:val="006A5BFE"/>
    <w:rsid w:val="006A67CD"/>
    <w:rsid w:val="006B0CA1"/>
    <w:rsid w:val="006B0D1D"/>
    <w:rsid w:val="006B22F5"/>
    <w:rsid w:val="006B2B9F"/>
    <w:rsid w:val="006B3690"/>
    <w:rsid w:val="006B39F4"/>
    <w:rsid w:val="006B595E"/>
    <w:rsid w:val="006C0ED8"/>
    <w:rsid w:val="006C1244"/>
    <w:rsid w:val="006C1B19"/>
    <w:rsid w:val="006C2C76"/>
    <w:rsid w:val="006C2D87"/>
    <w:rsid w:val="006C3120"/>
    <w:rsid w:val="006C32EB"/>
    <w:rsid w:val="006C33A5"/>
    <w:rsid w:val="006C35AF"/>
    <w:rsid w:val="006C3C05"/>
    <w:rsid w:val="006C3C75"/>
    <w:rsid w:val="006C6469"/>
    <w:rsid w:val="006C6761"/>
    <w:rsid w:val="006C6FC9"/>
    <w:rsid w:val="006C78A5"/>
    <w:rsid w:val="006C7F71"/>
    <w:rsid w:val="006D23AB"/>
    <w:rsid w:val="006D3B99"/>
    <w:rsid w:val="006D485A"/>
    <w:rsid w:val="006D5895"/>
    <w:rsid w:val="006D58E2"/>
    <w:rsid w:val="006D6101"/>
    <w:rsid w:val="006D61BC"/>
    <w:rsid w:val="006D695C"/>
    <w:rsid w:val="006D6E30"/>
    <w:rsid w:val="006D7287"/>
    <w:rsid w:val="006E042F"/>
    <w:rsid w:val="006E0BE5"/>
    <w:rsid w:val="006E150E"/>
    <w:rsid w:val="006E1A32"/>
    <w:rsid w:val="006E561B"/>
    <w:rsid w:val="006E6B6B"/>
    <w:rsid w:val="006E7230"/>
    <w:rsid w:val="006E76BB"/>
    <w:rsid w:val="006F0030"/>
    <w:rsid w:val="006F0625"/>
    <w:rsid w:val="006F19CF"/>
    <w:rsid w:val="006F34F7"/>
    <w:rsid w:val="006F4C6E"/>
    <w:rsid w:val="006F59F3"/>
    <w:rsid w:val="006F5A20"/>
    <w:rsid w:val="006F5AD4"/>
    <w:rsid w:val="006F722C"/>
    <w:rsid w:val="00700BAD"/>
    <w:rsid w:val="0070230D"/>
    <w:rsid w:val="007029E3"/>
    <w:rsid w:val="00702F9F"/>
    <w:rsid w:val="00703143"/>
    <w:rsid w:val="00704B1F"/>
    <w:rsid w:val="007050BD"/>
    <w:rsid w:val="0070532D"/>
    <w:rsid w:val="007117AF"/>
    <w:rsid w:val="0071285E"/>
    <w:rsid w:val="00714BC6"/>
    <w:rsid w:val="007151A5"/>
    <w:rsid w:val="007168DA"/>
    <w:rsid w:val="00716B6E"/>
    <w:rsid w:val="00717ECB"/>
    <w:rsid w:val="007220A2"/>
    <w:rsid w:val="00722B03"/>
    <w:rsid w:val="007231C1"/>
    <w:rsid w:val="00724A1F"/>
    <w:rsid w:val="00724D12"/>
    <w:rsid w:val="0072565C"/>
    <w:rsid w:val="0072620D"/>
    <w:rsid w:val="007329A1"/>
    <w:rsid w:val="0073600C"/>
    <w:rsid w:val="00737158"/>
    <w:rsid w:val="0074004D"/>
    <w:rsid w:val="00741542"/>
    <w:rsid w:val="00741CF1"/>
    <w:rsid w:val="00743B7D"/>
    <w:rsid w:val="00743D6A"/>
    <w:rsid w:val="007446DE"/>
    <w:rsid w:val="007450AA"/>
    <w:rsid w:val="007463FE"/>
    <w:rsid w:val="007515C3"/>
    <w:rsid w:val="00752049"/>
    <w:rsid w:val="00752554"/>
    <w:rsid w:val="00752D84"/>
    <w:rsid w:val="00752FC6"/>
    <w:rsid w:val="00753B26"/>
    <w:rsid w:val="00755399"/>
    <w:rsid w:val="00756C13"/>
    <w:rsid w:val="00760263"/>
    <w:rsid w:val="007610E5"/>
    <w:rsid w:val="00761C8F"/>
    <w:rsid w:val="007629A0"/>
    <w:rsid w:val="00764D5A"/>
    <w:rsid w:val="00766093"/>
    <w:rsid w:val="00766FFC"/>
    <w:rsid w:val="0076700A"/>
    <w:rsid w:val="007674C6"/>
    <w:rsid w:val="00772C60"/>
    <w:rsid w:val="00772D43"/>
    <w:rsid w:val="0077366E"/>
    <w:rsid w:val="00773D97"/>
    <w:rsid w:val="00774767"/>
    <w:rsid w:val="0077480D"/>
    <w:rsid w:val="00774AC3"/>
    <w:rsid w:val="0077678B"/>
    <w:rsid w:val="00777156"/>
    <w:rsid w:val="00777DBD"/>
    <w:rsid w:val="00781060"/>
    <w:rsid w:val="00781337"/>
    <w:rsid w:val="00781A3F"/>
    <w:rsid w:val="007822E5"/>
    <w:rsid w:val="00782A20"/>
    <w:rsid w:val="00782C0C"/>
    <w:rsid w:val="00782D9D"/>
    <w:rsid w:val="007844C3"/>
    <w:rsid w:val="00784EAB"/>
    <w:rsid w:val="007877A3"/>
    <w:rsid w:val="00787A8D"/>
    <w:rsid w:val="00787C90"/>
    <w:rsid w:val="00787D75"/>
    <w:rsid w:val="00790CC9"/>
    <w:rsid w:val="0079192F"/>
    <w:rsid w:val="00791A49"/>
    <w:rsid w:val="00792844"/>
    <w:rsid w:val="00792D29"/>
    <w:rsid w:val="00792E01"/>
    <w:rsid w:val="00792F6E"/>
    <w:rsid w:val="007934F5"/>
    <w:rsid w:val="007937F9"/>
    <w:rsid w:val="00793CA3"/>
    <w:rsid w:val="007940FC"/>
    <w:rsid w:val="00795158"/>
    <w:rsid w:val="00795AB9"/>
    <w:rsid w:val="0079610D"/>
    <w:rsid w:val="0079665E"/>
    <w:rsid w:val="00797811"/>
    <w:rsid w:val="00797EC0"/>
    <w:rsid w:val="007A09F6"/>
    <w:rsid w:val="007A0CA3"/>
    <w:rsid w:val="007A0D2D"/>
    <w:rsid w:val="007A2464"/>
    <w:rsid w:val="007A2816"/>
    <w:rsid w:val="007A2A78"/>
    <w:rsid w:val="007A36F2"/>
    <w:rsid w:val="007A4466"/>
    <w:rsid w:val="007A4522"/>
    <w:rsid w:val="007B02CD"/>
    <w:rsid w:val="007B0C2A"/>
    <w:rsid w:val="007B125C"/>
    <w:rsid w:val="007B2803"/>
    <w:rsid w:val="007B2BF5"/>
    <w:rsid w:val="007B321E"/>
    <w:rsid w:val="007B3472"/>
    <w:rsid w:val="007B639F"/>
    <w:rsid w:val="007B65E5"/>
    <w:rsid w:val="007B6A96"/>
    <w:rsid w:val="007B7DAD"/>
    <w:rsid w:val="007C0555"/>
    <w:rsid w:val="007C06F3"/>
    <w:rsid w:val="007C0FDC"/>
    <w:rsid w:val="007C123F"/>
    <w:rsid w:val="007C1C3E"/>
    <w:rsid w:val="007C2721"/>
    <w:rsid w:val="007C3810"/>
    <w:rsid w:val="007C3F38"/>
    <w:rsid w:val="007C49E0"/>
    <w:rsid w:val="007C6B27"/>
    <w:rsid w:val="007C6EE3"/>
    <w:rsid w:val="007C7530"/>
    <w:rsid w:val="007D02C5"/>
    <w:rsid w:val="007D1D80"/>
    <w:rsid w:val="007D28F9"/>
    <w:rsid w:val="007D366F"/>
    <w:rsid w:val="007D4885"/>
    <w:rsid w:val="007D4AAA"/>
    <w:rsid w:val="007D54FC"/>
    <w:rsid w:val="007D635E"/>
    <w:rsid w:val="007E0B66"/>
    <w:rsid w:val="007E3B47"/>
    <w:rsid w:val="007E50CA"/>
    <w:rsid w:val="007E5160"/>
    <w:rsid w:val="007E75F9"/>
    <w:rsid w:val="007E76FC"/>
    <w:rsid w:val="007F0211"/>
    <w:rsid w:val="007F1144"/>
    <w:rsid w:val="007F1999"/>
    <w:rsid w:val="007F4403"/>
    <w:rsid w:val="007F5A63"/>
    <w:rsid w:val="007F6611"/>
    <w:rsid w:val="007F6648"/>
    <w:rsid w:val="007F6D63"/>
    <w:rsid w:val="007F7177"/>
    <w:rsid w:val="007F71CC"/>
    <w:rsid w:val="007F7227"/>
    <w:rsid w:val="007F7308"/>
    <w:rsid w:val="0080430B"/>
    <w:rsid w:val="008045DD"/>
    <w:rsid w:val="00806D95"/>
    <w:rsid w:val="00806E2E"/>
    <w:rsid w:val="008104EB"/>
    <w:rsid w:val="008109B0"/>
    <w:rsid w:val="00816345"/>
    <w:rsid w:val="008175FE"/>
    <w:rsid w:val="008222B6"/>
    <w:rsid w:val="00822F67"/>
    <w:rsid w:val="008235BD"/>
    <w:rsid w:val="008236AF"/>
    <w:rsid w:val="00823A47"/>
    <w:rsid w:val="00823D92"/>
    <w:rsid w:val="00823FEC"/>
    <w:rsid w:val="00825234"/>
    <w:rsid w:val="008260BA"/>
    <w:rsid w:val="00826858"/>
    <w:rsid w:val="00827D56"/>
    <w:rsid w:val="008304CE"/>
    <w:rsid w:val="00830F51"/>
    <w:rsid w:val="00831885"/>
    <w:rsid w:val="008321DA"/>
    <w:rsid w:val="0083253A"/>
    <w:rsid w:val="00832C2A"/>
    <w:rsid w:val="00832F24"/>
    <w:rsid w:val="008345F2"/>
    <w:rsid w:val="00835138"/>
    <w:rsid w:val="00835D3E"/>
    <w:rsid w:val="00836299"/>
    <w:rsid w:val="0083713C"/>
    <w:rsid w:val="008374E6"/>
    <w:rsid w:val="0084116E"/>
    <w:rsid w:val="008440C2"/>
    <w:rsid w:val="008452CB"/>
    <w:rsid w:val="008468ED"/>
    <w:rsid w:val="00850713"/>
    <w:rsid w:val="008509B1"/>
    <w:rsid w:val="00850A18"/>
    <w:rsid w:val="0085129B"/>
    <w:rsid w:val="00851A1F"/>
    <w:rsid w:val="00851E01"/>
    <w:rsid w:val="00852819"/>
    <w:rsid w:val="0085409C"/>
    <w:rsid w:val="008546BA"/>
    <w:rsid w:val="008575CC"/>
    <w:rsid w:val="008615C1"/>
    <w:rsid w:val="00861A94"/>
    <w:rsid w:val="00862261"/>
    <w:rsid w:val="008623B3"/>
    <w:rsid w:val="0086249F"/>
    <w:rsid w:val="00862705"/>
    <w:rsid w:val="0086278A"/>
    <w:rsid w:val="00865878"/>
    <w:rsid w:val="0086772D"/>
    <w:rsid w:val="008704B2"/>
    <w:rsid w:val="00870DB1"/>
    <w:rsid w:val="00871F74"/>
    <w:rsid w:val="00873917"/>
    <w:rsid w:val="0087449D"/>
    <w:rsid w:val="008765D3"/>
    <w:rsid w:val="00876EA2"/>
    <w:rsid w:val="00877068"/>
    <w:rsid w:val="0088036C"/>
    <w:rsid w:val="00880ADC"/>
    <w:rsid w:val="00881FFA"/>
    <w:rsid w:val="008836AB"/>
    <w:rsid w:val="00884525"/>
    <w:rsid w:val="00884639"/>
    <w:rsid w:val="00886027"/>
    <w:rsid w:val="00886812"/>
    <w:rsid w:val="00890806"/>
    <w:rsid w:val="00890FDF"/>
    <w:rsid w:val="00891048"/>
    <w:rsid w:val="00895927"/>
    <w:rsid w:val="00896424"/>
    <w:rsid w:val="00896EC7"/>
    <w:rsid w:val="008970EF"/>
    <w:rsid w:val="00897AAE"/>
    <w:rsid w:val="00897F58"/>
    <w:rsid w:val="008A0BCB"/>
    <w:rsid w:val="008A165D"/>
    <w:rsid w:val="008A1B2C"/>
    <w:rsid w:val="008A2AC5"/>
    <w:rsid w:val="008A3001"/>
    <w:rsid w:val="008A5078"/>
    <w:rsid w:val="008A7A58"/>
    <w:rsid w:val="008B0EA7"/>
    <w:rsid w:val="008B1CEE"/>
    <w:rsid w:val="008B444D"/>
    <w:rsid w:val="008B4634"/>
    <w:rsid w:val="008B50C7"/>
    <w:rsid w:val="008B6B5A"/>
    <w:rsid w:val="008B6C9A"/>
    <w:rsid w:val="008B6D04"/>
    <w:rsid w:val="008C0923"/>
    <w:rsid w:val="008C1633"/>
    <w:rsid w:val="008C26EB"/>
    <w:rsid w:val="008C2D4E"/>
    <w:rsid w:val="008C3401"/>
    <w:rsid w:val="008C3B0A"/>
    <w:rsid w:val="008C4C19"/>
    <w:rsid w:val="008C51CB"/>
    <w:rsid w:val="008C5A9F"/>
    <w:rsid w:val="008C5E72"/>
    <w:rsid w:val="008C6258"/>
    <w:rsid w:val="008C6DE9"/>
    <w:rsid w:val="008C7C19"/>
    <w:rsid w:val="008D1C4C"/>
    <w:rsid w:val="008D2085"/>
    <w:rsid w:val="008D27B8"/>
    <w:rsid w:val="008D3C74"/>
    <w:rsid w:val="008D44F9"/>
    <w:rsid w:val="008D5F21"/>
    <w:rsid w:val="008D7E0A"/>
    <w:rsid w:val="008D7E69"/>
    <w:rsid w:val="008E00B9"/>
    <w:rsid w:val="008E14F1"/>
    <w:rsid w:val="008E1D78"/>
    <w:rsid w:val="008E229F"/>
    <w:rsid w:val="008E29BD"/>
    <w:rsid w:val="008E3D8F"/>
    <w:rsid w:val="008E4363"/>
    <w:rsid w:val="008E5780"/>
    <w:rsid w:val="008E5D32"/>
    <w:rsid w:val="008E6C31"/>
    <w:rsid w:val="008E70B6"/>
    <w:rsid w:val="008E71F0"/>
    <w:rsid w:val="008E79C2"/>
    <w:rsid w:val="008F0F1E"/>
    <w:rsid w:val="008F12DD"/>
    <w:rsid w:val="008F2F4E"/>
    <w:rsid w:val="008F339B"/>
    <w:rsid w:val="008F3EF0"/>
    <w:rsid w:val="008F4097"/>
    <w:rsid w:val="008F472B"/>
    <w:rsid w:val="008F4745"/>
    <w:rsid w:val="008F56AD"/>
    <w:rsid w:val="008F56BC"/>
    <w:rsid w:val="008F6A41"/>
    <w:rsid w:val="008F6DC7"/>
    <w:rsid w:val="008F7639"/>
    <w:rsid w:val="00902A0E"/>
    <w:rsid w:val="0090425A"/>
    <w:rsid w:val="00905EBC"/>
    <w:rsid w:val="0090604C"/>
    <w:rsid w:val="009062ED"/>
    <w:rsid w:val="009074C3"/>
    <w:rsid w:val="00910630"/>
    <w:rsid w:val="009107A6"/>
    <w:rsid w:val="009107C8"/>
    <w:rsid w:val="00911323"/>
    <w:rsid w:val="009113BF"/>
    <w:rsid w:val="00911793"/>
    <w:rsid w:val="00911EFF"/>
    <w:rsid w:val="00913149"/>
    <w:rsid w:val="00913CE2"/>
    <w:rsid w:val="00913E2D"/>
    <w:rsid w:val="00914F96"/>
    <w:rsid w:val="00915A1E"/>
    <w:rsid w:val="00916611"/>
    <w:rsid w:val="00920142"/>
    <w:rsid w:val="00920A4A"/>
    <w:rsid w:val="00920BBC"/>
    <w:rsid w:val="00920E60"/>
    <w:rsid w:val="00921D27"/>
    <w:rsid w:val="00923CB8"/>
    <w:rsid w:val="00924479"/>
    <w:rsid w:val="00925380"/>
    <w:rsid w:val="00925B48"/>
    <w:rsid w:val="00925DB3"/>
    <w:rsid w:val="00926474"/>
    <w:rsid w:val="009267DD"/>
    <w:rsid w:val="009268A2"/>
    <w:rsid w:val="00927B27"/>
    <w:rsid w:val="00927D92"/>
    <w:rsid w:val="0093171C"/>
    <w:rsid w:val="00932107"/>
    <w:rsid w:val="009339DE"/>
    <w:rsid w:val="00934806"/>
    <w:rsid w:val="00935589"/>
    <w:rsid w:val="00935A30"/>
    <w:rsid w:val="00936991"/>
    <w:rsid w:val="0094020B"/>
    <w:rsid w:val="00942C1B"/>
    <w:rsid w:val="00943603"/>
    <w:rsid w:val="00943A48"/>
    <w:rsid w:val="00944185"/>
    <w:rsid w:val="0094485E"/>
    <w:rsid w:val="00944CAA"/>
    <w:rsid w:val="00945FEF"/>
    <w:rsid w:val="0094753B"/>
    <w:rsid w:val="009504C7"/>
    <w:rsid w:val="00950BF0"/>
    <w:rsid w:val="00951FC4"/>
    <w:rsid w:val="00952271"/>
    <w:rsid w:val="00952857"/>
    <w:rsid w:val="009538DC"/>
    <w:rsid w:val="009538FE"/>
    <w:rsid w:val="00954D5E"/>
    <w:rsid w:val="00954FB2"/>
    <w:rsid w:val="00954FE6"/>
    <w:rsid w:val="0095592F"/>
    <w:rsid w:val="0095607C"/>
    <w:rsid w:val="009579BF"/>
    <w:rsid w:val="00957C81"/>
    <w:rsid w:val="00960348"/>
    <w:rsid w:val="00960D01"/>
    <w:rsid w:val="00961BAE"/>
    <w:rsid w:val="00962006"/>
    <w:rsid w:val="009625B7"/>
    <w:rsid w:val="009628DC"/>
    <w:rsid w:val="00963BB3"/>
    <w:rsid w:val="009648A3"/>
    <w:rsid w:val="00964C20"/>
    <w:rsid w:val="009654BF"/>
    <w:rsid w:val="00966BBF"/>
    <w:rsid w:val="009676AF"/>
    <w:rsid w:val="00967AE1"/>
    <w:rsid w:val="00973D40"/>
    <w:rsid w:val="0097452F"/>
    <w:rsid w:val="0097472B"/>
    <w:rsid w:val="00974D65"/>
    <w:rsid w:val="00975CC8"/>
    <w:rsid w:val="00976CFE"/>
    <w:rsid w:val="00980640"/>
    <w:rsid w:val="00981330"/>
    <w:rsid w:val="00982669"/>
    <w:rsid w:val="00982D4F"/>
    <w:rsid w:val="00983314"/>
    <w:rsid w:val="009833FC"/>
    <w:rsid w:val="0098349A"/>
    <w:rsid w:val="0098358D"/>
    <w:rsid w:val="00983967"/>
    <w:rsid w:val="0098401F"/>
    <w:rsid w:val="00984914"/>
    <w:rsid w:val="00986852"/>
    <w:rsid w:val="00987BF4"/>
    <w:rsid w:val="00987C86"/>
    <w:rsid w:val="00991D09"/>
    <w:rsid w:val="009927ED"/>
    <w:rsid w:val="00992EC0"/>
    <w:rsid w:val="00992F50"/>
    <w:rsid w:val="009933BC"/>
    <w:rsid w:val="0099576B"/>
    <w:rsid w:val="00995C97"/>
    <w:rsid w:val="00995D5A"/>
    <w:rsid w:val="00995FA5"/>
    <w:rsid w:val="009A0ABF"/>
    <w:rsid w:val="009A0F5C"/>
    <w:rsid w:val="009A108C"/>
    <w:rsid w:val="009A2A11"/>
    <w:rsid w:val="009A48D8"/>
    <w:rsid w:val="009A4F1A"/>
    <w:rsid w:val="009A619E"/>
    <w:rsid w:val="009A6A5C"/>
    <w:rsid w:val="009A6DF7"/>
    <w:rsid w:val="009B1A92"/>
    <w:rsid w:val="009B26D0"/>
    <w:rsid w:val="009B29A0"/>
    <w:rsid w:val="009B2FE2"/>
    <w:rsid w:val="009B4695"/>
    <w:rsid w:val="009B483F"/>
    <w:rsid w:val="009B4C39"/>
    <w:rsid w:val="009B50BC"/>
    <w:rsid w:val="009B5618"/>
    <w:rsid w:val="009B5EC2"/>
    <w:rsid w:val="009B6480"/>
    <w:rsid w:val="009B7893"/>
    <w:rsid w:val="009B7D5C"/>
    <w:rsid w:val="009C0958"/>
    <w:rsid w:val="009C12E4"/>
    <w:rsid w:val="009C2311"/>
    <w:rsid w:val="009C2F78"/>
    <w:rsid w:val="009C356E"/>
    <w:rsid w:val="009C3630"/>
    <w:rsid w:val="009C3933"/>
    <w:rsid w:val="009C43E3"/>
    <w:rsid w:val="009C48E5"/>
    <w:rsid w:val="009C4B89"/>
    <w:rsid w:val="009C7772"/>
    <w:rsid w:val="009C7C3F"/>
    <w:rsid w:val="009D0D3E"/>
    <w:rsid w:val="009D1511"/>
    <w:rsid w:val="009D18AB"/>
    <w:rsid w:val="009D18CB"/>
    <w:rsid w:val="009D18E1"/>
    <w:rsid w:val="009D1932"/>
    <w:rsid w:val="009D2493"/>
    <w:rsid w:val="009D275C"/>
    <w:rsid w:val="009D2771"/>
    <w:rsid w:val="009D3B44"/>
    <w:rsid w:val="009D3CAB"/>
    <w:rsid w:val="009D3FD3"/>
    <w:rsid w:val="009D50BF"/>
    <w:rsid w:val="009D5195"/>
    <w:rsid w:val="009D5C3E"/>
    <w:rsid w:val="009D6135"/>
    <w:rsid w:val="009D7007"/>
    <w:rsid w:val="009D7549"/>
    <w:rsid w:val="009D776C"/>
    <w:rsid w:val="009E15A2"/>
    <w:rsid w:val="009E1A1D"/>
    <w:rsid w:val="009E23E0"/>
    <w:rsid w:val="009E2C99"/>
    <w:rsid w:val="009E350A"/>
    <w:rsid w:val="009E362F"/>
    <w:rsid w:val="009E3BED"/>
    <w:rsid w:val="009E4C50"/>
    <w:rsid w:val="009E5D07"/>
    <w:rsid w:val="009E5F92"/>
    <w:rsid w:val="009E601B"/>
    <w:rsid w:val="009E69B5"/>
    <w:rsid w:val="009E7B23"/>
    <w:rsid w:val="009F04D4"/>
    <w:rsid w:val="009F0B2D"/>
    <w:rsid w:val="009F49C0"/>
    <w:rsid w:val="009F59AF"/>
    <w:rsid w:val="00A00529"/>
    <w:rsid w:val="00A00873"/>
    <w:rsid w:val="00A036C5"/>
    <w:rsid w:val="00A04167"/>
    <w:rsid w:val="00A041BF"/>
    <w:rsid w:val="00A0446A"/>
    <w:rsid w:val="00A06EB3"/>
    <w:rsid w:val="00A07B2B"/>
    <w:rsid w:val="00A10C6F"/>
    <w:rsid w:val="00A117DD"/>
    <w:rsid w:val="00A12C42"/>
    <w:rsid w:val="00A14AD0"/>
    <w:rsid w:val="00A15A98"/>
    <w:rsid w:val="00A1642D"/>
    <w:rsid w:val="00A16D33"/>
    <w:rsid w:val="00A17467"/>
    <w:rsid w:val="00A17C68"/>
    <w:rsid w:val="00A2114A"/>
    <w:rsid w:val="00A21193"/>
    <w:rsid w:val="00A21482"/>
    <w:rsid w:val="00A2175A"/>
    <w:rsid w:val="00A238E7"/>
    <w:rsid w:val="00A23CC7"/>
    <w:rsid w:val="00A2530C"/>
    <w:rsid w:val="00A255D1"/>
    <w:rsid w:val="00A26BA8"/>
    <w:rsid w:val="00A27C32"/>
    <w:rsid w:val="00A300DE"/>
    <w:rsid w:val="00A30DBC"/>
    <w:rsid w:val="00A30F47"/>
    <w:rsid w:val="00A313FD"/>
    <w:rsid w:val="00A339E8"/>
    <w:rsid w:val="00A34281"/>
    <w:rsid w:val="00A3468D"/>
    <w:rsid w:val="00A35296"/>
    <w:rsid w:val="00A365C2"/>
    <w:rsid w:val="00A36B12"/>
    <w:rsid w:val="00A36E29"/>
    <w:rsid w:val="00A40745"/>
    <w:rsid w:val="00A4218A"/>
    <w:rsid w:val="00A42BB0"/>
    <w:rsid w:val="00A435E1"/>
    <w:rsid w:val="00A43630"/>
    <w:rsid w:val="00A45780"/>
    <w:rsid w:val="00A45B5A"/>
    <w:rsid w:val="00A4762C"/>
    <w:rsid w:val="00A47E5D"/>
    <w:rsid w:val="00A505B3"/>
    <w:rsid w:val="00A525C7"/>
    <w:rsid w:val="00A525F5"/>
    <w:rsid w:val="00A52E41"/>
    <w:rsid w:val="00A53DBC"/>
    <w:rsid w:val="00A54EFD"/>
    <w:rsid w:val="00A55841"/>
    <w:rsid w:val="00A56E0C"/>
    <w:rsid w:val="00A56E98"/>
    <w:rsid w:val="00A60441"/>
    <w:rsid w:val="00A6055B"/>
    <w:rsid w:val="00A608B4"/>
    <w:rsid w:val="00A61551"/>
    <w:rsid w:val="00A62ED9"/>
    <w:rsid w:val="00A6380D"/>
    <w:rsid w:val="00A65068"/>
    <w:rsid w:val="00A65316"/>
    <w:rsid w:val="00A65366"/>
    <w:rsid w:val="00A65446"/>
    <w:rsid w:val="00A6577E"/>
    <w:rsid w:val="00A6588C"/>
    <w:rsid w:val="00A65B07"/>
    <w:rsid w:val="00A65BF7"/>
    <w:rsid w:val="00A65F36"/>
    <w:rsid w:val="00A67B45"/>
    <w:rsid w:val="00A67CB8"/>
    <w:rsid w:val="00A70406"/>
    <w:rsid w:val="00A71BD3"/>
    <w:rsid w:val="00A72023"/>
    <w:rsid w:val="00A7219C"/>
    <w:rsid w:val="00A73491"/>
    <w:rsid w:val="00A742FE"/>
    <w:rsid w:val="00A75EE9"/>
    <w:rsid w:val="00A76ECB"/>
    <w:rsid w:val="00A778A9"/>
    <w:rsid w:val="00A80FDF"/>
    <w:rsid w:val="00A82869"/>
    <w:rsid w:val="00A831E9"/>
    <w:rsid w:val="00A83EAB"/>
    <w:rsid w:val="00A845BF"/>
    <w:rsid w:val="00A84751"/>
    <w:rsid w:val="00A84A89"/>
    <w:rsid w:val="00A84AF8"/>
    <w:rsid w:val="00A84CB7"/>
    <w:rsid w:val="00A85B7C"/>
    <w:rsid w:val="00A875A1"/>
    <w:rsid w:val="00A87B08"/>
    <w:rsid w:val="00A92463"/>
    <w:rsid w:val="00A92A2C"/>
    <w:rsid w:val="00A9373E"/>
    <w:rsid w:val="00A94E48"/>
    <w:rsid w:val="00A95E3C"/>
    <w:rsid w:val="00A97771"/>
    <w:rsid w:val="00AA33AC"/>
    <w:rsid w:val="00AA3640"/>
    <w:rsid w:val="00AA5624"/>
    <w:rsid w:val="00AA62A5"/>
    <w:rsid w:val="00AA6924"/>
    <w:rsid w:val="00AA79F7"/>
    <w:rsid w:val="00AB04E0"/>
    <w:rsid w:val="00AB2CC4"/>
    <w:rsid w:val="00AB457E"/>
    <w:rsid w:val="00AB5054"/>
    <w:rsid w:val="00AB5137"/>
    <w:rsid w:val="00AB56A8"/>
    <w:rsid w:val="00AB56E4"/>
    <w:rsid w:val="00AB5F8E"/>
    <w:rsid w:val="00AB7C9B"/>
    <w:rsid w:val="00AC173D"/>
    <w:rsid w:val="00AC290E"/>
    <w:rsid w:val="00AC35C1"/>
    <w:rsid w:val="00AC4051"/>
    <w:rsid w:val="00AC4614"/>
    <w:rsid w:val="00AC4717"/>
    <w:rsid w:val="00AC4904"/>
    <w:rsid w:val="00AC71CC"/>
    <w:rsid w:val="00AD09E6"/>
    <w:rsid w:val="00AD1FA4"/>
    <w:rsid w:val="00AD227C"/>
    <w:rsid w:val="00AD4363"/>
    <w:rsid w:val="00AD48EA"/>
    <w:rsid w:val="00AD641E"/>
    <w:rsid w:val="00AD7F7C"/>
    <w:rsid w:val="00AE029B"/>
    <w:rsid w:val="00AE1199"/>
    <w:rsid w:val="00AE30F6"/>
    <w:rsid w:val="00AE3C32"/>
    <w:rsid w:val="00AE4AAD"/>
    <w:rsid w:val="00AE51FC"/>
    <w:rsid w:val="00AE5E99"/>
    <w:rsid w:val="00AE6FC5"/>
    <w:rsid w:val="00AF00A0"/>
    <w:rsid w:val="00AF078B"/>
    <w:rsid w:val="00AF0D06"/>
    <w:rsid w:val="00AF2441"/>
    <w:rsid w:val="00AF34DE"/>
    <w:rsid w:val="00AF39AC"/>
    <w:rsid w:val="00AF42E5"/>
    <w:rsid w:val="00AF4DFE"/>
    <w:rsid w:val="00AF548F"/>
    <w:rsid w:val="00AF6AEA"/>
    <w:rsid w:val="00AF74BE"/>
    <w:rsid w:val="00B00505"/>
    <w:rsid w:val="00B008EB"/>
    <w:rsid w:val="00B00E7A"/>
    <w:rsid w:val="00B01229"/>
    <w:rsid w:val="00B01B4C"/>
    <w:rsid w:val="00B02308"/>
    <w:rsid w:val="00B04BA9"/>
    <w:rsid w:val="00B05710"/>
    <w:rsid w:val="00B063E0"/>
    <w:rsid w:val="00B06765"/>
    <w:rsid w:val="00B06E37"/>
    <w:rsid w:val="00B103A6"/>
    <w:rsid w:val="00B11862"/>
    <w:rsid w:val="00B1257A"/>
    <w:rsid w:val="00B12F6B"/>
    <w:rsid w:val="00B15841"/>
    <w:rsid w:val="00B17658"/>
    <w:rsid w:val="00B176AC"/>
    <w:rsid w:val="00B1771F"/>
    <w:rsid w:val="00B200F3"/>
    <w:rsid w:val="00B20644"/>
    <w:rsid w:val="00B208B9"/>
    <w:rsid w:val="00B21277"/>
    <w:rsid w:val="00B223F8"/>
    <w:rsid w:val="00B22DCA"/>
    <w:rsid w:val="00B234BB"/>
    <w:rsid w:val="00B235B8"/>
    <w:rsid w:val="00B23844"/>
    <w:rsid w:val="00B25943"/>
    <w:rsid w:val="00B25A2B"/>
    <w:rsid w:val="00B266A8"/>
    <w:rsid w:val="00B27C0D"/>
    <w:rsid w:val="00B317C6"/>
    <w:rsid w:val="00B31983"/>
    <w:rsid w:val="00B325BF"/>
    <w:rsid w:val="00B3299B"/>
    <w:rsid w:val="00B3317D"/>
    <w:rsid w:val="00B333EA"/>
    <w:rsid w:val="00B3482C"/>
    <w:rsid w:val="00B363C5"/>
    <w:rsid w:val="00B36854"/>
    <w:rsid w:val="00B3688B"/>
    <w:rsid w:val="00B36B6B"/>
    <w:rsid w:val="00B36D0D"/>
    <w:rsid w:val="00B4162E"/>
    <w:rsid w:val="00B421C2"/>
    <w:rsid w:val="00B4244D"/>
    <w:rsid w:val="00B43B94"/>
    <w:rsid w:val="00B43EAC"/>
    <w:rsid w:val="00B44707"/>
    <w:rsid w:val="00B46D6D"/>
    <w:rsid w:val="00B4773F"/>
    <w:rsid w:val="00B501B4"/>
    <w:rsid w:val="00B506D8"/>
    <w:rsid w:val="00B51690"/>
    <w:rsid w:val="00B54EC4"/>
    <w:rsid w:val="00B5571F"/>
    <w:rsid w:val="00B55BD9"/>
    <w:rsid w:val="00B562BA"/>
    <w:rsid w:val="00B61399"/>
    <w:rsid w:val="00B61D42"/>
    <w:rsid w:val="00B62171"/>
    <w:rsid w:val="00B627F3"/>
    <w:rsid w:val="00B63754"/>
    <w:rsid w:val="00B63927"/>
    <w:rsid w:val="00B64FC8"/>
    <w:rsid w:val="00B65589"/>
    <w:rsid w:val="00B66839"/>
    <w:rsid w:val="00B70B81"/>
    <w:rsid w:val="00B71365"/>
    <w:rsid w:val="00B716A0"/>
    <w:rsid w:val="00B732CE"/>
    <w:rsid w:val="00B75F1A"/>
    <w:rsid w:val="00B7619F"/>
    <w:rsid w:val="00B8052A"/>
    <w:rsid w:val="00B814FA"/>
    <w:rsid w:val="00B82595"/>
    <w:rsid w:val="00B826AA"/>
    <w:rsid w:val="00B82A0E"/>
    <w:rsid w:val="00B8456C"/>
    <w:rsid w:val="00B84B91"/>
    <w:rsid w:val="00B865DD"/>
    <w:rsid w:val="00B86BC8"/>
    <w:rsid w:val="00B87336"/>
    <w:rsid w:val="00B9034C"/>
    <w:rsid w:val="00B91D6E"/>
    <w:rsid w:val="00B923A7"/>
    <w:rsid w:val="00B95D74"/>
    <w:rsid w:val="00B965A4"/>
    <w:rsid w:val="00B97995"/>
    <w:rsid w:val="00B979AC"/>
    <w:rsid w:val="00BA0076"/>
    <w:rsid w:val="00BA1072"/>
    <w:rsid w:val="00BA1696"/>
    <w:rsid w:val="00BA1914"/>
    <w:rsid w:val="00BA1CA6"/>
    <w:rsid w:val="00BA3273"/>
    <w:rsid w:val="00BA3935"/>
    <w:rsid w:val="00BA43F1"/>
    <w:rsid w:val="00BA48CD"/>
    <w:rsid w:val="00BA5FE0"/>
    <w:rsid w:val="00BA6323"/>
    <w:rsid w:val="00BA6527"/>
    <w:rsid w:val="00BA6C31"/>
    <w:rsid w:val="00BA6EA7"/>
    <w:rsid w:val="00BB0BB4"/>
    <w:rsid w:val="00BB10BE"/>
    <w:rsid w:val="00BB10FC"/>
    <w:rsid w:val="00BB1503"/>
    <w:rsid w:val="00BB1A33"/>
    <w:rsid w:val="00BB3056"/>
    <w:rsid w:val="00BB53F4"/>
    <w:rsid w:val="00BB74F7"/>
    <w:rsid w:val="00BB7B6D"/>
    <w:rsid w:val="00BC0B16"/>
    <w:rsid w:val="00BC0FDE"/>
    <w:rsid w:val="00BC151F"/>
    <w:rsid w:val="00BC1AC8"/>
    <w:rsid w:val="00BC1F2D"/>
    <w:rsid w:val="00BC2817"/>
    <w:rsid w:val="00BC36C0"/>
    <w:rsid w:val="00BC3852"/>
    <w:rsid w:val="00BC3E60"/>
    <w:rsid w:val="00BC3F82"/>
    <w:rsid w:val="00BC6454"/>
    <w:rsid w:val="00BD00AA"/>
    <w:rsid w:val="00BD1699"/>
    <w:rsid w:val="00BD26DB"/>
    <w:rsid w:val="00BD2BEC"/>
    <w:rsid w:val="00BD3D44"/>
    <w:rsid w:val="00BD456E"/>
    <w:rsid w:val="00BD6E84"/>
    <w:rsid w:val="00BD6FA2"/>
    <w:rsid w:val="00BD7909"/>
    <w:rsid w:val="00BD7F53"/>
    <w:rsid w:val="00BE2E8F"/>
    <w:rsid w:val="00BE3497"/>
    <w:rsid w:val="00BE4CD2"/>
    <w:rsid w:val="00BE5E7E"/>
    <w:rsid w:val="00BE758D"/>
    <w:rsid w:val="00BE75B6"/>
    <w:rsid w:val="00BF13E2"/>
    <w:rsid w:val="00BF1FC3"/>
    <w:rsid w:val="00BF2005"/>
    <w:rsid w:val="00BF2D11"/>
    <w:rsid w:val="00BF6AEC"/>
    <w:rsid w:val="00C00D72"/>
    <w:rsid w:val="00C02430"/>
    <w:rsid w:val="00C046FD"/>
    <w:rsid w:val="00C05F5D"/>
    <w:rsid w:val="00C07760"/>
    <w:rsid w:val="00C07C71"/>
    <w:rsid w:val="00C10E69"/>
    <w:rsid w:val="00C11CE0"/>
    <w:rsid w:val="00C12250"/>
    <w:rsid w:val="00C13E16"/>
    <w:rsid w:val="00C13E5C"/>
    <w:rsid w:val="00C1466A"/>
    <w:rsid w:val="00C14AD0"/>
    <w:rsid w:val="00C14F40"/>
    <w:rsid w:val="00C24827"/>
    <w:rsid w:val="00C273E6"/>
    <w:rsid w:val="00C30067"/>
    <w:rsid w:val="00C30ADE"/>
    <w:rsid w:val="00C31619"/>
    <w:rsid w:val="00C32582"/>
    <w:rsid w:val="00C338A1"/>
    <w:rsid w:val="00C3395A"/>
    <w:rsid w:val="00C34297"/>
    <w:rsid w:val="00C34500"/>
    <w:rsid w:val="00C444DC"/>
    <w:rsid w:val="00C44751"/>
    <w:rsid w:val="00C4637A"/>
    <w:rsid w:val="00C46522"/>
    <w:rsid w:val="00C46E7F"/>
    <w:rsid w:val="00C4786E"/>
    <w:rsid w:val="00C500F9"/>
    <w:rsid w:val="00C50517"/>
    <w:rsid w:val="00C50916"/>
    <w:rsid w:val="00C51023"/>
    <w:rsid w:val="00C53121"/>
    <w:rsid w:val="00C541EF"/>
    <w:rsid w:val="00C55550"/>
    <w:rsid w:val="00C57371"/>
    <w:rsid w:val="00C623D4"/>
    <w:rsid w:val="00C656C7"/>
    <w:rsid w:val="00C6583B"/>
    <w:rsid w:val="00C675B7"/>
    <w:rsid w:val="00C6765C"/>
    <w:rsid w:val="00C7008E"/>
    <w:rsid w:val="00C70EAC"/>
    <w:rsid w:val="00C71064"/>
    <w:rsid w:val="00C72BAE"/>
    <w:rsid w:val="00C73710"/>
    <w:rsid w:val="00C73732"/>
    <w:rsid w:val="00C74241"/>
    <w:rsid w:val="00C7645F"/>
    <w:rsid w:val="00C76B3A"/>
    <w:rsid w:val="00C80377"/>
    <w:rsid w:val="00C80B7C"/>
    <w:rsid w:val="00C81107"/>
    <w:rsid w:val="00C83AD1"/>
    <w:rsid w:val="00C84EC4"/>
    <w:rsid w:val="00C85ECA"/>
    <w:rsid w:val="00C86DBF"/>
    <w:rsid w:val="00C87AF6"/>
    <w:rsid w:val="00C91105"/>
    <w:rsid w:val="00C91F7E"/>
    <w:rsid w:val="00C92B6D"/>
    <w:rsid w:val="00C942F1"/>
    <w:rsid w:val="00C94A7B"/>
    <w:rsid w:val="00C951EE"/>
    <w:rsid w:val="00C95602"/>
    <w:rsid w:val="00C96E00"/>
    <w:rsid w:val="00C96FBF"/>
    <w:rsid w:val="00C97F87"/>
    <w:rsid w:val="00CA0291"/>
    <w:rsid w:val="00CA108C"/>
    <w:rsid w:val="00CA1115"/>
    <w:rsid w:val="00CA2284"/>
    <w:rsid w:val="00CA2705"/>
    <w:rsid w:val="00CA4100"/>
    <w:rsid w:val="00CA45D6"/>
    <w:rsid w:val="00CA513B"/>
    <w:rsid w:val="00CA63A7"/>
    <w:rsid w:val="00CA658E"/>
    <w:rsid w:val="00CA67DE"/>
    <w:rsid w:val="00CA7EE9"/>
    <w:rsid w:val="00CB12E8"/>
    <w:rsid w:val="00CB337A"/>
    <w:rsid w:val="00CB43D6"/>
    <w:rsid w:val="00CB4D67"/>
    <w:rsid w:val="00CB4E23"/>
    <w:rsid w:val="00CB52D2"/>
    <w:rsid w:val="00CB7DEF"/>
    <w:rsid w:val="00CC0B85"/>
    <w:rsid w:val="00CC1C27"/>
    <w:rsid w:val="00CC3A3B"/>
    <w:rsid w:val="00CC3DCB"/>
    <w:rsid w:val="00CC4242"/>
    <w:rsid w:val="00CC440A"/>
    <w:rsid w:val="00CC65E3"/>
    <w:rsid w:val="00CC68F0"/>
    <w:rsid w:val="00CC77B0"/>
    <w:rsid w:val="00CD02F1"/>
    <w:rsid w:val="00CD11AB"/>
    <w:rsid w:val="00CD1961"/>
    <w:rsid w:val="00CD2BD3"/>
    <w:rsid w:val="00CD3B20"/>
    <w:rsid w:val="00CD429D"/>
    <w:rsid w:val="00CD4B48"/>
    <w:rsid w:val="00CD4FB3"/>
    <w:rsid w:val="00CD56E5"/>
    <w:rsid w:val="00CD58EC"/>
    <w:rsid w:val="00CE0444"/>
    <w:rsid w:val="00CE074B"/>
    <w:rsid w:val="00CE0BF9"/>
    <w:rsid w:val="00CE20E6"/>
    <w:rsid w:val="00CE2FB7"/>
    <w:rsid w:val="00CE3516"/>
    <w:rsid w:val="00CE5852"/>
    <w:rsid w:val="00CE59C9"/>
    <w:rsid w:val="00CE5CF8"/>
    <w:rsid w:val="00CE693A"/>
    <w:rsid w:val="00CE6B29"/>
    <w:rsid w:val="00CE6EA4"/>
    <w:rsid w:val="00CE736B"/>
    <w:rsid w:val="00CE7D5F"/>
    <w:rsid w:val="00CE7F0D"/>
    <w:rsid w:val="00CF241A"/>
    <w:rsid w:val="00CF34BA"/>
    <w:rsid w:val="00CF41DC"/>
    <w:rsid w:val="00CF662C"/>
    <w:rsid w:val="00D01147"/>
    <w:rsid w:val="00D01C48"/>
    <w:rsid w:val="00D023BC"/>
    <w:rsid w:val="00D02D60"/>
    <w:rsid w:val="00D05C8C"/>
    <w:rsid w:val="00D05EEE"/>
    <w:rsid w:val="00D101E9"/>
    <w:rsid w:val="00D11277"/>
    <w:rsid w:val="00D115CD"/>
    <w:rsid w:val="00D1232F"/>
    <w:rsid w:val="00D12390"/>
    <w:rsid w:val="00D13FEF"/>
    <w:rsid w:val="00D14768"/>
    <w:rsid w:val="00D153AF"/>
    <w:rsid w:val="00D15D4E"/>
    <w:rsid w:val="00D15F42"/>
    <w:rsid w:val="00D16340"/>
    <w:rsid w:val="00D167C7"/>
    <w:rsid w:val="00D2079E"/>
    <w:rsid w:val="00D21AE4"/>
    <w:rsid w:val="00D21DEA"/>
    <w:rsid w:val="00D223B2"/>
    <w:rsid w:val="00D22498"/>
    <w:rsid w:val="00D23962"/>
    <w:rsid w:val="00D25074"/>
    <w:rsid w:val="00D26017"/>
    <w:rsid w:val="00D26A69"/>
    <w:rsid w:val="00D26EDF"/>
    <w:rsid w:val="00D27FA1"/>
    <w:rsid w:val="00D30EE0"/>
    <w:rsid w:val="00D3116A"/>
    <w:rsid w:val="00D3142D"/>
    <w:rsid w:val="00D32CE6"/>
    <w:rsid w:val="00D32E6A"/>
    <w:rsid w:val="00D3488C"/>
    <w:rsid w:val="00D34C18"/>
    <w:rsid w:val="00D35CB3"/>
    <w:rsid w:val="00D35F78"/>
    <w:rsid w:val="00D36BA8"/>
    <w:rsid w:val="00D375D5"/>
    <w:rsid w:val="00D375EE"/>
    <w:rsid w:val="00D37AC8"/>
    <w:rsid w:val="00D40093"/>
    <w:rsid w:val="00D40758"/>
    <w:rsid w:val="00D4197F"/>
    <w:rsid w:val="00D41CC2"/>
    <w:rsid w:val="00D41E2D"/>
    <w:rsid w:val="00D41E36"/>
    <w:rsid w:val="00D42444"/>
    <w:rsid w:val="00D4355C"/>
    <w:rsid w:val="00D446A7"/>
    <w:rsid w:val="00D44B6B"/>
    <w:rsid w:val="00D45249"/>
    <w:rsid w:val="00D475FD"/>
    <w:rsid w:val="00D4784F"/>
    <w:rsid w:val="00D47FF4"/>
    <w:rsid w:val="00D500D8"/>
    <w:rsid w:val="00D50D99"/>
    <w:rsid w:val="00D50E7A"/>
    <w:rsid w:val="00D51D10"/>
    <w:rsid w:val="00D52188"/>
    <w:rsid w:val="00D52DA3"/>
    <w:rsid w:val="00D53A7D"/>
    <w:rsid w:val="00D53ED7"/>
    <w:rsid w:val="00D547D6"/>
    <w:rsid w:val="00D563EF"/>
    <w:rsid w:val="00D56950"/>
    <w:rsid w:val="00D57001"/>
    <w:rsid w:val="00D57B35"/>
    <w:rsid w:val="00D57C56"/>
    <w:rsid w:val="00D60BD0"/>
    <w:rsid w:val="00D611AA"/>
    <w:rsid w:val="00D6141D"/>
    <w:rsid w:val="00D643C1"/>
    <w:rsid w:val="00D644EA"/>
    <w:rsid w:val="00D6471C"/>
    <w:rsid w:val="00D648B1"/>
    <w:rsid w:val="00D660A8"/>
    <w:rsid w:val="00D67ACD"/>
    <w:rsid w:val="00D702E1"/>
    <w:rsid w:val="00D70FF4"/>
    <w:rsid w:val="00D71800"/>
    <w:rsid w:val="00D71B04"/>
    <w:rsid w:val="00D71EA4"/>
    <w:rsid w:val="00D72303"/>
    <w:rsid w:val="00D72BD6"/>
    <w:rsid w:val="00D73BBD"/>
    <w:rsid w:val="00D748BB"/>
    <w:rsid w:val="00D759E4"/>
    <w:rsid w:val="00D76CE1"/>
    <w:rsid w:val="00D81626"/>
    <w:rsid w:val="00D818A8"/>
    <w:rsid w:val="00D82622"/>
    <w:rsid w:val="00D83A81"/>
    <w:rsid w:val="00D84CCE"/>
    <w:rsid w:val="00D85C6A"/>
    <w:rsid w:val="00D85E02"/>
    <w:rsid w:val="00D8619B"/>
    <w:rsid w:val="00D90530"/>
    <w:rsid w:val="00D91D75"/>
    <w:rsid w:val="00D928AF"/>
    <w:rsid w:val="00D929B4"/>
    <w:rsid w:val="00D958B7"/>
    <w:rsid w:val="00D95A75"/>
    <w:rsid w:val="00D9622E"/>
    <w:rsid w:val="00D96CDE"/>
    <w:rsid w:val="00D97505"/>
    <w:rsid w:val="00D97EBA"/>
    <w:rsid w:val="00DA23F1"/>
    <w:rsid w:val="00DA2668"/>
    <w:rsid w:val="00DA3522"/>
    <w:rsid w:val="00DA417E"/>
    <w:rsid w:val="00DA5CEC"/>
    <w:rsid w:val="00DA65FD"/>
    <w:rsid w:val="00DA6844"/>
    <w:rsid w:val="00DA7D17"/>
    <w:rsid w:val="00DA7DCC"/>
    <w:rsid w:val="00DB18D6"/>
    <w:rsid w:val="00DB1A59"/>
    <w:rsid w:val="00DB2D0A"/>
    <w:rsid w:val="00DB3A56"/>
    <w:rsid w:val="00DB3FA4"/>
    <w:rsid w:val="00DB4B4A"/>
    <w:rsid w:val="00DB5448"/>
    <w:rsid w:val="00DB5583"/>
    <w:rsid w:val="00DB7221"/>
    <w:rsid w:val="00DC325B"/>
    <w:rsid w:val="00DC3365"/>
    <w:rsid w:val="00DC41E1"/>
    <w:rsid w:val="00DC48B2"/>
    <w:rsid w:val="00DC507E"/>
    <w:rsid w:val="00DC52B5"/>
    <w:rsid w:val="00DC5910"/>
    <w:rsid w:val="00DC5C1D"/>
    <w:rsid w:val="00DC5DD8"/>
    <w:rsid w:val="00DC6540"/>
    <w:rsid w:val="00DC7147"/>
    <w:rsid w:val="00DC7710"/>
    <w:rsid w:val="00DD117A"/>
    <w:rsid w:val="00DD2337"/>
    <w:rsid w:val="00DD31C7"/>
    <w:rsid w:val="00DD5136"/>
    <w:rsid w:val="00DD514E"/>
    <w:rsid w:val="00DD6C1A"/>
    <w:rsid w:val="00DD6E5F"/>
    <w:rsid w:val="00DD77D1"/>
    <w:rsid w:val="00DE070E"/>
    <w:rsid w:val="00DE192B"/>
    <w:rsid w:val="00DE3AF4"/>
    <w:rsid w:val="00DE53D7"/>
    <w:rsid w:val="00DE6A7C"/>
    <w:rsid w:val="00DE6AF8"/>
    <w:rsid w:val="00DF2833"/>
    <w:rsid w:val="00DF4F3D"/>
    <w:rsid w:val="00DF54F1"/>
    <w:rsid w:val="00DF5A6A"/>
    <w:rsid w:val="00DF7793"/>
    <w:rsid w:val="00DF7C0C"/>
    <w:rsid w:val="00E00870"/>
    <w:rsid w:val="00E00BA8"/>
    <w:rsid w:val="00E016C2"/>
    <w:rsid w:val="00E03652"/>
    <w:rsid w:val="00E0370B"/>
    <w:rsid w:val="00E03FC5"/>
    <w:rsid w:val="00E05F22"/>
    <w:rsid w:val="00E10459"/>
    <w:rsid w:val="00E14FAC"/>
    <w:rsid w:val="00E16921"/>
    <w:rsid w:val="00E175AE"/>
    <w:rsid w:val="00E2031D"/>
    <w:rsid w:val="00E219E5"/>
    <w:rsid w:val="00E23559"/>
    <w:rsid w:val="00E250AA"/>
    <w:rsid w:val="00E256C6"/>
    <w:rsid w:val="00E26CE9"/>
    <w:rsid w:val="00E2724B"/>
    <w:rsid w:val="00E27D53"/>
    <w:rsid w:val="00E30E28"/>
    <w:rsid w:val="00E32129"/>
    <w:rsid w:val="00E34439"/>
    <w:rsid w:val="00E345D0"/>
    <w:rsid w:val="00E35056"/>
    <w:rsid w:val="00E375EF"/>
    <w:rsid w:val="00E375F1"/>
    <w:rsid w:val="00E4064B"/>
    <w:rsid w:val="00E43009"/>
    <w:rsid w:val="00E44016"/>
    <w:rsid w:val="00E44471"/>
    <w:rsid w:val="00E46555"/>
    <w:rsid w:val="00E478E6"/>
    <w:rsid w:val="00E5093A"/>
    <w:rsid w:val="00E50BDA"/>
    <w:rsid w:val="00E51A1E"/>
    <w:rsid w:val="00E527D6"/>
    <w:rsid w:val="00E54983"/>
    <w:rsid w:val="00E55344"/>
    <w:rsid w:val="00E5654E"/>
    <w:rsid w:val="00E56632"/>
    <w:rsid w:val="00E5767F"/>
    <w:rsid w:val="00E605DE"/>
    <w:rsid w:val="00E60F79"/>
    <w:rsid w:val="00E6201E"/>
    <w:rsid w:val="00E62244"/>
    <w:rsid w:val="00E62511"/>
    <w:rsid w:val="00E633D4"/>
    <w:rsid w:val="00E64551"/>
    <w:rsid w:val="00E646C3"/>
    <w:rsid w:val="00E64F0C"/>
    <w:rsid w:val="00E65351"/>
    <w:rsid w:val="00E664F6"/>
    <w:rsid w:val="00E66598"/>
    <w:rsid w:val="00E7005E"/>
    <w:rsid w:val="00E723FF"/>
    <w:rsid w:val="00E736AF"/>
    <w:rsid w:val="00E73DB5"/>
    <w:rsid w:val="00E754F5"/>
    <w:rsid w:val="00E76828"/>
    <w:rsid w:val="00E80B15"/>
    <w:rsid w:val="00E817FC"/>
    <w:rsid w:val="00E81C96"/>
    <w:rsid w:val="00E839C2"/>
    <w:rsid w:val="00E83C34"/>
    <w:rsid w:val="00E85DCE"/>
    <w:rsid w:val="00E85F70"/>
    <w:rsid w:val="00E8714D"/>
    <w:rsid w:val="00E875BC"/>
    <w:rsid w:val="00E87D2B"/>
    <w:rsid w:val="00E9021C"/>
    <w:rsid w:val="00E93345"/>
    <w:rsid w:val="00E94763"/>
    <w:rsid w:val="00E94CDA"/>
    <w:rsid w:val="00E9785F"/>
    <w:rsid w:val="00EA0042"/>
    <w:rsid w:val="00EA0C5F"/>
    <w:rsid w:val="00EA1611"/>
    <w:rsid w:val="00EA2018"/>
    <w:rsid w:val="00EA2774"/>
    <w:rsid w:val="00EA3B2E"/>
    <w:rsid w:val="00EA6E15"/>
    <w:rsid w:val="00EA7729"/>
    <w:rsid w:val="00EA7976"/>
    <w:rsid w:val="00EB0103"/>
    <w:rsid w:val="00EB05CC"/>
    <w:rsid w:val="00EB29A2"/>
    <w:rsid w:val="00EB37A9"/>
    <w:rsid w:val="00EB40D4"/>
    <w:rsid w:val="00EB476A"/>
    <w:rsid w:val="00EB5B1C"/>
    <w:rsid w:val="00EB5E76"/>
    <w:rsid w:val="00EB6A9A"/>
    <w:rsid w:val="00EB7201"/>
    <w:rsid w:val="00EC0428"/>
    <w:rsid w:val="00EC2D95"/>
    <w:rsid w:val="00EC30D7"/>
    <w:rsid w:val="00EC311E"/>
    <w:rsid w:val="00EC3A8E"/>
    <w:rsid w:val="00EC4570"/>
    <w:rsid w:val="00EC4EE6"/>
    <w:rsid w:val="00EC5BB5"/>
    <w:rsid w:val="00EC6C39"/>
    <w:rsid w:val="00EC7F33"/>
    <w:rsid w:val="00ED0342"/>
    <w:rsid w:val="00ED0F20"/>
    <w:rsid w:val="00ED21F3"/>
    <w:rsid w:val="00ED2372"/>
    <w:rsid w:val="00ED2C0E"/>
    <w:rsid w:val="00ED3439"/>
    <w:rsid w:val="00ED5358"/>
    <w:rsid w:val="00ED5B50"/>
    <w:rsid w:val="00ED6131"/>
    <w:rsid w:val="00ED6A00"/>
    <w:rsid w:val="00ED768D"/>
    <w:rsid w:val="00ED7E01"/>
    <w:rsid w:val="00ED7F79"/>
    <w:rsid w:val="00EE2130"/>
    <w:rsid w:val="00EE3DAF"/>
    <w:rsid w:val="00EE58FC"/>
    <w:rsid w:val="00EE5F3C"/>
    <w:rsid w:val="00EE602D"/>
    <w:rsid w:val="00EE760D"/>
    <w:rsid w:val="00EF30CE"/>
    <w:rsid w:val="00EF311A"/>
    <w:rsid w:val="00EF4881"/>
    <w:rsid w:val="00EF649A"/>
    <w:rsid w:val="00EF651B"/>
    <w:rsid w:val="00EF687D"/>
    <w:rsid w:val="00EF6F84"/>
    <w:rsid w:val="00EF701F"/>
    <w:rsid w:val="00EF736C"/>
    <w:rsid w:val="00EF7F8B"/>
    <w:rsid w:val="00F004DB"/>
    <w:rsid w:val="00F008A3"/>
    <w:rsid w:val="00F0091C"/>
    <w:rsid w:val="00F0093E"/>
    <w:rsid w:val="00F028FE"/>
    <w:rsid w:val="00F03DE7"/>
    <w:rsid w:val="00F045BA"/>
    <w:rsid w:val="00F05506"/>
    <w:rsid w:val="00F0573A"/>
    <w:rsid w:val="00F05776"/>
    <w:rsid w:val="00F05BB7"/>
    <w:rsid w:val="00F05C5F"/>
    <w:rsid w:val="00F06078"/>
    <w:rsid w:val="00F065D6"/>
    <w:rsid w:val="00F06A7E"/>
    <w:rsid w:val="00F06EC6"/>
    <w:rsid w:val="00F07A66"/>
    <w:rsid w:val="00F07C0C"/>
    <w:rsid w:val="00F10284"/>
    <w:rsid w:val="00F10957"/>
    <w:rsid w:val="00F110E9"/>
    <w:rsid w:val="00F11613"/>
    <w:rsid w:val="00F12314"/>
    <w:rsid w:val="00F127DA"/>
    <w:rsid w:val="00F1322D"/>
    <w:rsid w:val="00F14EBB"/>
    <w:rsid w:val="00F15010"/>
    <w:rsid w:val="00F15620"/>
    <w:rsid w:val="00F15C55"/>
    <w:rsid w:val="00F160BB"/>
    <w:rsid w:val="00F1706D"/>
    <w:rsid w:val="00F216F1"/>
    <w:rsid w:val="00F21FC7"/>
    <w:rsid w:val="00F21FCD"/>
    <w:rsid w:val="00F229CA"/>
    <w:rsid w:val="00F22CC2"/>
    <w:rsid w:val="00F24415"/>
    <w:rsid w:val="00F2476B"/>
    <w:rsid w:val="00F24F54"/>
    <w:rsid w:val="00F25218"/>
    <w:rsid w:val="00F2598C"/>
    <w:rsid w:val="00F26748"/>
    <w:rsid w:val="00F267BF"/>
    <w:rsid w:val="00F27671"/>
    <w:rsid w:val="00F30ED8"/>
    <w:rsid w:val="00F347C1"/>
    <w:rsid w:val="00F3553C"/>
    <w:rsid w:val="00F35772"/>
    <w:rsid w:val="00F37861"/>
    <w:rsid w:val="00F41904"/>
    <w:rsid w:val="00F42ED9"/>
    <w:rsid w:val="00F43B14"/>
    <w:rsid w:val="00F452ED"/>
    <w:rsid w:val="00F465D0"/>
    <w:rsid w:val="00F47826"/>
    <w:rsid w:val="00F505AB"/>
    <w:rsid w:val="00F52C19"/>
    <w:rsid w:val="00F52EA7"/>
    <w:rsid w:val="00F53A41"/>
    <w:rsid w:val="00F54A6D"/>
    <w:rsid w:val="00F57EEB"/>
    <w:rsid w:val="00F608C1"/>
    <w:rsid w:val="00F6104F"/>
    <w:rsid w:val="00F6206E"/>
    <w:rsid w:val="00F6328F"/>
    <w:rsid w:val="00F6341D"/>
    <w:rsid w:val="00F642BF"/>
    <w:rsid w:val="00F653D1"/>
    <w:rsid w:val="00F66DDB"/>
    <w:rsid w:val="00F67119"/>
    <w:rsid w:val="00F67248"/>
    <w:rsid w:val="00F6743F"/>
    <w:rsid w:val="00F7137E"/>
    <w:rsid w:val="00F7219A"/>
    <w:rsid w:val="00F72D26"/>
    <w:rsid w:val="00F731CD"/>
    <w:rsid w:val="00F73216"/>
    <w:rsid w:val="00F753AE"/>
    <w:rsid w:val="00F766A5"/>
    <w:rsid w:val="00F76A4A"/>
    <w:rsid w:val="00F7743D"/>
    <w:rsid w:val="00F77687"/>
    <w:rsid w:val="00F81201"/>
    <w:rsid w:val="00F8128C"/>
    <w:rsid w:val="00F812BB"/>
    <w:rsid w:val="00F82311"/>
    <w:rsid w:val="00F839E1"/>
    <w:rsid w:val="00F84325"/>
    <w:rsid w:val="00F876FC"/>
    <w:rsid w:val="00F94193"/>
    <w:rsid w:val="00F94713"/>
    <w:rsid w:val="00F94B00"/>
    <w:rsid w:val="00FA0EA2"/>
    <w:rsid w:val="00FA261B"/>
    <w:rsid w:val="00FA2882"/>
    <w:rsid w:val="00FA3753"/>
    <w:rsid w:val="00FA4052"/>
    <w:rsid w:val="00FA4BF9"/>
    <w:rsid w:val="00FA5D36"/>
    <w:rsid w:val="00FA5DFB"/>
    <w:rsid w:val="00FA63F2"/>
    <w:rsid w:val="00FA7C88"/>
    <w:rsid w:val="00FB1568"/>
    <w:rsid w:val="00FB222D"/>
    <w:rsid w:val="00FB24C9"/>
    <w:rsid w:val="00FB3E58"/>
    <w:rsid w:val="00FB51D6"/>
    <w:rsid w:val="00FB5C7D"/>
    <w:rsid w:val="00FB64E2"/>
    <w:rsid w:val="00FB657C"/>
    <w:rsid w:val="00FB6810"/>
    <w:rsid w:val="00FB750B"/>
    <w:rsid w:val="00FC0109"/>
    <w:rsid w:val="00FC0FE5"/>
    <w:rsid w:val="00FC13DF"/>
    <w:rsid w:val="00FC144B"/>
    <w:rsid w:val="00FC1E0C"/>
    <w:rsid w:val="00FC2728"/>
    <w:rsid w:val="00FC37E2"/>
    <w:rsid w:val="00FC3EA0"/>
    <w:rsid w:val="00FC488C"/>
    <w:rsid w:val="00FC4C72"/>
    <w:rsid w:val="00FC4EF1"/>
    <w:rsid w:val="00FC4EFB"/>
    <w:rsid w:val="00FC5975"/>
    <w:rsid w:val="00FC6B0E"/>
    <w:rsid w:val="00FC6C1B"/>
    <w:rsid w:val="00FD0DD5"/>
    <w:rsid w:val="00FD1BE0"/>
    <w:rsid w:val="00FD2426"/>
    <w:rsid w:val="00FD3616"/>
    <w:rsid w:val="00FD4757"/>
    <w:rsid w:val="00FD4792"/>
    <w:rsid w:val="00FD612F"/>
    <w:rsid w:val="00FD61EC"/>
    <w:rsid w:val="00FD7465"/>
    <w:rsid w:val="00FD7CD9"/>
    <w:rsid w:val="00FD7D91"/>
    <w:rsid w:val="00FE03F7"/>
    <w:rsid w:val="00FE0EEF"/>
    <w:rsid w:val="00FE18DF"/>
    <w:rsid w:val="00FE2754"/>
    <w:rsid w:val="00FE2D5F"/>
    <w:rsid w:val="00FE3730"/>
    <w:rsid w:val="00FE3A6B"/>
    <w:rsid w:val="00FE3C49"/>
    <w:rsid w:val="00FE5E41"/>
    <w:rsid w:val="00FE7AC2"/>
    <w:rsid w:val="00FF122E"/>
    <w:rsid w:val="00FF1CD1"/>
    <w:rsid w:val="00FF3058"/>
    <w:rsid w:val="00FF460B"/>
    <w:rsid w:val="00FF73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14:docId w14:val="09FC02F9"/>
  <w15:docId w15:val="{32C3B907-1524-4E81-832F-07D639E55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Pr>
      <w:sz w:val="24"/>
      <w:szCs w:val="24"/>
    </w:rPr>
  </w:style>
  <w:style w:type="paragraph" w:styleId="Kop1">
    <w:name w:val="heading 1"/>
    <w:basedOn w:val="Standaard"/>
    <w:next w:val="Standaard"/>
    <w:link w:val="Kop1Char"/>
    <w:qFormat/>
    <w:rsid w:val="00ED3439"/>
    <w:pPr>
      <w:keepNext/>
      <w:spacing w:before="240" w:after="60"/>
      <w:outlineLvl w:val="0"/>
    </w:pPr>
    <w:rPr>
      <w:rFonts w:ascii="Arial" w:hAnsi="Arial" w:cs="Arial"/>
      <w:b/>
      <w:bCs/>
      <w:kern w:val="32"/>
      <w:sz w:val="32"/>
      <w:szCs w:val="32"/>
    </w:rPr>
  </w:style>
  <w:style w:type="paragraph" w:styleId="Kop2">
    <w:name w:val="heading 2"/>
    <w:basedOn w:val="Standaard"/>
    <w:next w:val="Standaard"/>
    <w:qFormat/>
    <w:rsid w:val="009B5618"/>
    <w:pPr>
      <w:keepNext/>
      <w:spacing w:before="240" w:after="60"/>
      <w:outlineLvl w:val="1"/>
    </w:pPr>
    <w:rPr>
      <w:rFonts w:ascii="Arial" w:hAnsi="Arial" w:cs="Arial"/>
      <w:b/>
      <w:bCs/>
      <w:i/>
      <w:iCs/>
      <w:sz w:val="28"/>
      <w:szCs w:val="28"/>
    </w:rPr>
  </w:style>
  <w:style w:type="paragraph" w:styleId="Kop3">
    <w:name w:val="heading 3"/>
    <w:basedOn w:val="Standaard"/>
    <w:next w:val="Standaard"/>
    <w:qFormat/>
    <w:rsid w:val="009B5618"/>
    <w:pPr>
      <w:keepNext/>
      <w:spacing w:before="240" w:after="60"/>
      <w:outlineLvl w:val="2"/>
    </w:pPr>
    <w:rPr>
      <w:rFonts w:ascii="Arial" w:hAnsi="Arial" w:cs="Arial"/>
      <w:b/>
      <w:bCs/>
      <w:sz w:val="26"/>
      <w:szCs w:val="26"/>
    </w:rPr>
  </w:style>
  <w:style w:type="paragraph" w:styleId="Kop6">
    <w:name w:val="heading 6"/>
    <w:basedOn w:val="Standaard"/>
    <w:next w:val="Standaard"/>
    <w:qFormat/>
    <w:rsid w:val="009B5618"/>
    <w:pPr>
      <w:spacing w:before="240" w:after="60"/>
      <w:outlineLvl w:val="5"/>
    </w:pPr>
    <w:rPr>
      <w:b/>
      <w:bCs/>
      <w:sz w:val="22"/>
      <w:szCs w:val="22"/>
    </w:rPr>
  </w:style>
  <w:style w:type="paragraph" w:styleId="Kop7">
    <w:name w:val="heading 7"/>
    <w:basedOn w:val="Kop6"/>
    <w:next w:val="Standaard"/>
    <w:qFormat/>
    <w:rsid w:val="009B5618"/>
    <w:pPr>
      <w:keepNext/>
      <w:numPr>
        <w:ilvl w:val="6"/>
        <w:numId w:val="12"/>
      </w:numPr>
      <w:suppressAutoHyphens/>
      <w:spacing w:before="60" w:after="240" w:line="230" w:lineRule="exact"/>
      <w:outlineLvl w:val="6"/>
    </w:pPr>
    <w:rPr>
      <w:rFonts w:ascii="Arial" w:eastAsia="MS Mincho" w:hAnsi="Arial"/>
      <w:bCs w:val="0"/>
      <w:sz w:val="20"/>
      <w:szCs w:val="20"/>
      <w:lang w:val="de-DE" w:eastAsia="ja-JP"/>
    </w:rPr>
  </w:style>
  <w:style w:type="paragraph" w:styleId="Kop8">
    <w:name w:val="heading 8"/>
    <w:basedOn w:val="Kop6"/>
    <w:next w:val="Standaard"/>
    <w:qFormat/>
    <w:rsid w:val="009B5618"/>
    <w:pPr>
      <w:keepNext/>
      <w:numPr>
        <w:ilvl w:val="7"/>
        <w:numId w:val="12"/>
      </w:numPr>
      <w:suppressAutoHyphens/>
      <w:spacing w:before="60" w:after="240" w:line="230" w:lineRule="exact"/>
      <w:outlineLvl w:val="7"/>
    </w:pPr>
    <w:rPr>
      <w:rFonts w:ascii="Arial" w:eastAsia="MS Mincho" w:hAnsi="Arial"/>
      <w:bCs w:val="0"/>
      <w:sz w:val="20"/>
      <w:szCs w:val="20"/>
      <w:lang w:val="de-DE" w:eastAsia="ja-JP"/>
    </w:rPr>
  </w:style>
  <w:style w:type="paragraph" w:styleId="Kop9">
    <w:name w:val="heading 9"/>
    <w:basedOn w:val="Kop6"/>
    <w:next w:val="Standaard"/>
    <w:qFormat/>
    <w:rsid w:val="009B5618"/>
    <w:pPr>
      <w:keepNext/>
      <w:numPr>
        <w:ilvl w:val="8"/>
        <w:numId w:val="12"/>
      </w:numPr>
      <w:suppressAutoHyphens/>
      <w:spacing w:before="60" w:after="240" w:line="230" w:lineRule="exact"/>
      <w:outlineLvl w:val="8"/>
    </w:pPr>
    <w:rPr>
      <w:rFonts w:ascii="Arial" w:eastAsia="MS Mincho" w:hAnsi="Arial"/>
      <w:bCs w:val="0"/>
      <w:sz w:val="20"/>
      <w:szCs w:val="20"/>
      <w:lang w:val="de-DE"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ekstzonderopmaak">
    <w:name w:val="Plain Text"/>
    <w:basedOn w:val="Standaard"/>
    <w:link w:val="TekstzonderopmaakChar"/>
    <w:uiPriority w:val="99"/>
    <w:rsid w:val="005A1094"/>
    <w:rPr>
      <w:rFonts w:ascii="Courier New" w:hAnsi="Courier New"/>
      <w:sz w:val="20"/>
      <w:szCs w:val="20"/>
      <w:lang w:val="x-none" w:eastAsia="x-none"/>
    </w:rPr>
  </w:style>
  <w:style w:type="paragraph" w:styleId="Inhopg1">
    <w:name w:val="toc 1"/>
    <w:basedOn w:val="Standaard"/>
    <w:next w:val="Standaard"/>
    <w:autoRedefine/>
    <w:uiPriority w:val="39"/>
    <w:rsid w:val="00ED3439"/>
  </w:style>
  <w:style w:type="character" w:styleId="Hyperlink">
    <w:name w:val="Hyperlink"/>
    <w:uiPriority w:val="99"/>
    <w:rsid w:val="00ED3439"/>
    <w:rPr>
      <w:color w:val="0000FF"/>
      <w:u w:val="single"/>
    </w:rPr>
  </w:style>
  <w:style w:type="paragraph" w:styleId="Koptekst">
    <w:name w:val="header"/>
    <w:basedOn w:val="Standaard"/>
    <w:rsid w:val="009113BF"/>
    <w:pPr>
      <w:tabs>
        <w:tab w:val="center" w:pos="4536"/>
        <w:tab w:val="right" w:pos="9072"/>
      </w:tabs>
    </w:pPr>
  </w:style>
  <w:style w:type="paragraph" w:styleId="Voettekst">
    <w:name w:val="footer"/>
    <w:basedOn w:val="Standaard"/>
    <w:link w:val="VoettekstChar"/>
    <w:uiPriority w:val="99"/>
    <w:rsid w:val="009113BF"/>
    <w:pPr>
      <w:tabs>
        <w:tab w:val="center" w:pos="4536"/>
        <w:tab w:val="right" w:pos="9072"/>
      </w:tabs>
    </w:pPr>
  </w:style>
  <w:style w:type="paragraph" w:customStyle="1" w:styleId="Gobartekst">
    <w:name w:val="Gobar tekst"/>
    <w:basedOn w:val="Standaard"/>
    <w:rsid w:val="00832F24"/>
    <w:pPr>
      <w:spacing w:before="80" w:after="80" w:line="280" w:lineRule="atLeast"/>
      <w:ind w:left="2268"/>
    </w:pPr>
    <w:rPr>
      <w:sz w:val="20"/>
      <w:szCs w:val="20"/>
    </w:rPr>
  </w:style>
  <w:style w:type="paragraph" w:styleId="Ballontekst">
    <w:name w:val="Balloon Text"/>
    <w:basedOn w:val="Standaard"/>
    <w:semiHidden/>
    <w:rsid w:val="00677C3B"/>
    <w:rPr>
      <w:rFonts w:ascii="Tahoma" w:hAnsi="Tahoma" w:cs="Tahoma"/>
      <w:sz w:val="16"/>
      <w:szCs w:val="16"/>
    </w:rPr>
  </w:style>
  <w:style w:type="character" w:customStyle="1" w:styleId="Kop1Char">
    <w:name w:val="Kop 1 Char"/>
    <w:link w:val="Kop1"/>
    <w:rsid w:val="00017208"/>
    <w:rPr>
      <w:rFonts w:ascii="Arial" w:hAnsi="Arial" w:cs="Arial"/>
      <w:b/>
      <w:bCs/>
      <w:kern w:val="32"/>
      <w:sz w:val="32"/>
      <w:szCs w:val="32"/>
      <w:lang w:val="nl-NL" w:eastAsia="nl-NL" w:bidi="ar-SA"/>
    </w:rPr>
  </w:style>
  <w:style w:type="paragraph" w:customStyle="1" w:styleId="Figuretitle">
    <w:name w:val="Figure title"/>
    <w:basedOn w:val="Standaard"/>
    <w:next w:val="Standaard"/>
    <w:rsid w:val="009B5618"/>
    <w:pPr>
      <w:suppressAutoHyphens/>
      <w:spacing w:before="220" w:after="220" w:line="230" w:lineRule="atLeast"/>
      <w:jc w:val="center"/>
    </w:pPr>
    <w:rPr>
      <w:rFonts w:ascii="Arial" w:eastAsia="MS Mincho" w:hAnsi="Arial"/>
      <w:b/>
      <w:sz w:val="20"/>
      <w:szCs w:val="20"/>
      <w:lang w:val="de-DE" w:eastAsia="ja-JP"/>
    </w:rPr>
  </w:style>
  <w:style w:type="character" w:styleId="Voetnootmarkering">
    <w:name w:val="footnote reference"/>
    <w:semiHidden/>
    <w:rsid w:val="009B5618"/>
    <w:rPr>
      <w:noProof/>
      <w:position w:val="6"/>
      <w:sz w:val="16"/>
      <w:vertAlign w:val="baseline"/>
      <w:lang w:val="fr-FR"/>
    </w:rPr>
  </w:style>
  <w:style w:type="paragraph" w:styleId="Voetnoottekst">
    <w:name w:val="footnote text"/>
    <w:basedOn w:val="Standaard"/>
    <w:semiHidden/>
    <w:rsid w:val="009B5618"/>
    <w:pPr>
      <w:tabs>
        <w:tab w:val="left" w:pos="340"/>
      </w:tabs>
      <w:spacing w:after="120" w:line="210" w:lineRule="atLeast"/>
      <w:jc w:val="both"/>
    </w:pPr>
    <w:rPr>
      <w:rFonts w:ascii="Arial" w:eastAsia="MS Mincho" w:hAnsi="Arial"/>
      <w:sz w:val="18"/>
      <w:szCs w:val="20"/>
      <w:lang w:val="de-DE" w:eastAsia="ja-JP"/>
    </w:rPr>
  </w:style>
  <w:style w:type="paragraph" w:styleId="Lijstvoortzetting">
    <w:name w:val="List Continue"/>
    <w:basedOn w:val="Standaard"/>
    <w:rsid w:val="009B5618"/>
    <w:pPr>
      <w:numPr>
        <w:numId w:val="12"/>
      </w:numPr>
      <w:spacing w:after="240" w:line="230" w:lineRule="atLeast"/>
      <w:jc w:val="both"/>
    </w:pPr>
    <w:rPr>
      <w:rFonts w:ascii="Arial" w:eastAsia="MS Mincho" w:hAnsi="Arial"/>
      <w:sz w:val="20"/>
      <w:szCs w:val="20"/>
      <w:lang w:val="de-DE" w:eastAsia="ja-JP"/>
    </w:rPr>
  </w:style>
  <w:style w:type="paragraph" w:styleId="Lijstvoortzetting2">
    <w:name w:val="List Continue 2"/>
    <w:basedOn w:val="Lijstvoortzetting"/>
    <w:rsid w:val="009B5618"/>
    <w:pPr>
      <w:numPr>
        <w:ilvl w:val="1"/>
      </w:numPr>
    </w:pPr>
  </w:style>
  <w:style w:type="paragraph" w:styleId="Lijstvoortzetting3">
    <w:name w:val="List Continue 3"/>
    <w:basedOn w:val="Lijstvoortzetting"/>
    <w:rsid w:val="009B5618"/>
    <w:pPr>
      <w:numPr>
        <w:ilvl w:val="2"/>
      </w:numPr>
      <w:tabs>
        <w:tab w:val="left" w:pos="1200"/>
      </w:tabs>
    </w:pPr>
  </w:style>
  <w:style w:type="paragraph" w:styleId="Lijstvoortzetting4">
    <w:name w:val="List Continue 4"/>
    <w:basedOn w:val="Lijstvoortzetting"/>
    <w:rsid w:val="009B5618"/>
    <w:pPr>
      <w:numPr>
        <w:ilvl w:val="3"/>
      </w:numPr>
      <w:tabs>
        <w:tab w:val="left" w:pos="1600"/>
      </w:tabs>
    </w:pPr>
  </w:style>
  <w:style w:type="paragraph" w:customStyle="1" w:styleId="Note">
    <w:name w:val="Note"/>
    <w:basedOn w:val="Standaard"/>
    <w:next w:val="Standaard"/>
    <w:rsid w:val="009B5618"/>
    <w:pPr>
      <w:tabs>
        <w:tab w:val="left" w:pos="960"/>
      </w:tabs>
      <w:spacing w:after="240" w:line="210" w:lineRule="atLeast"/>
      <w:jc w:val="both"/>
    </w:pPr>
    <w:rPr>
      <w:rFonts w:ascii="Arial" w:eastAsia="MS Mincho" w:hAnsi="Arial"/>
      <w:sz w:val="18"/>
      <w:szCs w:val="20"/>
      <w:lang w:val="de-DE" w:eastAsia="ja-JP"/>
    </w:rPr>
  </w:style>
  <w:style w:type="paragraph" w:customStyle="1" w:styleId="zzLc5">
    <w:name w:val="zzLc5"/>
    <w:basedOn w:val="Standaard"/>
    <w:next w:val="Standaard"/>
    <w:rsid w:val="009B5618"/>
    <w:pPr>
      <w:numPr>
        <w:ilvl w:val="4"/>
        <w:numId w:val="12"/>
      </w:numPr>
      <w:spacing w:after="240" w:line="230" w:lineRule="atLeast"/>
    </w:pPr>
    <w:rPr>
      <w:rFonts w:ascii="Arial" w:eastAsia="MS Mincho" w:hAnsi="Arial"/>
      <w:sz w:val="20"/>
      <w:szCs w:val="20"/>
      <w:lang w:val="de-DE" w:eastAsia="ja-JP"/>
    </w:rPr>
  </w:style>
  <w:style w:type="paragraph" w:customStyle="1" w:styleId="zzLc6">
    <w:name w:val="zzLc6"/>
    <w:basedOn w:val="Standaard"/>
    <w:next w:val="Standaard"/>
    <w:rsid w:val="009B5618"/>
    <w:pPr>
      <w:numPr>
        <w:ilvl w:val="5"/>
        <w:numId w:val="12"/>
      </w:numPr>
      <w:spacing w:after="240" w:line="230" w:lineRule="atLeast"/>
    </w:pPr>
    <w:rPr>
      <w:rFonts w:ascii="Arial" w:eastAsia="MS Mincho" w:hAnsi="Arial"/>
      <w:sz w:val="20"/>
      <w:szCs w:val="20"/>
      <w:lang w:val="de-DE" w:eastAsia="ja-JP"/>
    </w:rPr>
  </w:style>
  <w:style w:type="paragraph" w:styleId="Inhopg2">
    <w:name w:val="toc 2"/>
    <w:basedOn w:val="Standaard"/>
    <w:next w:val="Standaard"/>
    <w:autoRedefine/>
    <w:uiPriority w:val="39"/>
    <w:rsid w:val="00F6328F"/>
    <w:pPr>
      <w:ind w:left="240"/>
    </w:pPr>
  </w:style>
  <w:style w:type="paragraph" w:styleId="Inhopg3">
    <w:name w:val="toc 3"/>
    <w:basedOn w:val="Standaard"/>
    <w:next w:val="Standaard"/>
    <w:autoRedefine/>
    <w:uiPriority w:val="39"/>
    <w:rsid w:val="00F6328F"/>
    <w:pPr>
      <w:ind w:left="480"/>
    </w:pPr>
  </w:style>
  <w:style w:type="paragraph" w:customStyle="1" w:styleId="Tekst">
    <w:name w:val="Tekst"/>
    <w:rsid w:val="00DE6AF8"/>
    <w:pPr>
      <w:spacing w:line="280" w:lineRule="atLeast"/>
    </w:pPr>
    <w:rPr>
      <w:rFonts w:ascii="Arial" w:hAnsi="Arial"/>
      <w:szCs w:val="22"/>
    </w:rPr>
  </w:style>
  <w:style w:type="table" w:styleId="Tabelraster">
    <w:name w:val="Table Grid"/>
    <w:basedOn w:val="Standaardtabel"/>
    <w:rsid w:val="00DE6AF8"/>
    <w:pPr>
      <w:spacing w:line="28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kstzonderopmaakChar">
    <w:name w:val="Tekst zonder opmaak Char"/>
    <w:link w:val="Tekstzonderopmaak"/>
    <w:uiPriority w:val="99"/>
    <w:rsid w:val="00383812"/>
    <w:rPr>
      <w:rFonts w:ascii="Courier New" w:hAnsi="Courier New" w:cs="Courier New"/>
    </w:rPr>
  </w:style>
  <w:style w:type="paragraph" w:styleId="Normaalweb">
    <w:name w:val="Normal (Web)"/>
    <w:basedOn w:val="Standaard"/>
    <w:rsid w:val="00C24827"/>
    <w:pPr>
      <w:spacing w:before="100" w:beforeAutospacing="1" w:after="100" w:afterAutospacing="1"/>
    </w:pPr>
  </w:style>
  <w:style w:type="character" w:customStyle="1" w:styleId="mw-headline">
    <w:name w:val="mw-headline"/>
    <w:basedOn w:val="Standaardalinea-lettertype"/>
    <w:rsid w:val="00C24827"/>
  </w:style>
  <w:style w:type="paragraph" w:styleId="Plattetekst">
    <w:name w:val="Body Text"/>
    <w:basedOn w:val="Standaard"/>
    <w:rsid w:val="00895927"/>
    <w:pPr>
      <w:widowControl w:val="0"/>
      <w:suppressAutoHyphens/>
      <w:spacing w:after="120"/>
    </w:pPr>
    <w:rPr>
      <w:rFonts w:eastAsia="Arial Unicode MS" w:cs="Tahoma"/>
      <w:kern w:val="1"/>
      <w:lang w:eastAsia="hi-IN" w:bidi="hi-IN"/>
    </w:rPr>
  </w:style>
  <w:style w:type="character" w:styleId="Verwijzingopmerking">
    <w:name w:val="annotation reference"/>
    <w:semiHidden/>
    <w:rsid w:val="00F0093E"/>
    <w:rPr>
      <w:sz w:val="16"/>
      <w:szCs w:val="16"/>
    </w:rPr>
  </w:style>
  <w:style w:type="paragraph" w:styleId="Tekstopmerking">
    <w:name w:val="annotation text"/>
    <w:basedOn w:val="Standaard"/>
    <w:semiHidden/>
    <w:rsid w:val="00F0093E"/>
    <w:rPr>
      <w:sz w:val="20"/>
      <w:szCs w:val="20"/>
    </w:rPr>
  </w:style>
  <w:style w:type="paragraph" w:styleId="Onderwerpvanopmerking">
    <w:name w:val="annotation subject"/>
    <w:basedOn w:val="Tekstopmerking"/>
    <w:next w:val="Tekstopmerking"/>
    <w:semiHidden/>
    <w:rsid w:val="00F0093E"/>
    <w:rPr>
      <w:b/>
      <w:bCs/>
    </w:rPr>
  </w:style>
  <w:style w:type="paragraph" w:customStyle="1" w:styleId="lijstalinea">
    <w:name w:val="lijstalinea"/>
    <w:basedOn w:val="Standaard"/>
    <w:rsid w:val="00755399"/>
    <w:pPr>
      <w:spacing w:before="100" w:beforeAutospacing="1" w:after="100" w:afterAutospacing="1"/>
    </w:pPr>
    <w:rPr>
      <w:rFonts w:eastAsia="Calibri"/>
    </w:rPr>
  </w:style>
  <w:style w:type="character" w:styleId="GevolgdeHyperlink">
    <w:name w:val="FollowedHyperlink"/>
    <w:rsid w:val="005148BE"/>
    <w:rPr>
      <w:color w:val="800080"/>
      <w:u w:val="single"/>
    </w:rPr>
  </w:style>
  <w:style w:type="paragraph" w:styleId="Bijschrift">
    <w:name w:val="caption"/>
    <w:basedOn w:val="Standaard"/>
    <w:next w:val="Standaard"/>
    <w:qFormat/>
    <w:rsid w:val="00E605DE"/>
    <w:rPr>
      <w:b/>
      <w:bCs/>
      <w:sz w:val="20"/>
      <w:szCs w:val="20"/>
    </w:rPr>
  </w:style>
  <w:style w:type="character" w:customStyle="1" w:styleId="VoettekstChar">
    <w:name w:val="Voettekst Char"/>
    <w:link w:val="Voettekst"/>
    <w:uiPriority w:val="99"/>
    <w:rsid w:val="00AF42E5"/>
    <w:rPr>
      <w:sz w:val="24"/>
      <w:szCs w:val="24"/>
    </w:rPr>
  </w:style>
  <w:style w:type="character" w:styleId="Zwaar">
    <w:name w:val="Strong"/>
    <w:uiPriority w:val="22"/>
    <w:qFormat/>
    <w:rsid w:val="00AF42E5"/>
    <w:rPr>
      <w:b/>
      <w:bCs/>
    </w:rPr>
  </w:style>
  <w:style w:type="paragraph" w:styleId="Onderkantformulier">
    <w:name w:val="HTML Bottom of Form"/>
    <w:basedOn w:val="Standaard"/>
    <w:next w:val="Standaard"/>
    <w:link w:val="OnderkantformulierChar"/>
    <w:hidden/>
    <w:uiPriority w:val="99"/>
    <w:unhideWhenUsed/>
    <w:rsid w:val="008468ED"/>
    <w:pPr>
      <w:pBdr>
        <w:top w:val="single" w:sz="6" w:space="1" w:color="auto"/>
      </w:pBdr>
      <w:jc w:val="center"/>
    </w:pPr>
    <w:rPr>
      <w:rFonts w:ascii="Arial" w:hAnsi="Arial" w:cs="Arial"/>
      <w:vanish/>
      <w:sz w:val="16"/>
      <w:szCs w:val="16"/>
    </w:rPr>
  </w:style>
  <w:style w:type="character" w:customStyle="1" w:styleId="OnderkantformulierChar">
    <w:name w:val="Onderkant formulier Char"/>
    <w:basedOn w:val="Standaardalinea-lettertype"/>
    <w:link w:val="Onderkantformulier"/>
    <w:uiPriority w:val="99"/>
    <w:rsid w:val="008468ED"/>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52366">
      <w:bodyDiv w:val="1"/>
      <w:marLeft w:val="0"/>
      <w:marRight w:val="0"/>
      <w:marTop w:val="0"/>
      <w:marBottom w:val="0"/>
      <w:divBdr>
        <w:top w:val="none" w:sz="0" w:space="0" w:color="auto"/>
        <w:left w:val="none" w:sz="0" w:space="0" w:color="auto"/>
        <w:bottom w:val="none" w:sz="0" w:space="0" w:color="auto"/>
        <w:right w:val="none" w:sz="0" w:space="0" w:color="auto"/>
      </w:divBdr>
      <w:divsChild>
        <w:div w:id="1480730090">
          <w:marLeft w:val="0"/>
          <w:marRight w:val="0"/>
          <w:marTop w:val="0"/>
          <w:marBottom w:val="0"/>
          <w:divBdr>
            <w:top w:val="none" w:sz="0" w:space="0" w:color="auto"/>
            <w:left w:val="none" w:sz="0" w:space="0" w:color="auto"/>
            <w:bottom w:val="none" w:sz="0" w:space="0" w:color="auto"/>
            <w:right w:val="none" w:sz="0" w:space="0" w:color="auto"/>
          </w:divBdr>
          <w:divsChild>
            <w:div w:id="970206640">
              <w:marLeft w:val="0"/>
              <w:marRight w:val="0"/>
              <w:marTop w:val="0"/>
              <w:marBottom w:val="0"/>
              <w:divBdr>
                <w:top w:val="none" w:sz="0" w:space="0" w:color="auto"/>
                <w:left w:val="none" w:sz="0" w:space="0" w:color="auto"/>
                <w:bottom w:val="none" w:sz="0" w:space="0" w:color="auto"/>
                <w:right w:val="none" w:sz="0" w:space="0" w:color="auto"/>
              </w:divBdr>
              <w:divsChild>
                <w:div w:id="1753770453">
                  <w:marLeft w:val="0"/>
                  <w:marRight w:val="0"/>
                  <w:marTop w:val="0"/>
                  <w:marBottom w:val="0"/>
                  <w:divBdr>
                    <w:top w:val="none" w:sz="0" w:space="0" w:color="auto"/>
                    <w:left w:val="none" w:sz="0" w:space="0" w:color="auto"/>
                    <w:bottom w:val="none" w:sz="0" w:space="0" w:color="auto"/>
                    <w:right w:val="none" w:sz="0" w:space="0" w:color="auto"/>
                  </w:divBdr>
                  <w:divsChild>
                    <w:div w:id="7765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9279">
      <w:bodyDiv w:val="1"/>
      <w:marLeft w:val="0"/>
      <w:marRight w:val="0"/>
      <w:marTop w:val="0"/>
      <w:marBottom w:val="0"/>
      <w:divBdr>
        <w:top w:val="none" w:sz="0" w:space="0" w:color="auto"/>
        <w:left w:val="none" w:sz="0" w:space="0" w:color="auto"/>
        <w:bottom w:val="none" w:sz="0" w:space="0" w:color="auto"/>
        <w:right w:val="none" w:sz="0" w:space="0" w:color="auto"/>
      </w:divBdr>
    </w:div>
    <w:div w:id="189926311">
      <w:bodyDiv w:val="1"/>
      <w:marLeft w:val="0"/>
      <w:marRight w:val="0"/>
      <w:marTop w:val="0"/>
      <w:marBottom w:val="0"/>
      <w:divBdr>
        <w:top w:val="none" w:sz="0" w:space="0" w:color="auto"/>
        <w:left w:val="none" w:sz="0" w:space="0" w:color="auto"/>
        <w:bottom w:val="none" w:sz="0" w:space="0" w:color="auto"/>
        <w:right w:val="none" w:sz="0" w:space="0" w:color="auto"/>
      </w:divBdr>
      <w:divsChild>
        <w:div w:id="1431969534">
          <w:marLeft w:val="0"/>
          <w:marRight w:val="0"/>
          <w:marTop w:val="0"/>
          <w:marBottom w:val="0"/>
          <w:divBdr>
            <w:top w:val="none" w:sz="0" w:space="0" w:color="auto"/>
            <w:left w:val="none" w:sz="0" w:space="0" w:color="auto"/>
            <w:bottom w:val="none" w:sz="0" w:space="0" w:color="auto"/>
            <w:right w:val="none" w:sz="0" w:space="0" w:color="auto"/>
          </w:divBdr>
          <w:divsChild>
            <w:div w:id="1230382085">
              <w:marLeft w:val="0"/>
              <w:marRight w:val="0"/>
              <w:marTop w:val="0"/>
              <w:marBottom w:val="0"/>
              <w:divBdr>
                <w:top w:val="none" w:sz="0" w:space="0" w:color="auto"/>
                <w:left w:val="none" w:sz="0" w:space="0" w:color="auto"/>
                <w:bottom w:val="none" w:sz="0" w:space="0" w:color="auto"/>
                <w:right w:val="none" w:sz="0" w:space="0" w:color="auto"/>
              </w:divBdr>
              <w:divsChild>
                <w:div w:id="2124762623">
                  <w:marLeft w:val="0"/>
                  <w:marRight w:val="0"/>
                  <w:marTop w:val="0"/>
                  <w:marBottom w:val="0"/>
                  <w:divBdr>
                    <w:top w:val="none" w:sz="0" w:space="0" w:color="auto"/>
                    <w:left w:val="none" w:sz="0" w:space="0" w:color="auto"/>
                    <w:bottom w:val="none" w:sz="0" w:space="0" w:color="auto"/>
                    <w:right w:val="none" w:sz="0" w:space="0" w:color="auto"/>
                  </w:divBdr>
                  <w:divsChild>
                    <w:div w:id="1065034214">
                      <w:marLeft w:val="0"/>
                      <w:marRight w:val="0"/>
                      <w:marTop w:val="0"/>
                      <w:marBottom w:val="0"/>
                      <w:divBdr>
                        <w:top w:val="none" w:sz="0" w:space="0" w:color="auto"/>
                        <w:left w:val="none" w:sz="0" w:space="0" w:color="auto"/>
                        <w:bottom w:val="none" w:sz="0" w:space="0" w:color="auto"/>
                        <w:right w:val="none" w:sz="0" w:space="0" w:color="auto"/>
                      </w:divBdr>
                      <w:divsChild>
                        <w:div w:id="8230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632109">
      <w:bodyDiv w:val="1"/>
      <w:marLeft w:val="0"/>
      <w:marRight w:val="0"/>
      <w:marTop w:val="0"/>
      <w:marBottom w:val="0"/>
      <w:divBdr>
        <w:top w:val="none" w:sz="0" w:space="0" w:color="auto"/>
        <w:left w:val="none" w:sz="0" w:space="0" w:color="auto"/>
        <w:bottom w:val="none" w:sz="0" w:space="0" w:color="auto"/>
        <w:right w:val="none" w:sz="0" w:space="0" w:color="auto"/>
      </w:divBdr>
    </w:div>
    <w:div w:id="704451002">
      <w:bodyDiv w:val="1"/>
      <w:marLeft w:val="0"/>
      <w:marRight w:val="0"/>
      <w:marTop w:val="0"/>
      <w:marBottom w:val="0"/>
      <w:divBdr>
        <w:top w:val="none" w:sz="0" w:space="0" w:color="auto"/>
        <w:left w:val="none" w:sz="0" w:space="0" w:color="auto"/>
        <w:bottom w:val="none" w:sz="0" w:space="0" w:color="auto"/>
        <w:right w:val="none" w:sz="0" w:space="0" w:color="auto"/>
      </w:divBdr>
    </w:div>
    <w:div w:id="775827059">
      <w:bodyDiv w:val="1"/>
      <w:marLeft w:val="0"/>
      <w:marRight w:val="0"/>
      <w:marTop w:val="0"/>
      <w:marBottom w:val="0"/>
      <w:divBdr>
        <w:top w:val="none" w:sz="0" w:space="0" w:color="auto"/>
        <w:left w:val="none" w:sz="0" w:space="0" w:color="auto"/>
        <w:bottom w:val="none" w:sz="0" w:space="0" w:color="auto"/>
        <w:right w:val="none" w:sz="0" w:space="0" w:color="auto"/>
      </w:divBdr>
      <w:divsChild>
        <w:div w:id="318922386">
          <w:marLeft w:val="0"/>
          <w:marRight w:val="0"/>
          <w:marTop w:val="0"/>
          <w:marBottom w:val="0"/>
          <w:divBdr>
            <w:top w:val="none" w:sz="0" w:space="0" w:color="auto"/>
            <w:left w:val="none" w:sz="0" w:space="0" w:color="auto"/>
            <w:bottom w:val="none" w:sz="0" w:space="0" w:color="auto"/>
            <w:right w:val="none" w:sz="0" w:space="0" w:color="auto"/>
          </w:divBdr>
          <w:divsChild>
            <w:div w:id="1866019490">
              <w:marLeft w:val="0"/>
              <w:marRight w:val="0"/>
              <w:marTop w:val="0"/>
              <w:marBottom w:val="0"/>
              <w:divBdr>
                <w:top w:val="none" w:sz="0" w:space="0" w:color="auto"/>
                <w:left w:val="none" w:sz="0" w:space="0" w:color="auto"/>
                <w:bottom w:val="none" w:sz="0" w:space="0" w:color="auto"/>
                <w:right w:val="none" w:sz="0" w:space="0" w:color="auto"/>
              </w:divBdr>
              <w:divsChild>
                <w:div w:id="351994646">
                  <w:marLeft w:val="0"/>
                  <w:marRight w:val="0"/>
                  <w:marTop w:val="0"/>
                  <w:marBottom w:val="0"/>
                  <w:divBdr>
                    <w:top w:val="none" w:sz="0" w:space="0" w:color="auto"/>
                    <w:left w:val="none" w:sz="0" w:space="0" w:color="auto"/>
                    <w:bottom w:val="none" w:sz="0" w:space="0" w:color="auto"/>
                    <w:right w:val="none" w:sz="0" w:space="0" w:color="auto"/>
                  </w:divBdr>
                  <w:divsChild>
                    <w:div w:id="183476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839091">
      <w:bodyDiv w:val="1"/>
      <w:marLeft w:val="0"/>
      <w:marRight w:val="0"/>
      <w:marTop w:val="0"/>
      <w:marBottom w:val="0"/>
      <w:divBdr>
        <w:top w:val="none" w:sz="0" w:space="0" w:color="auto"/>
        <w:left w:val="none" w:sz="0" w:space="0" w:color="auto"/>
        <w:bottom w:val="none" w:sz="0" w:space="0" w:color="auto"/>
        <w:right w:val="none" w:sz="0" w:space="0" w:color="auto"/>
      </w:divBdr>
      <w:divsChild>
        <w:div w:id="34888909">
          <w:marLeft w:val="0"/>
          <w:marRight w:val="0"/>
          <w:marTop w:val="0"/>
          <w:marBottom w:val="0"/>
          <w:divBdr>
            <w:top w:val="none" w:sz="0" w:space="0" w:color="auto"/>
            <w:left w:val="none" w:sz="0" w:space="0" w:color="auto"/>
            <w:bottom w:val="none" w:sz="0" w:space="0" w:color="auto"/>
            <w:right w:val="none" w:sz="0" w:space="0" w:color="auto"/>
          </w:divBdr>
        </w:div>
      </w:divsChild>
    </w:div>
    <w:div w:id="1287813496">
      <w:bodyDiv w:val="1"/>
      <w:marLeft w:val="0"/>
      <w:marRight w:val="0"/>
      <w:marTop w:val="0"/>
      <w:marBottom w:val="0"/>
      <w:divBdr>
        <w:top w:val="none" w:sz="0" w:space="0" w:color="auto"/>
        <w:left w:val="none" w:sz="0" w:space="0" w:color="auto"/>
        <w:bottom w:val="none" w:sz="0" w:space="0" w:color="auto"/>
        <w:right w:val="none" w:sz="0" w:space="0" w:color="auto"/>
      </w:divBdr>
    </w:div>
    <w:div w:id="1702246831">
      <w:bodyDiv w:val="1"/>
      <w:marLeft w:val="0"/>
      <w:marRight w:val="0"/>
      <w:marTop w:val="0"/>
      <w:marBottom w:val="0"/>
      <w:divBdr>
        <w:top w:val="none" w:sz="0" w:space="0" w:color="auto"/>
        <w:left w:val="none" w:sz="0" w:space="0" w:color="auto"/>
        <w:bottom w:val="none" w:sz="0" w:space="0" w:color="auto"/>
        <w:right w:val="none" w:sz="0" w:space="0" w:color="auto"/>
      </w:divBdr>
      <w:divsChild>
        <w:div w:id="1513953381">
          <w:marLeft w:val="0"/>
          <w:marRight w:val="0"/>
          <w:marTop w:val="250"/>
          <w:marBottom w:val="250"/>
          <w:divBdr>
            <w:top w:val="none" w:sz="0" w:space="0" w:color="auto"/>
            <w:left w:val="none" w:sz="0" w:space="0" w:color="auto"/>
            <w:bottom w:val="none" w:sz="0" w:space="0" w:color="auto"/>
            <w:right w:val="none" w:sz="0" w:space="0" w:color="auto"/>
          </w:divBdr>
          <w:divsChild>
            <w:div w:id="1240796537">
              <w:marLeft w:val="0"/>
              <w:marRight w:val="0"/>
              <w:marTop w:val="0"/>
              <w:marBottom w:val="0"/>
              <w:divBdr>
                <w:top w:val="none" w:sz="0" w:space="0" w:color="auto"/>
                <w:left w:val="none" w:sz="0" w:space="0" w:color="auto"/>
                <w:bottom w:val="none" w:sz="0" w:space="0" w:color="auto"/>
                <w:right w:val="none" w:sz="0" w:space="0" w:color="auto"/>
              </w:divBdr>
              <w:divsChild>
                <w:div w:id="859516409">
                  <w:marLeft w:val="0"/>
                  <w:marRight w:val="0"/>
                  <w:marTop w:val="0"/>
                  <w:marBottom w:val="0"/>
                  <w:divBdr>
                    <w:top w:val="none" w:sz="0" w:space="0" w:color="auto"/>
                    <w:left w:val="none" w:sz="0" w:space="0" w:color="auto"/>
                    <w:bottom w:val="none" w:sz="0" w:space="0" w:color="auto"/>
                    <w:right w:val="none" w:sz="0" w:space="0" w:color="auto"/>
                  </w:divBdr>
                  <w:divsChild>
                    <w:div w:id="1360207338">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 w:id="184905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creativecommons.org/licenses/by-nc-sa/3.0/nl/" TargetMode="External"/><Relationship Id="rId18" Type="http://schemas.openxmlformats.org/officeDocument/2006/relationships/hyperlink" Target="http://www.coinsweb.nl/wiki/index.php/De_relatie_tussen_VISI,_IDM_en_COINS" TargetMode="External"/><Relationship Id="rId26" Type="http://schemas.openxmlformats.org/officeDocument/2006/relationships/hyperlink" Target="http://www.crow.nl/visi" TargetMode="Externa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0.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emf"/><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crow.nl/visi" TargetMode="External"/><Relationship Id="rId22" Type="http://schemas.openxmlformats.org/officeDocument/2006/relationships/image" Target="media/image8.emf"/><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9591D-697F-44E6-94B9-4AB312231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22</Pages>
  <Words>3735</Words>
  <Characters>48232</Characters>
  <Application>Microsoft Office Word</Application>
  <DocSecurity>0</DocSecurity>
  <Lines>1722</Lines>
  <Paragraphs>1528</Paragraphs>
  <ScaleCrop>false</ScaleCrop>
  <HeadingPairs>
    <vt:vector size="2" baseType="variant">
      <vt:variant>
        <vt:lpstr>Titel</vt:lpstr>
      </vt:variant>
      <vt:variant>
        <vt:i4>1</vt:i4>
      </vt:variant>
    </vt:vector>
  </HeadingPairs>
  <TitlesOfParts>
    <vt:vector size="1" baseType="lpstr">
      <vt:lpstr/>
    </vt:vector>
  </TitlesOfParts>
  <Company>C.R.O.W.</Company>
  <LinksUpToDate>false</LinksUpToDate>
  <CharactersWithSpaces>50439</CharactersWithSpaces>
  <SharedDoc>false</SharedDoc>
  <HLinks>
    <vt:vector size="222" baseType="variant">
      <vt:variant>
        <vt:i4>6291581</vt:i4>
      </vt:variant>
      <vt:variant>
        <vt:i4>210</vt:i4>
      </vt:variant>
      <vt:variant>
        <vt:i4>0</vt:i4>
      </vt:variant>
      <vt:variant>
        <vt:i4>5</vt:i4>
      </vt:variant>
      <vt:variant>
        <vt:lpwstr>http://www.crow.nl/visi</vt:lpwstr>
      </vt:variant>
      <vt:variant>
        <vt:lpwstr/>
      </vt:variant>
      <vt:variant>
        <vt:i4>7</vt:i4>
      </vt:variant>
      <vt:variant>
        <vt:i4>201</vt:i4>
      </vt:variant>
      <vt:variant>
        <vt:i4>0</vt:i4>
      </vt:variant>
      <vt:variant>
        <vt:i4>5</vt:i4>
      </vt:variant>
      <vt:variant>
        <vt:lpwstr>http://www.coinsweb.nl/wiki/index.php/De_relatie_tussen_VISI,_IDM_en_COINS</vt:lpwstr>
      </vt:variant>
      <vt:variant>
        <vt:lpwstr/>
      </vt:variant>
      <vt:variant>
        <vt:i4>6291581</vt:i4>
      </vt:variant>
      <vt:variant>
        <vt:i4>198</vt:i4>
      </vt:variant>
      <vt:variant>
        <vt:i4>0</vt:i4>
      </vt:variant>
      <vt:variant>
        <vt:i4>5</vt:i4>
      </vt:variant>
      <vt:variant>
        <vt:lpwstr>http://www.crow.nl/visi</vt:lpwstr>
      </vt:variant>
      <vt:variant>
        <vt:lpwstr/>
      </vt:variant>
      <vt:variant>
        <vt:i4>1048625</vt:i4>
      </vt:variant>
      <vt:variant>
        <vt:i4>191</vt:i4>
      </vt:variant>
      <vt:variant>
        <vt:i4>0</vt:i4>
      </vt:variant>
      <vt:variant>
        <vt:i4>5</vt:i4>
      </vt:variant>
      <vt:variant>
        <vt:lpwstr/>
      </vt:variant>
      <vt:variant>
        <vt:lpwstr>_Toc311709382</vt:lpwstr>
      </vt:variant>
      <vt:variant>
        <vt:i4>1048625</vt:i4>
      </vt:variant>
      <vt:variant>
        <vt:i4>185</vt:i4>
      </vt:variant>
      <vt:variant>
        <vt:i4>0</vt:i4>
      </vt:variant>
      <vt:variant>
        <vt:i4>5</vt:i4>
      </vt:variant>
      <vt:variant>
        <vt:lpwstr/>
      </vt:variant>
      <vt:variant>
        <vt:lpwstr>_Toc311709381</vt:lpwstr>
      </vt:variant>
      <vt:variant>
        <vt:i4>1048625</vt:i4>
      </vt:variant>
      <vt:variant>
        <vt:i4>179</vt:i4>
      </vt:variant>
      <vt:variant>
        <vt:i4>0</vt:i4>
      </vt:variant>
      <vt:variant>
        <vt:i4>5</vt:i4>
      </vt:variant>
      <vt:variant>
        <vt:lpwstr/>
      </vt:variant>
      <vt:variant>
        <vt:lpwstr>_Toc311709380</vt:lpwstr>
      </vt:variant>
      <vt:variant>
        <vt:i4>2031665</vt:i4>
      </vt:variant>
      <vt:variant>
        <vt:i4>173</vt:i4>
      </vt:variant>
      <vt:variant>
        <vt:i4>0</vt:i4>
      </vt:variant>
      <vt:variant>
        <vt:i4>5</vt:i4>
      </vt:variant>
      <vt:variant>
        <vt:lpwstr/>
      </vt:variant>
      <vt:variant>
        <vt:lpwstr>_Toc311709379</vt:lpwstr>
      </vt:variant>
      <vt:variant>
        <vt:i4>2031665</vt:i4>
      </vt:variant>
      <vt:variant>
        <vt:i4>167</vt:i4>
      </vt:variant>
      <vt:variant>
        <vt:i4>0</vt:i4>
      </vt:variant>
      <vt:variant>
        <vt:i4>5</vt:i4>
      </vt:variant>
      <vt:variant>
        <vt:lpwstr/>
      </vt:variant>
      <vt:variant>
        <vt:lpwstr>_Toc311709378</vt:lpwstr>
      </vt:variant>
      <vt:variant>
        <vt:i4>2031665</vt:i4>
      </vt:variant>
      <vt:variant>
        <vt:i4>161</vt:i4>
      </vt:variant>
      <vt:variant>
        <vt:i4>0</vt:i4>
      </vt:variant>
      <vt:variant>
        <vt:i4>5</vt:i4>
      </vt:variant>
      <vt:variant>
        <vt:lpwstr/>
      </vt:variant>
      <vt:variant>
        <vt:lpwstr>_Toc311709377</vt:lpwstr>
      </vt:variant>
      <vt:variant>
        <vt:i4>2031665</vt:i4>
      </vt:variant>
      <vt:variant>
        <vt:i4>155</vt:i4>
      </vt:variant>
      <vt:variant>
        <vt:i4>0</vt:i4>
      </vt:variant>
      <vt:variant>
        <vt:i4>5</vt:i4>
      </vt:variant>
      <vt:variant>
        <vt:lpwstr/>
      </vt:variant>
      <vt:variant>
        <vt:lpwstr>_Toc311709376</vt:lpwstr>
      </vt:variant>
      <vt:variant>
        <vt:i4>2031665</vt:i4>
      </vt:variant>
      <vt:variant>
        <vt:i4>149</vt:i4>
      </vt:variant>
      <vt:variant>
        <vt:i4>0</vt:i4>
      </vt:variant>
      <vt:variant>
        <vt:i4>5</vt:i4>
      </vt:variant>
      <vt:variant>
        <vt:lpwstr/>
      </vt:variant>
      <vt:variant>
        <vt:lpwstr>_Toc311709375</vt:lpwstr>
      </vt:variant>
      <vt:variant>
        <vt:i4>2031665</vt:i4>
      </vt:variant>
      <vt:variant>
        <vt:i4>143</vt:i4>
      </vt:variant>
      <vt:variant>
        <vt:i4>0</vt:i4>
      </vt:variant>
      <vt:variant>
        <vt:i4>5</vt:i4>
      </vt:variant>
      <vt:variant>
        <vt:lpwstr/>
      </vt:variant>
      <vt:variant>
        <vt:lpwstr>_Toc311709374</vt:lpwstr>
      </vt:variant>
      <vt:variant>
        <vt:i4>2031665</vt:i4>
      </vt:variant>
      <vt:variant>
        <vt:i4>137</vt:i4>
      </vt:variant>
      <vt:variant>
        <vt:i4>0</vt:i4>
      </vt:variant>
      <vt:variant>
        <vt:i4>5</vt:i4>
      </vt:variant>
      <vt:variant>
        <vt:lpwstr/>
      </vt:variant>
      <vt:variant>
        <vt:lpwstr>_Toc311709373</vt:lpwstr>
      </vt:variant>
      <vt:variant>
        <vt:i4>2031665</vt:i4>
      </vt:variant>
      <vt:variant>
        <vt:i4>131</vt:i4>
      </vt:variant>
      <vt:variant>
        <vt:i4>0</vt:i4>
      </vt:variant>
      <vt:variant>
        <vt:i4>5</vt:i4>
      </vt:variant>
      <vt:variant>
        <vt:lpwstr/>
      </vt:variant>
      <vt:variant>
        <vt:lpwstr>_Toc311709372</vt:lpwstr>
      </vt:variant>
      <vt:variant>
        <vt:i4>2031665</vt:i4>
      </vt:variant>
      <vt:variant>
        <vt:i4>125</vt:i4>
      </vt:variant>
      <vt:variant>
        <vt:i4>0</vt:i4>
      </vt:variant>
      <vt:variant>
        <vt:i4>5</vt:i4>
      </vt:variant>
      <vt:variant>
        <vt:lpwstr/>
      </vt:variant>
      <vt:variant>
        <vt:lpwstr>_Toc311709371</vt:lpwstr>
      </vt:variant>
      <vt:variant>
        <vt:i4>2031665</vt:i4>
      </vt:variant>
      <vt:variant>
        <vt:i4>119</vt:i4>
      </vt:variant>
      <vt:variant>
        <vt:i4>0</vt:i4>
      </vt:variant>
      <vt:variant>
        <vt:i4>5</vt:i4>
      </vt:variant>
      <vt:variant>
        <vt:lpwstr/>
      </vt:variant>
      <vt:variant>
        <vt:lpwstr>_Toc311709370</vt:lpwstr>
      </vt:variant>
      <vt:variant>
        <vt:i4>1966129</vt:i4>
      </vt:variant>
      <vt:variant>
        <vt:i4>113</vt:i4>
      </vt:variant>
      <vt:variant>
        <vt:i4>0</vt:i4>
      </vt:variant>
      <vt:variant>
        <vt:i4>5</vt:i4>
      </vt:variant>
      <vt:variant>
        <vt:lpwstr/>
      </vt:variant>
      <vt:variant>
        <vt:lpwstr>_Toc311709369</vt:lpwstr>
      </vt:variant>
      <vt:variant>
        <vt:i4>1966129</vt:i4>
      </vt:variant>
      <vt:variant>
        <vt:i4>107</vt:i4>
      </vt:variant>
      <vt:variant>
        <vt:i4>0</vt:i4>
      </vt:variant>
      <vt:variant>
        <vt:i4>5</vt:i4>
      </vt:variant>
      <vt:variant>
        <vt:lpwstr/>
      </vt:variant>
      <vt:variant>
        <vt:lpwstr>_Toc311709368</vt:lpwstr>
      </vt:variant>
      <vt:variant>
        <vt:i4>1966129</vt:i4>
      </vt:variant>
      <vt:variant>
        <vt:i4>101</vt:i4>
      </vt:variant>
      <vt:variant>
        <vt:i4>0</vt:i4>
      </vt:variant>
      <vt:variant>
        <vt:i4>5</vt:i4>
      </vt:variant>
      <vt:variant>
        <vt:lpwstr/>
      </vt:variant>
      <vt:variant>
        <vt:lpwstr>_Toc311709367</vt:lpwstr>
      </vt:variant>
      <vt:variant>
        <vt:i4>1966129</vt:i4>
      </vt:variant>
      <vt:variant>
        <vt:i4>95</vt:i4>
      </vt:variant>
      <vt:variant>
        <vt:i4>0</vt:i4>
      </vt:variant>
      <vt:variant>
        <vt:i4>5</vt:i4>
      </vt:variant>
      <vt:variant>
        <vt:lpwstr/>
      </vt:variant>
      <vt:variant>
        <vt:lpwstr>_Toc311709366</vt:lpwstr>
      </vt:variant>
      <vt:variant>
        <vt:i4>1966129</vt:i4>
      </vt:variant>
      <vt:variant>
        <vt:i4>89</vt:i4>
      </vt:variant>
      <vt:variant>
        <vt:i4>0</vt:i4>
      </vt:variant>
      <vt:variant>
        <vt:i4>5</vt:i4>
      </vt:variant>
      <vt:variant>
        <vt:lpwstr/>
      </vt:variant>
      <vt:variant>
        <vt:lpwstr>_Toc311709365</vt:lpwstr>
      </vt:variant>
      <vt:variant>
        <vt:i4>1966129</vt:i4>
      </vt:variant>
      <vt:variant>
        <vt:i4>83</vt:i4>
      </vt:variant>
      <vt:variant>
        <vt:i4>0</vt:i4>
      </vt:variant>
      <vt:variant>
        <vt:i4>5</vt:i4>
      </vt:variant>
      <vt:variant>
        <vt:lpwstr/>
      </vt:variant>
      <vt:variant>
        <vt:lpwstr>_Toc311709364</vt:lpwstr>
      </vt:variant>
      <vt:variant>
        <vt:i4>1966129</vt:i4>
      </vt:variant>
      <vt:variant>
        <vt:i4>77</vt:i4>
      </vt:variant>
      <vt:variant>
        <vt:i4>0</vt:i4>
      </vt:variant>
      <vt:variant>
        <vt:i4>5</vt:i4>
      </vt:variant>
      <vt:variant>
        <vt:lpwstr/>
      </vt:variant>
      <vt:variant>
        <vt:lpwstr>_Toc311709363</vt:lpwstr>
      </vt:variant>
      <vt:variant>
        <vt:i4>1966129</vt:i4>
      </vt:variant>
      <vt:variant>
        <vt:i4>71</vt:i4>
      </vt:variant>
      <vt:variant>
        <vt:i4>0</vt:i4>
      </vt:variant>
      <vt:variant>
        <vt:i4>5</vt:i4>
      </vt:variant>
      <vt:variant>
        <vt:lpwstr/>
      </vt:variant>
      <vt:variant>
        <vt:lpwstr>_Toc311709362</vt:lpwstr>
      </vt:variant>
      <vt:variant>
        <vt:i4>1966129</vt:i4>
      </vt:variant>
      <vt:variant>
        <vt:i4>65</vt:i4>
      </vt:variant>
      <vt:variant>
        <vt:i4>0</vt:i4>
      </vt:variant>
      <vt:variant>
        <vt:i4>5</vt:i4>
      </vt:variant>
      <vt:variant>
        <vt:lpwstr/>
      </vt:variant>
      <vt:variant>
        <vt:lpwstr>_Toc311709361</vt:lpwstr>
      </vt:variant>
      <vt:variant>
        <vt:i4>1966129</vt:i4>
      </vt:variant>
      <vt:variant>
        <vt:i4>59</vt:i4>
      </vt:variant>
      <vt:variant>
        <vt:i4>0</vt:i4>
      </vt:variant>
      <vt:variant>
        <vt:i4>5</vt:i4>
      </vt:variant>
      <vt:variant>
        <vt:lpwstr/>
      </vt:variant>
      <vt:variant>
        <vt:lpwstr>_Toc311709360</vt:lpwstr>
      </vt:variant>
      <vt:variant>
        <vt:i4>1900593</vt:i4>
      </vt:variant>
      <vt:variant>
        <vt:i4>53</vt:i4>
      </vt:variant>
      <vt:variant>
        <vt:i4>0</vt:i4>
      </vt:variant>
      <vt:variant>
        <vt:i4>5</vt:i4>
      </vt:variant>
      <vt:variant>
        <vt:lpwstr/>
      </vt:variant>
      <vt:variant>
        <vt:lpwstr>_Toc311709359</vt:lpwstr>
      </vt:variant>
      <vt:variant>
        <vt:i4>1900593</vt:i4>
      </vt:variant>
      <vt:variant>
        <vt:i4>47</vt:i4>
      </vt:variant>
      <vt:variant>
        <vt:i4>0</vt:i4>
      </vt:variant>
      <vt:variant>
        <vt:i4>5</vt:i4>
      </vt:variant>
      <vt:variant>
        <vt:lpwstr/>
      </vt:variant>
      <vt:variant>
        <vt:lpwstr>_Toc311709358</vt:lpwstr>
      </vt:variant>
      <vt:variant>
        <vt:i4>1900593</vt:i4>
      </vt:variant>
      <vt:variant>
        <vt:i4>41</vt:i4>
      </vt:variant>
      <vt:variant>
        <vt:i4>0</vt:i4>
      </vt:variant>
      <vt:variant>
        <vt:i4>5</vt:i4>
      </vt:variant>
      <vt:variant>
        <vt:lpwstr/>
      </vt:variant>
      <vt:variant>
        <vt:lpwstr>_Toc311709357</vt:lpwstr>
      </vt:variant>
      <vt:variant>
        <vt:i4>1900593</vt:i4>
      </vt:variant>
      <vt:variant>
        <vt:i4>35</vt:i4>
      </vt:variant>
      <vt:variant>
        <vt:i4>0</vt:i4>
      </vt:variant>
      <vt:variant>
        <vt:i4>5</vt:i4>
      </vt:variant>
      <vt:variant>
        <vt:lpwstr/>
      </vt:variant>
      <vt:variant>
        <vt:lpwstr>_Toc311709356</vt:lpwstr>
      </vt:variant>
      <vt:variant>
        <vt:i4>1900593</vt:i4>
      </vt:variant>
      <vt:variant>
        <vt:i4>29</vt:i4>
      </vt:variant>
      <vt:variant>
        <vt:i4>0</vt:i4>
      </vt:variant>
      <vt:variant>
        <vt:i4>5</vt:i4>
      </vt:variant>
      <vt:variant>
        <vt:lpwstr/>
      </vt:variant>
      <vt:variant>
        <vt:lpwstr>_Toc311709355</vt:lpwstr>
      </vt:variant>
      <vt:variant>
        <vt:i4>1900593</vt:i4>
      </vt:variant>
      <vt:variant>
        <vt:i4>23</vt:i4>
      </vt:variant>
      <vt:variant>
        <vt:i4>0</vt:i4>
      </vt:variant>
      <vt:variant>
        <vt:i4>5</vt:i4>
      </vt:variant>
      <vt:variant>
        <vt:lpwstr/>
      </vt:variant>
      <vt:variant>
        <vt:lpwstr>_Toc311709354</vt:lpwstr>
      </vt:variant>
      <vt:variant>
        <vt:i4>1900593</vt:i4>
      </vt:variant>
      <vt:variant>
        <vt:i4>17</vt:i4>
      </vt:variant>
      <vt:variant>
        <vt:i4>0</vt:i4>
      </vt:variant>
      <vt:variant>
        <vt:i4>5</vt:i4>
      </vt:variant>
      <vt:variant>
        <vt:lpwstr/>
      </vt:variant>
      <vt:variant>
        <vt:lpwstr>_Toc311709353</vt:lpwstr>
      </vt:variant>
      <vt:variant>
        <vt:i4>1900593</vt:i4>
      </vt:variant>
      <vt:variant>
        <vt:i4>11</vt:i4>
      </vt:variant>
      <vt:variant>
        <vt:i4>0</vt:i4>
      </vt:variant>
      <vt:variant>
        <vt:i4>5</vt:i4>
      </vt:variant>
      <vt:variant>
        <vt:lpwstr/>
      </vt:variant>
      <vt:variant>
        <vt:lpwstr>_Toc311709352</vt:lpwstr>
      </vt:variant>
      <vt:variant>
        <vt:i4>1900593</vt:i4>
      </vt:variant>
      <vt:variant>
        <vt:i4>5</vt:i4>
      </vt:variant>
      <vt:variant>
        <vt:i4>0</vt:i4>
      </vt:variant>
      <vt:variant>
        <vt:i4>5</vt:i4>
      </vt:variant>
      <vt:variant>
        <vt:lpwstr/>
      </vt:variant>
      <vt:variant>
        <vt:lpwstr>_Toc311709351</vt:lpwstr>
      </vt:variant>
      <vt:variant>
        <vt:i4>458776</vt:i4>
      </vt:variant>
      <vt:variant>
        <vt:i4>0</vt:i4>
      </vt:variant>
      <vt:variant>
        <vt:i4>0</vt:i4>
      </vt:variant>
      <vt:variant>
        <vt:i4>5</vt:i4>
      </vt:variant>
      <vt:variant>
        <vt:lpwstr>http://creativecommons.org/licenses/by-nc-sa/3.0/nl/</vt:lpwstr>
      </vt:variant>
      <vt:variant>
        <vt:lpwstr/>
      </vt:variant>
      <vt:variant>
        <vt:i4>4915271</vt:i4>
      </vt:variant>
      <vt:variant>
        <vt:i4>-1</vt:i4>
      </vt:variant>
      <vt:variant>
        <vt:i4>2053</vt:i4>
      </vt:variant>
      <vt:variant>
        <vt:i4>1</vt:i4>
      </vt:variant>
      <vt:variant>
        <vt:lpwstr>C:\Documents and Settings\100048\Local Settings\Temporary Internet Files\Content.MSO\9258BF21.gif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Werknemer</dc:creator>
  <cp:lastModifiedBy>Willems, P.H. (Peter)</cp:lastModifiedBy>
  <cp:revision>96</cp:revision>
  <cp:lastPrinted>2019-03-27T09:43:00Z</cp:lastPrinted>
  <dcterms:created xsi:type="dcterms:W3CDTF">2014-11-18T09:42:00Z</dcterms:created>
  <dcterms:modified xsi:type="dcterms:W3CDTF">2019-04-30T09:27:00Z</dcterms:modified>
</cp:coreProperties>
</file>