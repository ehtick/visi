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79EE1" w14:textId="77777777" w:rsidR="00AC04C6" w:rsidRPr="00977A56" w:rsidRDefault="00977A56" w:rsidP="00AC04C6">
      <w:pPr>
        <w:rPr>
          <w:rFonts w:ascii="Corbel" w:hAnsi="Corbel"/>
          <w:sz w:val="22"/>
          <w:szCs w:val="22"/>
        </w:rPr>
      </w:pPr>
      <w:bookmarkStart w:id="0" w:name="_Toc305592635"/>
      <w:r w:rsidRPr="00B1257A">
        <w:rPr>
          <w:rFonts w:ascii="Corbel" w:hAnsi="Corbel"/>
          <w:b/>
          <w:i/>
          <w:noProof/>
          <w:sz w:val="32"/>
          <w:szCs w:val="32"/>
          <w:u w:val="single"/>
        </w:rPr>
        <w:drawing>
          <wp:anchor distT="0" distB="0" distL="114300" distR="114300" simplePos="0" relativeHeight="251660800" behindDoc="0" locked="0" layoutInCell="1" allowOverlap="1" wp14:anchorId="5797A08D" wp14:editId="5797A08E">
            <wp:simplePos x="0" y="0"/>
            <wp:positionH relativeFrom="column">
              <wp:posOffset>3246120</wp:posOffset>
            </wp:positionH>
            <wp:positionV relativeFrom="paragraph">
              <wp:posOffset>-287020</wp:posOffset>
            </wp:positionV>
            <wp:extent cx="2586990" cy="620395"/>
            <wp:effectExtent l="0" t="0" r="3810" b="825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6990" cy="620395"/>
                    </a:xfrm>
                    <a:prstGeom prst="rect">
                      <a:avLst/>
                    </a:prstGeom>
                  </pic:spPr>
                </pic:pic>
              </a:graphicData>
            </a:graphic>
            <wp14:sizeRelH relativeFrom="page">
              <wp14:pctWidth>0</wp14:pctWidth>
            </wp14:sizeRelH>
            <wp14:sizeRelV relativeFrom="page">
              <wp14:pctHeight>0</wp14:pctHeight>
            </wp14:sizeRelV>
          </wp:anchor>
        </w:drawing>
      </w:r>
    </w:p>
    <w:p w14:paraId="57979EE2" w14:textId="77777777" w:rsidR="00AC04C6" w:rsidRPr="00977A56" w:rsidRDefault="00AC04C6" w:rsidP="00AC04C6">
      <w:pPr>
        <w:rPr>
          <w:rFonts w:ascii="Corbel" w:hAnsi="Corbel"/>
          <w:sz w:val="22"/>
          <w:szCs w:val="22"/>
        </w:rPr>
      </w:pPr>
    </w:p>
    <w:p w14:paraId="57979EE3" w14:textId="77777777" w:rsidR="00AC04C6" w:rsidRPr="00977A56" w:rsidRDefault="00AC04C6" w:rsidP="00AC04C6">
      <w:pPr>
        <w:rPr>
          <w:rFonts w:ascii="Corbel" w:hAnsi="Corbel"/>
          <w:sz w:val="22"/>
          <w:szCs w:val="22"/>
        </w:rPr>
      </w:pPr>
    </w:p>
    <w:p w14:paraId="57979EE4" w14:textId="77777777" w:rsidR="00AC04C6" w:rsidRPr="00977A56" w:rsidRDefault="00AC04C6" w:rsidP="00AC04C6">
      <w:pPr>
        <w:rPr>
          <w:rFonts w:ascii="Corbel" w:hAnsi="Corbel"/>
          <w:sz w:val="22"/>
          <w:szCs w:val="22"/>
        </w:rPr>
      </w:pPr>
      <w:bookmarkStart w:id="1" w:name="_GoBack"/>
      <w:bookmarkEnd w:id="1"/>
    </w:p>
    <w:p w14:paraId="57979EE5" w14:textId="77777777" w:rsidR="00AC04C6" w:rsidRPr="00977A56" w:rsidRDefault="00AC04C6" w:rsidP="00AC04C6">
      <w:pPr>
        <w:rPr>
          <w:rFonts w:ascii="Corbel" w:hAnsi="Corbel"/>
          <w:sz w:val="22"/>
          <w:szCs w:val="22"/>
        </w:rPr>
      </w:pPr>
    </w:p>
    <w:p w14:paraId="57979EE6" w14:textId="77777777" w:rsidR="00AC04C6" w:rsidRPr="00977A56" w:rsidRDefault="00AC04C6" w:rsidP="00AC04C6">
      <w:pPr>
        <w:rPr>
          <w:rFonts w:ascii="Corbel" w:hAnsi="Corbel"/>
          <w:sz w:val="22"/>
          <w:szCs w:val="22"/>
        </w:rPr>
      </w:pPr>
    </w:p>
    <w:p w14:paraId="57979EE7" w14:textId="77777777" w:rsidR="00AC04C6" w:rsidRPr="00977A56" w:rsidRDefault="00AC04C6" w:rsidP="00AC04C6">
      <w:pPr>
        <w:rPr>
          <w:rFonts w:ascii="Corbel" w:hAnsi="Corbel"/>
          <w:sz w:val="22"/>
          <w:szCs w:val="22"/>
        </w:rPr>
      </w:pPr>
    </w:p>
    <w:p w14:paraId="57979EE8" w14:textId="77777777" w:rsidR="00AC04C6" w:rsidRPr="00977A56" w:rsidRDefault="00AC04C6" w:rsidP="00AC04C6">
      <w:pPr>
        <w:rPr>
          <w:rFonts w:ascii="Corbel" w:hAnsi="Corbel"/>
          <w:sz w:val="22"/>
          <w:szCs w:val="22"/>
        </w:rPr>
      </w:pPr>
    </w:p>
    <w:p w14:paraId="57979EE9" w14:textId="77777777" w:rsidR="00CF00DB" w:rsidRPr="00977A56" w:rsidRDefault="00CF00DB" w:rsidP="00AC04C6">
      <w:pPr>
        <w:rPr>
          <w:rFonts w:ascii="Corbel" w:hAnsi="Corbel"/>
          <w:sz w:val="22"/>
          <w:szCs w:val="22"/>
        </w:rPr>
      </w:pPr>
    </w:p>
    <w:p w14:paraId="57979EEA" w14:textId="77777777" w:rsidR="00AC04C6" w:rsidRPr="00977A56" w:rsidRDefault="00AC04C6" w:rsidP="00AC04C6">
      <w:pPr>
        <w:rPr>
          <w:rFonts w:ascii="Corbel" w:hAnsi="Corbel"/>
          <w:sz w:val="22"/>
          <w:szCs w:val="22"/>
        </w:rPr>
      </w:pPr>
    </w:p>
    <w:p w14:paraId="57979EEB" w14:textId="77777777" w:rsidR="00AC04C6" w:rsidRPr="00977A56" w:rsidRDefault="00AC04C6" w:rsidP="00AC04C6">
      <w:pPr>
        <w:rPr>
          <w:rFonts w:ascii="Corbel" w:hAnsi="Corbel"/>
          <w:sz w:val="22"/>
          <w:szCs w:val="22"/>
        </w:rPr>
      </w:pPr>
    </w:p>
    <w:p w14:paraId="57979EEC" w14:textId="77777777" w:rsidR="00AC04C6" w:rsidRPr="00977A56" w:rsidRDefault="00AC04C6" w:rsidP="00AC04C6">
      <w:pPr>
        <w:rPr>
          <w:rFonts w:ascii="Corbel" w:hAnsi="Corbel"/>
          <w:sz w:val="22"/>
          <w:szCs w:val="22"/>
        </w:rPr>
      </w:pPr>
    </w:p>
    <w:p w14:paraId="57979EED" w14:textId="77777777" w:rsidR="00AC04C6" w:rsidRPr="00977A56" w:rsidRDefault="00AC04C6" w:rsidP="00AC04C6">
      <w:pPr>
        <w:rPr>
          <w:rFonts w:ascii="Corbel" w:hAnsi="Corbel"/>
          <w:sz w:val="22"/>
          <w:szCs w:val="22"/>
        </w:rPr>
      </w:pPr>
    </w:p>
    <w:p w14:paraId="57979EEE" w14:textId="77777777" w:rsidR="00AC04C6" w:rsidRPr="00977A56" w:rsidRDefault="00AC04C6" w:rsidP="00AC04C6">
      <w:pPr>
        <w:rPr>
          <w:rFonts w:ascii="Corbel" w:hAnsi="Corbel"/>
          <w:sz w:val="22"/>
          <w:szCs w:val="22"/>
        </w:rPr>
      </w:pPr>
    </w:p>
    <w:p w14:paraId="57979EEF" w14:textId="77777777" w:rsidR="00AC04C6" w:rsidRPr="00977A56" w:rsidRDefault="00AC04C6" w:rsidP="00AC04C6">
      <w:pPr>
        <w:rPr>
          <w:rFonts w:ascii="Corbel" w:hAnsi="Corbel"/>
          <w:sz w:val="22"/>
          <w:szCs w:val="22"/>
        </w:rPr>
      </w:pPr>
    </w:p>
    <w:p w14:paraId="57979EF0" w14:textId="77777777" w:rsidR="00AC04C6" w:rsidRPr="00977A56" w:rsidRDefault="00AC04C6" w:rsidP="00AC04C6">
      <w:pPr>
        <w:rPr>
          <w:rFonts w:ascii="Corbel" w:hAnsi="Corbel"/>
          <w:sz w:val="22"/>
          <w:szCs w:val="22"/>
        </w:rPr>
      </w:pPr>
    </w:p>
    <w:p w14:paraId="57979EF1" w14:textId="77777777" w:rsidR="00AC04C6" w:rsidRPr="00977A56" w:rsidRDefault="00AC04C6" w:rsidP="00AC04C6">
      <w:pPr>
        <w:rPr>
          <w:rFonts w:ascii="Corbel" w:hAnsi="Corbel"/>
          <w:sz w:val="22"/>
          <w:szCs w:val="22"/>
        </w:rPr>
      </w:pPr>
    </w:p>
    <w:p w14:paraId="57979EF2" w14:textId="77777777" w:rsidR="00AC04C6" w:rsidRPr="00977A56" w:rsidRDefault="00AC04C6" w:rsidP="00AC04C6">
      <w:pPr>
        <w:rPr>
          <w:rFonts w:ascii="Corbel" w:hAnsi="Corbel"/>
          <w:sz w:val="22"/>
          <w:szCs w:val="22"/>
        </w:rPr>
      </w:pPr>
    </w:p>
    <w:p w14:paraId="57979EF3" w14:textId="77777777" w:rsidR="00AC04C6" w:rsidRPr="00977A56" w:rsidRDefault="00AC04C6" w:rsidP="00AC04C6">
      <w:pPr>
        <w:rPr>
          <w:rFonts w:ascii="Corbel" w:hAnsi="Corbel"/>
          <w:sz w:val="22"/>
          <w:szCs w:val="22"/>
        </w:rPr>
      </w:pPr>
    </w:p>
    <w:p w14:paraId="57979EF4" w14:textId="34F5D5F2" w:rsidR="00AC04C6" w:rsidRPr="00977A56" w:rsidRDefault="00AC04C6" w:rsidP="00AC04C6">
      <w:pPr>
        <w:rPr>
          <w:rFonts w:ascii="Corbel" w:hAnsi="Corbel"/>
          <w:b/>
          <w:sz w:val="32"/>
          <w:szCs w:val="32"/>
        </w:rPr>
      </w:pPr>
      <w:r w:rsidRPr="00977A56">
        <w:rPr>
          <w:rFonts w:ascii="Corbel" w:hAnsi="Corbel"/>
          <w:b/>
          <w:sz w:val="32"/>
          <w:szCs w:val="32"/>
        </w:rPr>
        <w:t xml:space="preserve">Leidraad VISI-systematiek versie </w:t>
      </w:r>
      <w:r w:rsidR="00BA33D7" w:rsidRPr="00977A56">
        <w:rPr>
          <w:rFonts w:ascii="Corbel" w:hAnsi="Corbel"/>
          <w:b/>
          <w:sz w:val="32"/>
          <w:szCs w:val="32"/>
        </w:rPr>
        <w:t xml:space="preserve">1.6 </w:t>
      </w:r>
      <w:del w:id="2" w:author="Willems, P.H. (Peter)" w:date="2019-03-26T10:38:00Z">
        <w:r w:rsidR="00BA33D7" w:rsidRPr="00977A56" w:rsidDel="000B6184">
          <w:rPr>
            <w:rFonts w:ascii="Corbel" w:hAnsi="Corbel"/>
            <w:b/>
            <w:sz w:val="32"/>
            <w:szCs w:val="32"/>
            <w:highlight w:val="red"/>
          </w:rPr>
          <w:delText>&gt;&gt;&gt;nog actualiseren!!&lt;&lt;&lt;</w:delText>
        </w:r>
      </w:del>
    </w:p>
    <w:p w14:paraId="57979EF5" w14:textId="77777777" w:rsidR="00AC04C6" w:rsidRPr="00977A56" w:rsidRDefault="00AC04C6" w:rsidP="00AC04C6">
      <w:pPr>
        <w:rPr>
          <w:rFonts w:ascii="Corbel" w:hAnsi="Corbel"/>
          <w:b/>
          <w:sz w:val="32"/>
          <w:szCs w:val="32"/>
        </w:rPr>
      </w:pPr>
    </w:p>
    <w:p w14:paraId="57979EF6" w14:textId="77777777" w:rsidR="00AC04C6" w:rsidRPr="00977A56" w:rsidRDefault="00AC04C6" w:rsidP="00D04759">
      <w:pPr>
        <w:pBdr>
          <w:top w:val="single" w:sz="4" w:space="1" w:color="auto"/>
          <w:left w:val="single" w:sz="4" w:space="4" w:color="auto"/>
          <w:bottom w:val="single" w:sz="4" w:space="1" w:color="auto"/>
          <w:right w:val="single" w:sz="4" w:space="4" w:color="auto"/>
        </w:pBdr>
        <w:rPr>
          <w:rFonts w:ascii="Corbel" w:hAnsi="Corbel"/>
          <w:b/>
          <w:sz w:val="32"/>
          <w:szCs w:val="32"/>
        </w:rPr>
      </w:pPr>
      <w:r w:rsidRPr="00977A56">
        <w:rPr>
          <w:rFonts w:ascii="Corbel" w:hAnsi="Corbel"/>
          <w:b/>
          <w:sz w:val="32"/>
          <w:szCs w:val="32"/>
        </w:rPr>
        <w:t>Bijlage 1</w:t>
      </w:r>
    </w:p>
    <w:p w14:paraId="57979EF7" w14:textId="77777777" w:rsidR="00AC04C6" w:rsidRPr="00977A56" w:rsidRDefault="00AC04C6" w:rsidP="00D04759">
      <w:pPr>
        <w:pBdr>
          <w:top w:val="single" w:sz="4" w:space="1" w:color="auto"/>
          <w:left w:val="single" w:sz="4" w:space="4" w:color="auto"/>
          <w:bottom w:val="single" w:sz="4" w:space="1" w:color="auto"/>
          <w:right w:val="single" w:sz="4" w:space="4" w:color="auto"/>
        </w:pBdr>
        <w:rPr>
          <w:rFonts w:ascii="Corbel" w:hAnsi="Corbel"/>
          <w:b/>
          <w:sz w:val="32"/>
          <w:szCs w:val="32"/>
        </w:rPr>
      </w:pPr>
      <w:r w:rsidRPr="00977A56">
        <w:rPr>
          <w:rFonts w:ascii="Corbel" w:hAnsi="Corbel"/>
          <w:b/>
          <w:sz w:val="32"/>
          <w:szCs w:val="32"/>
        </w:rPr>
        <w:t>Doelstellingen, grondbeginselen en</w:t>
      </w:r>
      <w:r w:rsidR="006F771D" w:rsidRPr="00977A56">
        <w:rPr>
          <w:rFonts w:ascii="Corbel" w:hAnsi="Corbel"/>
          <w:b/>
          <w:sz w:val="32"/>
          <w:szCs w:val="32"/>
        </w:rPr>
        <w:t xml:space="preserve"> </w:t>
      </w:r>
      <w:r w:rsidRPr="00977A56">
        <w:rPr>
          <w:rFonts w:ascii="Corbel" w:hAnsi="Corbel"/>
          <w:b/>
          <w:sz w:val="32"/>
          <w:szCs w:val="32"/>
        </w:rPr>
        <w:t>begrippenkader van VISI</w:t>
      </w:r>
    </w:p>
    <w:p w14:paraId="57979EF8" w14:textId="77777777" w:rsidR="00AC04C6" w:rsidRPr="00977A56" w:rsidRDefault="00AC04C6" w:rsidP="00AC04C6">
      <w:pPr>
        <w:rPr>
          <w:rFonts w:ascii="Corbel" w:hAnsi="Corbel"/>
          <w:b/>
          <w:sz w:val="32"/>
          <w:szCs w:val="32"/>
        </w:rPr>
      </w:pPr>
    </w:p>
    <w:p w14:paraId="57979EF9" w14:textId="77777777" w:rsidR="00AC04C6" w:rsidRPr="00977A56" w:rsidRDefault="00AC04C6" w:rsidP="00AC04C6">
      <w:pPr>
        <w:rPr>
          <w:rFonts w:ascii="Corbel" w:hAnsi="Corbel"/>
          <w:b/>
          <w:sz w:val="32"/>
          <w:szCs w:val="32"/>
        </w:rPr>
      </w:pPr>
      <w:r w:rsidRPr="00977A56">
        <w:rPr>
          <w:rFonts w:ascii="Corbel" w:hAnsi="Corbel"/>
          <w:b/>
          <w:sz w:val="32"/>
          <w:szCs w:val="32"/>
        </w:rPr>
        <w:t>Normatief</w:t>
      </w:r>
    </w:p>
    <w:p w14:paraId="57979EFA" w14:textId="77777777" w:rsidR="00AC04C6" w:rsidRPr="00977A56" w:rsidRDefault="00AC04C6" w:rsidP="00AC04C6">
      <w:pPr>
        <w:tabs>
          <w:tab w:val="left" w:pos="1701"/>
          <w:tab w:val="left" w:pos="4253"/>
        </w:tabs>
        <w:rPr>
          <w:rFonts w:ascii="Corbel" w:hAnsi="Corbel"/>
          <w:sz w:val="22"/>
          <w:szCs w:val="22"/>
        </w:rPr>
      </w:pPr>
    </w:p>
    <w:p w14:paraId="57979EFB" w14:textId="77777777" w:rsidR="00CF00DB" w:rsidRPr="00977A56" w:rsidRDefault="00CF00DB" w:rsidP="00AC04C6">
      <w:pPr>
        <w:tabs>
          <w:tab w:val="left" w:pos="1701"/>
          <w:tab w:val="left" w:pos="4253"/>
        </w:tabs>
        <w:rPr>
          <w:rFonts w:ascii="Corbel" w:hAnsi="Corbel"/>
          <w:sz w:val="22"/>
          <w:szCs w:val="22"/>
        </w:rPr>
      </w:pPr>
    </w:p>
    <w:p w14:paraId="57979EFC" w14:textId="77777777" w:rsidR="00AC04C6" w:rsidRPr="00977A56" w:rsidRDefault="009A0E01" w:rsidP="00AC04C6">
      <w:pPr>
        <w:tabs>
          <w:tab w:val="left" w:pos="1701"/>
          <w:tab w:val="left" w:pos="4253"/>
        </w:tabs>
        <w:rPr>
          <w:rFonts w:ascii="Corbel" w:hAnsi="Corbel"/>
          <w:sz w:val="22"/>
          <w:szCs w:val="22"/>
        </w:rPr>
      </w:pPr>
      <w:r w:rsidRPr="00977A56">
        <w:rPr>
          <w:rFonts w:ascii="Corbel" w:hAnsi="Corbel"/>
          <w:sz w:val="22"/>
          <w:szCs w:val="22"/>
        </w:rPr>
        <w:t>Documentversie:</w:t>
      </w:r>
      <w:r w:rsidRPr="00977A56">
        <w:rPr>
          <w:rFonts w:ascii="Corbel" w:hAnsi="Corbel"/>
          <w:sz w:val="22"/>
          <w:szCs w:val="22"/>
        </w:rPr>
        <w:tab/>
        <w:t>1.</w:t>
      </w:r>
      <w:r w:rsidR="00977A56">
        <w:rPr>
          <w:rFonts w:ascii="Corbel" w:hAnsi="Corbel"/>
          <w:sz w:val="22"/>
          <w:szCs w:val="22"/>
        </w:rPr>
        <w:t>2</w:t>
      </w:r>
    </w:p>
    <w:p w14:paraId="57979EFD" w14:textId="17AA8271" w:rsidR="00AC04C6" w:rsidRPr="00977A56" w:rsidRDefault="00AC04C6" w:rsidP="00AC04C6">
      <w:pPr>
        <w:tabs>
          <w:tab w:val="left" w:pos="1701"/>
          <w:tab w:val="left" w:pos="4253"/>
        </w:tabs>
        <w:rPr>
          <w:rFonts w:ascii="Corbel" w:hAnsi="Corbel"/>
          <w:sz w:val="22"/>
          <w:szCs w:val="22"/>
        </w:rPr>
      </w:pPr>
      <w:r w:rsidRPr="00977A56">
        <w:rPr>
          <w:rFonts w:ascii="Corbel" w:hAnsi="Corbel"/>
          <w:sz w:val="22"/>
          <w:szCs w:val="22"/>
        </w:rPr>
        <w:t>Datum:</w:t>
      </w:r>
      <w:r w:rsidRPr="00977A56">
        <w:rPr>
          <w:rFonts w:ascii="Corbel" w:hAnsi="Corbel"/>
          <w:sz w:val="22"/>
          <w:szCs w:val="22"/>
        </w:rPr>
        <w:tab/>
      </w:r>
      <w:del w:id="3" w:author="Willems, P.H. (Peter)" w:date="2019-03-26T10:38:00Z">
        <w:r w:rsidR="00977A56" w:rsidDel="000B6184">
          <w:rPr>
            <w:rFonts w:ascii="Corbel" w:hAnsi="Corbel"/>
            <w:sz w:val="22"/>
            <w:szCs w:val="22"/>
          </w:rPr>
          <w:delText>5 december 2016</w:delText>
        </w:r>
      </w:del>
      <w:ins w:id="4" w:author="Willems, P.H. (Peter)" w:date="2019-03-26T10:38:00Z">
        <w:r w:rsidR="000B6184">
          <w:rPr>
            <w:rFonts w:ascii="Corbel" w:hAnsi="Corbel"/>
            <w:sz w:val="22"/>
            <w:szCs w:val="22"/>
          </w:rPr>
          <w:t>april 2019</w:t>
        </w:r>
      </w:ins>
    </w:p>
    <w:p w14:paraId="57979EFE" w14:textId="21357B36" w:rsidR="00AC04C6" w:rsidRPr="00977A56" w:rsidRDefault="00AC04C6" w:rsidP="00AC04C6">
      <w:pPr>
        <w:tabs>
          <w:tab w:val="left" w:pos="1701"/>
          <w:tab w:val="left" w:pos="4253"/>
        </w:tabs>
        <w:rPr>
          <w:rFonts w:ascii="Corbel" w:hAnsi="Corbel"/>
          <w:sz w:val="22"/>
          <w:szCs w:val="22"/>
        </w:rPr>
      </w:pPr>
      <w:r w:rsidRPr="00977A56">
        <w:rPr>
          <w:rFonts w:ascii="Corbel" w:hAnsi="Corbel"/>
          <w:sz w:val="22"/>
          <w:szCs w:val="22"/>
        </w:rPr>
        <w:t>Status:</w:t>
      </w:r>
      <w:r w:rsidRPr="00977A56">
        <w:rPr>
          <w:rFonts w:ascii="Corbel" w:hAnsi="Corbel"/>
          <w:sz w:val="22"/>
          <w:szCs w:val="22"/>
        </w:rPr>
        <w:tab/>
      </w:r>
      <w:del w:id="5" w:author="Willems, P.H. (Peter)" w:date="2019-03-26T10:38:00Z">
        <w:r w:rsidR="008413E4" w:rsidDel="000B6184">
          <w:rPr>
            <w:rFonts w:ascii="Corbel" w:hAnsi="Corbel"/>
            <w:sz w:val="22"/>
            <w:szCs w:val="22"/>
          </w:rPr>
          <w:delText>concept</w:delText>
        </w:r>
        <w:r w:rsidRPr="00977A56" w:rsidDel="000B6184">
          <w:rPr>
            <w:rFonts w:ascii="Corbel" w:hAnsi="Corbel"/>
            <w:sz w:val="22"/>
            <w:szCs w:val="22"/>
          </w:rPr>
          <w:delText xml:space="preserve"> </w:delText>
        </w:r>
      </w:del>
      <w:ins w:id="6" w:author="Willems, P.H. (Peter)" w:date="2019-03-26T10:38:00Z">
        <w:r w:rsidR="000B6184">
          <w:rPr>
            <w:rFonts w:ascii="Corbel" w:hAnsi="Corbel"/>
            <w:sz w:val="22"/>
            <w:szCs w:val="22"/>
          </w:rPr>
          <w:t>definitief</w:t>
        </w:r>
        <w:r w:rsidR="000B6184" w:rsidRPr="00977A56">
          <w:rPr>
            <w:rFonts w:ascii="Corbel" w:hAnsi="Corbel"/>
            <w:sz w:val="22"/>
            <w:szCs w:val="22"/>
          </w:rPr>
          <w:t xml:space="preserve"> </w:t>
        </w:r>
      </w:ins>
    </w:p>
    <w:p w14:paraId="57979EFF" w14:textId="77777777" w:rsidR="00AC04C6" w:rsidRPr="00977A56" w:rsidRDefault="00AC04C6" w:rsidP="00AC04C6">
      <w:pPr>
        <w:tabs>
          <w:tab w:val="right" w:pos="3969"/>
          <w:tab w:val="left" w:pos="4253"/>
        </w:tabs>
        <w:rPr>
          <w:rFonts w:ascii="Corbel" w:hAnsi="Corbel"/>
          <w:sz w:val="22"/>
          <w:szCs w:val="22"/>
        </w:rPr>
      </w:pPr>
    </w:p>
    <w:p w14:paraId="57979F00" w14:textId="77777777" w:rsidR="00AC04C6" w:rsidRPr="00977A56" w:rsidRDefault="00AC04C6" w:rsidP="00AC04C6">
      <w:pPr>
        <w:tabs>
          <w:tab w:val="right" w:pos="3969"/>
          <w:tab w:val="left" w:pos="4253"/>
        </w:tabs>
        <w:rPr>
          <w:rFonts w:ascii="Corbel" w:hAnsi="Corbel"/>
          <w:sz w:val="22"/>
          <w:szCs w:val="22"/>
        </w:rPr>
      </w:pPr>
    </w:p>
    <w:p w14:paraId="57979F01" w14:textId="77777777" w:rsidR="00AC04C6" w:rsidRPr="00977A56" w:rsidRDefault="00AC04C6" w:rsidP="00AC04C6">
      <w:pPr>
        <w:tabs>
          <w:tab w:val="left" w:pos="3402"/>
          <w:tab w:val="left" w:pos="4253"/>
        </w:tabs>
        <w:rPr>
          <w:rFonts w:ascii="Corbel" w:hAnsi="Corbel"/>
          <w:sz w:val="22"/>
          <w:szCs w:val="22"/>
        </w:rPr>
      </w:pPr>
    </w:p>
    <w:p w14:paraId="57979F02" w14:textId="77777777" w:rsidR="00AC04C6" w:rsidRPr="00977A56" w:rsidRDefault="00AC04C6" w:rsidP="00AC04C6">
      <w:pPr>
        <w:rPr>
          <w:rFonts w:ascii="Corbel" w:hAnsi="Corbel"/>
          <w:sz w:val="22"/>
          <w:szCs w:val="22"/>
        </w:rPr>
        <w:sectPr w:rsidR="00AC04C6" w:rsidRPr="00977A56" w:rsidSect="00AC04C6">
          <w:footerReference w:type="default" r:id="rId9"/>
          <w:pgSz w:w="11906" w:h="16838"/>
          <w:pgMar w:top="1702" w:right="1133" w:bottom="1417" w:left="1701" w:header="708" w:footer="708" w:gutter="0"/>
          <w:cols w:space="708"/>
          <w:docGrid w:linePitch="360"/>
        </w:sectPr>
      </w:pPr>
    </w:p>
    <w:p w14:paraId="57979F03" w14:textId="77777777" w:rsidR="00AC04C6" w:rsidRPr="00977A56" w:rsidRDefault="00AC04C6" w:rsidP="00AC04C6">
      <w:pPr>
        <w:rPr>
          <w:rFonts w:ascii="Corbel" w:hAnsi="Corbel"/>
          <w:sz w:val="22"/>
          <w:szCs w:val="22"/>
        </w:rPr>
      </w:pPr>
    </w:p>
    <w:p w14:paraId="57979F04" w14:textId="77777777" w:rsidR="00AC04C6" w:rsidRPr="00977A56" w:rsidRDefault="00AC04C6" w:rsidP="00AC04C6">
      <w:pPr>
        <w:rPr>
          <w:rFonts w:ascii="Corbel" w:hAnsi="Corbel"/>
          <w:sz w:val="22"/>
          <w:szCs w:val="22"/>
        </w:rPr>
      </w:pPr>
    </w:p>
    <w:p w14:paraId="57979F05" w14:textId="77777777" w:rsidR="00AC04C6" w:rsidRPr="00977A56" w:rsidRDefault="00AC04C6" w:rsidP="00AC04C6">
      <w:pPr>
        <w:rPr>
          <w:rFonts w:ascii="Corbel" w:hAnsi="Corbel"/>
          <w:sz w:val="22"/>
          <w:szCs w:val="22"/>
        </w:rPr>
      </w:pPr>
    </w:p>
    <w:p w14:paraId="57979F06" w14:textId="77777777" w:rsidR="00AC04C6" w:rsidRPr="00977A56" w:rsidRDefault="00AC04C6" w:rsidP="00AC04C6">
      <w:pPr>
        <w:rPr>
          <w:rFonts w:ascii="Corbel" w:hAnsi="Corbel"/>
          <w:sz w:val="22"/>
          <w:szCs w:val="22"/>
        </w:rPr>
      </w:pPr>
    </w:p>
    <w:p w14:paraId="57979F07" w14:textId="77777777" w:rsidR="00AC04C6" w:rsidRPr="00977A56" w:rsidRDefault="00AC04C6" w:rsidP="00AC04C6">
      <w:pPr>
        <w:rPr>
          <w:rFonts w:ascii="Corbel" w:hAnsi="Corbel"/>
          <w:sz w:val="22"/>
          <w:szCs w:val="22"/>
        </w:rPr>
      </w:pPr>
    </w:p>
    <w:p w14:paraId="57979F08" w14:textId="77777777" w:rsidR="00AC04C6" w:rsidRPr="00977A56" w:rsidRDefault="00AC04C6" w:rsidP="00AC04C6">
      <w:pPr>
        <w:rPr>
          <w:rFonts w:ascii="Corbel" w:hAnsi="Corbel"/>
          <w:sz w:val="22"/>
          <w:szCs w:val="22"/>
        </w:rPr>
      </w:pPr>
    </w:p>
    <w:p w14:paraId="57979F09" w14:textId="77777777" w:rsidR="00AC04C6" w:rsidRPr="00977A56" w:rsidRDefault="00AC04C6" w:rsidP="00AC04C6">
      <w:pPr>
        <w:rPr>
          <w:rFonts w:ascii="Corbel" w:hAnsi="Corbel"/>
          <w:sz w:val="22"/>
          <w:szCs w:val="22"/>
        </w:rPr>
      </w:pPr>
    </w:p>
    <w:p w14:paraId="57979F0A" w14:textId="77777777" w:rsidR="00AC04C6" w:rsidRPr="00977A56" w:rsidRDefault="00AC04C6" w:rsidP="00AC04C6">
      <w:pPr>
        <w:rPr>
          <w:rFonts w:ascii="Corbel" w:hAnsi="Corbel"/>
          <w:sz w:val="22"/>
          <w:szCs w:val="22"/>
        </w:rPr>
      </w:pPr>
    </w:p>
    <w:p w14:paraId="57979F0B" w14:textId="77777777" w:rsidR="00AC04C6" w:rsidRPr="00977A56" w:rsidRDefault="00AC04C6" w:rsidP="00AC04C6">
      <w:pPr>
        <w:rPr>
          <w:rFonts w:ascii="Corbel" w:hAnsi="Corbel"/>
          <w:sz w:val="22"/>
          <w:szCs w:val="22"/>
        </w:rPr>
      </w:pPr>
    </w:p>
    <w:p w14:paraId="57979F0C" w14:textId="77777777" w:rsidR="00AC04C6" w:rsidRPr="00977A56" w:rsidRDefault="00AC04C6" w:rsidP="00AC04C6">
      <w:pPr>
        <w:rPr>
          <w:rFonts w:ascii="Corbel" w:hAnsi="Corbel"/>
          <w:sz w:val="22"/>
          <w:szCs w:val="22"/>
        </w:rPr>
      </w:pPr>
    </w:p>
    <w:p w14:paraId="57979F0D" w14:textId="77777777" w:rsidR="00AC04C6" w:rsidRPr="00977A56" w:rsidRDefault="00AC04C6" w:rsidP="00AC04C6">
      <w:pPr>
        <w:rPr>
          <w:rFonts w:ascii="Corbel" w:hAnsi="Corbel"/>
          <w:sz w:val="22"/>
          <w:szCs w:val="22"/>
        </w:rPr>
      </w:pPr>
    </w:p>
    <w:p w14:paraId="57979F0E" w14:textId="77777777" w:rsidR="00AC04C6" w:rsidRPr="00977A56" w:rsidRDefault="00AC04C6" w:rsidP="00AC04C6">
      <w:pPr>
        <w:rPr>
          <w:rFonts w:ascii="Corbel" w:hAnsi="Corbel"/>
          <w:sz w:val="22"/>
          <w:szCs w:val="22"/>
        </w:rPr>
      </w:pPr>
    </w:p>
    <w:p w14:paraId="57979F0F" w14:textId="77777777" w:rsidR="00AC04C6" w:rsidRPr="00977A56" w:rsidRDefault="00AC04C6" w:rsidP="00AC04C6">
      <w:pPr>
        <w:rPr>
          <w:rFonts w:ascii="Corbel" w:hAnsi="Corbel"/>
          <w:sz w:val="22"/>
          <w:szCs w:val="22"/>
        </w:rPr>
      </w:pPr>
    </w:p>
    <w:p w14:paraId="57979F10" w14:textId="77777777" w:rsidR="00AC04C6" w:rsidRPr="00977A56" w:rsidRDefault="00AC04C6" w:rsidP="00AC04C6">
      <w:pPr>
        <w:rPr>
          <w:rFonts w:ascii="Corbel" w:hAnsi="Corbel"/>
          <w:sz w:val="22"/>
          <w:szCs w:val="22"/>
        </w:rPr>
      </w:pPr>
    </w:p>
    <w:p w14:paraId="57979F11" w14:textId="77777777" w:rsidR="00AC04C6" w:rsidRPr="00977A56" w:rsidRDefault="00AC04C6" w:rsidP="00AC04C6">
      <w:pPr>
        <w:rPr>
          <w:rFonts w:ascii="Corbel" w:hAnsi="Corbel"/>
          <w:sz w:val="22"/>
          <w:szCs w:val="22"/>
        </w:rPr>
      </w:pPr>
    </w:p>
    <w:p w14:paraId="57979F12" w14:textId="77777777" w:rsidR="00AC04C6" w:rsidRPr="00977A56" w:rsidRDefault="00AC04C6" w:rsidP="00AC04C6">
      <w:pPr>
        <w:rPr>
          <w:rFonts w:ascii="Corbel" w:hAnsi="Corbel"/>
          <w:sz w:val="22"/>
          <w:szCs w:val="22"/>
        </w:rPr>
      </w:pPr>
    </w:p>
    <w:p w14:paraId="57979F13" w14:textId="77777777" w:rsidR="00AC04C6" w:rsidRPr="00977A56" w:rsidRDefault="00AC04C6" w:rsidP="00AC04C6">
      <w:pPr>
        <w:rPr>
          <w:rFonts w:ascii="Corbel" w:hAnsi="Corbel"/>
          <w:sz w:val="22"/>
          <w:szCs w:val="22"/>
        </w:rPr>
      </w:pPr>
    </w:p>
    <w:p w14:paraId="57979F14" w14:textId="77777777" w:rsidR="00AC04C6" w:rsidRPr="00977A56" w:rsidRDefault="00AC04C6" w:rsidP="00AC04C6">
      <w:pPr>
        <w:rPr>
          <w:rFonts w:ascii="Corbel" w:hAnsi="Corbel"/>
          <w:sz w:val="22"/>
          <w:szCs w:val="22"/>
        </w:rPr>
      </w:pPr>
    </w:p>
    <w:p w14:paraId="57979F15" w14:textId="77777777" w:rsidR="00AC04C6" w:rsidRPr="00977A56" w:rsidRDefault="00AC04C6" w:rsidP="00AC04C6">
      <w:pPr>
        <w:rPr>
          <w:rFonts w:ascii="Corbel" w:hAnsi="Corbel"/>
          <w:sz w:val="22"/>
          <w:szCs w:val="22"/>
        </w:rPr>
      </w:pPr>
    </w:p>
    <w:p w14:paraId="57979F16" w14:textId="77777777" w:rsidR="00AC04C6" w:rsidRPr="00977A56" w:rsidRDefault="00AC04C6" w:rsidP="00AC04C6">
      <w:pPr>
        <w:rPr>
          <w:rFonts w:ascii="Corbel" w:hAnsi="Corbel"/>
          <w:sz w:val="22"/>
          <w:szCs w:val="22"/>
        </w:rPr>
      </w:pPr>
    </w:p>
    <w:p w14:paraId="57979F17" w14:textId="77777777" w:rsidR="00AC04C6" w:rsidRPr="00977A56" w:rsidRDefault="00AC04C6" w:rsidP="00AC04C6">
      <w:pPr>
        <w:rPr>
          <w:rFonts w:ascii="Corbel" w:hAnsi="Corbel"/>
          <w:sz w:val="22"/>
          <w:szCs w:val="22"/>
        </w:rPr>
      </w:pPr>
    </w:p>
    <w:p w14:paraId="57979F18" w14:textId="77777777" w:rsidR="00AC04C6" w:rsidRPr="00977A56" w:rsidRDefault="00AC04C6" w:rsidP="00AC04C6">
      <w:pPr>
        <w:rPr>
          <w:rFonts w:ascii="Corbel" w:hAnsi="Corbel"/>
          <w:sz w:val="22"/>
          <w:szCs w:val="22"/>
        </w:rPr>
      </w:pPr>
    </w:p>
    <w:p w14:paraId="57979F19" w14:textId="77777777" w:rsidR="00AC04C6" w:rsidRPr="00977A56" w:rsidRDefault="00AC04C6" w:rsidP="00AC04C6">
      <w:pPr>
        <w:rPr>
          <w:rFonts w:ascii="Corbel" w:hAnsi="Corbel"/>
          <w:sz w:val="22"/>
          <w:szCs w:val="22"/>
        </w:rPr>
      </w:pPr>
    </w:p>
    <w:p w14:paraId="57979F1A" w14:textId="77777777" w:rsidR="00AC04C6" w:rsidRPr="00977A56" w:rsidRDefault="00AC04C6" w:rsidP="00AC04C6">
      <w:pPr>
        <w:rPr>
          <w:rFonts w:ascii="Corbel" w:hAnsi="Corbel"/>
          <w:sz w:val="22"/>
          <w:szCs w:val="22"/>
        </w:rPr>
      </w:pPr>
    </w:p>
    <w:p w14:paraId="57979F1B" w14:textId="77777777" w:rsidR="00AC04C6" w:rsidRPr="00977A56" w:rsidRDefault="00AC04C6" w:rsidP="00AC04C6">
      <w:pPr>
        <w:rPr>
          <w:rFonts w:ascii="Corbel" w:hAnsi="Corbel"/>
          <w:sz w:val="22"/>
          <w:szCs w:val="22"/>
        </w:rPr>
      </w:pPr>
    </w:p>
    <w:p w14:paraId="57979F1C" w14:textId="77777777" w:rsidR="00AC04C6" w:rsidRPr="00977A56" w:rsidRDefault="00AC04C6" w:rsidP="00AC04C6">
      <w:pPr>
        <w:rPr>
          <w:rFonts w:ascii="Corbel" w:hAnsi="Corbel"/>
          <w:sz w:val="22"/>
          <w:szCs w:val="22"/>
        </w:rPr>
      </w:pPr>
    </w:p>
    <w:p w14:paraId="57979F1D" w14:textId="77777777" w:rsidR="00AC04C6" w:rsidRPr="00977A56" w:rsidRDefault="00AC04C6" w:rsidP="00AC04C6">
      <w:pPr>
        <w:rPr>
          <w:rFonts w:ascii="Corbel" w:hAnsi="Corbel"/>
          <w:sz w:val="22"/>
          <w:szCs w:val="22"/>
        </w:rPr>
      </w:pPr>
    </w:p>
    <w:p w14:paraId="57979F1E" w14:textId="77777777" w:rsidR="00AC04C6" w:rsidRPr="00977A56" w:rsidRDefault="00AC04C6" w:rsidP="00AC04C6">
      <w:pPr>
        <w:rPr>
          <w:rFonts w:ascii="Corbel" w:hAnsi="Corbel"/>
          <w:sz w:val="22"/>
          <w:szCs w:val="22"/>
        </w:rPr>
      </w:pPr>
    </w:p>
    <w:p w14:paraId="57979F1F" w14:textId="77777777" w:rsidR="00AC04C6" w:rsidRPr="00977A56" w:rsidRDefault="00AC04C6" w:rsidP="00AC04C6">
      <w:pPr>
        <w:rPr>
          <w:rFonts w:ascii="Corbel" w:hAnsi="Corbel"/>
          <w:sz w:val="22"/>
          <w:szCs w:val="22"/>
        </w:rPr>
      </w:pPr>
    </w:p>
    <w:p w14:paraId="57979F20" w14:textId="77777777" w:rsidR="00AC04C6" w:rsidRPr="00977A56" w:rsidRDefault="00AC04C6" w:rsidP="00AC04C6">
      <w:pPr>
        <w:rPr>
          <w:rFonts w:ascii="Corbel" w:hAnsi="Corbel"/>
          <w:sz w:val="22"/>
          <w:szCs w:val="22"/>
        </w:rPr>
      </w:pPr>
    </w:p>
    <w:p w14:paraId="57979F21" w14:textId="77777777" w:rsidR="00AC04C6" w:rsidRPr="00977A56" w:rsidRDefault="00AC04C6" w:rsidP="00AC04C6">
      <w:pPr>
        <w:rPr>
          <w:rFonts w:ascii="Corbel" w:hAnsi="Corbel"/>
          <w:sz w:val="22"/>
          <w:szCs w:val="22"/>
        </w:rPr>
      </w:pPr>
    </w:p>
    <w:p w14:paraId="57979F22" w14:textId="77777777" w:rsidR="00AC04C6" w:rsidRPr="00977A56" w:rsidRDefault="00AC04C6" w:rsidP="00AC04C6">
      <w:pPr>
        <w:rPr>
          <w:rFonts w:ascii="Corbel" w:hAnsi="Corbel"/>
          <w:sz w:val="22"/>
          <w:szCs w:val="22"/>
        </w:rPr>
      </w:pPr>
    </w:p>
    <w:p w14:paraId="57979F23" w14:textId="77777777" w:rsidR="00AC04C6" w:rsidRPr="00977A56" w:rsidRDefault="00AC04C6" w:rsidP="00AC04C6">
      <w:pPr>
        <w:rPr>
          <w:rFonts w:ascii="Corbel" w:hAnsi="Corbel"/>
          <w:sz w:val="22"/>
          <w:szCs w:val="22"/>
        </w:rPr>
      </w:pPr>
    </w:p>
    <w:p w14:paraId="57979F24" w14:textId="77777777" w:rsidR="00AC04C6" w:rsidRPr="00977A56" w:rsidRDefault="00AC04C6" w:rsidP="00AC04C6">
      <w:pPr>
        <w:rPr>
          <w:rFonts w:ascii="Corbel" w:hAnsi="Corbel"/>
          <w:sz w:val="22"/>
          <w:szCs w:val="22"/>
        </w:rPr>
      </w:pPr>
    </w:p>
    <w:p w14:paraId="57979F25" w14:textId="77777777" w:rsidR="00AC04C6" w:rsidRPr="00977A56" w:rsidRDefault="00AC04C6" w:rsidP="00AC04C6">
      <w:pPr>
        <w:rPr>
          <w:rFonts w:ascii="Corbel" w:hAnsi="Corbel"/>
          <w:sz w:val="22"/>
          <w:szCs w:val="22"/>
        </w:rPr>
      </w:pPr>
    </w:p>
    <w:p w14:paraId="57979F26" w14:textId="77777777" w:rsidR="00AC04C6" w:rsidRPr="00977A56" w:rsidRDefault="00AC04C6" w:rsidP="00AC04C6">
      <w:pPr>
        <w:rPr>
          <w:rFonts w:ascii="Corbel" w:hAnsi="Corbel"/>
          <w:sz w:val="22"/>
          <w:szCs w:val="22"/>
        </w:rPr>
      </w:pPr>
    </w:p>
    <w:p w14:paraId="57979F27" w14:textId="77777777" w:rsidR="00AC04C6" w:rsidRPr="00977A56" w:rsidRDefault="00AC04C6" w:rsidP="00AC04C6">
      <w:pPr>
        <w:rPr>
          <w:rFonts w:ascii="Corbel" w:hAnsi="Corbel"/>
          <w:sz w:val="22"/>
          <w:szCs w:val="22"/>
        </w:rPr>
      </w:pPr>
    </w:p>
    <w:p w14:paraId="57979F28" w14:textId="77777777" w:rsidR="00FB1020" w:rsidRPr="00977A56" w:rsidRDefault="00FB1020" w:rsidP="00FB1020">
      <w:pPr>
        <w:widowControl w:val="0"/>
        <w:rPr>
          <w:rFonts w:ascii="Corbel" w:hAnsi="Corbel"/>
          <w:sz w:val="22"/>
          <w:szCs w:val="22"/>
        </w:rPr>
      </w:pPr>
    </w:p>
    <w:p w14:paraId="57979F29" w14:textId="1273F2A0" w:rsidR="00FB1020" w:rsidRPr="00977A56" w:rsidRDefault="00741D5D" w:rsidP="00FB1020">
      <w:pPr>
        <w:widowControl w:val="0"/>
        <w:rPr>
          <w:rFonts w:ascii="Corbel" w:hAnsi="Corbel"/>
          <w:sz w:val="22"/>
          <w:szCs w:val="22"/>
        </w:rPr>
      </w:pPr>
      <w:r w:rsidRPr="00977A56">
        <w:rPr>
          <w:rFonts w:ascii="Corbel" w:hAnsi="Corbel"/>
          <w:noProof/>
          <w:sz w:val="22"/>
          <w:szCs w:val="22"/>
        </w:rPr>
        <w:drawing>
          <wp:inline distT="0" distB="0" distL="0" distR="0" wp14:anchorId="5797A08F" wp14:editId="5797A090">
            <wp:extent cx="862965" cy="299720"/>
            <wp:effectExtent l="0" t="0" r="0" b="5080"/>
            <wp:docPr id="9" name="Afbeelding 1"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2965" cy="299720"/>
                    </a:xfrm>
                    <a:prstGeom prst="rect">
                      <a:avLst/>
                    </a:prstGeom>
                    <a:noFill/>
                    <a:ln>
                      <a:noFill/>
                    </a:ln>
                  </pic:spPr>
                </pic:pic>
              </a:graphicData>
            </a:graphic>
          </wp:inline>
        </w:drawing>
      </w:r>
      <w:r w:rsidR="00FB1020" w:rsidRPr="00977A56">
        <w:rPr>
          <w:rFonts w:ascii="Corbel" w:hAnsi="Corbel"/>
          <w:sz w:val="22"/>
          <w:szCs w:val="22"/>
        </w:rPr>
        <w:t xml:space="preserve">  VISI  </w:t>
      </w:r>
      <w:r w:rsidR="00A9026B" w:rsidRPr="00977A56">
        <w:rPr>
          <w:rFonts w:ascii="Corbel" w:hAnsi="Corbel"/>
          <w:sz w:val="22"/>
          <w:szCs w:val="22"/>
        </w:rPr>
        <w:t>2003</w:t>
      </w:r>
      <w:r w:rsidR="00977A56">
        <w:rPr>
          <w:rFonts w:ascii="Corbel" w:hAnsi="Corbel"/>
          <w:sz w:val="22"/>
          <w:szCs w:val="22"/>
        </w:rPr>
        <w:t xml:space="preserve"> - </w:t>
      </w:r>
      <w:del w:id="7" w:author="Willems, P.H. (Peter)" w:date="2019-03-26T10:39:00Z">
        <w:r w:rsidR="00977A56" w:rsidDel="000B6184">
          <w:rPr>
            <w:rFonts w:ascii="Corbel" w:hAnsi="Corbel"/>
            <w:sz w:val="22"/>
            <w:szCs w:val="22"/>
          </w:rPr>
          <w:delText>2016</w:delText>
        </w:r>
      </w:del>
      <w:ins w:id="8" w:author="Willems, P.H. (Peter)" w:date="2019-03-26T10:39:00Z">
        <w:r w:rsidR="000B6184">
          <w:rPr>
            <w:rFonts w:ascii="Corbel" w:hAnsi="Corbel"/>
            <w:sz w:val="22"/>
            <w:szCs w:val="22"/>
          </w:rPr>
          <w:t>2019</w:t>
        </w:r>
      </w:ins>
      <w:r w:rsidR="00A9026B" w:rsidRPr="00977A56">
        <w:rPr>
          <w:rFonts w:ascii="Corbel" w:hAnsi="Corbel"/>
          <w:sz w:val="22"/>
          <w:szCs w:val="22"/>
        </w:rPr>
        <w:t>.</w:t>
      </w:r>
    </w:p>
    <w:p w14:paraId="57979F2A" w14:textId="77777777" w:rsidR="00FB1020" w:rsidRPr="00977A56" w:rsidRDefault="00FB1020" w:rsidP="00FB1020">
      <w:pPr>
        <w:widowControl w:val="0"/>
        <w:ind w:right="-2"/>
        <w:rPr>
          <w:rFonts w:ascii="Corbel" w:eastAsia="Frutiger-Roman" w:hAnsi="Corbel"/>
          <w:sz w:val="22"/>
          <w:szCs w:val="22"/>
        </w:rPr>
      </w:pPr>
    </w:p>
    <w:p w14:paraId="57979F2B" w14:textId="77777777" w:rsidR="00FB1020" w:rsidRPr="00977A56" w:rsidRDefault="00FB1020" w:rsidP="00FB1020">
      <w:pPr>
        <w:widowControl w:val="0"/>
        <w:ind w:right="-2"/>
        <w:rPr>
          <w:rFonts w:ascii="Corbel" w:eastAsia="Frutiger-Roman" w:hAnsi="Corbel"/>
          <w:sz w:val="22"/>
          <w:szCs w:val="22"/>
        </w:rPr>
      </w:pPr>
      <w:r w:rsidRPr="00977A56">
        <w:rPr>
          <w:rFonts w:ascii="Corbel" w:eastAsia="Frutiger-Roman" w:hAnsi="Corbel"/>
          <w:sz w:val="22"/>
          <w:szCs w:val="22"/>
        </w:rPr>
        <w:t xml:space="preserve">Op deze uitgave is de Creative Commons Licentie – Naamsvermelding – NietCommercieel – GelijkDelen – van toepassing. (zie: </w:t>
      </w:r>
      <w:hyperlink r:id="rId11" w:history="1">
        <w:r w:rsidRPr="00977A56">
          <w:rPr>
            <w:rStyle w:val="Hyperlink"/>
            <w:rFonts w:ascii="Corbel" w:eastAsia="Frutiger-Roman" w:hAnsi="Corbel"/>
            <w:sz w:val="22"/>
            <w:szCs w:val="22"/>
          </w:rPr>
          <w:t>http://creativecommons.org/licenses/by-nc-sa/3.0/nl/</w:t>
        </w:r>
      </w:hyperlink>
      <w:r w:rsidRPr="00977A56">
        <w:rPr>
          <w:rFonts w:ascii="Corbel" w:eastAsia="Frutiger-Roman" w:hAnsi="Corbel"/>
          <w:sz w:val="22"/>
          <w:szCs w:val="22"/>
        </w:rPr>
        <w:t>)</w:t>
      </w:r>
    </w:p>
    <w:p w14:paraId="57979F2C" w14:textId="77777777" w:rsidR="00FB1020" w:rsidRPr="00977A56" w:rsidRDefault="00FB1020" w:rsidP="00FB1020">
      <w:pPr>
        <w:widowControl w:val="0"/>
        <w:ind w:right="-2"/>
        <w:rPr>
          <w:rFonts w:ascii="Corbel" w:eastAsia="Frutiger-Roman" w:hAnsi="Corbel"/>
          <w:sz w:val="22"/>
          <w:szCs w:val="22"/>
        </w:rPr>
      </w:pPr>
    </w:p>
    <w:p w14:paraId="57979F2D" w14:textId="77777777" w:rsidR="004B01F4" w:rsidRPr="00977A56" w:rsidRDefault="004B01F4" w:rsidP="004B01F4">
      <w:pPr>
        <w:widowControl w:val="0"/>
        <w:ind w:right="-2"/>
        <w:rPr>
          <w:rFonts w:ascii="Corbel" w:eastAsia="Frutiger-Roman" w:hAnsi="Corbel"/>
          <w:sz w:val="22"/>
          <w:szCs w:val="22"/>
        </w:rPr>
      </w:pPr>
      <w:r w:rsidRPr="00977A56">
        <w:rPr>
          <w:rFonts w:ascii="Corbel" w:eastAsia="Frutiger-Roman" w:hAnsi="Corbel"/>
          <w:sz w:val="22"/>
          <w:szCs w:val="22"/>
        </w:rPr>
        <w:t>CROW en degenen die aan deze publicatie hebben meegewerkt, hebben de hierin opgenomen</w:t>
      </w:r>
    </w:p>
    <w:p w14:paraId="57979F2E" w14:textId="77777777" w:rsidR="004B01F4" w:rsidRPr="00977A56" w:rsidRDefault="004B01F4" w:rsidP="004B01F4">
      <w:pPr>
        <w:widowControl w:val="0"/>
        <w:ind w:right="-2"/>
        <w:rPr>
          <w:rFonts w:ascii="Corbel" w:eastAsia="Frutiger-Roman" w:hAnsi="Corbel"/>
          <w:sz w:val="22"/>
          <w:szCs w:val="22"/>
        </w:rPr>
      </w:pPr>
      <w:r w:rsidRPr="00977A56">
        <w:rPr>
          <w:rFonts w:ascii="Corbel" w:eastAsia="Frutiger-Roman" w:hAnsi="Corbel"/>
          <w:sz w:val="22"/>
          <w:szCs w:val="22"/>
        </w:rPr>
        <w:t>gegevens zorgvuldig verzameld naar de laatste stand van wetenschap en techniek. Desondanks</w:t>
      </w:r>
    </w:p>
    <w:p w14:paraId="57979F2F" w14:textId="77777777" w:rsidR="004B01F4" w:rsidRPr="00977A56" w:rsidRDefault="004B01F4" w:rsidP="004B01F4">
      <w:pPr>
        <w:widowControl w:val="0"/>
        <w:ind w:right="-2"/>
        <w:rPr>
          <w:rFonts w:ascii="Corbel" w:eastAsia="Frutiger-Roman" w:hAnsi="Corbel"/>
          <w:sz w:val="22"/>
          <w:szCs w:val="22"/>
        </w:rPr>
      </w:pPr>
      <w:r w:rsidRPr="00977A56">
        <w:rPr>
          <w:rFonts w:ascii="Corbel" w:eastAsia="Frutiger-Roman" w:hAnsi="Corbel"/>
          <w:sz w:val="22"/>
          <w:szCs w:val="22"/>
        </w:rPr>
        <w:t>kunnen er onjuistheden in deze publicatie voorkomen. Gebruikers aanvaarden het risico daarvan.</w:t>
      </w:r>
    </w:p>
    <w:p w14:paraId="57979F30" w14:textId="77777777" w:rsidR="004B01F4" w:rsidRPr="00977A56" w:rsidRDefault="004B01F4" w:rsidP="004B01F4">
      <w:pPr>
        <w:widowControl w:val="0"/>
        <w:ind w:right="-2"/>
        <w:rPr>
          <w:rFonts w:ascii="Corbel" w:eastAsia="Frutiger-Roman" w:hAnsi="Corbel"/>
          <w:sz w:val="22"/>
          <w:szCs w:val="22"/>
        </w:rPr>
      </w:pPr>
      <w:r w:rsidRPr="00977A56">
        <w:rPr>
          <w:rFonts w:ascii="Corbel" w:eastAsia="Frutiger-Roman" w:hAnsi="Corbel"/>
          <w:sz w:val="22"/>
          <w:szCs w:val="22"/>
        </w:rPr>
        <w:t>CROW sluit, mede ten behoeve van degenen die aan deze publicatie hebben meegewerkt, iedere</w:t>
      </w:r>
    </w:p>
    <w:p w14:paraId="57979F31" w14:textId="77777777" w:rsidR="006F771D" w:rsidRPr="00977A56" w:rsidRDefault="004B01F4" w:rsidP="004B01F4">
      <w:pPr>
        <w:widowControl w:val="0"/>
        <w:ind w:right="-2"/>
        <w:rPr>
          <w:rFonts w:ascii="Corbel" w:eastAsia="Frutiger-Roman" w:hAnsi="Corbel"/>
          <w:sz w:val="22"/>
          <w:szCs w:val="22"/>
        </w:rPr>
      </w:pPr>
      <w:r w:rsidRPr="00977A56">
        <w:rPr>
          <w:rFonts w:ascii="Corbel" w:eastAsia="Frutiger-Roman" w:hAnsi="Corbel"/>
          <w:sz w:val="22"/>
          <w:szCs w:val="22"/>
        </w:rPr>
        <w:t>aansprakelijkheid uit voor schade die mocht voortvloeien uit het gebruik van de gegevens.</w:t>
      </w:r>
      <w:r w:rsidR="00AC04C6" w:rsidRPr="00977A56">
        <w:rPr>
          <w:rFonts w:ascii="Corbel" w:hAnsi="Corbel"/>
          <w:bCs/>
        </w:rPr>
        <w:br w:type="page"/>
      </w:r>
      <w:r w:rsidR="006F771D" w:rsidRPr="00977A56">
        <w:rPr>
          <w:rFonts w:ascii="Corbel" w:hAnsi="Corbel" w:cs="Arial"/>
          <w:b/>
          <w:sz w:val="32"/>
          <w:szCs w:val="32"/>
        </w:rPr>
        <w:lastRenderedPageBreak/>
        <w:t>Inhoud</w:t>
      </w:r>
    </w:p>
    <w:p w14:paraId="57979F32" w14:textId="77777777" w:rsidR="006F771D" w:rsidRPr="00977A56" w:rsidRDefault="006F771D" w:rsidP="006F771D">
      <w:pPr>
        <w:rPr>
          <w:rFonts w:ascii="Corbel" w:hAnsi="Corbel"/>
          <w:lang w:eastAsia="en-US"/>
        </w:rPr>
      </w:pPr>
    </w:p>
    <w:p w14:paraId="57979F33" w14:textId="29CD18E7" w:rsidR="00A046A3" w:rsidRPr="00977A56" w:rsidRDefault="006F771D">
      <w:pPr>
        <w:pStyle w:val="Inhopg1"/>
        <w:tabs>
          <w:tab w:val="right" w:leader="dot" w:pos="9062"/>
        </w:tabs>
        <w:rPr>
          <w:rStyle w:val="Hyperlink"/>
          <w:rFonts w:ascii="Corbel" w:hAnsi="Corbel"/>
          <w:noProof/>
          <w:sz w:val="22"/>
          <w:szCs w:val="22"/>
        </w:rPr>
      </w:pPr>
      <w:r w:rsidRPr="00977A56">
        <w:rPr>
          <w:rFonts w:ascii="Corbel" w:hAnsi="Corbel"/>
          <w:sz w:val="22"/>
          <w:szCs w:val="22"/>
        </w:rPr>
        <w:fldChar w:fldCharType="begin"/>
      </w:r>
      <w:r w:rsidRPr="00977A56">
        <w:rPr>
          <w:rFonts w:ascii="Corbel" w:hAnsi="Corbel"/>
          <w:sz w:val="22"/>
          <w:szCs w:val="22"/>
        </w:rPr>
        <w:instrText xml:space="preserve"> TOC \o "1-3" \h \z \u </w:instrText>
      </w:r>
      <w:r w:rsidRPr="00977A56">
        <w:rPr>
          <w:rFonts w:ascii="Corbel" w:hAnsi="Corbel"/>
          <w:sz w:val="22"/>
          <w:szCs w:val="22"/>
        </w:rPr>
        <w:fldChar w:fldCharType="separate"/>
      </w:r>
      <w:hyperlink w:anchor="_Toc311710986" w:history="1">
        <w:r w:rsidR="00A046A3" w:rsidRPr="00977A56">
          <w:rPr>
            <w:rStyle w:val="Hyperlink"/>
            <w:rFonts w:ascii="Corbel" w:hAnsi="Corbel"/>
            <w:noProof/>
            <w:sz w:val="22"/>
            <w:szCs w:val="22"/>
          </w:rPr>
          <w:t>Voorwoord</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_Toc311710986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5</w:t>
        </w:r>
        <w:r w:rsidR="00A046A3" w:rsidRPr="00977A56">
          <w:rPr>
            <w:rFonts w:ascii="Corbel" w:hAnsi="Corbel"/>
            <w:noProof/>
            <w:webHidden/>
            <w:sz w:val="22"/>
            <w:szCs w:val="22"/>
          </w:rPr>
          <w:fldChar w:fldCharType="end"/>
        </w:r>
      </w:hyperlink>
    </w:p>
    <w:p w14:paraId="57979F34" w14:textId="77777777" w:rsidR="00A046A3" w:rsidRPr="00977A56" w:rsidRDefault="00A046A3" w:rsidP="00A046A3">
      <w:pPr>
        <w:rPr>
          <w:rFonts w:ascii="Corbel" w:hAnsi="Corbel"/>
          <w:noProof/>
          <w:sz w:val="22"/>
          <w:szCs w:val="22"/>
        </w:rPr>
      </w:pPr>
    </w:p>
    <w:p w14:paraId="57979F35" w14:textId="3CEED2EC" w:rsidR="00A046A3" w:rsidRPr="00977A56" w:rsidRDefault="00E658FC">
      <w:pPr>
        <w:pStyle w:val="Inhopg1"/>
        <w:tabs>
          <w:tab w:val="left" w:pos="480"/>
          <w:tab w:val="right" w:leader="dot" w:pos="9062"/>
        </w:tabs>
        <w:rPr>
          <w:rStyle w:val="Hyperlink"/>
          <w:rFonts w:ascii="Corbel" w:hAnsi="Corbel"/>
          <w:noProof/>
          <w:sz w:val="22"/>
          <w:szCs w:val="22"/>
        </w:rPr>
      </w:pPr>
      <w:hyperlink w:anchor="_Toc311710987" w:history="1">
        <w:r w:rsidR="00A046A3" w:rsidRPr="00977A56">
          <w:rPr>
            <w:rStyle w:val="Hyperlink"/>
            <w:rFonts w:ascii="Corbel" w:hAnsi="Corbel"/>
            <w:noProof/>
            <w:sz w:val="22"/>
            <w:szCs w:val="22"/>
          </w:rPr>
          <w:t>1</w:t>
        </w:r>
        <w:r w:rsidR="00A046A3" w:rsidRPr="00977A56">
          <w:rPr>
            <w:rFonts w:ascii="Corbel" w:hAnsi="Corbel"/>
            <w:noProof/>
            <w:sz w:val="22"/>
            <w:szCs w:val="22"/>
          </w:rPr>
          <w:tab/>
        </w:r>
        <w:r w:rsidR="00A046A3" w:rsidRPr="00977A56">
          <w:rPr>
            <w:rStyle w:val="Hyperlink"/>
            <w:rFonts w:ascii="Corbel" w:hAnsi="Corbel"/>
            <w:noProof/>
            <w:sz w:val="22"/>
            <w:szCs w:val="22"/>
          </w:rPr>
          <w:t>Doelstellingen, grondbeginselen en begrippenkader van VISI</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_Toc311710987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7</w:t>
        </w:r>
        <w:r w:rsidR="00A046A3" w:rsidRPr="00977A56">
          <w:rPr>
            <w:rFonts w:ascii="Corbel" w:hAnsi="Corbel"/>
            <w:noProof/>
            <w:webHidden/>
            <w:sz w:val="22"/>
            <w:szCs w:val="22"/>
          </w:rPr>
          <w:fldChar w:fldCharType="end"/>
        </w:r>
      </w:hyperlink>
    </w:p>
    <w:p w14:paraId="57979F36" w14:textId="77777777" w:rsidR="00A046A3" w:rsidRPr="00977A56" w:rsidRDefault="00A046A3" w:rsidP="00A046A3">
      <w:pPr>
        <w:rPr>
          <w:rFonts w:ascii="Corbel" w:hAnsi="Corbel"/>
          <w:noProof/>
          <w:sz w:val="22"/>
          <w:szCs w:val="22"/>
        </w:rPr>
      </w:pPr>
    </w:p>
    <w:p w14:paraId="57979F37" w14:textId="76F54D49" w:rsidR="00A046A3" w:rsidRPr="00977A56" w:rsidRDefault="00E658FC">
      <w:pPr>
        <w:pStyle w:val="Inhopg2"/>
        <w:tabs>
          <w:tab w:val="left" w:pos="960"/>
          <w:tab w:val="right" w:leader="dot" w:pos="9062"/>
        </w:tabs>
        <w:rPr>
          <w:rStyle w:val="Hyperlink"/>
          <w:rFonts w:ascii="Corbel" w:hAnsi="Corbel"/>
          <w:noProof/>
          <w:sz w:val="22"/>
          <w:szCs w:val="22"/>
        </w:rPr>
      </w:pPr>
      <w:hyperlink w:anchor="_Toc311710988" w:history="1">
        <w:r w:rsidR="00A046A3" w:rsidRPr="00977A56">
          <w:rPr>
            <w:rStyle w:val="Hyperlink"/>
            <w:rFonts w:ascii="Corbel" w:hAnsi="Corbel"/>
            <w:noProof/>
            <w:sz w:val="22"/>
            <w:szCs w:val="22"/>
          </w:rPr>
          <w:t>1.1</w:t>
        </w:r>
        <w:r w:rsidR="00A046A3" w:rsidRPr="00977A56">
          <w:rPr>
            <w:rFonts w:ascii="Corbel" w:hAnsi="Corbel"/>
            <w:noProof/>
            <w:sz w:val="22"/>
            <w:szCs w:val="22"/>
          </w:rPr>
          <w:tab/>
        </w:r>
        <w:r w:rsidR="00A046A3" w:rsidRPr="00977A56">
          <w:rPr>
            <w:rStyle w:val="Hyperlink"/>
            <w:rFonts w:ascii="Corbel" w:hAnsi="Corbel"/>
            <w:noProof/>
            <w:sz w:val="22"/>
            <w:szCs w:val="22"/>
          </w:rPr>
          <w:t>Doelstellingen</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_Toc311710988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7</w:t>
        </w:r>
        <w:r w:rsidR="00A046A3" w:rsidRPr="00977A56">
          <w:rPr>
            <w:rFonts w:ascii="Corbel" w:hAnsi="Corbel"/>
            <w:noProof/>
            <w:webHidden/>
            <w:sz w:val="22"/>
            <w:szCs w:val="22"/>
          </w:rPr>
          <w:fldChar w:fldCharType="end"/>
        </w:r>
      </w:hyperlink>
    </w:p>
    <w:p w14:paraId="57979F38" w14:textId="77777777" w:rsidR="00A046A3" w:rsidRPr="00977A56" w:rsidRDefault="00A046A3" w:rsidP="00A046A3">
      <w:pPr>
        <w:rPr>
          <w:rFonts w:ascii="Corbel" w:hAnsi="Corbel"/>
          <w:noProof/>
          <w:sz w:val="22"/>
          <w:szCs w:val="22"/>
        </w:rPr>
      </w:pPr>
    </w:p>
    <w:p w14:paraId="57979F39" w14:textId="710D510F" w:rsidR="00A046A3" w:rsidRPr="00977A56" w:rsidRDefault="00E658FC">
      <w:pPr>
        <w:pStyle w:val="Inhopg2"/>
        <w:tabs>
          <w:tab w:val="left" w:pos="960"/>
          <w:tab w:val="right" w:leader="dot" w:pos="9062"/>
        </w:tabs>
        <w:rPr>
          <w:rFonts w:ascii="Corbel" w:hAnsi="Corbel"/>
          <w:noProof/>
          <w:sz w:val="22"/>
          <w:szCs w:val="22"/>
        </w:rPr>
      </w:pPr>
      <w:hyperlink w:anchor="_Toc311710989" w:history="1">
        <w:r w:rsidR="00A046A3" w:rsidRPr="00977A56">
          <w:rPr>
            <w:rStyle w:val="Hyperlink"/>
            <w:rFonts w:ascii="Corbel" w:hAnsi="Corbel"/>
            <w:noProof/>
            <w:sz w:val="22"/>
            <w:szCs w:val="22"/>
          </w:rPr>
          <w:t>1.2</w:t>
        </w:r>
        <w:r w:rsidR="00A046A3" w:rsidRPr="00977A56">
          <w:rPr>
            <w:rFonts w:ascii="Corbel" w:hAnsi="Corbel"/>
            <w:noProof/>
            <w:sz w:val="22"/>
            <w:szCs w:val="22"/>
          </w:rPr>
          <w:tab/>
        </w:r>
        <w:r w:rsidR="00A046A3" w:rsidRPr="00977A56">
          <w:rPr>
            <w:rStyle w:val="Hyperlink"/>
            <w:rFonts w:ascii="Corbel" w:hAnsi="Corbel"/>
            <w:noProof/>
            <w:sz w:val="22"/>
            <w:szCs w:val="22"/>
          </w:rPr>
          <w:t>Grondbeginselen</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_Toc311710989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7</w:t>
        </w:r>
        <w:r w:rsidR="00A046A3" w:rsidRPr="00977A56">
          <w:rPr>
            <w:rFonts w:ascii="Corbel" w:hAnsi="Corbel"/>
            <w:noProof/>
            <w:webHidden/>
            <w:sz w:val="22"/>
            <w:szCs w:val="22"/>
          </w:rPr>
          <w:fldChar w:fldCharType="end"/>
        </w:r>
      </w:hyperlink>
    </w:p>
    <w:p w14:paraId="57979F3A" w14:textId="38658A59" w:rsidR="00A046A3" w:rsidRPr="00977A56" w:rsidRDefault="00E658FC">
      <w:pPr>
        <w:pStyle w:val="Inhopg3"/>
        <w:tabs>
          <w:tab w:val="left" w:pos="1440"/>
          <w:tab w:val="right" w:leader="dot" w:pos="9062"/>
        </w:tabs>
        <w:rPr>
          <w:rFonts w:ascii="Corbel" w:hAnsi="Corbel"/>
          <w:noProof/>
          <w:sz w:val="22"/>
          <w:szCs w:val="22"/>
        </w:rPr>
      </w:pPr>
      <w:hyperlink w:anchor="_Toc311710990" w:history="1">
        <w:r w:rsidR="00A046A3" w:rsidRPr="00977A56">
          <w:rPr>
            <w:rStyle w:val="Hyperlink"/>
            <w:rFonts w:ascii="Corbel" w:hAnsi="Corbel"/>
            <w:noProof/>
            <w:sz w:val="22"/>
            <w:szCs w:val="22"/>
          </w:rPr>
          <w:t>1.2.1</w:t>
        </w:r>
        <w:r w:rsidR="00A046A3" w:rsidRPr="00977A56">
          <w:rPr>
            <w:rFonts w:ascii="Corbel" w:hAnsi="Corbel"/>
            <w:noProof/>
            <w:sz w:val="22"/>
            <w:szCs w:val="22"/>
          </w:rPr>
          <w:tab/>
        </w:r>
        <w:r w:rsidR="00A046A3" w:rsidRPr="00977A56">
          <w:rPr>
            <w:rStyle w:val="Hyperlink"/>
            <w:rFonts w:ascii="Corbel" w:hAnsi="Corbel"/>
            <w:noProof/>
            <w:sz w:val="22"/>
            <w:szCs w:val="22"/>
          </w:rPr>
          <w:t>VISI Raamwerk</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_Toc311710990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7</w:t>
        </w:r>
        <w:r w:rsidR="00A046A3" w:rsidRPr="00977A56">
          <w:rPr>
            <w:rFonts w:ascii="Corbel" w:hAnsi="Corbel"/>
            <w:noProof/>
            <w:webHidden/>
            <w:sz w:val="22"/>
            <w:szCs w:val="22"/>
          </w:rPr>
          <w:fldChar w:fldCharType="end"/>
        </w:r>
      </w:hyperlink>
    </w:p>
    <w:p w14:paraId="57979F3B" w14:textId="087AF461" w:rsidR="00A046A3" w:rsidRPr="00977A56" w:rsidRDefault="00E658FC">
      <w:pPr>
        <w:pStyle w:val="Inhopg3"/>
        <w:tabs>
          <w:tab w:val="left" w:pos="1440"/>
          <w:tab w:val="right" w:leader="dot" w:pos="9062"/>
        </w:tabs>
        <w:rPr>
          <w:rFonts w:ascii="Corbel" w:hAnsi="Corbel"/>
          <w:noProof/>
          <w:sz w:val="22"/>
          <w:szCs w:val="22"/>
        </w:rPr>
      </w:pPr>
      <w:hyperlink w:anchor="_Toc311710991" w:history="1">
        <w:r w:rsidR="00A046A3" w:rsidRPr="00977A56">
          <w:rPr>
            <w:rStyle w:val="Hyperlink"/>
            <w:rFonts w:ascii="Corbel" w:hAnsi="Corbel"/>
            <w:noProof/>
            <w:sz w:val="22"/>
            <w:szCs w:val="22"/>
          </w:rPr>
          <w:t>1.2.1</w:t>
        </w:r>
        <w:r w:rsidR="00A046A3" w:rsidRPr="00977A56">
          <w:rPr>
            <w:rFonts w:ascii="Corbel" w:hAnsi="Corbel"/>
            <w:noProof/>
            <w:sz w:val="22"/>
            <w:szCs w:val="22"/>
          </w:rPr>
          <w:tab/>
        </w:r>
        <w:r w:rsidR="00A046A3" w:rsidRPr="00977A56">
          <w:rPr>
            <w:rStyle w:val="Hyperlink"/>
            <w:rFonts w:ascii="Corbel" w:hAnsi="Corbel"/>
            <w:noProof/>
            <w:sz w:val="22"/>
            <w:szCs w:val="22"/>
          </w:rPr>
          <w:t>Rol</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_Toc311710991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8</w:t>
        </w:r>
        <w:r w:rsidR="00A046A3" w:rsidRPr="00977A56">
          <w:rPr>
            <w:rFonts w:ascii="Corbel" w:hAnsi="Corbel"/>
            <w:noProof/>
            <w:webHidden/>
            <w:sz w:val="22"/>
            <w:szCs w:val="22"/>
          </w:rPr>
          <w:fldChar w:fldCharType="end"/>
        </w:r>
      </w:hyperlink>
    </w:p>
    <w:p w14:paraId="57979F3C" w14:textId="7A96F328" w:rsidR="00A046A3" w:rsidRPr="00977A56" w:rsidRDefault="00E658FC">
      <w:pPr>
        <w:pStyle w:val="Inhopg3"/>
        <w:tabs>
          <w:tab w:val="left" w:pos="1440"/>
          <w:tab w:val="right" w:leader="dot" w:pos="9062"/>
        </w:tabs>
        <w:rPr>
          <w:rFonts w:ascii="Corbel" w:hAnsi="Corbel"/>
          <w:noProof/>
          <w:sz w:val="22"/>
          <w:szCs w:val="22"/>
        </w:rPr>
      </w:pPr>
      <w:hyperlink w:anchor="_Toc311710992" w:history="1">
        <w:r w:rsidR="00A046A3" w:rsidRPr="00977A56">
          <w:rPr>
            <w:rStyle w:val="Hyperlink"/>
            <w:rFonts w:ascii="Corbel" w:hAnsi="Corbel"/>
            <w:noProof/>
            <w:sz w:val="22"/>
            <w:szCs w:val="22"/>
          </w:rPr>
          <w:t>1.2.2</w:t>
        </w:r>
        <w:r w:rsidR="00A046A3" w:rsidRPr="00977A56">
          <w:rPr>
            <w:rFonts w:ascii="Corbel" w:hAnsi="Corbel"/>
            <w:noProof/>
            <w:sz w:val="22"/>
            <w:szCs w:val="22"/>
          </w:rPr>
          <w:tab/>
        </w:r>
        <w:r w:rsidR="00A046A3" w:rsidRPr="00977A56">
          <w:rPr>
            <w:rStyle w:val="Hyperlink"/>
            <w:rFonts w:ascii="Corbel" w:hAnsi="Corbel"/>
            <w:noProof/>
            <w:sz w:val="22"/>
            <w:szCs w:val="22"/>
          </w:rPr>
          <w:t>Transactie</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_Toc311710992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9</w:t>
        </w:r>
        <w:r w:rsidR="00A046A3" w:rsidRPr="00977A56">
          <w:rPr>
            <w:rFonts w:ascii="Corbel" w:hAnsi="Corbel"/>
            <w:noProof/>
            <w:webHidden/>
            <w:sz w:val="22"/>
            <w:szCs w:val="22"/>
          </w:rPr>
          <w:fldChar w:fldCharType="end"/>
        </w:r>
      </w:hyperlink>
    </w:p>
    <w:p w14:paraId="57979F3D" w14:textId="40E0185B" w:rsidR="00A046A3" w:rsidRPr="00977A56" w:rsidRDefault="00E658FC">
      <w:pPr>
        <w:pStyle w:val="Inhopg3"/>
        <w:tabs>
          <w:tab w:val="left" w:pos="1440"/>
          <w:tab w:val="right" w:leader="dot" w:pos="9062"/>
        </w:tabs>
        <w:rPr>
          <w:rFonts w:ascii="Corbel" w:hAnsi="Corbel"/>
          <w:noProof/>
          <w:sz w:val="22"/>
          <w:szCs w:val="22"/>
        </w:rPr>
      </w:pPr>
      <w:hyperlink w:anchor="_Toc311710993" w:history="1">
        <w:r w:rsidR="00A046A3" w:rsidRPr="00977A56">
          <w:rPr>
            <w:rStyle w:val="Hyperlink"/>
            <w:rFonts w:ascii="Corbel" w:hAnsi="Corbel"/>
            <w:noProof/>
            <w:sz w:val="22"/>
            <w:szCs w:val="22"/>
          </w:rPr>
          <w:t>1.2.3</w:t>
        </w:r>
        <w:r w:rsidR="00A046A3" w:rsidRPr="00977A56">
          <w:rPr>
            <w:rFonts w:ascii="Corbel" w:hAnsi="Corbel"/>
            <w:noProof/>
            <w:sz w:val="22"/>
            <w:szCs w:val="22"/>
          </w:rPr>
          <w:tab/>
        </w:r>
        <w:r w:rsidR="00A046A3" w:rsidRPr="00977A56">
          <w:rPr>
            <w:rStyle w:val="Hyperlink"/>
            <w:rFonts w:ascii="Corbel" w:hAnsi="Corbel"/>
            <w:noProof/>
            <w:sz w:val="22"/>
            <w:szCs w:val="22"/>
          </w:rPr>
          <w:t>Interactiekaart</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_Toc311710993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9</w:t>
        </w:r>
        <w:r w:rsidR="00A046A3" w:rsidRPr="00977A56">
          <w:rPr>
            <w:rFonts w:ascii="Corbel" w:hAnsi="Corbel"/>
            <w:noProof/>
            <w:webHidden/>
            <w:sz w:val="22"/>
            <w:szCs w:val="22"/>
          </w:rPr>
          <w:fldChar w:fldCharType="end"/>
        </w:r>
      </w:hyperlink>
    </w:p>
    <w:p w14:paraId="57979F3E" w14:textId="2B545391" w:rsidR="00A046A3" w:rsidRPr="00977A56" w:rsidRDefault="00E658FC">
      <w:pPr>
        <w:pStyle w:val="Inhopg3"/>
        <w:tabs>
          <w:tab w:val="left" w:pos="1440"/>
          <w:tab w:val="right" w:leader="dot" w:pos="9062"/>
        </w:tabs>
        <w:rPr>
          <w:rFonts w:ascii="Corbel" w:hAnsi="Corbel"/>
          <w:noProof/>
          <w:sz w:val="22"/>
          <w:szCs w:val="22"/>
        </w:rPr>
      </w:pPr>
      <w:hyperlink w:anchor="_Toc311710994" w:history="1">
        <w:r w:rsidR="00A046A3" w:rsidRPr="00977A56">
          <w:rPr>
            <w:rStyle w:val="Hyperlink"/>
            <w:rFonts w:ascii="Corbel" w:hAnsi="Corbel"/>
            <w:noProof/>
            <w:sz w:val="22"/>
            <w:szCs w:val="22"/>
          </w:rPr>
          <w:t>1.2.4</w:t>
        </w:r>
        <w:r w:rsidR="00A046A3" w:rsidRPr="00977A56">
          <w:rPr>
            <w:rFonts w:ascii="Corbel" w:hAnsi="Corbel"/>
            <w:noProof/>
            <w:sz w:val="22"/>
            <w:szCs w:val="22"/>
          </w:rPr>
          <w:tab/>
        </w:r>
        <w:r w:rsidR="00A046A3" w:rsidRPr="00977A56">
          <w:rPr>
            <w:rStyle w:val="Hyperlink"/>
            <w:rFonts w:ascii="Corbel" w:hAnsi="Corbel"/>
            <w:noProof/>
            <w:sz w:val="22"/>
            <w:szCs w:val="22"/>
          </w:rPr>
          <w:t>Transactieschema</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_Toc311710994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11</w:t>
        </w:r>
        <w:r w:rsidR="00A046A3" w:rsidRPr="00977A56">
          <w:rPr>
            <w:rFonts w:ascii="Corbel" w:hAnsi="Corbel"/>
            <w:noProof/>
            <w:webHidden/>
            <w:sz w:val="22"/>
            <w:szCs w:val="22"/>
          </w:rPr>
          <w:fldChar w:fldCharType="end"/>
        </w:r>
      </w:hyperlink>
    </w:p>
    <w:p w14:paraId="57979F3F" w14:textId="47DA7A07" w:rsidR="00A046A3" w:rsidRPr="00977A56" w:rsidRDefault="00E658FC">
      <w:pPr>
        <w:pStyle w:val="Inhopg3"/>
        <w:tabs>
          <w:tab w:val="left" w:pos="1440"/>
          <w:tab w:val="right" w:leader="dot" w:pos="9062"/>
        </w:tabs>
        <w:rPr>
          <w:rFonts w:ascii="Corbel" w:hAnsi="Corbel"/>
          <w:noProof/>
          <w:sz w:val="22"/>
          <w:szCs w:val="22"/>
        </w:rPr>
      </w:pPr>
      <w:hyperlink w:anchor="_Toc311710995" w:history="1">
        <w:r w:rsidR="00A046A3" w:rsidRPr="00977A56">
          <w:rPr>
            <w:rStyle w:val="Hyperlink"/>
            <w:rFonts w:ascii="Corbel" w:hAnsi="Corbel"/>
            <w:noProof/>
            <w:sz w:val="22"/>
            <w:szCs w:val="22"/>
          </w:rPr>
          <w:t>1.2.5</w:t>
        </w:r>
        <w:r w:rsidR="00A046A3" w:rsidRPr="00977A56">
          <w:rPr>
            <w:rFonts w:ascii="Corbel" w:hAnsi="Corbel"/>
            <w:noProof/>
            <w:sz w:val="22"/>
            <w:szCs w:val="22"/>
          </w:rPr>
          <w:tab/>
        </w:r>
        <w:r w:rsidR="00A046A3" w:rsidRPr="00977A56">
          <w:rPr>
            <w:rStyle w:val="Hyperlink"/>
            <w:rFonts w:ascii="Corbel" w:hAnsi="Corbel"/>
            <w:noProof/>
            <w:sz w:val="22"/>
            <w:szCs w:val="22"/>
          </w:rPr>
          <w:t>Transactietoestand</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_Toc311710995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12</w:t>
        </w:r>
        <w:r w:rsidR="00A046A3" w:rsidRPr="00977A56">
          <w:rPr>
            <w:rFonts w:ascii="Corbel" w:hAnsi="Corbel"/>
            <w:noProof/>
            <w:webHidden/>
            <w:sz w:val="22"/>
            <w:szCs w:val="22"/>
          </w:rPr>
          <w:fldChar w:fldCharType="end"/>
        </w:r>
      </w:hyperlink>
    </w:p>
    <w:p w14:paraId="57979F40" w14:textId="3C0A57B9" w:rsidR="00A046A3" w:rsidRPr="00977A56" w:rsidRDefault="00E658FC">
      <w:pPr>
        <w:pStyle w:val="Inhopg3"/>
        <w:tabs>
          <w:tab w:val="left" w:pos="1440"/>
          <w:tab w:val="right" w:leader="dot" w:pos="9062"/>
        </w:tabs>
        <w:rPr>
          <w:rFonts w:ascii="Corbel" w:hAnsi="Corbel"/>
          <w:noProof/>
          <w:sz w:val="22"/>
          <w:szCs w:val="22"/>
        </w:rPr>
      </w:pPr>
      <w:hyperlink w:anchor="_Toc311710996" w:history="1">
        <w:r w:rsidR="00A046A3" w:rsidRPr="00977A56">
          <w:rPr>
            <w:rStyle w:val="Hyperlink"/>
            <w:rFonts w:ascii="Corbel" w:hAnsi="Corbel"/>
            <w:noProof/>
            <w:sz w:val="22"/>
            <w:szCs w:val="22"/>
          </w:rPr>
          <w:t>1.2.6</w:t>
        </w:r>
        <w:r w:rsidR="00A046A3" w:rsidRPr="00977A56">
          <w:rPr>
            <w:rFonts w:ascii="Corbel" w:hAnsi="Corbel"/>
            <w:noProof/>
            <w:sz w:val="22"/>
            <w:szCs w:val="22"/>
          </w:rPr>
          <w:tab/>
        </w:r>
        <w:r w:rsidR="00A046A3" w:rsidRPr="00977A56">
          <w:rPr>
            <w:rStyle w:val="Hyperlink"/>
            <w:rFonts w:ascii="Corbel" w:hAnsi="Corbel"/>
            <w:noProof/>
            <w:sz w:val="22"/>
            <w:szCs w:val="22"/>
          </w:rPr>
          <w:t>Bericht</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_Toc311710996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13</w:t>
        </w:r>
        <w:r w:rsidR="00A046A3" w:rsidRPr="00977A56">
          <w:rPr>
            <w:rFonts w:ascii="Corbel" w:hAnsi="Corbel"/>
            <w:noProof/>
            <w:webHidden/>
            <w:sz w:val="22"/>
            <w:szCs w:val="22"/>
          </w:rPr>
          <w:fldChar w:fldCharType="end"/>
        </w:r>
      </w:hyperlink>
    </w:p>
    <w:p w14:paraId="57979F41" w14:textId="2C3CA7F3" w:rsidR="00A046A3" w:rsidRPr="00977A56" w:rsidRDefault="00E658FC">
      <w:pPr>
        <w:pStyle w:val="Inhopg3"/>
        <w:tabs>
          <w:tab w:val="left" w:pos="1440"/>
          <w:tab w:val="right" w:leader="dot" w:pos="9062"/>
        </w:tabs>
        <w:rPr>
          <w:rFonts w:ascii="Corbel" w:hAnsi="Corbel"/>
          <w:noProof/>
          <w:sz w:val="22"/>
          <w:szCs w:val="22"/>
        </w:rPr>
      </w:pPr>
      <w:hyperlink w:anchor="_Toc311710997" w:history="1">
        <w:r w:rsidR="00A046A3" w:rsidRPr="00977A56">
          <w:rPr>
            <w:rStyle w:val="Hyperlink"/>
            <w:rFonts w:ascii="Corbel" w:hAnsi="Corbel"/>
            <w:noProof/>
            <w:sz w:val="22"/>
            <w:szCs w:val="22"/>
          </w:rPr>
          <w:t>1.2.7</w:t>
        </w:r>
        <w:r w:rsidR="00A046A3" w:rsidRPr="00977A56">
          <w:rPr>
            <w:rFonts w:ascii="Corbel" w:hAnsi="Corbel"/>
            <w:noProof/>
            <w:sz w:val="22"/>
            <w:szCs w:val="22"/>
          </w:rPr>
          <w:tab/>
        </w:r>
        <w:r w:rsidR="00A046A3" w:rsidRPr="00977A56">
          <w:rPr>
            <w:rStyle w:val="Hyperlink"/>
            <w:rFonts w:ascii="Corbel" w:hAnsi="Corbel"/>
            <w:noProof/>
            <w:sz w:val="22"/>
            <w:szCs w:val="22"/>
          </w:rPr>
          <w:t>Gegevenselement</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_Toc311710997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14</w:t>
        </w:r>
        <w:r w:rsidR="00A046A3" w:rsidRPr="00977A56">
          <w:rPr>
            <w:rFonts w:ascii="Corbel" w:hAnsi="Corbel"/>
            <w:noProof/>
            <w:webHidden/>
            <w:sz w:val="22"/>
            <w:szCs w:val="22"/>
          </w:rPr>
          <w:fldChar w:fldCharType="end"/>
        </w:r>
      </w:hyperlink>
    </w:p>
    <w:p w14:paraId="57979F42" w14:textId="6547429B" w:rsidR="00A046A3" w:rsidRPr="00977A56" w:rsidRDefault="00E658FC">
      <w:pPr>
        <w:pStyle w:val="Inhopg3"/>
        <w:tabs>
          <w:tab w:val="left" w:pos="1440"/>
          <w:tab w:val="right" w:leader="dot" w:pos="9062"/>
        </w:tabs>
        <w:rPr>
          <w:rFonts w:ascii="Corbel" w:hAnsi="Corbel"/>
          <w:noProof/>
          <w:sz w:val="22"/>
          <w:szCs w:val="22"/>
        </w:rPr>
      </w:pPr>
      <w:hyperlink w:anchor="_Toc311710998" w:history="1">
        <w:r w:rsidR="00A046A3" w:rsidRPr="00977A56">
          <w:rPr>
            <w:rStyle w:val="Hyperlink"/>
            <w:rFonts w:ascii="Corbel" w:hAnsi="Corbel"/>
            <w:noProof/>
            <w:sz w:val="22"/>
            <w:szCs w:val="22"/>
          </w:rPr>
          <w:t>1.2.8</w:t>
        </w:r>
        <w:r w:rsidR="00A046A3" w:rsidRPr="00977A56">
          <w:rPr>
            <w:rFonts w:ascii="Corbel" w:hAnsi="Corbel"/>
            <w:noProof/>
            <w:sz w:val="22"/>
            <w:szCs w:val="22"/>
          </w:rPr>
          <w:tab/>
        </w:r>
        <w:r w:rsidR="00A046A3" w:rsidRPr="00977A56">
          <w:rPr>
            <w:rStyle w:val="Hyperlink"/>
            <w:rFonts w:ascii="Corbel" w:hAnsi="Corbel"/>
            <w:noProof/>
            <w:sz w:val="22"/>
            <w:szCs w:val="22"/>
          </w:rPr>
          <w:t>Bijlagen bij VISI-berichten</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_Toc311710998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14</w:t>
        </w:r>
        <w:r w:rsidR="00A046A3" w:rsidRPr="00977A56">
          <w:rPr>
            <w:rFonts w:ascii="Corbel" w:hAnsi="Corbel"/>
            <w:noProof/>
            <w:webHidden/>
            <w:sz w:val="22"/>
            <w:szCs w:val="22"/>
          </w:rPr>
          <w:fldChar w:fldCharType="end"/>
        </w:r>
      </w:hyperlink>
    </w:p>
    <w:p w14:paraId="57979F43" w14:textId="353F2686" w:rsidR="00A046A3" w:rsidRPr="00977A56" w:rsidRDefault="00E658FC">
      <w:pPr>
        <w:pStyle w:val="Inhopg3"/>
        <w:tabs>
          <w:tab w:val="left" w:pos="1440"/>
          <w:tab w:val="right" w:leader="dot" w:pos="9062"/>
        </w:tabs>
        <w:rPr>
          <w:rStyle w:val="Hyperlink"/>
          <w:rFonts w:ascii="Corbel" w:hAnsi="Corbel"/>
          <w:noProof/>
          <w:sz w:val="22"/>
          <w:szCs w:val="22"/>
        </w:rPr>
      </w:pPr>
      <w:hyperlink w:anchor="_Toc311710999" w:history="1">
        <w:r w:rsidR="00A046A3" w:rsidRPr="00977A56">
          <w:rPr>
            <w:rStyle w:val="Hyperlink"/>
            <w:rFonts w:ascii="Corbel" w:hAnsi="Corbel"/>
            <w:noProof/>
            <w:sz w:val="22"/>
            <w:szCs w:val="22"/>
          </w:rPr>
          <w:t>1.2.9</w:t>
        </w:r>
        <w:r w:rsidR="00A046A3" w:rsidRPr="00977A56">
          <w:rPr>
            <w:rFonts w:ascii="Corbel" w:hAnsi="Corbel"/>
            <w:noProof/>
            <w:sz w:val="22"/>
            <w:szCs w:val="22"/>
          </w:rPr>
          <w:tab/>
        </w:r>
        <w:r w:rsidR="00A046A3" w:rsidRPr="00977A56">
          <w:rPr>
            <w:rStyle w:val="Hyperlink"/>
            <w:rFonts w:ascii="Corbel" w:hAnsi="Corbel"/>
            <w:noProof/>
            <w:sz w:val="22"/>
            <w:szCs w:val="22"/>
          </w:rPr>
          <w:t>Relatie met andere systematieken</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_Toc311710999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15</w:t>
        </w:r>
        <w:r w:rsidR="00A046A3" w:rsidRPr="00977A56">
          <w:rPr>
            <w:rFonts w:ascii="Corbel" w:hAnsi="Corbel"/>
            <w:noProof/>
            <w:webHidden/>
            <w:sz w:val="22"/>
            <w:szCs w:val="22"/>
          </w:rPr>
          <w:fldChar w:fldCharType="end"/>
        </w:r>
      </w:hyperlink>
    </w:p>
    <w:p w14:paraId="57979F44" w14:textId="77777777" w:rsidR="00A046A3" w:rsidRPr="00977A56" w:rsidRDefault="00A046A3" w:rsidP="00A046A3">
      <w:pPr>
        <w:rPr>
          <w:rFonts w:ascii="Corbel" w:hAnsi="Corbel"/>
          <w:noProof/>
          <w:sz w:val="22"/>
          <w:szCs w:val="22"/>
        </w:rPr>
      </w:pPr>
    </w:p>
    <w:p w14:paraId="57979F45" w14:textId="1F1FA23C" w:rsidR="00A046A3" w:rsidRPr="00977A56" w:rsidRDefault="00E658FC">
      <w:pPr>
        <w:pStyle w:val="Inhopg2"/>
        <w:tabs>
          <w:tab w:val="left" w:pos="960"/>
          <w:tab w:val="right" w:leader="dot" w:pos="9062"/>
        </w:tabs>
        <w:rPr>
          <w:rFonts w:ascii="Corbel" w:hAnsi="Corbel"/>
          <w:noProof/>
          <w:sz w:val="22"/>
          <w:szCs w:val="22"/>
        </w:rPr>
      </w:pPr>
      <w:hyperlink w:anchor="_Toc311711000" w:history="1">
        <w:r w:rsidR="00A046A3" w:rsidRPr="00977A56">
          <w:rPr>
            <w:rStyle w:val="Hyperlink"/>
            <w:rFonts w:ascii="Corbel" w:hAnsi="Corbel"/>
            <w:noProof/>
            <w:sz w:val="22"/>
            <w:szCs w:val="22"/>
          </w:rPr>
          <w:t>1.3</w:t>
        </w:r>
        <w:r w:rsidR="00A046A3" w:rsidRPr="00977A56">
          <w:rPr>
            <w:rFonts w:ascii="Corbel" w:hAnsi="Corbel"/>
            <w:noProof/>
            <w:sz w:val="22"/>
            <w:szCs w:val="22"/>
          </w:rPr>
          <w:tab/>
        </w:r>
        <w:r w:rsidR="00A046A3" w:rsidRPr="00977A56">
          <w:rPr>
            <w:rStyle w:val="Hyperlink"/>
            <w:rFonts w:ascii="Corbel" w:hAnsi="Corbel"/>
            <w:noProof/>
            <w:sz w:val="22"/>
            <w:szCs w:val="22"/>
          </w:rPr>
          <w:t>VISI-begrippenkader</w:t>
        </w:r>
        <w:r w:rsidR="00A046A3" w:rsidRPr="00977A56">
          <w:rPr>
            <w:rFonts w:ascii="Corbel" w:hAnsi="Corbel"/>
            <w:noProof/>
            <w:webHidden/>
            <w:sz w:val="22"/>
            <w:szCs w:val="22"/>
          </w:rPr>
          <w:tab/>
        </w:r>
        <w:r w:rsidR="00A046A3" w:rsidRPr="00977A56">
          <w:rPr>
            <w:rFonts w:ascii="Corbel" w:hAnsi="Corbel"/>
            <w:noProof/>
            <w:webHidden/>
            <w:sz w:val="22"/>
            <w:szCs w:val="22"/>
          </w:rPr>
          <w:fldChar w:fldCharType="begin"/>
        </w:r>
        <w:r w:rsidR="00A046A3" w:rsidRPr="00977A56">
          <w:rPr>
            <w:rFonts w:ascii="Corbel" w:hAnsi="Corbel"/>
            <w:noProof/>
            <w:webHidden/>
            <w:sz w:val="22"/>
            <w:szCs w:val="22"/>
          </w:rPr>
          <w:instrText xml:space="preserve"> PAGEREF _Toc311711000 \h </w:instrText>
        </w:r>
        <w:r w:rsidR="00A046A3" w:rsidRPr="00977A56">
          <w:rPr>
            <w:rFonts w:ascii="Corbel" w:hAnsi="Corbel"/>
            <w:noProof/>
            <w:webHidden/>
            <w:sz w:val="22"/>
            <w:szCs w:val="22"/>
          </w:rPr>
        </w:r>
        <w:r w:rsidR="00A046A3" w:rsidRPr="00977A56">
          <w:rPr>
            <w:rFonts w:ascii="Corbel" w:hAnsi="Corbel"/>
            <w:noProof/>
            <w:webHidden/>
            <w:sz w:val="22"/>
            <w:szCs w:val="22"/>
          </w:rPr>
          <w:fldChar w:fldCharType="separate"/>
        </w:r>
        <w:r w:rsidR="008923E8">
          <w:rPr>
            <w:rFonts w:ascii="Corbel" w:hAnsi="Corbel"/>
            <w:noProof/>
            <w:webHidden/>
            <w:sz w:val="22"/>
            <w:szCs w:val="22"/>
          </w:rPr>
          <w:t>15</w:t>
        </w:r>
        <w:r w:rsidR="00A046A3" w:rsidRPr="00977A56">
          <w:rPr>
            <w:rFonts w:ascii="Corbel" w:hAnsi="Corbel"/>
            <w:noProof/>
            <w:webHidden/>
            <w:sz w:val="22"/>
            <w:szCs w:val="22"/>
          </w:rPr>
          <w:fldChar w:fldCharType="end"/>
        </w:r>
      </w:hyperlink>
    </w:p>
    <w:p w14:paraId="57979F46" w14:textId="77777777" w:rsidR="006F771D" w:rsidRPr="00977A56" w:rsidRDefault="006F771D">
      <w:pPr>
        <w:rPr>
          <w:rFonts w:ascii="Corbel" w:hAnsi="Corbel"/>
        </w:rPr>
      </w:pPr>
      <w:r w:rsidRPr="00977A56">
        <w:rPr>
          <w:rFonts w:ascii="Corbel" w:hAnsi="Corbel"/>
          <w:sz w:val="22"/>
          <w:szCs w:val="22"/>
        </w:rPr>
        <w:fldChar w:fldCharType="end"/>
      </w:r>
    </w:p>
    <w:p w14:paraId="57979F47" w14:textId="77777777" w:rsidR="00A046A3" w:rsidRPr="00977A56" w:rsidRDefault="00A046A3" w:rsidP="00A046A3">
      <w:pPr>
        <w:pStyle w:val="Kop1"/>
        <w:keepNext w:val="0"/>
        <w:widowControl w:val="0"/>
        <w:ind w:left="-11"/>
        <w:rPr>
          <w:rFonts w:ascii="Corbel" w:hAnsi="Corbel" w:cs="Times New Roman"/>
          <w:sz w:val="22"/>
          <w:szCs w:val="22"/>
        </w:rPr>
      </w:pPr>
      <w:r w:rsidRPr="00977A56">
        <w:rPr>
          <w:rFonts w:ascii="Corbel" w:hAnsi="Corbel"/>
          <w:bCs w:val="0"/>
        </w:rPr>
        <w:br w:type="page"/>
      </w:r>
      <w:r w:rsidRPr="00977A56">
        <w:rPr>
          <w:rFonts w:ascii="Corbel" w:hAnsi="Corbel"/>
          <w:bCs w:val="0"/>
        </w:rPr>
        <w:lastRenderedPageBreak/>
        <w:br w:type="page"/>
      </w:r>
      <w:bookmarkStart w:id="9" w:name="_Toc311709352"/>
      <w:bookmarkStart w:id="10" w:name="_Toc311710986"/>
      <w:r w:rsidRPr="00977A56">
        <w:rPr>
          <w:rFonts w:ascii="Corbel" w:hAnsi="Corbel"/>
        </w:rPr>
        <w:lastRenderedPageBreak/>
        <w:t>Voorwoord</w:t>
      </w:r>
      <w:bookmarkEnd w:id="9"/>
      <w:bookmarkEnd w:id="10"/>
      <w:r w:rsidRPr="00977A56">
        <w:rPr>
          <w:rFonts w:ascii="Corbel" w:hAnsi="Corbel"/>
        </w:rPr>
        <w:br/>
      </w:r>
    </w:p>
    <w:p w14:paraId="57979F48" w14:textId="77777777" w:rsidR="00A87332" w:rsidRPr="00977A56" w:rsidRDefault="00A87332" w:rsidP="00A87332">
      <w:pPr>
        <w:pStyle w:val="Tekst"/>
        <w:spacing w:line="240" w:lineRule="auto"/>
        <w:ind w:left="24"/>
        <w:rPr>
          <w:rFonts w:ascii="Corbel" w:hAnsi="Corbel"/>
          <w:sz w:val="22"/>
        </w:rPr>
      </w:pPr>
      <w:r w:rsidRPr="00977A56">
        <w:rPr>
          <w:rFonts w:ascii="Corbel" w:hAnsi="Corbel"/>
          <w:sz w:val="22"/>
        </w:rPr>
        <w:t xml:space="preserve">De VISI-standaard is een open standaard met als doel om gestructureerd, digitaal samenwerken en communiceren te ondersteunen. Voor meer informatie wordt verwezen naar de VISI-website </w:t>
      </w:r>
      <w:hyperlink r:id="rId12" w:history="1">
        <w:r w:rsidRPr="00977A56">
          <w:rPr>
            <w:rStyle w:val="Hyperlink"/>
            <w:rFonts w:ascii="Corbel" w:hAnsi="Corbel"/>
            <w:sz w:val="22"/>
          </w:rPr>
          <w:t>www.crow.nl/visi</w:t>
        </w:r>
      </w:hyperlink>
      <w:r w:rsidRPr="00977A56">
        <w:rPr>
          <w:rFonts w:ascii="Corbel" w:hAnsi="Corbel"/>
          <w:sz w:val="22"/>
        </w:rPr>
        <w:t>. Open standaarden vereenvoudigen de communicatie tussen partijen doordat zij:</w:t>
      </w:r>
    </w:p>
    <w:p w14:paraId="57979F49" w14:textId="77777777" w:rsidR="00A87332" w:rsidRPr="00977A56" w:rsidRDefault="00A87332" w:rsidP="00A87332">
      <w:pPr>
        <w:pStyle w:val="Tekst"/>
        <w:numPr>
          <w:ilvl w:val="0"/>
          <w:numId w:val="33"/>
        </w:numPr>
        <w:spacing w:line="240" w:lineRule="auto"/>
        <w:rPr>
          <w:rFonts w:ascii="Corbel" w:hAnsi="Corbel"/>
          <w:sz w:val="22"/>
        </w:rPr>
      </w:pPr>
      <w:r w:rsidRPr="00977A56">
        <w:rPr>
          <w:rFonts w:ascii="Corbel" w:hAnsi="Corbel"/>
          <w:sz w:val="22"/>
        </w:rPr>
        <w:t>de digitale uitwisseling van informatie, oftewel de interoperabiliteit bevorderen; </w:t>
      </w:r>
    </w:p>
    <w:p w14:paraId="57979F4A" w14:textId="77777777" w:rsidR="00A87332" w:rsidRPr="00977A56" w:rsidRDefault="00A87332" w:rsidP="00A87332">
      <w:pPr>
        <w:pStyle w:val="Tekst"/>
        <w:numPr>
          <w:ilvl w:val="0"/>
          <w:numId w:val="33"/>
        </w:numPr>
        <w:spacing w:line="240" w:lineRule="auto"/>
        <w:rPr>
          <w:rFonts w:ascii="Corbel" w:hAnsi="Corbel"/>
          <w:sz w:val="22"/>
        </w:rPr>
      </w:pPr>
      <w:r w:rsidRPr="00977A56">
        <w:rPr>
          <w:rFonts w:ascii="Corbel" w:hAnsi="Corbel"/>
          <w:sz w:val="22"/>
        </w:rPr>
        <w:t xml:space="preserve">de onafhankelijkheid van softwareleveranciers vergroten. </w:t>
      </w:r>
    </w:p>
    <w:p w14:paraId="57979F4B" w14:textId="77777777" w:rsidR="00A87332" w:rsidRPr="00977A56" w:rsidRDefault="00A87332" w:rsidP="00A87332">
      <w:pPr>
        <w:pStyle w:val="Tekst"/>
        <w:spacing w:line="240" w:lineRule="auto"/>
        <w:ind w:left="24"/>
        <w:rPr>
          <w:rFonts w:ascii="Corbel" w:hAnsi="Corbel"/>
          <w:sz w:val="22"/>
        </w:rPr>
      </w:pPr>
    </w:p>
    <w:p w14:paraId="57979F4C" w14:textId="77777777" w:rsidR="00A87332" w:rsidRPr="00977A56" w:rsidRDefault="00A87332" w:rsidP="00A87332">
      <w:pPr>
        <w:pStyle w:val="Tekst"/>
        <w:spacing w:line="240" w:lineRule="auto"/>
        <w:ind w:left="24"/>
        <w:rPr>
          <w:rFonts w:ascii="Corbel" w:hAnsi="Corbel"/>
          <w:sz w:val="22"/>
        </w:rPr>
      </w:pPr>
      <w:r w:rsidRPr="00977A56">
        <w:rPr>
          <w:rFonts w:ascii="Corbel" w:hAnsi="Corbel"/>
          <w:sz w:val="22"/>
        </w:rPr>
        <w:t>Het programmabureau Nederland Open in Verbinding (NOiV) onder de vleugels van Stichting ICT Uitvoeringsorganisatie (ICTU) heeft het Beheer- en Ontwikkelmodel voor Open Standaarden (BOMOS) samengesteld. Open standaarden die voor de publieke sector van toepassing zijn, komen op de ‘pas toe of leg uit’-lijst die door het Nationaal Beraad Digitale Overheid (deze raad heeft medio 2014 de rol van het College Standaardisatie overgenomen) wordt beheerd. Het is regeringsbeleid dat overheden zoveel mogelijk gebruik moeten maken van de open standaarden op deze lijst. Ook de VISI-systematiek staat op de pas toe of leg uit’-lijst. CROW heeft in december 2014 van het Beraad tevens het predicaat ‘uitstekend beheerproces’ gekregen, zodat nieuwe releases nog efficiënter beschikbaar kunnen worden gemaakt.</w:t>
      </w:r>
    </w:p>
    <w:p w14:paraId="57979F4D" w14:textId="77777777" w:rsidR="00A87332" w:rsidRPr="00977A56" w:rsidRDefault="00A87332" w:rsidP="00A87332">
      <w:pPr>
        <w:pStyle w:val="Tekst"/>
        <w:spacing w:line="240" w:lineRule="auto"/>
        <w:ind w:left="24"/>
        <w:rPr>
          <w:rFonts w:ascii="Corbel" w:hAnsi="Corbel"/>
          <w:sz w:val="22"/>
        </w:rPr>
      </w:pPr>
    </w:p>
    <w:p w14:paraId="57979F4E" w14:textId="77777777" w:rsidR="00A87332" w:rsidRPr="00977A56" w:rsidRDefault="00A87332" w:rsidP="00A87332">
      <w:pPr>
        <w:pStyle w:val="Tekst"/>
        <w:spacing w:line="240" w:lineRule="auto"/>
        <w:ind w:left="24"/>
        <w:rPr>
          <w:rFonts w:ascii="Corbel" w:hAnsi="Corbel"/>
          <w:sz w:val="22"/>
        </w:rPr>
      </w:pPr>
      <w:r w:rsidRPr="00977A56">
        <w:rPr>
          <w:rFonts w:ascii="Corbel" w:hAnsi="Corbel"/>
          <w:sz w:val="22"/>
        </w:rPr>
        <w:t>De bouwsector is eigenaar van de VISI-systematiek als open-standaard. CROW treedt namens de sector op als beheerder van VISI (overeenkomstig het BOMOS-model). De VISI-Stuurgroep (die een liaison heeft met de Bouw Informatie Raad of diens opvolger) voert namens de sector de regie over de VISI open standaard. CROW faciliteert de desbetreffende beheer- en adviesorganen en draagt zorg voor een transparante besluitvorming waar belangen door het collectief worden uitgeoefend (en niet door individuele stakeholders). Dat collectief levert daarvoor jaarlijks een indrukwekkende in-kind bijdrage. CROW sluit overeenkomsten met gebruikers van VISI die zodoende de structurele financiering van het beheer en actualisatie van VISI borgen (wat ook een belangrijk criterium is van het Beraad). Door middel van die overeenkomsten borgen de VISI-gebruikers dus de continuïteit en ontwikkeling van VISI.</w:t>
      </w:r>
    </w:p>
    <w:p w14:paraId="57979F4F" w14:textId="77777777" w:rsidR="00A87332" w:rsidRPr="00977A56" w:rsidRDefault="00A87332" w:rsidP="00A87332">
      <w:pPr>
        <w:pStyle w:val="Tekst"/>
        <w:spacing w:line="240" w:lineRule="auto"/>
        <w:ind w:left="24"/>
        <w:rPr>
          <w:rFonts w:ascii="Corbel" w:hAnsi="Corbel"/>
          <w:sz w:val="22"/>
        </w:rPr>
      </w:pPr>
    </w:p>
    <w:p w14:paraId="57979F50" w14:textId="77777777" w:rsidR="00A87332" w:rsidRPr="00977A56" w:rsidRDefault="00A87332" w:rsidP="00A87332">
      <w:pPr>
        <w:pStyle w:val="Tekst"/>
        <w:spacing w:line="240" w:lineRule="auto"/>
        <w:ind w:left="24"/>
        <w:rPr>
          <w:rFonts w:ascii="Corbel" w:hAnsi="Corbel"/>
          <w:sz w:val="22"/>
        </w:rPr>
      </w:pPr>
      <w:r w:rsidRPr="00977A56">
        <w:rPr>
          <w:rFonts w:ascii="Corbel" w:hAnsi="Corbel"/>
          <w:sz w:val="22"/>
        </w:rPr>
        <w:t>CROW ontwikkelt geen software voor de VISI-standaard, maar laat dat over aan softwareleveranciers in de markt. De interoperabiliteit tussen verschillende VISI-software pakketten wordt geborgd door het VISI-keurmerk. Die krijgen dat keurmerk van CROW indien hun software voldoet aan de eisen en richtlijnen die vanuit de VISI-standaard zijn gesteld. Voorwaarde is dat het desbetreffende VISI-softwareproduct met positief resultaat is getest op de eigenschap VISI-compatibiliteit. Het testen van de software wordt namens CROW door een onafhankelijk instituut uitgevoerd. Het VISI-keurmerk verwijst naar het versienummer van de VISI-standaard en naar het versienummer van de software. Procedures en eisen &amp; richtlijnen (t.w. de voorliggende VISI Leidraad) aangaande het VISI-keurmerk worden gepubliceerd op de VISI-website.</w:t>
      </w:r>
    </w:p>
    <w:p w14:paraId="57979F51" w14:textId="77777777" w:rsidR="00A87332" w:rsidRPr="00977A56" w:rsidRDefault="00A87332" w:rsidP="00A87332">
      <w:pPr>
        <w:rPr>
          <w:rFonts w:ascii="Corbel" w:hAnsi="Corbel"/>
          <w:sz w:val="22"/>
          <w:szCs w:val="22"/>
        </w:rPr>
      </w:pPr>
    </w:p>
    <w:p w14:paraId="57979F52" w14:textId="77777777" w:rsidR="00A87332" w:rsidRPr="00977A56" w:rsidRDefault="00A87332" w:rsidP="00A87332">
      <w:pPr>
        <w:rPr>
          <w:rFonts w:ascii="Corbel" w:hAnsi="Corbel"/>
          <w:sz w:val="22"/>
          <w:szCs w:val="22"/>
        </w:rPr>
      </w:pPr>
      <w:r w:rsidRPr="00977A56">
        <w:rPr>
          <w:rFonts w:ascii="Corbel" w:hAnsi="Corbel"/>
          <w:sz w:val="22"/>
          <w:szCs w:val="22"/>
        </w:rPr>
        <w:t xml:space="preserve">Indien er een nieuwe versie van de VISI-standaard wordt gepubliceerd, zal CROW alle belang-hebbenden hiervan op de hoogte stellen. De VISI-gebruiker heeft de verantwoordelijkheid gebruik te maken van VISI-compatibele software met een keurmerk dat is gebaseerd op de meest actuele versie van VISI. De softwareleverancier heeft de verantwoordelijkheid dat zijn software een actueel VISI-keurmerk krijgt. Daarbij krijgt de leverancier </w:t>
      </w:r>
      <w:smartTag w:uri="urn:schemas-microsoft-com:office:smarttags" w:element="PersonName">
        <w:smartTagPr>
          <w:attr w:name="ProductID" w:val="van CROW"/>
        </w:smartTagPr>
        <w:r w:rsidRPr="00977A56">
          <w:rPr>
            <w:rFonts w:ascii="Corbel" w:hAnsi="Corbel"/>
            <w:sz w:val="22"/>
            <w:szCs w:val="22"/>
          </w:rPr>
          <w:t>van CROW</w:t>
        </w:r>
      </w:smartTag>
      <w:r w:rsidRPr="00977A56">
        <w:rPr>
          <w:rFonts w:ascii="Corbel" w:hAnsi="Corbel"/>
          <w:sz w:val="22"/>
          <w:szCs w:val="22"/>
        </w:rPr>
        <w:t xml:space="preserve"> tevens het ‘VISI Certificaat’, waarmee hij aan zijn klanten kan aantonen dat het betreffende softwareproduct inderdaad VISI compatibel is.</w:t>
      </w:r>
    </w:p>
    <w:p w14:paraId="57979F53" w14:textId="77777777" w:rsidR="00A87332" w:rsidRPr="00977A56" w:rsidRDefault="00A87332" w:rsidP="00A87332">
      <w:pPr>
        <w:widowControl w:val="0"/>
        <w:rPr>
          <w:rFonts w:ascii="Corbel" w:hAnsi="Corbel"/>
          <w:sz w:val="22"/>
          <w:szCs w:val="22"/>
        </w:rPr>
      </w:pPr>
    </w:p>
    <w:p w14:paraId="57979F54" w14:textId="77777777" w:rsidR="0019390C" w:rsidRPr="00977A56" w:rsidRDefault="00A87332" w:rsidP="00A87332">
      <w:pPr>
        <w:widowControl w:val="0"/>
        <w:rPr>
          <w:rFonts w:ascii="Corbel" w:hAnsi="Corbel"/>
          <w:sz w:val="22"/>
          <w:szCs w:val="22"/>
        </w:rPr>
      </w:pPr>
      <w:r w:rsidRPr="00977A56">
        <w:rPr>
          <w:rFonts w:ascii="Corbel" w:hAnsi="Corbel"/>
          <w:sz w:val="22"/>
          <w:szCs w:val="22"/>
        </w:rPr>
        <w:t>Met deze Leidraad reken wij erop een zo compleet en volledig mogelijk te geven van de eisen en richtlijnen voor de ontwikkeling van VISI-compatibele software.</w:t>
      </w:r>
      <w:r w:rsidR="00A046A3" w:rsidRPr="00977A56">
        <w:rPr>
          <w:rFonts w:ascii="Corbel" w:hAnsi="Corbel"/>
          <w:sz w:val="22"/>
          <w:szCs w:val="22"/>
        </w:rPr>
        <w:br w:type="page"/>
      </w:r>
      <w:r w:rsidR="006F771D" w:rsidRPr="00977A56">
        <w:rPr>
          <w:rFonts w:ascii="Corbel" w:hAnsi="Corbel"/>
        </w:rPr>
        <w:lastRenderedPageBreak/>
        <w:br w:type="page"/>
      </w:r>
      <w:bookmarkStart w:id="11" w:name="_Toc311710987"/>
      <w:r w:rsidR="00F63722" w:rsidRPr="00977A56">
        <w:rPr>
          <w:rFonts w:ascii="Corbel" w:hAnsi="Corbel" w:cs="Arial"/>
          <w:b/>
          <w:bCs/>
          <w:kern w:val="32"/>
          <w:sz w:val="32"/>
          <w:szCs w:val="32"/>
        </w:rPr>
        <w:lastRenderedPageBreak/>
        <w:t>1</w:t>
      </w:r>
      <w:r w:rsidR="0098358D" w:rsidRPr="00977A56">
        <w:rPr>
          <w:rFonts w:ascii="Corbel" w:hAnsi="Corbel" w:cs="Arial"/>
          <w:b/>
          <w:bCs/>
          <w:kern w:val="32"/>
          <w:sz w:val="32"/>
          <w:szCs w:val="32"/>
        </w:rPr>
        <w:tab/>
      </w:r>
      <w:r w:rsidR="00DF2833" w:rsidRPr="00977A56">
        <w:rPr>
          <w:rFonts w:ascii="Corbel" w:hAnsi="Corbel" w:cs="Arial"/>
          <w:b/>
          <w:bCs/>
          <w:kern w:val="32"/>
          <w:sz w:val="32"/>
          <w:szCs w:val="32"/>
        </w:rPr>
        <w:t>Doelstellingen</w:t>
      </w:r>
      <w:r w:rsidR="008C04FF" w:rsidRPr="00977A56">
        <w:rPr>
          <w:rFonts w:ascii="Corbel" w:hAnsi="Corbel" w:cs="Arial"/>
          <w:b/>
          <w:bCs/>
          <w:kern w:val="32"/>
          <w:sz w:val="32"/>
          <w:szCs w:val="32"/>
        </w:rPr>
        <w:t>,</w:t>
      </w:r>
      <w:r w:rsidR="0049354F" w:rsidRPr="00977A56">
        <w:rPr>
          <w:rFonts w:ascii="Corbel" w:hAnsi="Corbel" w:cs="Arial"/>
          <w:b/>
          <w:bCs/>
          <w:kern w:val="32"/>
          <w:sz w:val="32"/>
          <w:szCs w:val="32"/>
        </w:rPr>
        <w:t xml:space="preserve"> g</w:t>
      </w:r>
      <w:r w:rsidR="00861A94" w:rsidRPr="00977A56">
        <w:rPr>
          <w:rFonts w:ascii="Corbel" w:hAnsi="Corbel" w:cs="Arial"/>
          <w:b/>
          <w:bCs/>
          <w:kern w:val="32"/>
          <w:sz w:val="32"/>
          <w:szCs w:val="32"/>
        </w:rPr>
        <w:t xml:space="preserve">rondbeginselen </w:t>
      </w:r>
      <w:r w:rsidR="00440586" w:rsidRPr="00977A56">
        <w:rPr>
          <w:rFonts w:ascii="Corbel" w:hAnsi="Corbel" w:cs="Arial"/>
          <w:b/>
          <w:bCs/>
          <w:kern w:val="32"/>
          <w:sz w:val="32"/>
          <w:szCs w:val="32"/>
        </w:rPr>
        <w:t xml:space="preserve">en begrippenkader </w:t>
      </w:r>
      <w:r w:rsidR="00861A94" w:rsidRPr="00977A56">
        <w:rPr>
          <w:rFonts w:ascii="Corbel" w:hAnsi="Corbel" w:cs="Arial"/>
          <w:b/>
          <w:bCs/>
          <w:kern w:val="32"/>
          <w:sz w:val="32"/>
          <w:szCs w:val="32"/>
        </w:rPr>
        <w:t>van VISI</w:t>
      </w:r>
      <w:bookmarkEnd w:id="0"/>
      <w:bookmarkEnd w:id="11"/>
      <w:r w:rsidR="008C04FF" w:rsidRPr="00977A56">
        <w:rPr>
          <w:rFonts w:ascii="Corbel" w:hAnsi="Corbel" w:cs="Arial"/>
          <w:b/>
          <w:bCs/>
          <w:kern w:val="32"/>
          <w:sz w:val="32"/>
          <w:szCs w:val="32"/>
        </w:rPr>
        <w:br/>
      </w:r>
    </w:p>
    <w:p w14:paraId="57979F55" w14:textId="77777777" w:rsidR="00D3142D" w:rsidRPr="00977A56" w:rsidRDefault="00F63722" w:rsidP="00343646">
      <w:pPr>
        <w:pStyle w:val="Kop2"/>
        <w:keepNext w:val="0"/>
        <w:widowControl w:val="0"/>
        <w:rPr>
          <w:rFonts w:ascii="Corbel" w:hAnsi="Corbel"/>
          <w:i w:val="0"/>
        </w:rPr>
      </w:pPr>
      <w:bookmarkStart w:id="12" w:name="_Toc305592636"/>
      <w:bookmarkStart w:id="13" w:name="_Toc311710988"/>
      <w:r w:rsidRPr="00977A56">
        <w:rPr>
          <w:rFonts w:ascii="Corbel" w:hAnsi="Corbel"/>
          <w:i w:val="0"/>
        </w:rPr>
        <w:t>1</w:t>
      </w:r>
      <w:r w:rsidR="00D3142D" w:rsidRPr="00977A56">
        <w:rPr>
          <w:rFonts w:ascii="Corbel" w:hAnsi="Corbel"/>
          <w:i w:val="0"/>
        </w:rPr>
        <w:t>.1</w:t>
      </w:r>
      <w:r w:rsidR="009C43E3" w:rsidRPr="00977A56">
        <w:rPr>
          <w:rFonts w:ascii="Corbel" w:hAnsi="Corbel"/>
          <w:i w:val="0"/>
        </w:rPr>
        <w:tab/>
      </w:r>
      <w:bookmarkEnd w:id="12"/>
      <w:r w:rsidR="00DF2833" w:rsidRPr="00977A56">
        <w:rPr>
          <w:rFonts w:ascii="Corbel" w:hAnsi="Corbel"/>
          <w:i w:val="0"/>
        </w:rPr>
        <w:t>Doelstellingen</w:t>
      </w:r>
      <w:bookmarkEnd w:id="13"/>
    </w:p>
    <w:p w14:paraId="57979F56" w14:textId="77777777" w:rsidR="006933DC" w:rsidRPr="00977A56" w:rsidRDefault="006933DC" w:rsidP="00343646">
      <w:pPr>
        <w:widowControl w:val="0"/>
        <w:autoSpaceDE w:val="0"/>
        <w:autoSpaceDN w:val="0"/>
        <w:adjustRightInd w:val="0"/>
        <w:rPr>
          <w:rFonts w:ascii="Corbel" w:hAnsi="Corbel"/>
          <w:color w:val="000000"/>
          <w:sz w:val="22"/>
          <w:szCs w:val="22"/>
        </w:rPr>
      </w:pPr>
    </w:p>
    <w:p w14:paraId="57979F57" w14:textId="77777777" w:rsidR="00E34439" w:rsidRPr="00977A56" w:rsidRDefault="00E34439" w:rsidP="00E34439">
      <w:pPr>
        <w:widowControl w:val="0"/>
        <w:autoSpaceDE w:val="0"/>
        <w:autoSpaceDN w:val="0"/>
        <w:adjustRightInd w:val="0"/>
        <w:rPr>
          <w:rFonts w:ascii="Corbel" w:hAnsi="Corbel"/>
          <w:sz w:val="22"/>
          <w:szCs w:val="22"/>
        </w:rPr>
      </w:pPr>
      <w:r w:rsidRPr="00977A56">
        <w:rPr>
          <w:rFonts w:ascii="Corbel" w:hAnsi="Corbel"/>
          <w:color w:val="000000"/>
          <w:sz w:val="22"/>
          <w:szCs w:val="22"/>
        </w:rPr>
        <w:t>VISI is een door de Nederlandse bouwsector geaccepteerde standaard die de basis vormt voor digitale communicatie en informatieoverdracht. De doelstellingen zijn:</w:t>
      </w:r>
      <w:r w:rsidRPr="00977A56">
        <w:rPr>
          <w:rFonts w:ascii="Corbel" w:hAnsi="Corbel"/>
          <w:sz w:val="22"/>
          <w:szCs w:val="22"/>
        </w:rPr>
        <w:t xml:space="preserve"> </w:t>
      </w:r>
    </w:p>
    <w:p w14:paraId="57979F58"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 xml:space="preserve">Transparante, </w:t>
      </w:r>
      <w:r w:rsidRPr="00977A56">
        <w:rPr>
          <w:rFonts w:ascii="Corbel" w:hAnsi="Corbel"/>
          <w:i/>
          <w:color w:val="000000"/>
          <w:sz w:val="22"/>
          <w:szCs w:val="22"/>
        </w:rPr>
        <w:t>formele</w:t>
      </w:r>
      <w:r w:rsidRPr="00977A56">
        <w:rPr>
          <w:rFonts w:ascii="Corbel" w:hAnsi="Corbel"/>
          <w:color w:val="000000"/>
          <w:sz w:val="22"/>
          <w:szCs w:val="22"/>
        </w:rPr>
        <w:t xml:space="preserve"> communicatie en informatieoverdracht op raakvlakken tussen partijen.</w:t>
      </w:r>
      <w:r w:rsidRPr="00977A56">
        <w:rPr>
          <w:rFonts w:ascii="Corbel" w:hAnsi="Corbel"/>
          <w:sz w:val="22"/>
          <w:szCs w:val="22"/>
        </w:rPr>
        <w:t xml:space="preserve"> </w:t>
      </w:r>
    </w:p>
    <w:p w14:paraId="57979F59"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Heldere verantwoordelijkheden.</w:t>
      </w:r>
    </w:p>
    <w:p w14:paraId="57979F5A"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Veilig, gestandaardiseerd berichtenverkeer.</w:t>
      </w:r>
    </w:p>
    <w:p w14:paraId="57979F5B"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Optimale benutting van ICT-hulpmiddelen.</w:t>
      </w:r>
    </w:p>
    <w:p w14:paraId="57979F5C" w14:textId="77777777" w:rsidR="00E34439" w:rsidRPr="00977A56" w:rsidRDefault="00E34439" w:rsidP="00E34439">
      <w:pPr>
        <w:widowControl w:val="0"/>
        <w:autoSpaceDE w:val="0"/>
        <w:autoSpaceDN w:val="0"/>
        <w:adjustRightInd w:val="0"/>
        <w:rPr>
          <w:rFonts w:ascii="Corbel" w:hAnsi="Corbel"/>
          <w:color w:val="000000"/>
          <w:sz w:val="22"/>
          <w:szCs w:val="22"/>
        </w:rPr>
      </w:pPr>
    </w:p>
    <w:p w14:paraId="57979F5D" w14:textId="77777777" w:rsidR="00E34439" w:rsidRPr="00977A56" w:rsidRDefault="00E34439" w:rsidP="00E34439">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VISI structureert, bewaakt en bewaart communicatieafspraken door:</w:t>
      </w:r>
    </w:p>
    <w:p w14:paraId="57979F5E"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Een gezamenlijke werkomgeving met één transparant digitaal communicatiedossier.</w:t>
      </w:r>
    </w:p>
    <w:p w14:paraId="57979F5F"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Altijd helderheid te bieden over wie wat op welk moment moet doen of besloten heeft, waardoor procedures sneller doorlopen worden.</w:t>
      </w:r>
    </w:p>
    <w:p w14:paraId="57979F60"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Communicatieafspraken vooraf te maken.</w:t>
      </w:r>
    </w:p>
    <w:p w14:paraId="57979F61"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Steeds actuele en complete projectdossiers, waardoor rapportages snel beschikbaar zijn.</w:t>
      </w:r>
    </w:p>
    <w:p w14:paraId="57979F62"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Het sneller en flexibeler aangaan en inrichten van samenwerkingsverbanden.</w:t>
      </w:r>
    </w:p>
    <w:p w14:paraId="57979F63"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Het voorkomen van ruis in de communicatie.</w:t>
      </w:r>
    </w:p>
    <w:p w14:paraId="57979F64" w14:textId="77777777" w:rsidR="00E34439" w:rsidRPr="00977A56" w:rsidRDefault="00E34439" w:rsidP="00E34439">
      <w:pPr>
        <w:widowControl w:val="0"/>
        <w:autoSpaceDE w:val="0"/>
        <w:autoSpaceDN w:val="0"/>
        <w:adjustRightInd w:val="0"/>
        <w:rPr>
          <w:rFonts w:ascii="Corbel" w:hAnsi="Corbel"/>
          <w:color w:val="000000"/>
          <w:sz w:val="22"/>
          <w:szCs w:val="22"/>
        </w:rPr>
      </w:pPr>
    </w:p>
    <w:p w14:paraId="57979F65" w14:textId="77777777" w:rsidR="00E34439" w:rsidRPr="00977A56" w:rsidRDefault="00E34439" w:rsidP="00E34439">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De meerwaarde van VISI voor de gebruiker is:</w:t>
      </w:r>
    </w:p>
    <w:p w14:paraId="57979F66"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 xml:space="preserve">Betere procesbeheersing. </w:t>
      </w:r>
    </w:p>
    <w:p w14:paraId="57979F67"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Beter gegevensbeheer.</w:t>
      </w:r>
    </w:p>
    <w:p w14:paraId="57979F68"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Meer transparantie.</w:t>
      </w:r>
    </w:p>
    <w:p w14:paraId="57979F69"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Betere toetsbaarheid van gemaakte afspraken tussen partijen.</w:t>
      </w:r>
    </w:p>
    <w:p w14:paraId="57979F6A" w14:textId="77777777" w:rsidR="00E34439" w:rsidRPr="00977A56" w:rsidRDefault="00E34439" w:rsidP="00E34439">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Grotere kwaliteit van het eindproduct.</w:t>
      </w:r>
    </w:p>
    <w:p w14:paraId="57979F6B" w14:textId="77777777" w:rsidR="006933DC" w:rsidRPr="00977A56" w:rsidRDefault="006933DC" w:rsidP="00343646">
      <w:pPr>
        <w:widowControl w:val="0"/>
        <w:autoSpaceDE w:val="0"/>
        <w:autoSpaceDN w:val="0"/>
        <w:adjustRightInd w:val="0"/>
        <w:rPr>
          <w:rFonts w:ascii="Corbel" w:hAnsi="Corbel"/>
          <w:color w:val="000000"/>
          <w:sz w:val="22"/>
          <w:szCs w:val="22"/>
        </w:rPr>
      </w:pPr>
    </w:p>
    <w:p w14:paraId="57979F6C" w14:textId="77777777" w:rsidR="00D3142D" w:rsidRPr="00977A56" w:rsidRDefault="00F63722" w:rsidP="00343646">
      <w:pPr>
        <w:pStyle w:val="Kop2"/>
        <w:keepNext w:val="0"/>
        <w:widowControl w:val="0"/>
        <w:rPr>
          <w:rFonts w:ascii="Corbel" w:hAnsi="Corbel"/>
          <w:i w:val="0"/>
        </w:rPr>
      </w:pPr>
      <w:bookmarkStart w:id="14" w:name="_Toc305592637"/>
      <w:bookmarkStart w:id="15" w:name="_Toc311710989"/>
      <w:r w:rsidRPr="00977A56">
        <w:rPr>
          <w:rFonts w:ascii="Corbel" w:hAnsi="Corbel"/>
          <w:i w:val="0"/>
        </w:rPr>
        <w:t>1</w:t>
      </w:r>
      <w:r w:rsidR="009C43E3" w:rsidRPr="00977A56">
        <w:rPr>
          <w:rFonts w:ascii="Corbel" w:hAnsi="Corbel"/>
          <w:i w:val="0"/>
        </w:rPr>
        <w:t>.2</w:t>
      </w:r>
      <w:r w:rsidR="009C43E3" w:rsidRPr="00977A56">
        <w:rPr>
          <w:rFonts w:ascii="Corbel" w:hAnsi="Corbel"/>
          <w:i w:val="0"/>
        </w:rPr>
        <w:tab/>
        <w:t>Grondbeginselen</w:t>
      </w:r>
      <w:bookmarkEnd w:id="14"/>
      <w:bookmarkEnd w:id="15"/>
    </w:p>
    <w:p w14:paraId="57979F6D" w14:textId="77777777" w:rsidR="00774AC3" w:rsidRPr="00977A56" w:rsidRDefault="00774AC3" w:rsidP="00343646">
      <w:pPr>
        <w:widowControl w:val="0"/>
        <w:tabs>
          <w:tab w:val="left" w:pos="577"/>
        </w:tabs>
        <w:rPr>
          <w:rFonts w:ascii="Corbel" w:hAnsi="Corbel"/>
          <w:sz w:val="22"/>
          <w:szCs w:val="22"/>
        </w:rPr>
      </w:pPr>
      <w:r w:rsidRPr="00977A56">
        <w:rPr>
          <w:rFonts w:ascii="Corbel" w:hAnsi="Corbel"/>
          <w:sz w:val="22"/>
          <w:szCs w:val="22"/>
        </w:rPr>
        <w:t xml:space="preserve">Als partners met elkaar samenwerken </w:t>
      </w:r>
      <w:r w:rsidR="008546BA" w:rsidRPr="00977A56">
        <w:rPr>
          <w:rFonts w:ascii="Corbel" w:hAnsi="Corbel"/>
          <w:sz w:val="22"/>
          <w:szCs w:val="22"/>
        </w:rPr>
        <w:t>(b</w:t>
      </w:r>
      <w:r w:rsidR="002261EC" w:rsidRPr="00977A56">
        <w:rPr>
          <w:rFonts w:ascii="Corbel" w:hAnsi="Corbel"/>
          <w:sz w:val="22"/>
          <w:szCs w:val="22"/>
        </w:rPr>
        <w:t>ijvoorbeeld</w:t>
      </w:r>
      <w:r w:rsidR="008546BA" w:rsidRPr="00977A56">
        <w:rPr>
          <w:rFonts w:ascii="Corbel" w:hAnsi="Corbel"/>
          <w:sz w:val="22"/>
          <w:szCs w:val="22"/>
        </w:rPr>
        <w:t xml:space="preserve"> </w:t>
      </w:r>
      <w:r w:rsidRPr="00977A56">
        <w:rPr>
          <w:rFonts w:ascii="Corbel" w:hAnsi="Corbel"/>
          <w:sz w:val="22"/>
          <w:szCs w:val="22"/>
        </w:rPr>
        <w:t>in een project</w:t>
      </w:r>
      <w:r w:rsidR="008546BA" w:rsidRPr="00977A56">
        <w:rPr>
          <w:rFonts w:ascii="Corbel" w:hAnsi="Corbel"/>
          <w:sz w:val="22"/>
          <w:szCs w:val="22"/>
        </w:rPr>
        <w:t>)</w:t>
      </w:r>
      <w:r w:rsidRPr="00977A56">
        <w:rPr>
          <w:rFonts w:ascii="Corbel" w:hAnsi="Corbel"/>
          <w:sz w:val="22"/>
          <w:szCs w:val="22"/>
        </w:rPr>
        <w:t>, is een heldere onderlinge communicatie een essentiële voorwaarde voor een soepel verloop . VISI geeft handvatten voor het maken van communicatieafspraken.</w:t>
      </w:r>
    </w:p>
    <w:p w14:paraId="57979F6E" w14:textId="77777777" w:rsidR="009C43E3" w:rsidRPr="00977A56" w:rsidRDefault="009C43E3" w:rsidP="00343646">
      <w:pPr>
        <w:widowControl w:val="0"/>
        <w:tabs>
          <w:tab w:val="left" w:pos="577"/>
        </w:tabs>
        <w:rPr>
          <w:rFonts w:ascii="Corbel" w:hAnsi="Corbel"/>
          <w:color w:val="000000"/>
          <w:sz w:val="22"/>
          <w:szCs w:val="22"/>
        </w:rPr>
      </w:pPr>
      <w:r w:rsidRPr="00977A56">
        <w:rPr>
          <w:rFonts w:ascii="Corbel" w:hAnsi="Corbel"/>
          <w:color w:val="000000"/>
          <w:sz w:val="22"/>
          <w:szCs w:val="22"/>
        </w:rPr>
        <w:t>De grondbeginselen van VISI zijn gebaseerd op de methode DEMO ontwikkeld door prof.</w:t>
      </w:r>
      <w:r w:rsidR="00B25A2B" w:rsidRPr="00977A56">
        <w:rPr>
          <w:rFonts w:ascii="Corbel" w:hAnsi="Corbel"/>
          <w:color w:val="000000"/>
          <w:sz w:val="22"/>
          <w:szCs w:val="22"/>
        </w:rPr>
        <w:t xml:space="preserve"> </w:t>
      </w:r>
      <w:r w:rsidRPr="00977A56">
        <w:rPr>
          <w:rFonts w:ascii="Corbel" w:hAnsi="Corbel"/>
          <w:color w:val="000000"/>
          <w:sz w:val="22"/>
          <w:szCs w:val="22"/>
        </w:rPr>
        <w:t>dr</w:t>
      </w:r>
      <w:r w:rsidR="00B25A2B" w:rsidRPr="00977A56">
        <w:rPr>
          <w:rFonts w:ascii="Corbel" w:hAnsi="Corbel"/>
          <w:color w:val="000000"/>
          <w:sz w:val="22"/>
          <w:szCs w:val="22"/>
        </w:rPr>
        <w:t>.</w:t>
      </w:r>
      <w:r w:rsidRPr="00977A56">
        <w:rPr>
          <w:rFonts w:ascii="Corbel" w:hAnsi="Corbel"/>
          <w:color w:val="000000"/>
          <w:sz w:val="22"/>
          <w:szCs w:val="22"/>
        </w:rPr>
        <w:t xml:space="preserve"> ir. J.L.</w:t>
      </w:r>
      <w:smartTag w:uri="urn:schemas-microsoft-com:office:smarttags" w:element="PersonName">
        <w:smartTagPr>
          <w:attr w:name="ProductID" w:val="G. Dietz van"/>
        </w:smartTagPr>
        <w:smartTag w:uri="urn:schemas-microsoft-com:office:smarttags" w:element="PersonName">
          <w:smartTagPr>
            <w:attr w:name="ProductID" w:val="G. Dietz"/>
          </w:smartTagPr>
          <w:r w:rsidRPr="00977A56">
            <w:rPr>
              <w:rFonts w:ascii="Corbel" w:hAnsi="Corbel"/>
              <w:color w:val="000000"/>
              <w:sz w:val="22"/>
              <w:szCs w:val="22"/>
            </w:rPr>
            <w:t>G. Dietz</w:t>
          </w:r>
        </w:smartTag>
        <w:r w:rsidRPr="00977A56">
          <w:rPr>
            <w:rFonts w:ascii="Corbel" w:hAnsi="Corbel"/>
            <w:color w:val="000000"/>
            <w:sz w:val="22"/>
            <w:szCs w:val="22"/>
          </w:rPr>
          <w:t xml:space="preserve"> van</w:t>
        </w:r>
      </w:smartTag>
      <w:r w:rsidRPr="00977A56">
        <w:rPr>
          <w:rFonts w:ascii="Corbel" w:hAnsi="Corbel"/>
          <w:color w:val="000000"/>
          <w:sz w:val="22"/>
          <w:szCs w:val="22"/>
        </w:rPr>
        <w:t xml:space="preserve"> de TU Delft </w:t>
      </w:r>
      <w:r w:rsidRPr="00977A56">
        <w:rPr>
          <w:rFonts w:ascii="Corbel" w:hAnsi="Corbel"/>
          <w:i/>
          <w:color w:val="000000"/>
          <w:sz w:val="22"/>
          <w:szCs w:val="22"/>
        </w:rPr>
        <w:t>[zie “</w:t>
      </w:r>
      <w:r w:rsidRPr="00977A56">
        <w:rPr>
          <w:rFonts w:ascii="Corbel" w:hAnsi="Corbel"/>
          <w:i/>
          <w:sz w:val="22"/>
          <w:szCs w:val="22"/>
        </w:rPr>
        <w:t>Introductie tot DEMO”, 1996, Dietz, J.L.G., Samson, Alphen aan den Rijn; ISBN 9789014053271</w:t>
      </w:r>
      <w:r w:rsidRPr="00977A56">
        <w:rPr>
          <w:rFonts w:ascii="Corbel" w:hAnsi="Corbel"/>
          <w:i/>
          <w:color w:val="000000"/>
          <w:sz w:val="22"/>
          <w:szCs w:val="22"/>
        </w:rPr>
        <w:t>]</w:t>
      </w:r>
      <w:r w:rsidRPr="00977A56">
        <w:rPr>
          <w:rFonts w:ascii="Corbel" w:hAnsi="Corbel"/>
          <w:color w:val="000000"/>
          <w:sz w:val="22"/>
          <w:szCs w:val="22"/>
        </w:rPr>
        <w:t>. Veel VISI-begrippen zijn ontleend aan deze methode.</w:t>
      </w:r>
      <w:r w:rsidR="00C942F1" w:rsidRPr="00977A56">
        <w:rPr>
          <w:rFonts w:ascii="Corbel" w:hAnsi="Corbel"/>
          <w:color w:val="000000"/>
          <w:sz w:val="22"/>
          <w:szCs w:val="22"/>
        </w:rPr>
        <w:t xml:space="preserve"> </w:t>
      </w:r>
      <w:r w:rsidRPr="00977A56">
        <w:rPr>
          <w:rFonts w:ascii="Corbel" w:hAnsi="Corbel"/>
          <w:color w:val="000000"/>
          <w:sz w:val="22"/>
          <w:szCs w:val="22"/>
        </w:rPr>
        <w:t xml:space="preserve">Communicatieafspraken worden vastgelegd in </w:t>
      </w:r>
      <w:r w:rsidR="00F876FC" w:rsidRPr="00977A56">
        <w:rPr>
          <w:rFonts w:ascii="Corbel" w:hAnsi="Corbel"/>
          <w:color w:val="000000"/>
          <w:sz w:val="22"/>
          <w:szCs w:val="22"/>
        </w:rPr>
        <w:t xml:space="preserve">een </w:t>
      </w:r>
      <w:r w:rsidRPr="00977A56">
        <w:rPr>
          <w:rFonts w:ascii="Corbel" w:hAnsi="Corbel"/>
          <w:color w:val="000000"/>
          <w:sz w:val="22"/>
          <w:szCs w:val="22"/>
        </w:rPr>
        <w:t>structu</w:t>
      </w:r>
      <w:r w:rsidR="00F876FC" w:rsidRPr="00977A56">
        <w:rPr>
          <w:rFonts w:ascii="Corbel" w:hAnsi="Corbel"/>
          <w:color w:val="000000"/>
          <w:sz w:val="22"/>
          <w:szCs w:val="22"/>
        </w:rPr>
        <w:t>u</w:t>
      </w:r>
      <w:r w:rsidRPr="00977A56">
        <w:rPr>
          <w:rFonts w:ascii="Corbel" w:hAnsi="Corbel"/>
          <w:color w:val="000000"/>
          <w:sz w:val="22"/>
          <w:szCs w:val="22"/>
        </w:rPr>
        <w:t xml:space="preserve">r die ‘raamwerk’ wordt genoemd. </w:t>
      </w:r>
      <w:r w:rsidR="00147E15" w:rsidRPr="00977A56">
        <w:rPr>
          <w:rFonts w:ascii="Corbel" w:hAnsi="Corbel"/>
          <w:color w:val="000000"/>
          <w:sz w:val="22"/>
          <w:szCs w:val="22"/>
        </w:rPr>
        <w:t>In de volgende paragraaf wordt a</w:t>
      </w:r>
      <w:r w:rsidRPr="00977A56">
        <w:rPr>
          <w:rFonts w:ascii="Corbel" w:hAnsi="Corbel"/>
          <w:color w:val="000000"/>
          <w:sz w:val="22"/>
          <w:szCs w:val="22"/>
        </w:rPr>
        <w:t xml:space="preserve">angegeven wat de onderdelen van het VISI-raamwerk zijn. Ieder onderdeel van het raamwerk wordt </w:t>
      </w:r>
      <w:r w:rsidR="00982669" w:rsidRPr="00977A56">
        <w:rPr>
          <w:rFonts w:ascii="Corbel" w:hAnsi="Corbel"/>
          <w:color w:val="000000"/>
          <w:sz w:val="22"/>
          <w:szCs w:val="22"/>
        </w:rPr>
        <w:t xml:space="preserve">vervolgens </w:t>
      </w:r>
      <w:r w:rsidRPr="00977A56">
        <w:rPr>
          <w:rFonts w:ascii="Corbel" w:hAnsi="Corbel"/>
          <w:color w:val="000000"/>
          <w:sz w:val="22"/>
          <w:szCs w:val="22"/>
        </w:rPr>
        <w:t>toegelicht.</w:t>
      </w:r>
    </w:p>
    <w:p w14:paraId="57979F6F" w14:textId="77777777" w:rsidR="009C43E3" w:rsidRPr="00977A56" w:rsidRDefault="009C43E3" w:rsidP="00343646">
      <w:pPr>
        <w:widowControl w:val="0"/>
        <w:tabs>
          <w:tab w:val="left" w:pos="577"/>
        </w:tabs>
        <w:rPr>
          <w:rFonts w:ascii="Corbel" w:hAnsi="Corbel"/>
          <w:color w:val="000000"/>
          <w:sz w:val="22"/>
          <w:szCs w:val="22"/>
        </w:rPr>
      </w:pPr>
    </w:p>
    <w:p w14:paraId="57979F70" w14:textId="77777777" w:rsidR="009C43E3" w:rsidRPr="00977A56" w:rsidRDefault="00F63722" w:rsidP="00343646">
      <w:pPr>
        <w:pStyle w:val="Kop3"/>
        <w:keepNext w:val="0"/>
        <w:widowControl w:val="0"/>
        <w:rPr>
          <w:rFonts w:ascii="Corbel" w:hAnsi="Corbel"/>
        </w:rPr>
      </w:pPr>
      <w:bookmarkStart w:id="16" w:name="_Toc305592638"/>
      <w:bookmarkStart w:id="17" w:name="_Toc311710990"/>
      <w:r w:rsidRPr="00977A56">
        <w:rPr>
          <w:rFonts w:ascii="Corbel" w:hAnsi="Corbel"/>
        </w:rPr>
        <w:t>1</w:t>
      </w:r>
      <w:r w:rsidR="009C43E3" w:rsidRPr="00977A56">
        <w:rPr>
          <w:rFonts w:ascii="Corbel" w:hAnsi="Corbel"/>
        </w:rPr>
        <w:t>.2.1</w:t>
      </w:r>
      <w:r w:rsidR="009C43E3" w:rsidRPr="00977A56">
        <w:rPr>
          <w:rFonts w:ascii="Corbel" w:hAnsi="Corbel"/>
        </w:rPr>
        <w:tab/>
        <w:t>VISI Raamwerk</w:t>
      </w:r>
      <w:bookmarkEnd w:id="16"/>
      <w:bookmarkEnd w:id="17"/>
    </w:p>
    <w:p w14:paraId="57979F71" w14:textId="77777777" w:rsidR="00B826AA" w:rsidRPr="00977A56" w:rsidRDefault="00A87332" w:rsidP="00343646">
      <w:pPr>
        <w:widowControl w:val="0"/>
        <w:rPr>
          <w:rFonts w:ascii="Corbel" w:hAnsi="Corbel"/>
          <w:color w:val="000000"/>
          <w:sz w:val="22"/>
          <w:szCs w:val="22"/>
        </w:rPr>
      </w:pPr>
      <w:r w:rsidRPr="00977A56">
        <w:rPr>
          <w:rFonts w:ascii="Corbel" w:hAnsi="Corbel"/>
          <w:color w:val="000000"/>
          <w:sz w:val="22"/>
          <w:szCs w:val="22"/>
        </w:rPr>
        <w:t xml:space="preserve">Overeenkomstig de </w:t>
      </w:r>
      <w:r w:rsidR="00D3142D" w:rsidRPr="00977A56">
        <w:rPr>
          <w:rFonts w:ascii="Corbel" w:hAnsi="Corbel"/>
          <w:color w:val="000000"/>
          <w:sz w:val="22"/>
          <w:szCs w:val="22"/>
        </w:rPr>
        <w:t xml:space="preserve">VISI </w:t>
      </w:r>
      <w:r w:rsidRPr="00977A56">
        <w:rPr>
          <w:rFonts w:ascii="Corbel" w:hAnsi="Corbel"/>
          <w:color w:val="000000"/>
          <w:sz w:val="22"/>
          <w:szCs w:val="22"/>
        </w:rPr>
        <w:t xml:space="preserve">systematiek worden </w:t>
      </w:r>
      <w:r w:rsidR="00D3142D" w:rsidRPr="00977A56">
        <w:rPr>
          <w:rFonts w:ascii="Corbel" w:hAnsi="Corbel"/>
          <w:color w:val="000000"/>
          <w:sz w:val="22"/>
          <w:szCs w:val="22"/>
        </w:rPr>
        <w:t xml:space="preserve">communicatieafspraken vastgelegd in een structuur die </w:t>
      </w:r>
      <w:r w:rsidR="00CD11AB" w:rsidRPr="00977A56">
        <w:rPr>
          <w:rFonts w:ascii="Corbel" w:hAnsi="Corbel"/>
          <w:i/>
          <w:color w:val="000000"/>
          <w:sz w:val="22"/>
          <w:szCs w:val="22"/>
        </w:rPr>
        <w:t>‘</w:t>
      </w:r>
      <w:r w:rsidRPr="00977A56">
        <w:rPr>
          <w:rFonts w:ascii="Corbel" w:hAnsi="Corbel"/>
          <w:i/>
          <w:color w:val="000000"/>
          <w:sz w:val="22"/>
          <w:szCs w:val="22"/>
        </w:rPr>
        <w:t>VISI-</w:t>
      </w:r>
      <w:r w:rsidR="00D3142D" w:rsidRPr="00977A56">
        <w:rPr>
          <w:rFonts w:ascii="Corbel" w:hAnsi="Corbel"/>
          <w:i/>
          <w:color w:val="000000"/>
          <w:sz w:val="22"/>
          <w:szCs w:val="22"/>
        </w:rPr>
        <w:t>raamwerk</w:t>
      </w:r>
      <w:r w:rsidR="00CD11AB" w:rsidRPr="00977A56">
        <w:rPr>
          <w:rFonts w:ascii="Corbel" w:hAnsi="Corbel"/>
          <w:i/>
          <w:color w:val="000000"/>
          <w:sz w:val="22"/>
          <w:szCs w:val="22"/>
        </w:rPr>
        <w:t>’</w:t>
      </w:r>
      <w:r w:rsidR="00D3142D" w:rsidRPr="00977A56">
        <w:rPr>
          <w:rFonts w:ascii="Corbel" w:hAnsi="Corbel"/>
          <w:color w:val="000000"/>
          <w:sz w:val="22"/>
          <w:szCs w:val="22"/>
        </w:rPr>
        <w:t xml:space="preserve"> wordt genoemd.</w:t>
      </w:r>
      <w:r w:rsidR="00B826AA" w:rsidRPr="00977A56">
        <w:rPr>
          <w:rFonts w:ascii="Corbel" w:hAnsi="Corbel"/>
          <w:color w:val="000000"/>
          <w:sz w:val="22"/>
          <w:szCs w:val="22"/>
        </w:rPr>
        <w:t xml:space="preserve"> </w:t>
      </w:r>
      <w:r w:rsidR="00D3142D" w:rsidRPr="00977A56">
        <w:rPr>
          <w:rFonts w:ascii="Corbel" w:hAnsi="Corbel"/>
          <w:color w:val="000000"/>
          <w:sz w:val="22"/>
          <w:szCs w:val="22"/>
        </w:rPr>
        <w:t>De begrippen die in VISI-raamwerk</w:t>
      </w:r>
      <w:r w:rsidR="00D702E1" w:rsidRPr="00977A56">
        <w:rPr>
          <w:rFonts w:ascii="Corbel" w:hAnsi="Corbel"/>
          <w:color w:val="000000"/>
          <w:sz w:val="22"/>
          <w:szCs w:val="22"/>
        </w:rPr>
        <w:t xml:space="preserve">en </w:t>
      </w:r>
      <w:r w:rsidR="00D3142D" w:rsidRPr="00977A56">
        <w:rPr>
          <w:rFonts w:ascii="Corbel" w:hAnsi="Corbel"/>
          <w:color w:val="000000"/>
          <w:sz w:val="22"/>
          <w:szCs w:val="22"/>
        </w:rPr>
        <w:t>worden gebruikt</w:t>
      </w:r>
      <w:r w:rsidR="00D702E1" w:rsidRPr="00977A56">
        <w:rPr>
          <w:rFonts w:ascii="Corbel" w:hAnsi="Corbel"/>
          <w:color w:val="000000"/>
          <w:sz w:val="22"/>
          <w:szCs w:val="22"/>
        </w:rPr>
        <w:t>,</w:t>
      </w:r>
      <w:r w:rsidR="00D3142D" w:rsidRPr="00977A56">
        <w:rPr>
          <w:rFonts w:ascii="Corbel" w:hAnsi="Corbel"/>
          <w:color w:val="000000"/>
          <w:sz w:val="22"/>
          <w:szCs w:val="22"/>
        </w:rPr>
        <w:t xml:space="preserve"> volgen</w:t>
      </w:r>
      <w:r w:rsidR="00B826AA" w:rsidRPr="00977A56">
        <w:rPr>
          <w:rFonts w:ascii="Corbel" w:hAnsi="Corbel"/>
          <w:color w:val="000000"/>
          <w:sz w:val="22"/>
          <w:szCs w:val="22"/>
        </w:rPr>
        <w:t xml:space="preserve"> met het oog op eenduidigheid </w:t>
      </w:r>
      <w:r w:rsidR="005C1141" w:rsidRPr="00977A56">
        <w:rPr>
          <w:rFonts w:ascii="Corbel" w:hAnsi="Corbel"/>
          <w:color w:val="000000"/>
          <w:sz w:val="22"/>
          <w:szCs w:val="22"/>
        </w:rPr>
        <w:t>het VISI-</w:t>
      </w:r>
      <w:r w:rsidR="00D3142D" w:rsidRPr="00977A56">
        <w:rPr>
          <w:rFonts w:ascii="Corbel" w:hAnsi="Corbel"/>
          <w:color w:val="000000"/>
          <w:sz w:val="22"/>
          <w:szCs w:val="22"/>
        </w:rPr>
        <w:t>jargon</w:t>
      </w:r>
      <w:r w:rsidR="00B826AA" w:rsidRPr="00977A56">
        <w:rPr>
          <w:rFonts w:ascii="Corbel" w:hAnsi="Corbel"/>
          <w:color w:val="000000"/>
          <w:sz w:val="22"/>
          <w:szCs w:val="22"/>
        </w:rPr>
        <w:t>.</w:t>
      </w:r>
      <w:r w:rsidR="00D3142D" w:rsidRPr="00977A56">
        <w:rPr>
          <w:rFonts w:ascii="Corbel" w:hAnsi="Corbel"/>
          <w:color w:val="000000"/>
          <w:sz w:val="22"/>
          <w:szCs w:val="22"/>
        </w:rPr>
        <w:t xml:space="preserve"> </w:t>
      </w:r>
    </w:p>
    <w:p w14:paraId="57979F72" w14:textId="77777777" w:rsidR="00B826AA" w:rsidRPr="00977A56" w:rsidRDefault="00B826AA" w:rsidP="00343646">
      <w:pPr>
        <w:widowControl w:val="0"/>
        <w:rPr>
          <w:rFonts w:ascii="Corbel" w:hAnsi="Corbel"/>
          <w:color w:val="000000"/>
          <w:sz w:val="22"/>
          <w:szCs w:val="22"/>
        </w:rPr>
      </w:pPr>
    </w:p>
    <w:p w14:paraId="57979F73" w14:textId="77777777" w:rsidR="00A9026B" w:rsidRPr="00977A56" w:rsidRDefault="00A9026B" w:rsidP="00343646">
      <w:pPr>
        <w:widowControl w:val="0"/>
        <w:rPr>
          <w:rFonts w:ascii="Corbel" w:hAnsi="Corbel"/>
          <w:color w:val="000000"/>
          <w:sz w:val="22"/>
          <w:szCs w:val="22"/>
        </w:rPr>
      </w:pPr>
    </w:p>
    <w:p w14:paraId="57979F74" w14:textId="77777777" w:rsidR="00D3142D" w:rsidRPr="00977A56" w:rsidRDefault="001B1E89" w:rsidP="00343646">
      <w:pPr>
        <w:widowControl w:val="0"/>
        <w:rPr>
          <w:rFonts w:ascii="Corbel" w:hAnsi="Corbel"/>
          <w:color w:val="000000"/>
          <w:sz w:val="22"/>
          <w:szCs w:val="22"/>
        </w:rPr>
      </w:pPr>
      <w:r w:rsidRPr="00977A56">
        <w:rPr>
          <w:rFonts w:ascii="Corbel" w:hAnsi="Corbel"/>
          <w:color w:val="000000"/>
          <w:sz w:val="22"/>
          <w:szCs w:val="22"/>
        </w:rPr>
        <w:t xml:space="preserve">Belangrijke </w:t>
      </w:r>
      <w:r w:rsidR="00D3142D" w:rsidRPr="00977A56">
        <w:rPr>
          <w:rFonts w:ascii="Corbel" w:hAnsi="Corbel"/>
          <w:color w:val="000000"/>
          <w:sz w:val="22"/>
          <w:szCs w:val="22"/>
        </w:rPr>
        <w:t xml:space="preserve">begrippen </w:t>
      </w:r>
      <w:r w:rsidRPr="00977A56">
        <w:rPr>
          <w:rFonts w:ascii="Corbel" w:hAnsi="Corbel"/>
          <w:color w:val="000000"/>
          <w:sz w:val="22"/>
          <w:szCs w:val="22"/>
        </w:rPr>
        <w:t xml:space="preserve">in de VISI-systematiek </w:t>
      </w:r>
      <w:r w:rsidR="00D3142D" w:rsidRPr="00977A56">
        <w:rPr>
          <w:rFonts w:ascii="Corbel" w:hAnsi="Corbel"/>
          <w:color w:val="000000"/>
          <w:sz w:val="22"/>
          <w:szCs w:val="22"/>
        </w:rPr>
        <w:t>zijn:</w:t>
      </w:r>
    </w:p>
    <w:p w14:paraId="57979F75"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lastRenderedPageBreak/>
        <w:t>Rol</w:t>
      </w:r>
    </w:p>
    <w:p w14:paraId="57979F76"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w:t>
      </w:r>
    </w:p>
    <w:p w14:paraId="57979F77" w14:textId="77777777" w:rsidR="00D3142D" w:rsidRPr="00977A56" w:rsidRDefault="00DB5448"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I</w:t>
      </w:r>
      <w:r w:rsidR="00D3142D" w:rsidRPr="00977A56">
        <w:rPr>
          <w:rFonts w:ascii="Corbel" w:hAnsi="Corbel"/>
          <w:sz w:val="22"/>
          <w:szCs w:val="22"/>
        </w:rPr>
        <w:t>nteractiekaart</w:t>
      </w:r>
    </w:p>
    <w:p w14:paraId="57979F78"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Transactieschema</w:t>
      </w:r>
    </w:p>
    <w:p w14:paraId="57979F79"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Transactietoestand</w:t>
      </w:r>
    </w:p>
    <w:p w14:paraId="57979F7A"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w:t>
      </w:r>
    </w:p>
    <w:p w14:paraId="57979F7B"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Gegevenselement</w:t>
      </w:r>
    </w:p>
    <w:p w14:paraId="57979F7C" w14:textId="77777777" w:rsidR="00173881"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Bijlage</w:t>
      </w:r>
      <w:r w:rsidR="00173881" w:rsidRPr="00977A56">
        <w:rPr>
          <w:rFonts w:ascii="Corbel" w:hAnsi="Corbel"/>
          <w:color w:val="000000"/>
          <w:sz w:val="22"/>
          <w:szCs w:val="22"/>
        </w:rPr>
        <w:t xml:space="preserve"> </w:t>
      </w:r>
    </w:p>
    <w:p w14:paraId="57979F7D" w14:textId="77777777" w:rsidR="00DC7710" w:rsidRPr="00977A56" w:rsidRDefault="00DC7710" w:rsidP="00343646">
      <w:pPr>
        <w:widowControl w:val="0"/>
        <w:autoSpaceDE w:val="0"/>
        <w:autoSpaceDN w:val="0"/>
        <w:adjustRightInd w:val="0"/>
        <w:rPr>
          <w:rFonts w:ascii="Corbel" w:hAnsi="Corbel"/>
          <w:color w:val="000000"/>
          <w:sz w:val="22"/>
          <w:szCs w:val="22"/>
        </w:rPr>
      </w:pPr>
    </w:p>
    <w:p w14:paraId="57979F7E" w14:textId="77777777" w:rsidR="00DB5448" w:rsidRPr="00977A56" w:rsidRDefault="00DC7710"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Het</w:t>
      </w:r>
      <w:r w:rsidRPr="00977A56">
        <w:rPr>
          <w:rFonts w:ascii="Corbel" w:hAnsi="Corbel"/>
          <w:sz w:val="22"/>
          <w:szCs w:val="22"/>
        </w:rPr>
        <w:t xml:space="preserve"> bouwproces </w:t>
      </w:r>
      <w:r w:rsidRPr="00977A56">
        <w:rPr>
          <w:rFonts w:ascii="Corbel" w:hAnsi="Corbel"/>
          <w:color w:val="000000"/>
          <w:sz w:val="22"/>
          <w:szCs w:val="22"/>
        </w:rPr>
        <w:t xml:space="preserve">kan worden weergegeven als een netwerk van samenhangende rollen </w:t>
      </w:r>
      <w:r w:rsidR="008546BA" w:rsidRPr="00977A56">
        <w:rPr>
          <w:rFonts w:ascii="Corbel" w:hAnsi="Corbel"/>
          <w:color w:val="000000"/>
          <w:sz w:val="22"/>
          <w:szCs w:val="22"/>
        </w:rPr>
        <w:t xml:space="preserve">waartussen  </w:t>
      </w:r>
      <w:r w:rsidRPr="00977A56">
        <w:rPr>
          <w:rFonts w:ascii="Corbel" w:hAnsi="Corbel"/>
          <w:color w:val="000000"/>
          <w:sz w:val="22"/>
          <w:szCs w:val="22"/>
        </w:rPr>
        <w:t>transacties</w:t>
      </w:r>
      <w:r w:rsidR="008546BA" w:rsidRPr="00977A56">
        <w:rPr>
          <w:rFonts w:ascii="Corbel" w:hAnsi="Corbel"/>
          <w:color w:val="000000"/>
          <w:sz w:val="22"/>
          <w:szCs w:val="22"/>
        </w:rPr>
        <w:t xml:space="preserve"> plaatsvinden</w:t>
      </w:r>
      <w:r w:rsidRPr="00977A56">
        <w:rPr>
          <w:rFonts w:ascii="Corbel" w:hAnsi="Corbel"/>
          <w:color w:val="000000"/>
          <w:sz w:val="22"/>
          <w:szCs w:val="22"/>
        </w:rPr>
        <w:t>. De schematische weergave van dit netwerk</w:t>
      </w:r>
      <w:r w:rsidR="00782A20" w:rsidRPr="00977A56">
        <w:rPr>
          <w:rFonts w:ascii="Corbel" w:hAnsi="Corbel"/>
          <w:color w:val="000000"/>
          <w:sz w:val="22"/>
          <w:szCs w:val="22"/>
        </w:rPr>
        <w:t xml:space="preserve">, in feite het ‘raamwerk’, </w:t>
      </w:r>
      <w:r w:rsidRPr="00977A56">
        <w:rPr>
          <w:rFonts w:ascii="Corbel" w:hAnsi="Corbel"/>
          <w:color w:val="000000"/>
          <w:sz w:val="22"/>
          <w:szCs w:val="22"/>
        </w:rPr>
        <w:t xml:space="preserve">wordt </w:t>
      </w:r>
      <w:r w:rsidR="00782A20" w:rsidRPr="00977A56">
        <w:rPr>
          <w:rFonts w:ascii="Corbel" w:hAnsi="Corbel"/>
          <w:color w:val="000000"/>
          <w:sz w:val="22"/>
          <w:szCs w:val="22"/>
        </w:rPr>
        <w:t>ook wel ‘</w:t>
      </w:r>
      <w:r w:rsidRPr="00977A56">
        <w:rPr>
          <w:rFonts w:ascii="Corbel" w:hAnsi="Corbel"/>
          <w:color w:val="000000"/>
          <w:sz w:val="22"/>
          <w:szCs w:val="22"/>
        </w:rPr>
        <w:t>interactiekaart</w:t>
      </w:r>
      <w:r w:rsidR="00782A20" w:rsidRPr="00977A56">
        <w:rPr>
          <w:rFonts w:ascii="Corbel" w:hAnsi="Corbel"/>
          <w:color w:val="000000"/>
          <w:sz w:val="22"/>
          <w:szCs w:val="22"/>
        </w:rPr>
        <w:t>’</w:t>
      </w:r>
      <w:r w:rsidRPr="00977A56">
        <w:rPr>
          <w:rFonts w:ascii="Corbel" w:hAnsi="Corbel"/>
          <w:color w:val="000000"/>
          <w:sz w:val="22"/>
          <w:szCs w:val="22"/>
        </w:rPr>
        <w:t xml:space="preserve"> genoemd </w:t>
      </w:r>
      <w:r w:rsidRPr="00977A56">
        <w:rPr>
          <w:rStyle w:val="Voetnootmarkering"/>
          <w:rFonts w:ascii="Corbel" w:hAnsi="Corbel"/>
          <w:color w:val="000000"/>
          <w:szCs w:val="22"/>
          <w:lang w:val="nl-NL"/>
        </w:rPr>
        <w:footnoteReference w:id="1"/>
      </w:r>
      <w:r w:rsidRPr="00977A56">
        <w:rPr>
          <w:rFonts w:ascii="Corbel" w:hAnsi="Corbel"/>
          <w:color w:val="000000"/>
          <w:sz w:val="22"/>
          <w:szCs w:val="22"/>
        </w:rPr>
        <w:t xml:space="preserve">. </w:t>
      </w:r>
      <w:r w:rsidR="00DB5448" w:rsidRPr="00977A56">
        <w:rPr>
          <w:rFonts w:ascii="Corbel" w:hAnsi="Corbel"/>
          <w:color w:val="000000"/>
          <w:sz w:val="22"/>
          <w:szCs w:val="22"/>
        </w:rPr>
        <w:t xml:space="preserve">Hier wordt in paragraaf </w:t>
      </w:r>
      <w:r w:rsidR="00A87332" w:rsidRPr="00977A56">
        <w:rPr>
          <w:rFonts w:ascii="Corbel" w:hAnsi="Corbel"/>
          <w:color w:val="000000"/>
          <w:sz w:val="22"/>
          <w:szCs w:val="22"/>
        </w:rPr>
        <w:t>1</w:t>
      </w:r>
      <w:r w:rsidR="00DB5448" w:rsidRPr="00977A56">
        <w:rPr>
          <w:rFonts w:ascii="Corbel" w:hAnsi="Corbel"/>
          <w:color w:val="000000"/>
          <w:sz w:val="22"/>
          <w:szCs w:val="22"/>
        </w:rPr>
        <w:t>.2.3. dieper op ingegaan.</w:t>
      </w:r>
    </w:p>
    <w:p w14:paraId="57979F7F" w14:textId="77777777" w:rsidR="00DB5448" w:rsidRPr="00977A56" w:rsidRDefault="00DB5448" w:rsidP="00343646">
      <w:pPr>
        <w:widowControl w:val="0"/>
        <w:autoSpaceDE w:val="0"/>
        <w:autoSpaceDN w:val="0"/>
        <w:adjustRightInd w:val="0"/>
        <w:rPr>
          <w:rFonts w:ascii="Corbel" w:hAnsi="Corbel"/>
          <w:color w:val="000000"/>
          <w:sz w:val="22"/>
          <w:szCs w:val="22"/>
        </w:rPr>
      </w:pPr>
    </w:p>
    <w:p w14:paraId="57979F80" w14:textId="77777777" w:rsidR="00D3142D" w:rsidRPr="00977A56" w:rsidRDefault="00DC7710" w:rsidP="00343646">
      <w:pPr>
        <w:widowControl w:val="0"/>
        <w:autoSpaceDE w:val="0"/>
        <w:autoSpaceDN w:val="0"/>
        <w:adjustRightInd w:val="0"/>
        <w:rPr>
          <w:rFonts w:ascii="Corbel" w:hAnsi="Corbel"/>
          <w:sz w:val="22"/>
          <w:szCs w:val="22"/>
        </w:rPr>
      </w:pPr>
      <w:r w:rsidRPr="00977A56">
        <w:rPr>
          <w:rFonts w:ascii="Corbel" w:hAnsi="Corbel"/>
          <w:color w:val="000000"/>
          <w:sz w:val="22"/>
          <w:szCs w:val="22"/>
        </w:rPr>
        <w:t>Het blijkt mogelijk om een patroon van transacties te onderscheiden dat toe te passen is voor alle bouwprojecten</w:t>
      </w:r>
      <w:r w:rsidR="008546BA" w:rsidRPr="00977A56">
        <w:rPr>
          <w:rFonts w:ascii="Corbel" w:hAnsi="Corbel"/>
          <w:color w:val="000000"/>
          <w:sz w:val="22"/>
          <w:szCs w:val="22"/>
        </w:rPr>
        <w:t xml:space="preserve"> in een bepaald toepassing</w:t>
      </w:r>
      <w:r w:rsidR="00A87332" w:rsidRPr="00977A56">
        <w:rPr>
          <w:rFonts w:ascii="Corbel" w:hAnsi="Corbel"/>
          <w:color w:val="000000"/>
          <w:sz w:val="22"/>
          <w:szCs w:val="22"/>
        </w:rPr>
        <w:t>s</w:t>
      </w:r>
      <w:r w:rsidR="008546BA" w:rsidRPr="00977A56">
        <w:rPr>
          <w:rFonts w:ascii="Corbel" w:hAnsi="Corbel"/>
          <w:color w:val="000000"/>
          <w:sz w:val="22"/>
          <w:szCs w:val="22"/>
        </w:rPr>
        <w:t>gebied</w:t>
      </w:r>
      <w:r w:rsidRPr="00977A56">
        <w:rPr>
          <w:rFonts w:ascii="Corbel" w:hAnsi="Corbel"/>
          <w:color w:val="000000"/>
          <w:sz w:val="22"/>
          <w:szCs w:val="22"/>
        </w:rPr>
        <w:t xml:space="preserve">. </w:t>
      </w:r>
      <w:r w:rsidR="008546BA" w:rsidRPr="00977A56">
        <w:rPr>
          <w:rFonts w:ascii="Corbel" w:hAnsi="Corbel"/>
          <w:color w:val="000000"/>
          <w:sz w:val="22"/>
          <w:szCs w:val="22"/>
        </w:rPr>
        <w:t>Zo kan v</w:t>
      </w:r>
      <w:r w:rsidR="00173881" w:rsidRPr="00977A56">
        <w:rPr>
          <w:rFonts w:ascii="Corbel" w:hAnsi="Corbel"/>
          <w:color w:val="000000"/>
          <w:sz w:val="22"/>
          <w:szCs w:val="22"/>
        </w:rPr>
        <w:t xml:space="preserve">oor elke toepassing een specifiek VISI-raamwerk worden gemaakt. Er bestaan enkele standaard raamwerken </w:t>
      </w:r>
      <w:r w:rsidR="00A87332" w:rsidRPr="00977A56">
        <w:rPr>
          <w:rFonts w:ascii="Corbel" w:hAnsi="Corbel"/>
          <w:color w:val="000000"/>
          <w:sz w:val="22"/>
          <w:szCs w:val="22"/>
        </w:rPr>
        <w:t xml:space="preserve">die als uitgangspunt kunnen worden gebruikt, </w:t>
      </w:r>
      <w:r w:rsidR="00173881" w:rsidRPr="00977A56">
        <w:rPr>
          <w:rFonts w:ascii="Corbel" w:hAnsi="Corbel"/>
          <w:color w:val="000000"/>
          <w:sz w:val="22"/>
          <w:szCs w:val="22"/>
        </w:rPr>
        <w:t xml:space="preserve">zoals bijvoorbeeld UAV, UAVgc, </w:t>
      </w:r>
      <w:r w:rsidR="008546BA" w:rsidRPr="00977A56">
        <w:rPr>
          <w:rFonts w:ascii="Corbel" w:hAnsi="Corbel"/>
          <w:color w:val="000000"/>
          <w:sz w:val="22"/>
          <w:szCs w:val="22"/>
        </w:rPr>
        <w:t>beheer &amp; onderhoud</w:t>
      </w:r>
      <w:r w:rsidR="00A87332" w:rsidRPr="00977A56">
        <w:rPr>
          <w:rFonts w:ascii="Corbel" w:hAnsi="Corbel"/>
          <w:color w:val="000000"/>
          <w:sz w:val="22"/>
          <w:szCs w:val="22"/>
        </w:rPr>
        <w:t xml:space="preserve">. Ook voor andere processen kunnen standaard raamwerken worden gemaakt (het aantal mogelijke raamwerken is in feite onbeperkt). </w:t>
      </w:r>
      <w:r w:rsidR="00173881" w:rsidRPr="00977A56">
        <w:rPr>
          <w:rFonts w:ascii="Corbel" w:hAnsi="Corbel"/>
          <w:color w:val="000000"/>
          <w:sz w:val="22"/>
          <w:szCs w:val="22"/>
        </w:rPr>
        <w:t xml:space="preserve">Deze </w:t>
      </w:r>
      <w:r w:rsidR="008546BA" w:rsidRPr="00977A56">
        <w:rPr>
          <w:rFonts w:ascii="Corbel" w:hAnsi="Corbel"/>
          <w:color w:val="000000"/>
          <w:sz w:val="22"/>
          <w:szCs w:val="22"/>
        </w:rPr>
        <w:t>generieke raam</w:t>
      </w:r>
      <w:r w:rsidR="00102EA6" w:rsidRPr="00977A56">
        <w:rPr>
          <w:rFonts w:ascii="Corbel" w:hAnsi="Corbel"/>
          <w:color w:val="000000"/>
          <w:sz w:val="22"/>
          <w:szCs w:val="22"/>
        </w:rPr>
        <w:softHyphen/>
      </w:r>
      <w:r w:rsidR="008546BA" w:rsidRPr="00977A56">
        <w:rPr>
          <w:rFonts w:ascii="Corbel" w:hAnsi="Corbel"/>
          <w:color w:val="000000"/>
          <w:sz w:val="22"/>
          <w:szCs w:val="22"/>
        </w:rPr>
        <w:t xml:space="preserve">werken </w:t>
      </w:r>
      <w:r w:rsidR="00173881" w:rsidRPr="00977A56">
        <w:rPr>
          <w:rFonts w:ascii="Corbel" w:hAnsi="Corbel"/>
          <w:color w:val="000000"/>
          <w:sz w:val="22"/>
          <w:szCs w:val="22"/>
        </w:rPr>
        <w:t>kunnen worden toegesneden op een specifiek project.</w:t>
      </w:r>
      <w:r w:rsidR="00DB5448" w:rsidRPr="00977A56">
        <w:rPr>
          <w:rFonts w:ascii="Corbel" w:hAnsi="Corbel"/>
          <w:color w:val="000000"/>
          <w:sz w:val="22"/>
          <w:szCs w:val="22"/>
        </w:rPr>
        <w:br/>
      </w:r>
    </w:p>
    <w:p w14:paraId="57979F81" w14:textId="77777777" w:rsidR="00D3142D" w:rsidRPr="00977A56" w:rsidRDefault="00F63722" w:rsidP="00343646">
      <w:pPr>
        <w:pStyle w:val="Kop3"/>
        <w:keepNext w:val="0"/>
        <w:widowControl w:val="0"/>
        <w:rPr>
          <w:rFonts w:ascii="Corbel" w:hAnsi="Corbel"/>
        </w:rPr>
      </w:pPr>
      <w:bookmarkStart w:id="18" w:name="_Toc305592639"/>
      <w:bookmarkStart w:id="19" w:name="_Toc311710991"/>
      <w:r w:rsidRPr="00977A56">
        <w:rPr>
          <w:rFonts w:ascii="Corbel" w:hAnsi="Corbel"/>
        </w:rPr>
        <w:t>1</w:t>
      </w:r>
      <w:r w:rsidR="008C3401" w:rsidRPr="00977A56">
        <w:rPr>
          <w:rFonts w:ascii="Corbel" w:hAnsi="Corbel"/>
        </w:rPr>
        <w:t>.2.1</w:t>
      </w:r>
      <w:r w:rsidR="008C3401" w:rsidRPr="00977A56">
        <w:rPr>
          <w:rFonts w:ascii="Corbel" w:hAnsi="Corbel"/>
        </w:rPr>
        <w:tab/>
      </w:r>
      <w:r w:rsidR="00D3142D" w:rsidRPr="00977A56">
        <w:rPr>
          <w:rFonts w:ascii="Corbel" w:hAnsi="Corbel"/>
        </w:rPr>
        <w:t>Rol</w:t>
      </w:r>
      <w:bookmarkEnd w:id="18"/>
      <w:bookmarkEnd w:id="19"/>
    </w:p>
    <w:p w14:paraId="57979F82"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In</w:t>
      </w:r>
      <w:r w:rsidR="008440C2" w:rsidRPr="00977A56">
        <w:rPr>
          <w:rFonts w:ascii="Corbel" w:hAnsi="Corbel"/>
          <w:color w:val="000000"/>
          <w:sz w:val="22"/>
          <w:szCs w:val="22"/>
        </w:rPr>
        <w:t xml:space="preserve"> de</w:t>
      </w:r>
      <w:r w:rsidRPr="00977A56">
        <w:rPr>
          <w:rFonts w:ascii="Corbel" w:hAnsi="Corbel"/>
          <w:color w:val="000000"/>
          <w:sz w:val="22"/>
          <w:szCs w:val="22"/>
        </w:rPr>
        <w:t xml:space="preserve"> VISI</w:t>
      </w:r>
      <w:r w:rsidR="008440C2" w:rsidRPr="00977A56">
        <w:rPr>
          <w:rFonts w:ascii="Corbel" w:hAnsi="Corbel"/>
          <w:color w:val="000000"/>
          <w:sz w:val="22"/>
          <w:szCs w:val="22"/>
        </w:rPr>
        <w:t>-systematiek</w:t>
      </w:r>
      <w:r w:rsidRPr="00977A56">
        <w:rPr>
          <w:rFonts w:ascii="Corbel" w:hAnsi="Corbel"/>
          <w:color w:val="000000"/>
          <w:sz w:val="22"/>
          <w:szCs w:val="22"/>
        </w:rPr>
        <w:t xml:space="preserve"> zijn verantwoordelijkheden en taken niet toegekend aan </w:t>
      </w:r>
      <w:r w:rsidR="008546BA" w:rsidRPr="00977A56">
        <w:rPr>
          <w:rFonts w:ascii="Corbel" w:hAnsi="Corbel"/>
          <w:i/>
          <w:color w:val="000000"/>
          <w:sz w:val="22"/>
          <w:szCs w:val="22"/>
        </w:rPr>
        <w:t>functi</w:t>
      </w:r>
      <w:r w:rsidR="00362D49" w:rsidRPr="00977A56">
        <w:rPr>
          <w:rFonts w:ascii="Corbel" w:hAnsi="Corbel"/>
          <w:i/>
          <w:color w:val="000000"/>
          <w:sz w:val="22"/>
          <w:szCs w:val="22"/>
        </w:rPr>
        <w:t>onarissen</w:t>
      </w:r>
      <w:r w:rsidR="008546BA" w:rsidRPr="00977A56">
        <w:rPr>
          <w:rFonts w:ascii="Corbel" w:hAnsi="Corbel"/>
          <w:color w:val="000000"/>
          <w:sz w:val="22"/>
          <w:szCs w:val="22"/>
        </w:rPr>
        <w:t xml:space="preserve"> binnen partijen, </w:t>
      </w:r>
      <w:r w:rsidRPr="00977A56">
        <w:rPr>
          <w:rFonts w:ascii="Corbel" w:hAnsi="Corbel"/>
          <w:color w:val="000000"/>
          <w:sz w:val="22"/>
          <w:szCs w:val="22"/>
        </w:rPr>
        <w:t xml:space="preserve">maar aan </w:t>
      </w:r>
      <w:r w:rsidRPr="00977A56">
        <w:rPr>
          <w:rFonts w:ascii="Corbel" w:hAnsi="Corbel"/>
          <w:i/>
          <w:color w:val="000000"/>
          <w:sz w:val="22"/>
          <w:szCs w:val="22"/>
        </w:rPr>
        <w:t>rollen</w:t>
      </w:r>
      <w:r w:rsidRPr="00977A56">
        <w:rPr>
          <w:rFonts w:ascii="Corbel" w:hAnsi="Corbel"/>
          <w:color w:val="000000"/>
          <w:sz w:val="22"/>
          <w:szCs w:val="22"/>
        </w:rPr>
        <w:t>. Dit is gedaan omdat in bouwprojecten weliswaar steed</w:t>
      </w:r>
      <w:r w:rsidR="00BB7B6D" w:rsidRPr="00977A56">
        <w:rPr>
          <w:rFonts w:ascii="Corbel" w:hAnsi="Corbel"/>
          <w:color w:val="000000"/>
          <w:sz w:val="22"/>
          <w:szCs w:val="22"/>
        </w:rPr>
        <w:t>s dezelfde rollen</w:t>
      </w:r>
      <w:r w:rsidRPr="00977A56">
        <w:rPr>
          <w:rFonts w:ascii="Corbel" w:hAnsi="Corbel"/>
          <w:color w:val="000000"/>
          <w:sz w:val="22"/>
          <w:szCs w:val="22"/>
        </w:rPr>
        <w:t xml:space="preserve"> voorkomen maar</w:t>
      </w:r>
      <w:r w:rsidR="00362D49" w:rsidRPr="00977A56">
        <w:rPr>
          <w:rFonts w:ascii="Corbel" w:hAnsi="Corbel"/>
          <w:color w:val="000000"/>
          <w:sz w:val="22"/>
          <w:szCs w:val="22"/>
        </w:rPr>
        <w:t xml:space="preserve"> </w:t>
      </w:r>
      <w:r w:rsidR="00E527D6" w:rsidRPr="00977A56">
        <w:rPr>
          <w:rFonts w:ascii="Corbel" w:hAnsi="Corbel"/>
          <w:color w:val="000000"/>
          <w:sz w:val="22"/>
          <w:szCs w:val="22"/>
        </w:rPr>
        <w:t>functi</w:t>
      </w:r>
      <w:r w:rsidR="00362D49" w:rsidRPr="00977A56">
        <w:rPr>
          <w:rFonts w:ascii="Corbel" w:hAnsi="Corbel"/>
          <w:color w:val="000000"/>
          <w:sz w:val="22"/>
          <w:szCs w:val="22"/>
        </w:rPr>
        <w:t>onaris</w:t>
      </w:r>
      <w:r w:rsidR="006971C8" w:rsidRPr="00977A56">
        <w:rPr>
          <w:rFonts w:ascii="Corbel" w:hAnsi="Corbel"/>
          <w:color w:val="000000"/>
          <w:sz w:val="22"/>
          <w:szCs w:val="22"/>
        </w:rPr>
        <w:t>sen</w:t>
      </w:r>
      <w:r w:rsidR="008546BA" w:rsidRPr="00977A56">
        <w:rPr>
          <w:rFonts w:ascii="Corbel" w:hAnsi="Corbel"/>
          <w:color w:val="000000"/>
          <w:sz w:val="22"/>
          <w:szCs w:val="22"/>
        </w:rPr>
        <w:t xml:space="preserve"> </w:t>
      </w:r>
      <w:r w:rsidRPr="00977A56">
        <w:rPr>
          <w:rFonts w:ascii="Corbel" w:hAnsi="Corbel"/>
          <w:color w:val="000000"/>
          <w:sz w:val="22"/>
          <w:szCs w:val="22"/>
        </w:rPr>
        <w:t xml:space="preserve">nogal eens </w:t>
      </w:r>
      <w:r w:rsidR="008546BA" w:rsidRPr="00977A56">
        <w:rPr>
          <w:rFonts w:ascii="Corbel" w:hAnsi="Corbel"/>
          <w:color w:val="000000"/>
          <w:sz w:val="22"/>
          <w:szCs w:val="22"/>
        </w:rPr>
        <w:t xml:space="preserve">meerdere rollen </w:t>
      </w:r>
      <w:r w:rsidR="006971C8" w:rsidRPr="00977A56">
        <w:rPr>
          <w:rFonts w:ascii="Corbel" w:hAnsi="Corbel"/>
          <w:color w:val="000000"/>
          <w:sz w:val="22"/>
          <w:szCs w:val="22"/>
        </w:rPr>
        <w:t xml:space="preserve">kunnen </w:t>
      </w:r>
      <w:r w:rsidR="008546BA" w:rsidRPr="00977A56">
        <w:rPr>
          <w:rFonts w:ascii="Corbel" w:hAnsi="Corbel"/>
          <w:color w:val="000000"/>
          <w:sz w:val="22"/>
          <w:szCs w:val="22"/>
        </w:rPr>
        <w:t>vervullen</w:t>
      </w:r>
      <w:r w:rsidR="00362D49" w:rsidRPr="00977A56">
        <w:rPr>
          <w:rFonts w:ascii="Corbel" w:hAnsi="Corbel"/>
          <w:color w:val="000000"/>
          <w:sz w:val="22"/>
          <w:szCs w:val="22"/>
        </w:rPr>
        <w:t>,</w:t>
      </w:r>
      <w:r w:rsidR="008546BA" w:rsidRPr="00977A56">
        <w:rPr>
          <w:rFonts w:ascii="Corbel" w:hAnsi="Corbel"/>
          <w:color w:val="000000"/>
          <w:sz w:val="22"/>
          <w:szCs w:val="22"/>
        </w:rPr>
        <w:t xml:space="preserve"> of </w:t>
      </w:r>
      <w:smartTag w:uri="urn:schemas-microsoft-com:office:smarttags" w:element="PersonName">
        <w:smartTagPr>
          <w:attr w:name="ProductID" w:val="van rol"/>
        </w:smartTagPr>
        <w:r w:rsidRPr="00977A56">
          <w:rPr>
            <w:rFonts w:ascii="Corbel" w:hAnsi="Corbel"/>
            <w:color w:val="000000"/>
            <w:sz w:val="22"/>
            <w:szCs w:val="22"/>
          </w:rPr>
          <w:t>van rol</w:t>
        </w:r>
      </w:smartTag>
      <w:r w:rsidRPr="00977A56">
        <w:rPr>
          <w:rFonts w:ascii="Corbel" w:hAnsi="Corbel"/>
          <w:color w:val="000000"/>
          <w:sz w:val="22"/>
          <w:szCs w:val="22"/>
        </w:rPr>
        <w:t xml:space="preserve"> kunnen wisselen. Het samenwerkingsconcept of de contractvorm heeft </w:t>
      </w:r>
      <w:r w:rsidRPr="00977A56">
        <w:rPr>
          <w:rFonts w:ascii="Corbel" w:hAnsi="Corbel"/>
          <w:i/>
          <w:color w:val="000000"/>
          <w:sz w:val="22"/>
          <w:szCs w:val="22"/>
        </w:rPr>
        <w:t>geen</w:t>
      </w:r>
      <w:r w:rsidRPr="00977A56">
        <w:rPr>
          <w:rFonts w:ascii="Corbel" w:hAnsi="Corbel"/>
          <w:color w:val="000000"/>
          <w:sz w:val="22"/>
          <w:szCs w:val="22"/>
        </w:rPr>
        <w:t xml:space="preserve"> invloed op het bestaan van de rollen. Het samenwerkingsconcept heeft </w:t>
      </w:r>
      <w:r w:rsidRPr="00977A56">
        <w:rPr>
          <w:rFonts w:ascii="Corbel" w:hAnsi="Corbel"/>
          <w:i/>
          <w:color w:val="000000"/>
          <w:sz w:val="22"/>
          <w:szCs w:val="22"/>
        </w:rPr>
        <w:t>wel</w:t>
      </w:r>
      <w:r w:rsidRPr="00977A56">
        <w:rPr>
          <w:rFonts w:ascii="Corbel" w:hAnsi="Corbel"/>
          <w:color w:val="000000"/>
          <w:sz w:val="22"/>
          <w:szCs w:val="22"/>
        </w:rPr>
        <w:t xml:space="preserve"> invloed op de toekenning van rollen aan partije</w:t>
      </w:r>
      <w:r w:rsidR="00053DBD" w:rsidRPr="00977A56">
        <w:rPr>
          <w:rFonts w:ascii="Corbel" w:hAnsi="Corbel"/>
          <w:sz w:val="22"/>
          <w:szCs w:val="22"/>
        </w:rPr>
        <w:t xml:space="preserve">n; de </w:t>
      </w:r>
      <w:r w:rsidRPr="00977A56">
        <w:rPr>
          <w:rFonts w:ascii="Corbel" w:hAnsi="Corbel"/>
          <w:i/>
          <w:sz w:val="22"/>
          <w:szCs w:val="22"/>
        </w:rPr>
        <w:t>rolverdeling</w:t>
      </w:r>
      <w:r w:rsidRPr="00977A56">
        <w:rPr>
          <w:rFonts w:ascii="Corbel" w:hAnsi="Corbel"/>
          <w:sz w:val="22"/>
          <w:szCs w:val="22"/>
        </w:rPr>
        <w:t>. P</w:t>
      </w:r>
      <w:r w:rsidRPr="00977A56">
        <w:rPr>
          <w:rFonts w:ascii="Corbel" w:hAnsi="Corbel"/>
          <w:color w:val="000000"/>
          <w:sz w:val="22"/>
          <w:szCs w:val="22"/>
        </w:rPr>
        <w:t xml:space="preserve">artijen kunnen bijvoorbeeld de rol van ‘initiatiefnemer’, ‘opdrachtgever’, ‘bouwer’ of ‘ontwerper’ vervullen. </w:t>
      </w:r>
    </w:p>
    <w:p w14:paraId="57979F83"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84"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Er ligt lang niet altijd een </w:t>
      </w:r>
      <w:r w:rsidR="00AE5E99" w:rsidRPr="00977A56">
        <w:rPr>
          <w:rFonts w:ascii="Corbel" w:hAnsi="Corbel"/>
          <w:color w:val="000000"/>
          <w:sz w:val="22"/>
          <w:szCs w:val="22"/>
        </w:rPr>
        <w:t>één-op-</w:t>
      </w:r>
      <w:r w:rsidRPr="00977A56">
        <w:rPr>
          <w:rFonts w:ascii="Corbel" w:hAnsi="Corbel"/>
          <w:color w:val="000000"/>
          <w:sz w:val="22"/>
          <w:szCs w:val="22"/>
        </w:rPr>
        <w:t>één relatie tussen partijen en rollen. Er zijn bouwprojecten waarin één partij meer rollen invult en er zijn ook bouwprojecten waarin verschillende partijen dezelfde rol hebben. Te denken valt aan een gemeente die zowel initiatiefneemster als opdracht</w:t>
      </w:r>
      <w:r w:rsidR="00AE5E99" w:rsidRPr="00977A56">
        <w:rPr>
          <w:rFonts w:ascii="Corbel" w:hAnsi="Corbel"/>
          <w:color w:val="000000"/>
          <w:sz w:val="22"/>
          <w:szCs w:val="22"/>
        </w:rPr>
        <w:softHyphen/>
      </w:r>
      <w:r w:rsidRPr="00977A56">
        <w:rPr>
          <w:rFonts w:ascii="Corbel" w:hAnsi="Corbel"/>
          <w:color w:val="000000"/>
          <w:sz w:val="22"/>
          <w:szCs w:val="22"/>
        </w:rPr>
        <w:t>geefster is, of aan een aannemer voor grondwerk en een installatiebedrijf die beide in een project de rol van bouwer op zich nemen. Binnen verschillende bouwprojecten kan dezelfde partij bovendien verschillende rollen vervullen.</w:t>
      </w:r>
    </w:p>
    <w:p w14:paraId="57979F85" w14:textId="77777777" w:rsidR="00D3142D" w:rsidRPr="00977A56" w:rsidRDefault="00741D5D" w:rsidP="00A9026B">
      <w:pPr>
        <w:widowControl w:val="0"/>
        <w:autoSpaceDE w:val="0"/>
        <w:autoSpaceDN w:val="0"/>
        <w:adjustRightInd w:val="0"/>
        <w:rPr>
          <w:rFonts w:ascii="Corbel" w:hAnsi="Corbel"/>
          <w:color w:val="000000"/>
          <w:sz w:val="22"/>
          <w:szCs w:val="22"/>
        </w:rPr>
      </w:pPr>
      <w:r w:rsidRPr="00977A56">
        <w:rPr>
          <w:rFonts w:ascii="Corbel" w:hAnsi="Corbel"/>
          <w:noProof/>
        </w:rPr>
        <w:drawing>
          <wp:anchor distT="0" distB="0" distL="114300" distR="114300" simplePos="0" relativeHeight="251657728" behindDoc="0" locked="0" layoutInCell="1" allowOverlap="1" wp14:anchorId="5797A091" wp14:editId="5797A092">
            <wp:simplePos x="0" y="0"/>
            <wp:positionH relativeFrom="column">
              <wp:posOffset>-25400</wp:posOffset>
            </wp:positionH>
            <wp:positionV relativeFrom="paragraph">
              <wp:posOffset>28575</wp:posOffset>
            </wp:positionV>
            <wp:extent cx="2362835" cy="1587500"/>
            <wp:effectExtent l="0" t="0" r="0" b="0"/>
            <wp:wrapSquare wrapText="bothSides"/>
            <wp:docPr id="1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83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0D8" w:rsidRPr="00977A56">
        <w:rPr>
          <w:rFonts w:ascii="Corbel" w:hAnsi="Corbel"/>
          <w:color w:val="000000"/>
          <w:sz w:val="22"/>
          <w:szCs w:val="22"/>
        </w:rPr>
        <w:t>Op basis van de rolverdeling tussen partijen kunnen zo taken</w:t>
      </w:r>
      <w:r w:rsidR="00AE5E99" w:rsidRPr="00977A56">
        <w:rPr>
          <w:rFonts w:ascii="Corbel" w:hAnsi="Corbel"/>
          <w:color w:val="000000"/>
          <w:sz w:val="22"/>
          <w:szCs w:val="22"/>
        </w:rPr>
        <w:t xml:space="preserve"> en </w:t>
      </w:r>
      <w:r w:rsidR="00D500D8" w:rsidRPr="00977A56">
        <w:rPr>
          <w:rFonts w:ascii="Corbel" w:hAnsi="Corbel"/>
          <w:color w:val="000000"/>
          <w:sz w:val="22"/>
          <w:szCs w:val="22"/>
        </w:rPr>
        <w:t xml:space="preserve">verantwoordelijkheden worden verdeeld. Voorbeelden van rollen zijn ‘opdrachtgevende’ en ‘bouwende’. </w:t>
      </w:r>
      <w:r w:rsidR="00D3142D" w:rsidRPr="00977A56">
        <w:rPr>
          <w:rFonts w:ascii="Corbel" w:hAnsi="Corbel"/>
          <w:color w:val="000000"/>
          <w:sz w:val="22"/>
          <w:szCs w:val="22"/>
        </w:rPr>
        <w:t xml:space="preserve">Hiermee wordt </w:t>
      </w:r>
      <w:r w:rsidR="009538DC" w:rsidRPr="00977A56">
        <w:rPr>
          <w:rFonts w:ascii="Corbel" w:hAnsi="Corbel"/>
          <w:color w:val="000000"/>
          <w:sz w:val="22"/>
          <w:szCs w:val="22"/>
        </w:rPr>
        <w:t xml:space="preserve">dan </w:t>
      </w:r>
      <w:r w:rsidR="00D3142D" w:rsidRPr="00977A56">
        <w:rPr>
          <w:rFonts w:ascii="Corbel" w:hAnsi="Corbel"/>
          <w:color w:val="000000"/>
          <w:sz w:val="22"/>
          <w:szCs w:val="22"/>
        </w:rPr>
        <w:t xml:space="preserve">de partij bedoeld die de specifieke taak </w:t>
      </w:r>
      <w:r w:rsidR="00B176AC" w:rsidRPr="00977A56">
        <w:rPr>
          <w:rFonts w:ascii="Corbel" w:hAnsi="Corbel"/>
          <w:color w:val="000000"/>
          <w:sz w:val="22"/>
          <w:szCs w:val="22"/>
        </w:rPr>
        <w:t xml:space="preserve">heeft </w:t>
      </w:r>
      <w:r w:rsidR="00D3142D" w:rsidRPr="00977A56">
        <w:rPr>
          <w:rFonts w:ascii="Corbel" w:hAnsi="Corbel"/>
          <w:color w:val="000000"/>
          <w:sz w:val="22"/>
          <w:szCs w:val="22"/>
        </w:rPr>
        <w:t xml:space="preserve">van, in dit geval, </w:t>
      </w:r>
      <w:r w:rsidR="00B176AC" w:rsidRPr="00977A56">
        <w:rPr>
          <w:rFonts w:ascii="Corbel" w:hAnsi="Corbel"/>
          <w:color w:val="000000"/>
          <w:sz w:val="22"/>
          <w:szCs w:val="22"/>
        </w:rPr>
        <w:t xml:space="preserve">het </w:t>
      </w:r>
      <w:r w:rsidR="00D3142D" w:rsidRPr="00977A56">
        <w:rPr>
          <w:rFonts w:ascii="Corbel" w:hAnsi="Corbel"/>
          <w:color w:val="000000"/>
          <w:sz w:val="22"/>
          <w:szCs w:val="22"/>
        </w:rPr>
        <w:t>‘opdrachtgeven’ of ‘bouwen’.</w:t>
      </w:r>
      <w:r w:rsidR="00A9026B" w:rsidRPr="00977A56">
        <w:rPr>
          <w:rFonts w:ascii="Corbel" w:hAnsi="Corbel"/>
          <w:color w:val="000000"/>
          <w:sz w:val="22"/>
          <w:szCs w:val="22"/>
        </w:rPr>
        <w:br/>
      </w:r>
      <w:r w:rsidR="00A9026B" w:rsidRPr="00977A56">
        <w:rPr>
          <w:rFonts w:ascii="Corbel" w:hAnsi="Corbel"/>
          <w:color w:val="000000"/>
          <w:sz w:val="22"/>
          <w:szCs w:val="22"/>
        </w:rPr>
        <w:br/>
      </w:r>
      <w:r w:rsidR="00A9026B" w:rsidRPr="00977A56">
        <w:rPr>
          <w:rFonts w:ascii="Corbel" w:eastAsia="Frutiger-Roman" w:hAnsi="Corbel"/>
          <w:i/>
          <w:sz w:val="18"/>
          <w:szCs w:val="18"/>
        </w:rPr>
        <w:br/>
        <w:t>Figuur 1. Een partij kan verschillende rollen vervullen in een bouwproject</w:t>
      </w:r>
    </w:p>
    <w:p w14:paraId="57979F86" w14:textId="77777777" w:rsidR="00D3142D" w:rsidRPr="00977A56" w:rsidRDefault="00976CFE"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t>Samenvattend</w:t>
      </w:r>
    </w:p>
    <w:p w14:paraId="57979F87"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lastRenderedPageBreak/>
        <w:t>Binnen bouwprojecten komen steeds dezelfde rollen voor.</w:t>
      </w:r>
    </w:p>
    <w:p w14:paraId="57979F88"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Het samenwerkingsconcept en de contractvorm zijn van invloed op de verdeling van rollen over de partijen.</w:t>
      </w:r>
    </w:p>
    <w:p w14:paraId="57979F89"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Een partij kan verschillende rollen vervullen in een bouwproject.</w:t>
      </w:r>
    </w:p>
    <w:p w14:paraId="57979F8A"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Verschillende partijen kunnen dezelfde rol hebben in een bouwproject.</w:t>
      </w:r>
    </w:p>
    <w:p w14:paraId="57979F8B"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Een partij kan binnen verschillende bouwprojecten verschillende rollen op zich nemen.</w:t>
      </w:r>
    </w:p>
    <w:p w14:paraId="57979F8C"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Naar rollen wordt verwezen in termen van ‘opdrachtgevende’, ‘bouwende’ en ‘ontwerpende’.</w:t>
      </w:r>
    </w:p>
    <w:p w14:paraId="57979F8D"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Aan rollen worden verantwoordelijkheden en bevoegdheden toegekend.</w:t>
      </w:r>
    </w:p>
    <w:p w14:paraId="57979F8E"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8F" w14:textId="77777777" w:rsidR="00D3142D" w:rsidRPr="00977A56" w:rsidRDefault="00F63722" w:rsidP="00343646">
      <w:pPr>
        <w:pStyle w:val="Kop3"/>
        <w:keepNext w:val="0"/>
        <w:widowControl w:val="0"/>
        <w:rPr>
          <w:rFonts w:ascii="Corbel" w:hAnsi="Corbel"/>
        </w:rPr>
      </w:pPr>
      <w:bookmarkStart w:id="20" w:name="_Toc305592640"/>
      <w:bookmarkStart w:id="21" w:name="_Toc311710992"/>
      <w:r w:rsidRPr="00977A56">
        <w:rPr>
          <w:rFonts w:ascii="Corbel" w:hAnsi="Corbel"/>
        </w:rPr>
        <w:t>1</w:t>
      </w:r>
      <w:r w:rsidR="008C3401" w:rsidRPr="00977A56">
        <w:rPr>
          <w:rFonts w:ascii="Corbel" w:hAnsi="Corbel"/>
        </w:rPr>
        <w:t>.2.2</w:t>
      </w:r>
      <w:r w:rsidR="008C3401" w:rsidRPr="00977A56">
        <w:rPr>
          <w:rFonts w:ascii="Corbel" w:hAnsi="Corbel"/>
        </w:rPr>
        <w:tab/>
      </w:r>
      <w:r w:rsidR="00D3142D" w:rsidRPr="00977A56">
        <w:rPr>
          <w:rFonts w:ascii="Corbel" w:hAnsi="Corbel"/>
        </w:rPr>
        <w:t>Transactie</w:t>
      </w:r>
      <w:bookmarkEnd w:id="20"/>
      <w:bookmarkEnd w:id="21"/>
    </w:p>
    <w:p w14:paraId="57979F90"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Wanneer twee partijen met elkaar overeenkomen dat er werk moet worden </w:t>
      </w:r>
      <w:r w:rsidR="006D58E2" w:rsidRPr="00977A56">
        <w:rPr>
          <w:rFonts w:ascii="Corbel" w:hAnsi="Corbel"/>
          <w:color w:val="000000"/>
          <w:sz w:val="22"/>
          <w:szCs w:val="22"/>
        </w:rPr>
        <w:t xml:space="preserve">gedaan, </w:t>
      </w:r>
      <w:r w:rsidRPr="00977A56">
        <w:rPr>
          <w:rFonts w:ascii="Corbel" w:hAnsi="Corbel"/>
          <w:color w:val="000000"/>
          <w:sz w:val="22"/>
          <w:szCs w:val="22"/>
        </w:rPr>
        <w:t xml:space="preserve">of dat er iets </w:t>
      </w:r>
      <w:r w:rsidR="006D58E2" w:rsidRPr="00977A56">
        <w:rPr>
          <w:rFonts w:ascii="Corbel" w:hAnsi="Corbel"/>
          <w:color w:val="000000"/>
          <w:sz w:val="22"/>
          <w:szCs w:val="22"/>
        </w:rPr>
        <w:t xml:space="preserve">anders </w:t>
      </w:r>
      <w:r w:rsidRPr="00977A56">
        <w:rPr>
          <w:rFonts w:ascii="Corbel" w:hAnsi="Corbel"/>
          <w:color w:val="000000"/>
          <w:sz w:val="22"/>
          <w:szCs w:val="22"/>
        </w:rPr>
        <w:t xml:space="preserve">moet gebeuren, is er sprake van een </w:t>
      </w:r>
      <w:r w:rsidR="006D58E2" w:rsidRPr="00977A56">
        <w:rPr>
          <w:rFonts w:ascii="Corbel" w:hAnsi="Corbel"/>
          <w:i/>
          <w:color w:val="000000"/>
          <w:sz w:val="22"/>
          <w:szCs w:val="22"/>
        </w:rPr>
        <w:t>‘</w:t>
      </w:r>
      <w:r w:rsidRPr="00977A56">
        <w:rPr>
          <w:rFonts w:ascii="Corbel" w:hAnsi="Corbel"/>
          <w:i/>
          <w:color w:val="000000"/>
          <w:sz w:val="22"/>
          <w:szCs w:val="22"/>
        </w:rPr>
        <w:t>transactie</w:t>
      </w:r>
      <w:r w:rsidR="006D58E2" w:rsidRPr="00977A56">
        <w:rPr>
          <w:rFonts w:ascii="Corbel" w:hAnsi="Corbel"/>
          <w:i/>
          <w:color w:val="000000"/>
          <w:sz w:val="22"/>
          <w:szCs w:val="22"/>
        </w:rPr>
        <w:t>’</w:t>
      </w:r>
      <w:r w:rsidRPr="00977A56">
        <w:rPr>
          <w:rFonts w:ascii="Corbel" w:hAnsi="Corbel"/>
          <w:color w:val="000000"/>
          <w:sz w:val="22"/>
          <w:szCs w:val="22"/>
        </w:rPr>
        <w:t>. Elke transacti</w:t>
      </w:r>
      <w:r w:rsidRPr="00977A56">
        <w:rPr>
          <w:rFonts w:ascii="Corbel" w:hAnsi="Corbel"/>
          <w:sz w:val="22"/>
          <w:szCs w:val="22"/>
        </w:rPr>
        <w:t xml:space="preserve">e kent een </w:t>
      </w:r>
      <w:r w:rsidRPr="00977A56">
        <w:rPr>
          <w:rFonts w:ascii="Corbel" w:hAnsi="Corbel"/>
          <w:i/>
          <w:sz w:val="22"/>
          <w:szCs w:val="22"/>
        </w:rPr>
        <w:t>initiator</w:t>
      </w:r>
      <w:r w:rsidRPr="00977A56">
        <w:rPr>
          <w:rFonts w:ascii="Corbel" w:hAnsi="Corbel"/>
          <w:sz w:val="22"/>
          <w:szCs w:val="22"/>
        </w:rPr>
        <w:t xml:space="preserve"> (de rol die de transactie start) en een </w:t>
      </w:r>
      <w:r w:rsidRPr="00977A56">
        <w:rPr>
          <w:rFonts w:ascii="Corbel" w:hAnsi="Corbel"/>
          <w:i/>
          <w:sz w:val="22"/>
          <w:szCs w:val="22"/>
        </w:rPr>
        <w:t>executor</w:t>
      </w:r>
      <w:r w:rsidRPr="00977A56">
        <w:rPr>
          <w:rFonts w:ascii="Corbel" w:hAnsi="Corbel"/>
          <w:sz w:val="22"/>
          <w:szCs w:val="22"/>
        </w:rPr>
        <w:t xml:space="preserve"> (de rol die de </w:t>
      </w:r>
      <w:r w:rsidRPr="00977A56">
        <w:rPr>
          <w:rFonts w:ascii="Corbel" w:hAnsi="Corbel"/>
          <w:color w:val="000000"/>
          <w:sz w:val="22"/>
          <w:szCs w:val="22"/>
        </w:rPr>
        <w:t>transactie uitvoert). Figuur 2 laat een transactie zien. De pijl loopt altijd van de initiator naar de executor.</w:t>
      </w:r>
    </w:p>
    <w:p w14:paraId="57979F91" w14:textId="77777777" w:rsidR="00D3142D" w:rsidRPr="00977A56" w:rsidRDefault="00D3142D" w:rsidP="00343646">
      <w:pPr>
        <w:widowControl w:val="0"/>
        <w:jc w:val="center"/>
        <w:rPr>
          <w:rFonts w:ascii="Corbel" w:hAnsi="Corbel"/>
          <w:color w:val="000000"/>
          <w:sz w:val="22"/>
          <w:szCs w:val="22"/>
        </w:rPr>
      </w:pPr>
    </w:p>
    <w:p w14:paraId="57979F92" w14:textId="77777777" w:rsidR="009A0F5C" w:rsidRPr="00977A56" w:rsidRDefault="00741D5D" w:rsidP="00343646">
      <w:pPr>
        <w:widowControl w:val="0"/>
        <w:jc w:val="center"/>
        <w:rPr>
          <w:rFonts w:ascii="Corbel" w:hAnsi="Corbel"/>
          <w:color w:val="000000"/>
          <w:sz w:val="22"/>
          <w:szCs w:val="22"/>
        </w:rPr>
      </w:pPr>
      <w:r w:rsidRPr="00977A56">
        <w:rPr>
          <w:rFonts w:ascii="Corbel" w:hAnsi="Corbel"/>
          <w:noProof/>
        </w:rPr>
        <w:drawing>
          <wp:inline distT="0" distB="0" distL="0" distR="0" wp14:anchorId="5797A093" wp14:editId="5797A094">
            <wp:extent cx="4316095" cy="812165"/>
            <wp:effectExtent l="0" t="0" r="8255"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6095" cy="812165"/>
                    </a:xfrm>
                    <a:prstGeom prst="rect">
                      <a:avLst/>
                    </a:prstGeom>
                    <a:noFill/>
                    <a:ln>
                      <a:noFill/>
                    </a:ln>
                  </pic:spPr>
                </pic:pic>
              </a:graphicData>
            </a:graphic>
          </wp:inline>
        </w:drawing>
      </w:r>
    </w:p>
    <w:p w14:paraId="57979F93" w14:textId="77777777" w:rsidR="00392304" w:rsidRPr="00977A56" w:rsidRDefault="00392304" w:rsidP="00343646">
      <w:pPr>
        <w:widowControl w:val="0"/>
        <w:autoSpaceDE w:val="0"/>
        <w:autoSpaceDN w:val="0"/>
        <w:adjustRightInd w:val="0"/>
        <w:jc w:val="center"/>
        <w:rPr>
          <w:rFonts w:ascii="Corbel" w:eastAsia="Frutiger-Roman" w:hAnsi="Corbel"/>
          <w:sz w:val="20"/>
          <w:szCs w:val="20"/>
        </w:rPr>
      </w:pPr>
    </w:p>
    <w:p w14:paraId="57979F94" w14:textId="77777777" w:rsidR="00D3142D" w:rsidRPr="00977A56" w:rsidRDefault="00D3142D" w:rsidP="00343646">
      <w:pPr>
        <w:widowControl w:val="0"/>
        <w:autoSpaceDE w:val="0"/>
        <w:autoSpaceDN w:val="0"/>
        <w:adjustRightInd w:val="0"/>
        <w:jc w:val="center"/>
        <w:rPr>
          <w:rFonts w:ascii="Corbel" w:hAnsi="Corbel"/>
          <w:color w:val="000000"/>
          <w:sz w:val="20"/>
          <w:szCs w:val="20"/>
        </w:rPr>
      </w:pPr>
      <w:r w:rsidRPr="00977A56">
        <w:rPr>
          <w:rFonts w:ascii="Corbel" w:eastAsia="Frutiger-Roman" w:hAnsi="Corbel"/>
          <w:sz w:val="20"/>
          <w:szCs w:val="20"/>
        </w:rPr>
        <w:t>Figuur 2. Bij een transactie zijn altijd twee rollen betrokken: nooit meer, nooit minder</w:t>
      </w:r>
    </w:p>
    <w:p w14:paraId="57979F95" w14:textId="77777777" w:rsidR="00D3142D" w:rsidRPr="00977A56" w:rsidRDefault="00D3142D" w:rsidP="00343646">
      <w:pPr>
        <w:widowControl w:val="0"/>
        <w:jc w:val="center"/>
        <w:rPr>
          <w:rFonts w:ascii="Corbel" w:hAnsi="Corbel"/>
          <w:color w:val="000000"/>
          <w:sz w:val="22"/>
          <w:szCs w:val="22"/>
        </w:rPr>
      </w:pPr>
    </w:p>
    <w:p w14:paraId="57979F96"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Als voorbeeld kan dienen de situatie waarbij een gemeente aan een ingenieursbureau vraagt een viaduct te ontwerpen. De gemeente vervult hierbij de rol van opdrachtgevende en is initiator van de transactie; zij start </w:t>
      </w:r>
      <w:r w:rsidR="00AE5E99" w:rsidRPr="00977A56">
        <w:rPr>
          <w:rFonts w:ascii="Corbel" w:hAnsi="Corbel"/>
          <w:color w:val="000000"/>
          <w:sz w:val="22"/>
          <w:szCs w:val="22"/>
        </w:rPr>
        <w:t xml:space="preserve">immers </w:t>
      </w:r>
      <w:r w:rsidRPr="00977A56">
        <w:rPr>
          <w:rFonts w:ascii="Corbel" w:hAnsi="Corbel"/>
          <w:color w:val="000000"/>
          <w:sz w:val="22"/>
          <w:szCs w:val="22"/>
        </w:rPr>
        <w:t>de transactie . Het ingenieursbureau bekleedt de rol van ontwerpende; het voert de transactie uit</w:t>
      </w:r>
      <w:r w:rsidR="00F21FCD" w:rsidRPr="00977A56">
        <w:rPr>
          <w:rFonts w:ascii="Corbel" w:hAnsi="Corbel"/>
          <w:color w:val="000000"/>
          <w:sz w:val="22"/>
          <w:szCs w:val="22"/>
        </w:rPr>
        <w:t>,</w:t>
      </w:r>
      <w:r w:rsidRPr="00977A56">
        <w:rPr>
          <w:rFonts w:ascii="Corbel" w:hAnsi="Corbel"/>
          <w:color w:val="000000"/>
          <w:sz w:val="22"/>
          <w:szCs w:val="22"/>
        </w:rPr>
        <w:t xml:space="preserve"> en is dus executor.</w:t>
      </w:r>
    </w:p>
    <w:p w14:paraId="57979F97"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98" w14:textId="77777777" w:rsidR="00D3142D" w:rsidRPr="00977A56" w:rsidRDefault="00D3142D" w:rsidP="00343646">
      <w:pPr>
        <w:widowControl w:val="0"/>
        <w:rPr>
          <w:rFonts w:ascii="Corbel" w:hAnsi="Corbel"/>
          <w:color w:val="000000"/>
          <w:sz w:val="22"/>
          <w:szCs w:val="22"/>
        </w:rPr>
      </w:pPr>
      <w:r w:rsidRPr="00977A56">
        <w:rPr>
          <w:rFonts w:ascii="Corbel" w:hAnsi="Corbel"/>
          <w:color w:val="000000"/>
          <w:sz w:val="22"/>
          <w:szCs w:val="22"/>
        </w:rPr>
        <w:t xml:space="preserve">Een transactie doorloopt een levenscyclus. </w:t>
      </w:r>
      <w:r w:rsidR="005A29F5" w:rsidRPr="00977A56">
        <w:rPr>
          <w:rFonts w:ascii="Corbel" w:hAnsi="Corbel"/>
          <w:color w:val="000000"/>
          <w:sz w:val="22"/>
          <w:szCs w:val="22"/>
        </w:rPr>
        <w:t xml:space="preserve">De status van een transactie, zeg maar hoe ver </w:t>
      </w:r>
      <w:r w:rsidR="00E754F5" w:rsidRPr="00977A56">
        <w:rPr>
          <w:rFonts w:ascii="Corbel" w:hAnsi="Corbel"/>
          <w:color w:val="000000"/>
          <w:sz w:val="22"/>
          <w:szCs w:val="22"/>
        </w:rPr>
        <w:t>de transactie</w:t>
      </w:r>
      <w:r w:rsidR="005A29F5" w:rsidRPr="00977A56">
        <w:rPr>
          <w:rFonts w:ascii="Corbel" w:hAnsi="Corbel"/>
          <w:color w:val="000000"/>
          <w:sz w:val="22"/>
          <w:szCs w:val="22"/>
        </w:rPr>
        <w:t xml:space="preserve"> is gevorderd, wordt aangegeven door middel van transactietoestanden. Transacties worden in het ideale geval achtereenvolgens gestart, verzocht, beloofd, geëxecuteerd, gereed gemeld en aanvaard.</w:t>
      </w:r>
    </w:p>
    <w:p w14:paraId="57979F99"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9A" w14:textId="77777777" w:rsidR="00D3142D" w:rsidRPr="00977A56" w:rsidRDefault="005A29F5"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Binnen </w:t>
      </w:r>
      <w:r w:rsidR="00C86DBF" w:rsidRPr="00977A56">
        <w:rPr>
          <w:rFonts w:ascii="Corbel" w:hAnsi="Corbel"/>
          <w:color w:val="000000"/>
          <w:sz w:val="22"/>
          <w:szCs w:val="22"/>
        </w:rPr>
        <w:t xml:space="preserve">een </w:t>
      </w:r>
      <w:r w:rsidR="00D3142D" w:rsidRPr="00977A56">
        <w:rPr>
          <w:rFonts w:ascii="Corbel" w:hAnsi="Corbel"/>
          <w:color w:val="000000"/>
          <w:sz w:val="22"/>
          <w:szCs w:val="22"/>
        </w:rPr>
        <w:t xml:space="preserve">transactie zijn berichten opgenomen die nodig zijn om de formele communicatie tussen rollen te kunnen afhandelen. Zo zijn er </w:t>
      </w:r>
      <w:r w:rsidR="00BC151F" w:rsidRPr="00977A56">
        <w:rPr>
          <w:rFonts w:ascii="Corbel" w:hAnsi="Corbel"/>
          <w:color w:val="000000"/>
          <w:sz w:val="22"/>
          <w:szCs w:val="22"/>
        </w:rPr>
        <w:t xml:space="preserve">bijvoorbeeld </w:t>
      </w:r>
      <w:r w:rsidR="00D3142D" w:rsidRPr="00977A56">
        <w:rPr>
          <w:rFonts w:ascii="Corbel" w:hAnsi="Corbel"/>
          <w:color w:val="000000"/>
          <w:sz w:val="22"/>
          <w:szCs w:val="22"/>
        </w:rPr>
        <w:t xml:space="preserve">berichten ontwikkeld om opdracht te geven, wijzigingen of afwijkingen te melden, voortgang te rapporteren en </w:t>
      </w:r>
      <w:r w:rsidR="006F7B96" w:rsidRPr="00977A56">
        <w:rPr>
          <w:rFonts w:ascii="Corbel" w:hAnsi="Corbel"/>
          <w:color w:val="000000"/>
          <w:sz w:val="22"/>
          <w:szCs w:val="22"/>
        </w:rPr>
        <w:t>gereed meldingen</w:t>
      </w:r>
      <w:r w:rsidR="00D3142D" w:rsidRPr="00977A56">
        <w:rPr>
          <w:rFonts w:ascii="Corbel" w:hAnsi="Corbel"/>
          <w:color w:val="000000"/>
          <w:sz w:val="22"/>
          <w:szCs w:val="22"/>
        </w:rPr>
        <w:t xml:space="preserve"> te versturen.</w:t>
      </w:r>
    </w:p>
    <w:p w14:paraId="57979F9B"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9C" w14:textId="77777777" w:rsidR="00D3142D" w:rsidRPr="00977A56" w:rsidRDefault="00F05C5F"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t>Samenvattend</w:t>
      </w:r>
    </w:p>
    <w:p w14:paraId="57979F9D"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 xml:space="preserve">Een transactie is een </w:t>
      </w:r>
      <w:r w:rsidR="00BC151F" w:rsidRPr="00977A56">
        <w:rPr>
          <w:rFonts w:ascii="Corbel" w:hAnsi="Corbel"/>
          <w:sz w:val="22"/>
          <w:szCs w:val="22"/>
        </w:rPr>
        <w:t>zakelijke overeenko</w:t>
      </w:r>
      <w:r w:rsidR="005A29F5" w:rsidRPr="00977A56">
        <w:rPr>
          <w:rFonts w:ascii="Corbel" w:hAnsi="Corbel"/>
          <w:sz w:val="22"/>
          <w:szCs w:val="22"/>
        </w:rPr>
        <w:t xml:space="preserve">mst </w:t>
      </w:r>
      <w:r w:rsidRPr="00977A56">
        <w:rPr>
          <w:rFonts w:ascii="Corbel" w:hAnsi="Corbel"/>
          <w:sz w:val="22"/>
          <w:szCs w:val="22"/>
        </w:rPr>
        <w:t>tussen twee rollen.</w:t>
      </w:r>
    </w:p>
    <w:p w14:paraId="57979F9E"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De rol die een transactie opstart wordt initiator genoemd.</w:t>
      </w:r>
    </w:p>
    <w:p w14:paraId="57979F9F"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De rol die een transactie uitvoert wordt executor genoemd.</w:t>
      </w:r>
    </w:p>
    <w:p w14:paraId="57979FA0"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Transacties doorlopen bij afhandeling een aantal transactietoestanden.</w:t>
      </w:r>
    </w:p>
    <w:p w14:paraId="57979FA1" w14:textId="77777777" w:rsidR="00D3142D" w:rsidRPr="00977A56" w:rsidRDefault="00D3142D" w:rsidP="00343646">
      <w:pPr>
        <w:widowControl w:val="0"/>
        <w:autoSpaceDE w:val="0"/>
        <w:autoSpaceDN w:val="0"/>
        <w:adjustRightInd w:val="0"/>
        <w:rPr>
          <w:rFonts w:ascii="Corbel" w:hAnsi="Corbel"/>
          <w:sz w:val="22"/>
          <w:szCs w:val="22"/>
        </w:rPr>
      </w:pPr>
    </w:p>
    <w:p w14:paraId="57979FA2" w14:textId="77777777" w:rsidR="00D3142D" w:rsidRPr="00977A56" w:rsidRDefault="00F63722" w:rsidP="00343646">
      <w:pPr>
        <w:pStyle w:val="Kop3"/>
        <w:keepNext w:val="0"/>
        <w:widowControl w:val="0"/>
        <w:rPr>
          <w:rFonts w:ascii="Corbel" w:hAnsi="Corbel"/>
        </w:rPr>
      </w:pPr>
      <w:bookmarkStart w:id="22" w:name="_Toc305592641"/>
      <w:bookmarkStart w:id="23" w:name="_Toc311710993"/>
      <w:r w:rsidRPr="00977A56">
        <w:rPr>
          <w:rFonts w:ascii="Corbel" w:hAnsi="Corbel"/>
        </w:rPr>
        <w:t>1</w:t>
      </w:r>
      <w:r w:rsidR="008C3401" w:rsidRPr="00977A56">
        <w:rPr>
          <w:rFonts w:ascii="Corbel" w:hAnsi="Corbel"/>
        </w:rPr>
        <w:t>.2.3</w:t>
      </w:r>
      <w:r w:rsidR="008C3401" w:rsidRPr="00977A56">
        <w:rPr>
          <w:rFonts w:ascii="Corbel" w:hAnsi="Corbel"/>
        </w:rPr>
        <w:tab/>
      </w:r>
      <w:r w:rsidR="001E4E24" w:rsidRPr="00977A56">
        <w:rPr>
          <w:rFonts w:ascii="Corbel" w:hAnsi="Corbel"/>
        </w:rPr>
        <w:t>I</w:t>
      </w:r>
      <w:r w:rsidR="00D3142D" w:rsidRPr="00977A56">
        <w:rPr>
          <w:rFonts w:ascii="Corbel" w:hAnsi="Corbel"/>
        </w:rPr>
        <w:t>nteractiekaart</w:t>
      </w:r>
      <w:bookmarkEnd w:id="22"/>
      <w:bookmarkEnd w:id="23"/>
    </w:p>
    <w:p w14:paraId="57979FA3" w14:textId="77777777" w:rsidR="00254D2E" w:rsidRPr="00977A56" w:rsidRDefault="00254D2E" w:rsidP="00343646">
      <w:pPr>
        <w:widowControl w:val="0"/>
        <w:autoSpaceDE w:val="0"/>
        <w:autoSpaceDN w:val="0"/>
        <w:adjustRightInd w:val="0"/>
        <w:rPr>
          <w:rFonts w:ascii="Corbel" w:hAnsi="Corbel"/>
          <w:color w:val="000000"/>
          <w:sz w:val="22"/>
          <w:szCs w:val="22"/>
        </w:rPr>
      </w:pPr>
      <w:r w:rsidRPr="00977A56">
        <w:rPr>
          <w:rFonts w:ascii="Corbel" w:hAnsi="Corbel"/>
          <w:sz w:val="22"/>
          <w:szCs w:val="22"/>
        </w:rPr>
        <w:t xml:space="preserve">Een </w:t>
      </w:r>
      <w:r w:rsidR="0038333E" w:rsidRPr="00977A56">
        <w:rPr>
          <w:rFonts w:ascii="Corbel" w:hAnsi="Corbel"/>
          <w:sz w:val="22"/>
          <w:szCs w:val="22"/>
        </w:rPr>
        <w:t>(VISI-)</w:t>
      </w:r>
      <w:r w:rsidRPr="00977A56">
        <w:rPr>
          <w:rFonts w:ascii="Corbel" w:hAnsi="Corbel"/>
          <w:sz w:val="22"/>
          <w:szCs w:val="22"/>
        </w:rPr>
        <w:t xml:space="preserve">interactiekaart is </w:t>
      </w:r>
      <w:r w:rsidR="00C273E6" w:rsidRPr="00977A56">
        <w:rPr>
          <w:rFonts w:ascii="Corbel" w:hAnsi="Corbel"/>
          <w:sz w:val="22"/>
          <w:szCs w:val="22"/>
        </w:rPr>
        <w:t xml:space="preserve">de schematische weergave van een raamwerk. Het is </w:t>
      </w:r>
      <w:r w:rsidRPr="00977A56">
        <w:rPr>
          <w:rFonts w:ascii="Corbel" w:hAnsi="Corbel"/>
          <w:sz w:val="22"/>
          <w:szCs w:val="22"/>
        </w:rPr>
        <w:t xml:space="preserve">bedoeld om de </w:t>
      </w:r>
      <w:r w:rsidRPr="00977A56">
        <w:rPr>
          <w:rFonts w:ascii="Corbel" w:hAnsi="Corbel"/>
          <w:i/>
          <w:sz w:val="22"/>
          <w:szCs w:val="22"/>
        </w:rPr>
        <w:t>relevante</w:t>
      </w:r>
      <w:r w:rsidRPr="00977A56">
        <w:rPr>
          <w:rFonts w:ascii="Corbel" w:hAnsi="Corbel"/>
          <w:sz w:val="22"/>
          <w:szCs w:val="22"/>
        </w:rPr>
        <w:t xml:space="preserve"> rollen en transacties voor een bestaand proces in kaart te brengen. VISI maakt, als gezegd, onderscheid tussen rollen</w:t>
      </w:r>
      <w:r w:rsidR="0038333E" w:rsidRPr="00977A56">
        <w:rPr>
          <w:rFonts w:ascii="Corbel" w:hAnsi="Corbel"/>
          <w:sz w:val="22"/>
          <w:szCs w:val="22"/>
        </w:rPr>
        <w:t xml:space="preserve"> die een transactie starten (</w:t>
      </w:r>
      <w:r w:rsidRPr="00977A56">
        <w:rPr>
          <w:rFonts w:ascii="Corbel" w:hAnsi="Corbel"/>
          <w:sz w:val="22"/>
          <w:szCs w:val="22"/>
        </w:rPr>
        <w:t xml:space="preserve">initiator) en rollen die een transactie uitvoeren </w:t>
      </w:r>
      <w:r w:rsidRPr="00977A56">
        <w:rPr>
          <w:rFonts w:ascii="Corbel" w:hAnsi="Corbel"/>
          <w:sz w:val="22"/>
          <w:szCs w:val="22"/>
        </w:rPr>
        <w:lastRenderedPageBreak/>
        <w:t>(executor). Een transactie hee</w:t>
      </w:r>
      <w:r w:rsidR="00B208B9" w:rsidRPr="00977A56">
        <w:rPr>
          <w:rFonts w:ascii="Corbel" w:hAnsi="Corbel"/>
          <w:sz w:val="22"/>
          <w:szCs w:val="22"/>
        </w:rPr>
        <w:t>f</w:t>
      </w:r>
      <w:r w:rsidRPr="00977A56">
        <w:rPr>
          <w:rFonts w:ascii="Corbel" w:hAnsi="Corbel"/>
          <w:sz w:val="22"/>
          <w:szCs w:val="22"/>
        </w:rPr>
        <w:t xml:space="preserve">t slechts één </w:t>
      </w:r>
      <w:r w:rsidR="00FB64E2" w:rsidRPr="00977A56">
        <w:rPr>
          <w:rFonts w:ascii="Corbel" w:hAnsi="Corbel"/>
          <w:sz w:val="22"/>
          <w:szCs w:val="22"/>
        </w:rPr>
        <w:t>initiator</w:t>
      </w:r>
      <w:r w:rsidRPr="00977A56">
        <w:rPr>
          <w:rFonts w:ascii="Corbel" w:hAnsi="Corbel"/>
          <w:sz w:val="22"/>
          <w:szCs w:val="22"/>
        </w:rPr>
        <w:t xml:space="preserve"> en één executor. </w:t>
      </w:r>
    </w:p>
    <w:p w14:paraId="57979FA4" w14:textId="77777777" w:rsidR="00254D2E" w:rsidRPr="00977A56" w:rsidRDefault="00254D2E" w:rsidP="00343646">
      <w:pPr>
        <w:widowControl w:val="0"/>
        <w:rPr>
          <w:rFonts w:ascii="Corbel" w:hAnsi="Corbel"/>
          <w:sz w:val="22"/>
          <w:szCs w:val="22"/>
        </w:rPr>
      </w:pPr>
    </w:p>
    <w:p w14:paraId="57979FA5" w14:textId="77777777" w:rsidR="00254D2E" w:rsidRPr="00977A56" w:rsidRDefault="00741D5D" w:rsidP="00343646">
      <w:pPr>
        <w:widowControl w:val="0"/>
        <w:rPr>
          <w:rFonts w:ascii="Corbel" w:hAnsi="Corbel"/>
          <w:sz w:val="22"/>
          <w:szCs w:val="22"/>
        </w:rPr>
      </w:pPr>
      <w:r w:rsidRPr="00977A56">
        <w:rPr>
          <w:rFonts w:ascii="Corbel" w:hAnsi="Corbel" w:cs="Arial"/>
          <w:noProof/>
        </w:rPr>
        <w:drawing>
          <wp:inline distT="0" distB="0" distL="0" distR="0" wp14:anchorId="5797A095" wp14:editId="5797A096">
            <wp:extent cx="2560320" cy="161671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320" cy="1616710"/>
                    </a:xfrm>
                    <a:prstGeom prst="rect">
                      <a:avLst/>
                    </a:prstGeom>
                    <a:noFill/>
                    <a:ln>
                      <a:noFill/>
                    </a:ln>
                  </pic:spPr>
                </pic:pic>
              </a:graphicData>
            </a:graphic>
          </wp:inline>
        </w:drawing>
      </w:r>
    </w:p>
    <w:p w14:paraId="57979FA6" w14:textId="77777777" w:rsidR="00254D2E" w:rsidRPr="00977A56" w:rsidRDefault="00254D2E" w:rsidP="00343646">
      <w:pPr>
        <w:widowControl w:val="0"/>
        <w:rPr>
          <w:rFonts w:ascii="Corbel" w:hAnsi="Corbel"/>
          <w:sz w:val="22"/>
          <w:szCs w:val="22"/>
        </w:rPr>
      </w:pPr>
    </w:p>
    <w:p w14:paraId="57979FA7" w14:textId="77777777" w:rsidR="00254D2E" w:rsidRPr="00977A56" w:rsidRDefault="00254D2E" w:rsidP="00343646">
      <w:pPr>
        <w:widowControl w:val="0"/>
        <w:rPr>
          <w:rFonts w:ascii="Corbel" w:hAnsi="Corbel"/>
          <w:sz w:val="20"/>
          <w:szCs w:val="20"/>
        </w:rPr>
      </w:pPr>
      <w:r w:rsidRPr="00977A56">
        <w:rPr>
          <w:rFonts w:ascii="Corbel" w:hAnsi="Corbel"/>
          <w:sz w:val="20"/>
          <w:szCs w:val="20"/>
        </w:rPr>
        <w:t xml:space="preserve">Figuur </w:t>
      </w:r>
      <w:r w:rsidR="005F4F57" w:rsidRPr="00977A56">
        <w:rPr>
          <w:rFonts w:ascii="Corbel" w:hAnsi="Corbel"/>
          <w:sz w:val="20"/>
          <w:szCs w:val="20"/>
        </w:rPr>
        <w:t>3</w:t>
      </w:r>
      <w:r w:rsidR="002D5D1C" w:rsidRPr="00977A56">
        <w:rPr>
          <w:rFonts w:ascii="Corbel" w:hAnsi="Corbel"/>
          <w:sz w:val="20"/>
          <w:szCs w:val="20"/>
        </w:rPr>
        <w:t>. L</w:t>
      </w:r>
      <w:r w:rsidRPr="00977A56">
        <w:rPr>
          <w:rFonts w:ascii="Corbel" w:hAnsi="Corbel"/>
          <w:sz w:val="20"/>
          <w:szCs w:val="20"/>
        </w:rPr>
        <w:t>egenda voor een transactiekaart.</w:t>
      </w:r>
    </w:p>
    <w:p w14:paraId="57979FA8" w14:textId="77777777" w:rsidR="00254D2E" w:rsidRPr="00977A56" w:rsidRDefault="00254D2E" w:rsidP="00343646">
      <w:pPr>
        <w:widowControl w:val="0"/>
        <w:rPr>
          <w:rFonts w:ascii="Corbel" w:hAnsi="Corbel"/>
          <w:sz w:val="22"/>
          <w:szCs w:val="22"/>
        </w:rPr>
      </w:pPr>
    </w:p>
    <w:p w14:paraId="57979FA9" w14:textId="77777777" w:rsidR="00254D2E" w:rsidRPr="00977A56" w:rsidRDefault="00741D5D" w:rsidP="00343646">
      <w:pPr>
        <w:widowControl w:val="0"/>
        <w:rPr>
          <w:rFonts w:ascii="Corbel" w:hAnsi="Corbel"/>
          <w:sz w:val="22"/>
          <w:szCs w:val="22"/>
        </w:rPr>
      </w:pPr>
      <w:r w:rsidRPr="00977A56">
        <w:rPr>
          <w:rFonts w:ascii="Corbel" w:hAnsi="Corbel" w:cs="Arial"/>
          <w:noProof/>
        </w:rPr>
        <w:drawing>
          <wp:inline distT="0" distB="0" distL="0" distR="0" wp14:anchorId="5797A097" wp14:editId="5797A098">
            <wp:extent cx="3679825" cy="2421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9825" cy="2421255"/>
                    </a:xfrm>
                    <a:prstGeom prst="rect">
                      <a:avLst/>
                    </a:prstGeom>
                    <a:noFill/>
                    <a:ln>
                      <a:noFill/>
                    </a:ln>
                  </pic:spPr>
                </pic:pic>
              </a:graphicData>
            </a:graphic>
          </wp:inline>
        </w:drawing>
      </w:r>
    </w:p>
    <w:p w14:paraId="57979FAA" w14:textId="77777777" w:rsidR="00254D2E" w:rsidRPr="00977A56" w:rsidRDefault="00254D2E" w:rsidP="00343646">
      <w:pPr>
        <w:widowControl w:val="0"/>
        <w:rPr>
          <w:rFonts w:ascii="Corbel" w:hAnsi="Corbel"/>
          <w:sz w:val="22"/>
          <w:szCs w:val="22"/>
        </w:rPr>
      </w:pPr>
    </w:p>
    <w:p w14:paraId="57979FAB" w14:textId="77777777" w:rsidR="00254D2E" w:rsidRPr="00977A56" w:rsidRDefault="00254D2E" w:rsidP="00343646">
      <w:pPr>
        <w:widowControl w:val="0"/>
        <w:rPr>
          <w:rFonts w:ascii="Corbel" w:hAnsi="Corbel"/>
          <w:sz w:val="20"/>
          <w:szCs w:val="20"/>
        </w:rPr>
      </w:pPr>
      <w:r w:rsidRPr="00977A56">
        <w:rPr>
          <w:rFonts w:ascii="Corbel" w:hAnsi="Corbel"/>
          <w:sz w:val="20"/>
          <w:szCs w:val="20"/>
        </w:rPr>
        <w:t xml:space="preserve">Figuur </w:t>
      </w:r>
      <w:r w:rsidR="005F4F57" w:rsidRPr="00977A56">
        <w:rPr>
          <w:rFonts w:ascii="Corbel" w:hAnsi="Corbel"/>
          <w:sz w:val="20"/>
          <w:szCs w:val="20"/>
        </w:rPr>
        <w:t>4</w:t>
      </w:r>
      <w:r w:rsidRPr="00977A56">
        <w:rPr>
          <w:rFonts w:ascii="Corbel" w:hAnsi="Corbel"/>
          <w:sz w:val="20"/>
          <w:szCs w:val="20"/>
        </w:rPr>
        <w:t>. Voorbeeld</w:t>
      </w:r>
      <w:r w:rsidR="002D5D1C" w:rsidRPr="00977A56">
        <w:rPr>
          <w:rFonts w:ascii="Corbel" w:hAnsi="Corbel"/>
          <w:sz w:val="20"/>
          <w:szCs w:val="20"/>
        </w:rPr>
        <w:t xml:space="preserve"> van de </w:t>
      </w:r>
      <w:r w:rsidRPr="00977A56">
        <w:rPr>
          <w:rFonts w:ascii="Corbel" w:hAnsi="Corbel"/>
          <w:sz w:val="20"/>
          <w:szCs w:val="20"/>
        </w:rPr>
        <w:t>interactiekaart van een vereenvoudigd ontwerpkantoor</w:t>
      </w:r>
    </w:p>
    <w:p w14:paraId="57979FAC" w14:textId="77777777" w:rsidR="0038333E" w:rsidRPr="00977A56" w:rsidRDefault="0038333E" w:rsidP="00343646">
      <w:pPr>
        <w:widowControl w:val="0"/>
        <w:numPr>
          <w:ins w:id="24" w:author="Werknemer" w:date="2011-07-29T15:48:00Z"/>
        </w:numPr>
        <w:rPr>
          <w:rFonts w:ascii="Corbel" w:hAnsi="Corbel"/>
          <w:sz w:val="22"/>
          <w:szCs w:val="22"/>
        </w:rPr>
      </w:pPr>
    </w:p>
    <w:p w14:paraId="57979FAD" w14:textId="77777777" w:rsidR="00254D2E" w:rsidRPr="00977A56" w:rsidRDefault="00254D2E" w:rsidP="00343646">
      <w:pPr>
        <w:widowControl w:val="0"/>
        <w:rPr>
          <w:rFonts w:ascii="Corbel" w:hAnsi="Corbel"/>
          <w:sz w:val="22"/>
          <w:szCs w:val="22"/>
        </w:rPr>
      </w:pPr>
      <w:r w:rsidRPr="00977A56">
        <w:rPr>
          <w:rFonts w:ascii="Corbel" w:hAnsi="Corbel"/>
          <w:sz w:val="22"/>
          <w:szCs w:val="22"/>
        </w:rPr>
        <w:t xml:space="preserve">De toegevoegde waarde van een transactiekaart is dat die is gefocust op de </w:t>
      </w:r>
      <w:r w:rsidRPr="00977A56">
        <w:rPr>
          <w:rFonts w:ascii="Corbel" w:hAnsi="Corbel"/>
          <w:i/>
          <w:sz w:val="22"/>
          <w:szCs w:val="22"/>
        </w:rPr>
        <w:t>raakvlakken</w:t>
      </w:r>
      <w:r w:rsidRPr="00977A56">
        <w:rPr>
          <w:rFonts w:ascii="Corbel" w:hAnsi="Corbel"/>
          <w:sz w:val="22"/>
          <w:szCs w:val="22"/>
        </w:rPr>
        <w:t xml:space="preserve"> tussen rollen. Er wordt dan nog niet ingegaan op de details van de interacties tussen die rollen. Dat komt later. </w:t>
      </w:r>
      <w:r w:rsidR="00EB5E76" w:rsidRPr="00977A56">
        <w:rPr>
          <w:rFonts w:ascii="Corbel" w:hAnsi="Corbel"/>
          <w:sz w:val="22"/>
          <w:szCs w:val="22"/>
        </w:rPr>
        <w:t>Ook d</w:t>
      </w:r>
      <w:r w:rsidRPr="00977A56">
        <w:rPr>
          <w:rFonts w:ascii="Corbel" w:hAnsi="Corbel"/>
          <w:sz w:val="22"/>
          <w:szCs w:val="22"/>
        </w:rPr>
        <w:t>e veelal complexe processen binnen een rol blijven buiten beschouwing. Door het gebruik van ‘abst</w:t>
      </w:r>
      <w:r w:rsidR="00EB5E76" w:rsidRPr="00977A56">
        <w:rPr>
          <w:rFonts w:ascii="Corbel" w:hAnsi="Corbel"/>
          <w:sz w:val="22"/>
          <w:szCs w:val="22"/>
        </w:rPr>
        <w:t>r</w:t>
      </w:r>
      <w:r w:rsidRPr="00977A56">
        <w:rPr>
          <w:rFonts w:ascii="Corbel" w:hAnsi="Corbel"/>
          <w:sz w:val="22"/>
          <w:szCs w:val="22"/>
        </w:rPr>
        <w:t>acte’ rollen is de transactiekaart toe te passen voor alle bouwprojecten, ongeacht het samen</w:t>
      </w:r>
      <w:r w:rsidR="00AE5E99" w:rsidRPr="00977A56">
        <w:rPr>
          <w:rFonts w:ascii="Corbel" w:hAnsi="Corbel"/>
          <w:sz w:val="22"/>
          <w:szCs w:val="22"/>
        </w:rPr>
        <w:softHyphen/>
      </w:r>
      <w:r w:rsidRPr="00977A56">
        <w:rPr>
          <w:rFonts w:ascii="Corbel" w:hAnsi="Corbel"/>
          <w:sz w:val="22"/>
          <w:szCs w:val="22"/>
        </w:rPr>
        <w:t xml:space="preserve">werkingsconcept of de contractvorm. Het is een waardevolle tool om de essentiële elementen van </w:t>
      </w:r>
      <w:r w:rsidR="00C50517" w:rsidRPr="00977A56">
        <w:rPr>
          <w:rFonts w:ascii="Corbel" w:hAnsi="Corbel"/>
          <w:sz w:val="22"/>
          <w:szCs w:val="22"/>
        </w:rPr>
        <w:t>het voortbrengings</w:t>
      </w:r>
      <w:r w:rsidRPr="00977A56">
        <w:rPr>
          <w:rFonts w:ascii="Corbel" w:hAnsi="Corbel"/>
          <w:sz w:val="22"/>
          <w:szCs w:val="22"/>
        </w:rPr>
        <w:t>proces te analyseren en definiëren.</w:t>
      </w:r>
    </w:p>
    <w:p w14:paraId="57979FAE" w14:textId="77777777" w:rsidR="005F4F57" w:rsidRPr="00977A56" w:rsidRDefault="005F4F57" w:rsidP="00343646">
      <w:pPr>
        <w:widowControl w:val="0"/>
        <w:rPr>
          <w:rFonts w:ascii="Corbel" w:hAnsi="Corbel"/>
          <w:sz w:val="22"/>
          <w:szCs w:val="22"/>
        </w:rPr>
      </w:pPr>
    </w:p>
    <w:p w14:paraId="57979FAF" w14:textId="77777777" w:rsidR="00254D2E" w:rsidRPr="00977A56" w:rsidRDefault="00254D2E" w:rsidP="00343646">
      <w:pPr>
        <w:widowControl w:val="0"/>
        <w:rPr>
          <w:rFonts w:ascii="Corbel" w:hAnsi="Corbel"/>
          <w:sz w:val="22"/>
          <w:szCs w:val="22"/>
        </w:rPr>
      </w:pPr>
      <w:r w:rsidRPr="00977A56">
        <w:rPr>
          <w:rFonts w:ascii="Corbel" w:hAnsi="Corbel"/>
          <w:sz w:val="22"/>
          <w:szCs w:val="22"/>
        </w:rPr>
        <w:t>In een interactiekaart zijn alle transacties opgenomen die nodig zijn om de acterende rollen in dat project hun bijdragen te laten leveren in het proces.</w:t>
      </w:r>
      <w:r w:rsidR="00EB5E76" w:rsidRPr="00977A56">
        <w:rPr>
          <w:rFonts w:ascii="Corbel" w:hAnsi="Corbel"/>
          <w:sz w:val="22"/>
          <w:szCs w:val="22"/>
        </w:rPr>
        <w:t xml:space="preserve"> </w:t>
      </w:r>
      <w:r w:rsidRPr="00977A56">
        <w:rPr>
          <w:rFonts w:ascii="Corbel" w:hAnsi="Corbel"/>
          <w:sz w:val="22"/>
          <w:szCs w:val="22"/>
        </w:rPr>
        <w:t>Alle rollen en transacties op de kaart hebben een unieke identiteit en naam. De nummering is arbitrair. De naam van een rol is afgeleid van de hoofd</w:t>
      </w:r>
      <w:r w:rsidR="00102EA6" w:rsidRPr="00977A56">
        <w:rPr>
          <w:rFonts w:ascii="Corbel" w:hAnsi="Corbel"/>
          <w:sz w:val="22"/>
          <w:szCs w:val="22"/>
        </w:rPr>
        <w:softHyphen/>
      </w:r>
      <w:r w:rsidRPr="00977A56">
        <w:rPr>
          <w:rFonts w:ascii="Corbel" w:hAnsi="Corbel"/>
          <w:sz w:val="22"/>
          <w:szCs w:val="22"/>
        </w:rPr>
        <w:t>activiteit die de rol in het proces vervult.</w:t>
      </w:r>
      <w:r w:rsidR="00EB5E76" w:rsidRPr="00977A56">
        <w:rPr>
          <w:rFonts w:ascii="Corbel" w:hAnsi="Corbel"/>
          <w:sz w:val="22"/>
          <w:szCs w:val="22"/>
        </w:rPr>
        <w:t xml:space="preserve"> </w:t>
      </w:r>
      <w:r w:rsidRPr="00977A56">
        <w:rPr>
          <w:rFonts w:ascii="Corbel" w:hAnsi="Corbel"/>
          <w:sz w:val="22"/>
          <w:szCs w:val="22"/>
        </w:rPr>
        <w:t xml:space="preserve">De interacties kunnen worden samengevat in een tabel. Van het voorbeeld in figuur </w:t>
      </w:r>
      <w:r w:rsidR="00AE30F6" w:rsidRPr="00977A56">
        <w:rPr>
          <w:rFonts w:ascii="Corbel" w:hAnsi="Corbel"/>
          <w:sz w:val="22"/>
          <w:szCs w:val="22"/>
        </w:rPr>
        <w:t>4</w:t>
      </w:r>
      <w:r w:rsidRPr="00977A56">
        <w:rPr>
          <w:rFonts w:ascii="Corbel" w:hAnsi="Corbel"/>
          <w:sz w:val="22"/>
          <w:szCs w:val="22"/>
        </w:rPr>
        <w:t xml:space="preserve"> ziet d</w:t>
      </w:r>
      <w:r w:rsidR="00914F96" w:rsidRPr="00977A56">
        <w:rPr>
          <w:rFonts w:ascii="Corbel" w:hAnsi="Corbel"/>
          <w:sz w:val="22"/>
          <w:szCs w:val="22"/>
        </w:rPr>
        <w:t>at</w:t>
      </w:r>
      <w:r w:rsidRPr="00977A56">
        <w:rPr>
          <w:rFonts w:ascii="Corbel" w:hAnsi="Corbel"/>
          <w:sz w:val="22"/>
          <w:szCs w:val="22"/>
        </w:rPr>
        <w:t xml:space="preserve"> er als volgt uit:</w:t>
      </w:r>
    </w:p>
    <w:p w14:paraId="57979FB0" w14:textId="77777777" w:rsidR="00914F96" w:rsidRPr="00977A56" w:rsidRDefault="00914F96" w:rsidP="00343646">
      <w:pPr>
        <w:widowControl w:val="0"/>
        <w:rPr>
          <w:rFonts w:ascii="Corbel" w:hAnsi="Corbel"/>
          <w:sz w:val="22"/>
          <w:szCs w:val="22"/>
        </w:rPr>
      </w:pPr>
    </w:p>
    <w:p w14:paraId="57979FB1" w14:textId="77777777" w:rsidR="00254D2E" w:rsidRPr="00977A56" w:rsidRDefault="00254D2E" w:rsidP="00343646">
      <w:pPr>
        <w:widowControl w:val="0"/>
        <w:tabs>
          <w:tab w:val="left" w:pos="426"/>
          <w:tab w:val="left" w:pos="2410"/>
        </w:tabs>
        <w:rPr>
          <w:rFonts w:ascii="Corbel" w:hAnsi="Corbel"/>
          <w:sz w:val="22"/>
          <w:szCs w:val="22"/>
          <w:u w:val="single"/>
        </w:rPr>
      </w:pPr>
      <w:r w:rsidRPr="00977A56">
        <w:rPr>
          <w:rFonts w:ascii="Corbel" w:hAnsi="Corbel"/>
          <w:sz w:val="22"/>
          <w:szCs w:val="22"/>
          <w:u w:val="single"/>
        </w:rPr>
        <w:t xml:space="preserve">Transactietype </w:t>
      </w:r>
      <w:r w:rsidRPr="00977A56">
        <w:rPr>
          <w:rFonts w:ascii="Corbel" w:hAnsi="Corbel"/>
          <w:sz w:val="22"/>
          <w:szCs w:val="22"/>
          <w:u w:val="single"/>
        </w:rPr>
        <w:tab/>
        <w:t xml:space="preserve">Transactie resultaat </w:t>
      </w:r>
    </w:p>
    <w:p w14:paraId="57979FB2" w14:textId="77777777" w:rsidR="00254D2E" w:rsidRPr="00977A56" w:rsidRDefault="00914F96" w:rsidP="00343646">
      <w:pPr>
        <w:widowControl w:val="0"/>
        <w:tabs>
          <w:tab w:val="left" w:pos="426"/>
          <w:tab w:val="left" w:pos="2410"/>
        </w:tabs>
        <w:rPr>
          <w:rFonts w:ascii="Corbel" w:hAnsi="Corbel"/>
          <w:sz w:val="22"/>
          <w:szCs w:val="22"/>
        </w:rPr>
      </w:pPr>
      <w:r w:rsidRPr="00977A56">
        <w:rPr>
          <w:rFonts w:ascii="Corbel" w:hAnsi="Corbel"/>
          <w:sz w:val="22"/>
          <w:szCs w:val="22"/>
        </w:rPr>
        <w:t>T1</w:t>
      </w:r>
      <w:r w:rsidRPr="00977A56">
        <w:rPr>
          <w:rFonts w:ascii="Corbel" w:hAnsi="Corbel"/>
          <w:sz w:val="22"/>
          <w:szCs w:val="22"/>
        </w:rPr>
        <w:tab/>
      </w:r>
      <w:r w:rsidR="00254D2E" w:rsidRPr="00977A56">
        <w:rPr>
          <w:rFonts w:ascii="Corbel" w:hAnsi="Corbel"/>
          <w:sz w:val="22"/>
          <w:szCs w:val="22"/>
        </w:rPr>
        <w:t xml:space="preserve">Lever ontwerp </w:t>
      </w:r>
      <w:r w:rsidR="00254D2E" w:rsidRPr="00977A56">
        <w:rPr>
          <w:rFonts w:ascii="Corbel" w:hAnsi="Corbel"/>
          <w:sz w:val="22"/>
          <w:szCs w:val="22"/>
        </w:rPr>
        <w:tab/>
        <w:t>Ontwerp is geleverd</w:t>
      </w:r>
    </w:p>
    <w:p w14:paraId="57979FB3" w14:textId="77777777" w:rsidR="00254D2E" w:rsidRPr="00977A56" w:rsidRDefault="00914F96" w:rsidP="00343646">
      <w:pPr>
        <w:widowControl w:val="0"/>
        <w:tabs>
          <w:tab w:val="left" w:pos="426"/>
          <w:tab w:val="left" w:pos="2410"/>
        </w:tabs>
        <w:rPr>
          <w:rFonts w:ascii="Corbel" w:hAnsi="Corbel"/>
          <w:sz w:val="22"/>
          <w:szCs w:val="22"/>
        </w:rPr>
      </w:pPr>
      <w:r w:rsidRPr="00977A56">
        <w:rPr>
          <w:rFonts w:ascii="Corbel" w:hAnsi="Corbel"/>
          <w:sz w:val="22"/>
          <w:szCs w:val="22"/>
        </w:rPr>
        <w:t>T2</w:t>
      </w:r>
      <w:r w:rsidRPr="00977A56">
        <w:rPr>
          <w:rFonts w:ascii="Corbel" w:hAnsi="Corbel"/>
          <w:sz w:val="22"/>
          <w:szCs w:val="22"/>
        </w:rPr>
        <w:tab/>
      </w:r>
      <w:r w:rsidR="00254D2E" w:rsidRPr="00977A56">
        <w:rPr>
          <w:rFonts w:ascii="Corbel" w:hAnsi="Corbel"/>
          <w:sz w:val="22"/>
          <w:szCs w:val="22"/>
        </w:rPr>
        <w:t xml:space="preserve">Lever specificaties </w:t>
      </w:r>
      <w:r w:rsidR="00254D2E" w:rsidRPr="00977A56">
        <w:rPr>
          <w:rFonts w:ascii="Corbel" w:hAnsi="Corbel"/>
          <w:sz w:val="22"/>
          <w:szCs w:val="22"/>
        </w:rPr>
        <w:tab/>
        <w:t>Specificatie is geleverd</w:t>
      </w:r>
    </w:p>
    <w:p w14:paraId="57979FB4" w14:textId="77777777" w:rsidR="00254D2E" w:rsidRPr="00977A56" w:rsidRDefault="00914F96" w:rsidP="00343646">
      <w:pPr>
        <w:widowControl w:val="0"/>
        <w:tabs>
          <w:tab w:val="left" w:pos="426"/>
          <w:tab w:val="left" w:pos="2410"/>
        </w:tabs>
        <w:rPr>
          <w:rFonts w:ascii="Corbel" w:hAnsi="Corbel"/>
          <w:sz w:val="22"/>
          <w:szCs w:val="22"/>
        </w:rPr>
      </w:pPr>
      <w:r w:rsidRPr="00977A56">
        <w:rPr>
          <w:rFonts w:ascii="Corbel" w:hAnsi="Corbel"/>
          <w:sz w:val="22"/>
          <w:szCs w:val="22"/>
        </w:rPr>
        <w:t>T3</w:t>
      </w:r>
      <w:r w:rsidRPr="00977A56">
        <w:rPr>
          <w:rFonts w:ascii="Corbel" w:hAnsi="Corbel"/>
          <w:sz w:val="22"/>
          <w:szCs w:val="22"/>
        </w:rPr>
        <w:tab/>
      </w:r>
      <w:r w:rsidR="00254D2E" w:rsidRPr="00977A56">
        <w:rPr>
          <w:rFonts w:ascii="Corbel" w:hAnsi="Corbel"/>
          <w:sz w:val="22"/>
          <w:szCs w:val="22"/>
        </w:rPr>
        <w:t xml:space="preserve">Lever 3D model </w:t>
      </w:r>
      <w:r w:rsidR="00254D2E" w:rsidRPr="00977A56">
        <w:rPr>
          <w:rFonts w:ascii="Corbel" w:hAnsi="Corbel"/>
          <w:sz w:val="22"/>
          <w:szCs w:val="22"/>
        </w:rPr>
        <w:tab/>
        <w:t>3D model is geleverd</w:t>
      </w:r>
    </w:p>
    <w:p w14:paraId="57979FB5" w14:textId="77777777" w:rsidR="00254D2E" w:rsidRPr="00977A56" w:rsidRDefault="00254D2E" w:rsidP="00343646">
      <w:pPr>
        <w:widowControl w:val="0"/>
        <w:tabs>
          <w:tab w:val="left" w:pos="426"/>
          <w:tab w:val="left" w:pos="2410"/>
        </w:tabs>
        <w:rPr>
          <w:rFonts w:ascii="Corbel" w:hAnsi="Corbel"/>
          <w:sz w:val="22"/>
          <w:szCs w:val="22"/>
        </w:rPr>
      </w:pPr>
      <w:r w:rsidRPr="00977A56">
        <w:rPr>
          <w:rFonts w:ascii="Corbel" w:hAnsi="Corbel"/>
          <w:sz w:val="22"/>
          <w:szCs w:val="22"/>
        </w:rPr>
        <w:t>T4</w:t>
      </w:r>
      <w:r w:rsidR="00914F96" w:rsidRPr="00977A56">
        <w:rPr>
          <w:rFonts w:ascii="Corbel" w:hAnsi="Corbel"/>
          <w:sz w:val="22"/>
          <w:szCs w:val="22"/>
        </w:rPr>
        <w:tab/>
      </w:r>
      <w:r w:rsidRPr="00977A56">
        <w:rPr>
          <w:rFonts w:ascii="Corbel" w:hAnsi="Corbel"/>
          <w:sz w:val="22"/>
          <w:szCs w:val="22"/>
        </w:rPr>
        <w:t>Lever kostenraming</w:t>
      </w:r>
      <w:r w:rsidR="00914F96" w:rsidRPr="00977A56">
        <w:rPr>
          <w:rFonts w:ascii="Corbel" w:hAnsi="Corbel"/>
          <w:sz w:val="22"/>
          <w:szCs w:val="22"/>
        </w:rPr>
        <w:tab/>
      </w:r>
      <w:r w:rsidRPr="00977A56">
        <w:rPr>
          <w:rFonts w:ascii="Corbel" w:hAnsi="Corbel"/>
          <w:sz w:val="22"/>
          <w:szCs w:val="22"/>
        </w:rPr>
        <w:t>Kostenraming is geleverd</w:t>
      </w:r>
    </w:p>
    <w:p w14:paraId="57979FB6" w14:textId="77777777" w:rsidR="00D3142D" w:rsidRPr="00977A56" w:rsidRDefault="00A87332"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br/>
      </w:r>
      <w:r w:rsidR="00BB74F7" w:rsidRPr="00977A56">
        <w:rPr>
          <w:rFonts w:ascii="Corbel" w:hAnsi="Corbel"/>
          <w:b/>
          <w:bCs/>
          <w:i/>
          <w:color w:val="000000"/>
          <w:sz w:val="22"/>
          <w:szCs w:val="22"/>
        </w:rPr>
        <w:lastRenderedPageBreak/>
        <w:t>Samenvattend</w:t>
      </w:r>
    </w:p>
    <w:p w14:paraId="57979FB7" w14:textId="77777777" w:rsidR="00D3142D" w:rsidRPr="00977A56" w:rsidRDefault="00EF30CE"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 xml:space="preserve">De </w:t>
      </w:r>
      <w:r w:rsidR="00D3142D" w:rsidRPr="00977A56">
        <w:rPr>
          <w:rFonts w:ascii="Corbel" w:hAnsi="Corbel"/>
          <w:sz w:val="22"/>
          <w:szCs w:val="22"/>
        </w:rPr>
        <w:t>interactiekaart visualiseert het bouwproces als een netwerk van samenhangende rollen en transacties.</w:t>
      </w:r>
    </w:p>
    <w:p w14:paraId="57979FB8"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De rolverdeling wordt beïnvloed door de bouwfase, het samenwerkingsconcept en het contracttype.</w:t>
      </w:r>
    </w:p>
    <w:p w14:paraId="57979FB9"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Partijen kunnen meer dan een rol vervullen.</w:t>
      </w:r>
    </w:p>
    <w:p w14:paraId="57979FBA"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Rollen kunnen verschillende transacties initiëren.</w:t>
      </w:r>
    </w:p>
    <w:p w14:paraId="57979FBB"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Rollen van een bepaald type kunnen meermalen voorkomen.</w:t>
      </w:r>
    </w:p>
    <w:p w14:paraId="57979FBC" w14:textId="77777777" w:rsidR="00D3142D" w:rsidRPr="00977A56" w:rsidRDefault="00D3142D" w:rsidP="00343646">
      <w:pPr>
        <w:widowControl w:val="0"/>
        <w:autoSpaceDE w:val="0"/>
        <w:autoSpaceDN w:val="0"/>
        <w:adjustRightInd w:val="0"/>
        <w:rPr>
          <w:rFonts w:ascii="Corbel" w:hAnsi="Corbel"/>
          <w:sz w:val="22"/>
          <w:szCs w:val="22"/>
        </w:rPr>
      </w:pPr>
    </w:p>
    <w:p w14:paraId="57979FBD" w14:textId="77777777" w:rsidR="00D3142D" w:rsidRPr="00977A56" w:rsidRDefault="00F63722" w:rsidP="00343646">
      <w:pPr>
        <w:pStyle w:val="Kop3"/>
        <w:keepNext w:val="0"/>
        <w:widowControl w:val="0"/>
        <w:rPr>
          <w:rFonts w:ascii="Corbel" w:hAnsi="Corbel"/>
        </w:rPr>
      </w:pPr>
      <w:bookmarkStart w:id="25" w:name="_Toc305592642"/>
      <w:bookmarkStart w:id="26" w:name="_Toc311710994"/>
      <w:r w:rsidRPr="00977A56">
        <w:rPr>
          <w:rFonts w:ascii="Corbel" w:hAnsi="Corbel"/>
        </w:rPr>
        <w:t>1</w:t>
      </w:r>
      <w:r w:rsidR="008C3401" w:rsidRPr="00977A56">
        <w:rPr>
          <w:rFonts w:ascii="Corbel" w:hAnsi="Corbel"/>
        </w:rPr>
        <w:t>.2.4</w:t>
      </w:r>
      <w:r w:rsidR="008C3401" w:rsidRPr="00977A56">
        <w:rPr>
          <w:rFonts w:ascii="Corbel" w:hAnsi="Corbel"/>
        </w:rPr>
        <w:tab/>
      </w:r>
      <w:r w:rsidR="00D3142D" w:rsidRPr="00977A56">
        <w:rPr>
          <w:rFonts w:ascii="Corbel" w:hAnsi="Corbel"/>
        </w:rPr>
        <w:t>Transactieschema</w:t>
      </w:r>
      <w:bookmarkEnd w:id="25"/>
      <w:bookmarkEnd w:id="26"/>
    </w:p>
    <w:p w14:paraId="57979FBE" w14:textId="77777777" w:rsidR="007F1144"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De afhandeling van transacties vindt plaats doordat rollen elkaar berichten toesturen. </w:t>
      </w:r>
      <w:r w:rsidR="00A84A89" w:rsidRPr="00977A56">
        <w:rPr>
          <w:rFonts w:ascii="Corbel" w:hAnsi="Corbel"/>
          <w:color w:val="000000"/>
          <w:sz w:val="22"/>
          <w:szCs w:val="22"/>
        </w:rPr>
        <w:t xml:space="preserve">Een transactie bevat een set van berichten </w:t>
      </w:r>
      <w:r w:rsidR="00112B10" w:rsidRPr="00977A56">
        <w:rPr>
          <w:rFonts w:ascii="Corbel" w:hAnsi="Corbel"/>
          <w:color w:val="000000"/>
          <w:sz w:val="22"/>
          <w:szCs w:val="22"/>
        </w:rPr>
        <w:t>die worden uitgewisseld om een speciale reden. De transactie laat ook onbetwist welke rollen participeren</w:t>
      </w:r>
      <w:r w:rsidR="00384A0B" w:rsidRPr="00977A56">
        <w:rPr>
          <w:rFonts w:ascii="Corbel" w:hAnsi="Corbel"/>
          <w:color w:val="000000"/>
          <w:sz w:val="22"/>
          <w:szCs w:val="22"/>
        </w:rPr>
        <w:t xml:space="preserve"> (en wie initiator danwel executor is)</w:t>
      </w:r>
      <w:r w:rsidR="00112B10" w:rsidRPr="00977A56">
        <w:rPr>
          <w:rFonts w:ascii="Corbel" w:hAnsi="Corbel"/>
          <w:color w:val="000000"/>
          <w:sz w:val="22"/>
          <w:szCs w:val="22"/>
        </w:rPr>
        <w:t xml:space="preserve">, </w:t>
      </w:r>
      <w:r w:rsidR="00C046FD" w:rsidRPr="00977A56">
        <w:rPr>
          <w:rFonts w:ascii="Corbel" w:hAnsi="Corbel"/>
          <w:color w:val="000000"/>
          <w:sz w:val="22"/>
          <w:szCs w:val="22"/>
        </w:rPr>
        <w:t xml:space="preserve">op </w:t>
      </w:r>
      <w:r w:rsidR="00112B10" w:rsidRPr="00977A56">
        <w:rPr>
          <w:rFonts w:ascii="Corbel" w:hAnsi="Corbel"/>
          <w:color w:val="000000"/>
          <w:sz w:val="22"/>
          <w:szCs w:val="22"/>
        </w:rPr>
        <w:t xml:space="preserve">welk </w:t>
      </w:r>
      <w:r w:rsidR="00C046FD" w:rsidRPr="00977A56">
        <w:rPr>
          <w:rFonts w:ascii="Corbel" w:hAnsi="Corbel"/>
          <w:color w:val="000000"/>
          <w:sz w:val="22"/>
          <w:szCs w:val="22"/>
        </w:rPr>
        <w:t>punt van de lifecycle wordt gecommuniceerd en – voor zover van toepassing –  in welke volgorde de berichten moeten worden verzonden</w:t>
      </w:r>
      <w:r w:rsidR="00A84A89" w:rsidRPr="00977A56">
        <w:rPr>
          <w:rFonts w:ascii="Corbel" w:hAnsi="Corbel" w:cs="Arial"/>
        </w:rPr>
        <w:t>.</w:t>
      </w:r>
      <w:r w:rsidR="00C046FD" w:rsidRPr="00977A56">
        <w:rPr>
          <w:rFonts w:ascii="Corbel" w:hAnsi="Corbel" w:cs="Arial"/>
        </w:rPr>
        <w:t xml:space="preserve"> </w:t>
      </w:r>
      <w:r w:rsidRPr="00977A56">
        <w:rPr>
          <w:rFonts w:ascii="Corbel" w:hAnsi="Corbel"/>
          <w:color w:val="000000"/>
          <w:sz w:val="22"/>
          <w:szCs w:val="22"/>
        </w:rPr>
        <w:t>Het overzicht met berichten dat in het kader van een transactie kan worden ver</w:t>
      </w:r>
      <w:r w:rsidR="00102EA6" w:rsidRPr="00977A56">
        <w:rPr>
          <w:rFonts w:ascii="Corbel" w:hAnsi="Corbel"/>
          <w:color w:val="000000"/>
          <w:sz w:val="22"/>
          <w:szCs w:val="22"/>
        </w:rPr>
        <w:softHyphen/>
      </w:r>
      <w:r w:rsidRPr="00977A56">
        <w:rPr>
          <w:rFonts w:ascii="Corbel" w:hAnsi="Corbel"/>
          <w:color w:val="000000"/>
          <w:sz w:val="22"/>
          <w:szCs w:val="22"/>
        </w:rPr>
        <w:t>stuurd, wordt een transactieschema genoemd.</w:t>
      </w:r>
      <w:r w:rsidR="00384A0B" w:rsidRPr="00977A56">
        <w:rPr>
          <w:rFonts w:ascii="Corbel" w:hAnsi="Corbel"/>
          <w:color w:val="000000"/>
          <w:sz w:val="22"/>
          <w:szCs w:val="22"/>
        </w:rPr>
        <w:t xml:space="preserve"> Het transactieschema bevat uiteraard de naam, de beschrijving en het gewenste resultaat van de transactie</w:t>
      </w:r>
      <w:r w:rsidRPr="00977A56">
        <w:rPr>
          <w:rFonts w:ascii="Corbel" w:hAnsi="Corbel"/>
          <w:color w:val="000000"/>
          <w:sz w:val="22"/>
          <w:szCs w:val="22"/>
        </w:rPr>
        <w:t xml:space="preserve"> </w:t>
      </w:r>
    </w:p>
    <w:p w14:paraId="57979FBF" w14:textId="77777777" w:rsidR="00A84A89" w:rsidRPr="00977A56" w:rsidRDefault="00A84A89" w:rsidP="00343646">
      <w:pPr>
        <w:widowControl w:val="0"/>
        <w:autoSpaceDE w:val="0"/>
        <w:autoSpaceDN w:val="0"/>
        <w:adjustRightInd w:val="0"/>
        <w:rPr>
          <w:rFonts w:ascii="Corbel" w:hAnsi="Corbel"/>
          <w:color w:val="000000"/>
          <w:sz w:val="22"/>
          <w:szCs w:val="22"/>
        </w:rPr>
      </w:pPr>
    </w:p>
    <w:p w14:paraId="57979FC0" w14:textId="77777777" w:rsidR="00F05BB7" w:rsidRPr="00977A56" w:rsidRDefault="00F05BB7" w:rsidP="00343646">
      <w:pPr>
        <w:widowControl w:val="0"/>
        <w:rPr>
          <w:rFonts w:ascii="Corbel" w:hAnsi="Corbel" w:cs="Arial"/>
          <w:sz w:val="22"/>
          <w:szCs w:val="22"/>
        </w:rPr>
      </w:pPr>
      <w:r w:rsidRPr="00977A56">
        <w:rPr>
          <w:rFonts w:ascii="Corbel" w:hAnsi="Corbel" w:cs="Arial"/>
          <w:sz w:val="22"/>
          <w:szCs w:val="22"/>
        </w:rPr>
        <w:t xml:space="preserve">Als voorbeeld van een transactieschema </w:t>
      </w:r>
      <w:r w:rsidR="00AA79F7" w:rsidRPr="00977A56">
        <w:rPr>
          <w:rFonts w:ascii="Corbel" w:hAnsi="Corbel" w:cs="Arial"/>
          <w:sz w:val="22"/>
          <w:szCs w:val="22"/>
        </w:rPr>
        <w:t xml:space="preserve">(in UML-notatie) </w:t>
      </w:r>
      <w:r w:rsidRPr="00977A56">
        <w:rPr>
          <w:rFonts w:ascii="Corbel" w:hAnsi="Corbel" w:cs="Arial"/>
          <w:sz w:val="22"/>
          <w:szCs w:val="22"/>
        </w:rPr>
        <w:t xml:space="preserve">wordt in figuur </w:t>
      </w:r>
      <w:r w:rsidR="00AE30F6" w:rsidRPr="00977A56">
        <w:rPr>
          <w:rFonts w:ascii="Corbel" w:hAnsi="Corbel" w:cs="Arial"/>
          <w:sz w:val="22"/>
          <w:szCs w:val="22"/>
        </w:rPr>
        <w:t>5</w:t>
      </w:r>
      <w:r w:rsidRPr="00977A56">
        <w:rPr>
          <w:rFonts w:ascii="Corbel" w:hAnsi="Corbel" w:cs="Arial"/>
          <w:sz w:val="22"/>
          <w:szCs w:val="22"/>
        </w:rPr>
        <w:t xml:space="preserve"> de </w:t>
      </w:r>
      <w:r w:rsidR="00D547D6" w:rsidRPr="00977A56">
        <w:rPr>
          <w:rFonts w:ascii="Corbel" w:hAnsi="Corbel" w:cs="Arial"/>
          <w:sz w:val="22"/>
          <w:szCs w:val="22"/>
        </w:rPr>
        <w:t>vraag om een 3D model behandeld.</w:t>
      </w:r>
      <w:r w:rsidRPr="00977A56">
        <w:rPr>
          <w:rFonts w:ascii="Corbel" w:hAnsi="Corbel" w:cs="Arial"/>
          <w:sz w:val="22"/>
          <w:szCs w:val="22"/>
        </w:rPr>
        <w:t xml:space="preserve"> </w:t>
      </w:r>
      <w:r w:rsidR="00AA79F7" w:rsidRPr="00977A56">
        <w:rPr>
          <w:rFonts w:ascii="Corbel" w:hAnsi="Corbel" w:cs="Arial"/>
          <w:sz w:val="22"/>
          <w:szCs w:val="22"/>
        </w:rPr>
        <w:t xml:space="preserve">De </w:t>
      </w:r>
      <w:r w:rsidR="00FB64E2" w:rsidRPr="00977A56">
        <w:rPr>
          <w:rFonts w:ascii="Corbel" w:hAnsi="Corbel" w:cs="Arial"/>
          <w:sz w:val="22"/>
          <w:szCs w:val="22"/>
        </w:rPr>
        <w:t>transactie</w:t>
      </w:r>
      <w:r w:rsidR="00AA79F7" w:rsidRPr="00977A56">
        <w:rPr>
          <w:rFonts w:ascii="Corbel" w:hAnsi="Corbel" w:cs="Arial"/>
          <w:sz w:val="22"/>
          <w:szCs w:val="22"/>
        </w:rPr>
        <w:t xml:space="preserve"> kan uitsluitend worden gestart door </w:t>
      </w:r>
      <w:r w:rsidR="00496AAF" w:rsidRPr="00977A56">
        <w:rPr>
          <w:rFonts w:ascii="Corbel" w:hAnsi="Corbel" w:cs="Arial"/>
          <w:sz w:val="22"/>
          <w:szCs w:val="22"/>
        </w:rPr>
        <w:t xml:space="preserve">rol </w:t>
      </w:r>
      <w:r w:rsidRPr="00977A56">
        <w:rPr>
          <w:rFonts w:ascii="Corbel" w:hAnsi="Corbel" w:cs="Arial"/>
          <w:sz w:val="22"/>
          <w:szCs w:val="22"/>
        </w:rPr>
        <w:t xml:space="preserve">R1 </w:t>
      </w:r>
      <w:r w:rsidR="00496AAF" w:rsidRPr="00977A56">
        <w:rPr>
          <w:rFonts w:ascii="Corbel" w:hAnsi="Corbel" w:cs="Arial"/>
          <w:sz w:val="22"/>
          <w:szCs w:val="22"/>
        </w:rPr>
        <w:t xml:space="preserve">met het bericht </w:t>
      </w:r>
      <w:r w:rsidRPr="00977A56">
        <w:rPr>
          <w:rFonts w:ascii="Corbel" w:hAnsi="Corbel" w:cs="Arial"/>
          <w:sz w:val="22"/>
          <w:szCs w:val="22"/>
        </w:rPr>
        <w:t xml:space="preserve">‘Request for 3D model’. </w:t>
      </w:r>
      <w:r w:rsidR="00496AAF" w:rsidRPr="00977A56">
        <w:rPr>
          <w:rFonts w:ascii="Corbel" w:hAnsi="Corbel" w:cs="Arial"/>
          <w:sz w:val="22"/>
          <w:szCs w:val="22"/>
        </w:rPr>
        <w:t xml:space="preserve">De </w:t>
      </w:r>
      <w:r w:rsidRPr="00977A56">
        <w:rPr>
          <w:rFonts w:ascii="Corbel" w:hAnsi="Corbel" w:cs="Arial"/>
          <w:sz w:val="22"/>
          <w:szCs w:val="22"/>
        </w:rPr>
        <w:t xml:space="preserve">3D engineer (rol R3) </w:t>
      </w:r>
      <w:r w:rsidR="00496AAF" w:rsidRPr="00977A56">
        <w:rPr>
          <w:rFonts w:ascii="Corbel" w:hAnsi="Corbel" w:cs="Arial"/>
          <w:sz w:val="22"/>
          <w:szCs w:val="22"/>
        </w:rPr>
        <w:t xml:space="preserve">kan antwoorden met het bericht </w:t>
      </w:r>
      <w:r w:rsidRPr="00977A56">
        <w:rPr>
          <w:rFonts w:ascii="Corbel" w:hAnsi="Corbel" w:cs="Arial"/>
          <w:sz w:val="22"/>
          <w:szCs w:val="22"/>
        </w:rPr>
        <w:t xml:space="preserve">‘Work done and request for approval’. </w:t>
      </w:r>
      <w:r w:rsidR="00496AAF" w:rsidRPr="00977A56">
        <w:rPr>
          <w:rFonts w:ascii="Corbel" w:hAnsi="Corbel" w:cs="Arial"/>
          <w:sz w:val="22"/>
          <w:szCs w:val="22"/>
        </w:rPr>
        <w:t xml:space="preserve">Na het bericht </w:t>
      </w:r>
      <w:r w:rsidRPr="00977A56">
        <w:rPr>
          <w:rFonts w:ascii="Corbel" w:hAnsi="Corbel" w:cs="Arial"/>
          <w:sz w:val="22"/>
          <w:szCs w:val="22"/>
        </w:rPr>
        <w:t xml:space="preserve">‘Work approved’ or ‘Work not approved’ </w:t>
      </w:r>
      <w:r w:rsidR="00EB6A9A" w:rsidRPr="00977A56">
        <w:rPr>
          <w:rFonts w:ascii="Corbel" w:hAnsi="Corbel" w:cs="Arial"/>
          <w:sz w:val="22"/>
          <w:szCs w:val="22"/>
        </w:rPr>
        <w:t>is de transactie afgerond.</w:t>
      </w:r>
    </w:p>
    <w:p w14:paraId="57979FC1" w14:textId="77777777" w:rsidR="00A84A89" w:rsidRPr="00977A56" w:rsidRDefault="00A84A89" w:rsidP="00343646">
      <w:pPr>
        <w:widowControl w:val="0"/>
        <w:autoSpaceDE w:val="0"/>
        <w:autoSpaceDN w:val="0"/>
        <w:adjustRightInd w:val="0"/>
        <w:rPr>
          <w:rFonts w:ascii="Corbel" w:hAnsi="Corbel"/>
          <w:color w:val="000000"/>
          <w:sz w:val="22"/>
          <w:szCs w:val="22"/>
        </w:rPr>
      </w:pPr>
    </w:p>
    <w:p w14:paraId="57979FC2" w14:textId="77777777" w:rsidR="00EB6A9A" w:rsidRPr="00977A56" w:rsidRDefault="00741D5D" w:rsidP="00343646">
      <w:pPr>
        <w:widowControl w:val="0"/>
        <w:autoSpaceDE w:val="0"/>
        <w:autoSpaceDN w:val="0"/>
        <w:adjustRightInd w:val="0"/>
        <w:rPr>
          <w:rFonts w:ascii="Corbel" w:hAnsi="Corbel"/>
          <w:color w:val="000000"/>
          <w:sz w:val="22"/>
          <w:szCs w:val="22"/>
        </w:rPr>
      </w:pPr>
      <w:r w:rsidRPr="00977A56">
        <w:rPr>
          <w:rFonts w:ascii="Corbel" w:hAnsi="Corbel" w:cs="Arial"/>
          <w:noProof/>
          <w:sz w:val="22"/>
          <w:szCs w:val="22"/>
        </w:rPr>
        <w:drawing>
          <wp:inline distT="0" distB="0" distL="0" distR="0" wp14:anchorId="5797A099" wp14:editId="5797A09A">
            <wp:extent cx="4008755" cy="25234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8755" cy="2523490"/>
                    </a:xfrm>
                    <a:prstGeom prst="rect">
                      <a:avLst/>
                    </a:prstGeom>
                    <a:noFill/>
                    <a:ln>
                      <a:noFill/>
                    </a:ln>
                  </pic:spPr>
                </pic:pic>
              </a:graphicData>
            </a:graphic>
          </wp:inline>
        </w:drawing>
      </w:r>
    </w:p>
    <w:p w14:paraId="57979FC3" w14:textId="77777777" w:rsidR="00EB6A9A" w:rsidRPr="00977A56" w:rsidRDefault="00EB6A9A" w:rsidP="00343646">
      <w:pPr>
        <w:widowControl w:val="0"/>
        <w:autoSpaceDE w:val="0"/>
        <w:autoSpaceDN w:val="0"/>
        <w:adjustRightInd w:val="0"/>
        <w:rPr>
          <w:rFonts w:ascii="Corbel" w:hAnsi="Corbel"/>
          <w:color w:val="000000"/>
          <w:sz w:val="22"/>
          <w:szCs w:val="22"/>
        </w:rPr>
      </w:pPr>
    </w:p>
    <w:p w14:paraId="57979FC4" w14:textId="77777777" w:rsidR="007F1144" w:rsidRPr="00977A56" w:rsidRDefault="005062FE" w:rsidP="00343646">
      <w:pPr>
        <w:widowControl w:val="0"/>
        <w:autoSpaceDE w:val="0"/>
        <w:autoSpaceDN w:val="0"/>
        <w:adjustRightInd w:val="0"/>
        <w:rPr>
          <w:rFonts w:ascii="Corbel" w:hAnsi="Corbel"/>
          <w:color w:val="000000"/>
          <w:sz w:val="20"/>
          <w:szCs w:val="20"/>
        </w:rPr>
      </w:pPr>
      <w:r w:rsidRPr="00977A56">
        <w:rPr>
          <w:rFonts w:ascii="Corbel" w:hAnsi="Corbel"/>
          <w:color w:val="000000"/>
          <w:sz w:val="20"/>
          <w:szCs w:val="20"/>
        </w:rPr>
        <w:t>F</w:t>
      </w:r>
      <w:r w:rsidR="007F1144" w:rsidRPr="00977A56">
        <w:rPr>
          <w:rFonts w:ascii="Corbel" w:hAnsi="Corbel"/>
          <w:color w:val="000000"/>
          <w:sz w:val="20"/>
          <w:szCs w:val="20"/>
        </w:rPr>
        <w:t>ig</w:t>
      </w:r>
      <w:r w:rsidRPr="00977A56">
        <w:rPr>
          <w:rFonts w:ascii="Corbel" w:hAnsi="Corbel"/>
          <w:color w:val="000000"/>
          <w:sz w:val="20"/>
          <w:szCs w:val="20"/>
        </w:rPr>
        <w:t>uur</w:t>
      </w:r>
      <w:r w:rsidR="007F1144" w:rsidRPr="00977A56">
        <w:rPr>
          <w:rFonts w:ascii="Corbel" w:hAnsi="Corbel"/>
          <w:color w:val="000000"/>
          <w:sz w:val="20"/>
          <w:szCs w:val="20"/>
        </w:rPr>
        <w:t xml:space="preserve"> </w:t>
      </w:r>
      <w:r w:rsidR="005F4F57" w:rsidRPr="00977A56">
        <w:rPr>
          <w:rFonts w:ascii="Corbel" w:hAnsi="Corbel"/>
          <w:color w:val="000000"/>
          <w:sz w:val="20"/>
          <w:szCs w:val="20"/>
        </w:rPr>
        <w:t>5</w:t>
      </w:r>
      <w:r w:rsidRPr="00977A56">
        <w:rPr>
          <w:rFonts w:ascii="Corbel" w:hAnsi="Corbel"/>
          <w:color w:val="000000"/>
          <w:sz w:val="20"/>
          <w:szCs w:val="20"/>
        </w:rPr>
        <w:t xml:space="preserve">. </w:t>
      </w:r>
      <w:r w:rsidR="003836FB" w:rsidRPr="00977A56">
        <w:rPr>
          <w:rFonts w:ascii="Corbel" w:hAnsi="Corbel"/>
          <w:color w:val="000000"/>
          <w:sz w:val="20"/>
          <w:szCs w:val="20"/>
        </w:rPr>
        <w:t>Voorbeeld van een t</w:t>
      </w:r>
      <w:r w:rsidR="005F4F57" w:rsidRPr="00977A56">
        <w:rPr>
          <w:rFonts w:ascii="Corbel" w:hAnsi="Corbel"/>
          <w:color w:val="000000"/>
          <w:sz w:val="20"/>
          <w:szCs w:val="20"/>
        </w:rPr>
        <w:t>ransactieschema</w:t>
      </w:r>
      <w:r w:rsidR="00CD4B48" w:rsidRPr="00977A56">
        <w:rPr>
          <w:rFonts w:ascii="Corbel" w:hAnsi="Corbel"/>
          <w:color w:val="000000"/>
          <w:sz w:val="20"/>
          <w:szCs w:val="20"/>
        </w:rPr>
        <w:t xml:space="preserve"> </w:t>
      </w:r>
    </w:p>
    <w:p w14:paraId="57979FC5" w14:textId="77777777" w:rsidR="00D3142D" w:rsidRPr="00977A56" w:rsidRDefault="00384A0B"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w:t>
      </w:r>
      <w:r w:rsidR="00D3142D" w:rsidRPr="00977A56">
        <w:rPr>
          <w:rFonts w:ascii="Corbel" w:hAnsi="Corbel"/>
          <w:color w:val="000000"/>
          <w:sz w:val="22"/>
          <w:szCs w:val="22"/>
        </w:rPr>
        <w:t xml:space="preserve"> </w:t>
      </w:r>
    </w:p>
    <w:p w14:paraId="57979FC6"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C7"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De volgorde van berichten is zodanig dat met elkaar samenhangende berichten, voor zover mogelijk, in een logische volgorde zijn geplaatst </w:t>
      </w:r>
      <w:r w:rsidR="007F7227" w:rsidRPr="00977A56">
        <w:rPr>
          <w:rFonts w:ascii="Corbel" w:hAnsi="Corbel"/>
          <w:color w:val="000000"/>
          <w:sz w:val="22"/>
          <w:szCs w:val="22"/>
        </w:rPr>
        <w:t xml:space="preserve"> </w:t>
      </w:r>
      <w:r w:rsidRPr="00977A56">
        <w:rPr>
          <w:rFonts w:ascii="Corbel" w:hAnsi="Corbel"/>
          <w:color w:val="000000"/>
          <w:sz w:val="22"/>
          <w:szCs w:val="22"/>
        </w:rPr>
        <w:t>Zo dient</w:t>
      </w:r>
      <w:r w:rsidR="007F7227" w:rsidRPr="00977A56">
        <w:rPr>
          <w:rFonts w:ascii="Corbel" w:hAnsi="Corbel"/>
          <w:color w:val="000000"/>
          <w:sz w:val="22"/>
          <w:szCs w:val="22"/>
        </w:rPr>
        <w:t xml:space="preserve"> bijvoorbeeld</w:t>
      </w:r>
      <w:r w:rsidRPr="00977A56">
        <w:rPr>
          <w:rFonts w:ascii="Corbel" w:hAnsi="Corbel"/>
          <w:color w:val="000000"/>
          <w:sz w:val="22"/>
          <w:szCs w:val="22"/>
        </w:rPr>
        <w:t>, voordat een bevestiging van de opdrachtverlening kan worden verstuurd, eerst een opdracht te zijn verstrekt.</w:t>
      </w:r>
    </w:p>
    <w:p w14:paraId="57979FC8"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9FC9"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color w:val="000000"/>
          <w:sz w:val="22"/>
          <w:szCs w:val="22"/>
        </w:rPr>
        <w:t>De afhandeling van transacties vindt plaats volgens een vast patroon en kent zes verschillende toestanden. Bepaalde berichten kunnen de transactie in een andere toestand brengen. Met pijlen</w:t>
      </w:r>
      <w:r w:rsidR="00782C0C" w:rsidRPr="00977A56">
        <w:rPr>
          <w:rFonts w:ascii="Corbel" w:hAnsi="Corbel"/>
          <w:color w:val="000000"/>
          <w:sz w:val="22"/>
          <w:szCs w:val="22"/>
        </w:rPr>
        <w:t xml:space="preserve"> </w:t>
      </w:r>
      <w:r w:rsidRPr="00977A56">
        <w:rPr>
          <w:rFonts w:ascii="Corbel" w:hAnsi="Corbel"/>
          <w:color w:val="000000"/>
          <w:sz w:val="22"/>
          <w:szCs w:val="22"/>
        </w:rPr>
        <w:t>wordt aangegeven in welke richting het bericht gaat (van initiator naar executor rol of andersom)</w:t>
      </w:r>
      <w:r w:rsidR="007D02C5" w:rsidRPr="00977A56">
        <w:rPr>
          <w:rFonts w:ascii="Corbel" w:hAnsi="Corbel"/>
          <w:color w:val="000000"/>
          <w:sz w:val="22"/>
          <w:szCs w:val="22"/>
        </w:rPr>
        <w:t>.</w:t>
      </w:r>
    </w:p>
    <w:p w14:paraId="57979FCA"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lastRenderedPageBreak/>
        <w:t>De schema’s voor de verschillende transacties zijn breed toepasbaar: de berichten dekken doorgaans een behoorlijk deel van de communicatie die tussen rollen nodig is. Partijen hebben echter de vrijheid om in onderling overleg transacties (en dus transactieschema’s) aan te passen aan hun specifieke behoeften. Daarover meer in de paragraaf ‘berichten’.</w:t>
      </w:r>
    </w:p>
    <w:p w14:paraId="57979FCB" w14:textId="77777777" w:rsidR="00EA318F" w:rsidRPr="00977A56" w:rsidRDefault="00EA318F" w:rsidP="00343646">
      <w:pPr>
        <w:widowControl w:val="0"/>
        <w:autoSpaceDE w:val="0"/>
        <w:autoSpaceDN w:val="0"/>
        <w:adjustRightInd w:val="0"/>
        <w:rPr>
          <w:rFonts w:ascii="Corbel" w:hAnsi="Corbel"/>
          <w:sz w:val="22"/>
          <w:szCs w:val="22"/>
        </w:rPr>
      </w:pPr>
    </w:p>
    <w:p w14:paraId="57979FCC" w14:textId="77777777" w:rsidR="00D3142D" w:rsidRPr="00977A56" w:rsidRDefault="00BB74F7"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t>Samenvattend</w:t>
      </w:r>
    </w:p>
    <w:p w14:paraId="57979FCD"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In transactieschema’s worden de naam, een beschrijving en het resultaat van een transactie vermeld.</w:t>
      </w:r>
    </w:p>
    <w:p w14:paraId="57979FCE"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Transactieschema’s bevatten de berichten die kunnen worden verstuurd.</w:t>
      </w:r>
    </w:p>
    <w:p w14:paraId="57979FCF"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In transactieschema’s staan de berichten per berichtcategorie gegroepeerd.</w:t>
      </w:r>
    </w:p>
    <w:p w14:paraId="57979FD0"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Per bericht wordt het effect op de transactietoestand aangegeven.</w:t>
      </w:r>
    </w:p>
    <w:p w14:paraId="57979FD1"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Per bericht wordt vermeld wie het bericht verstuurt en wie het bericht ontvangt (eventueel kan een bericht twee kanten uit).</w:t>
      </w:r>
    </w:p>
    <w:p w14:paraId="57979FD2"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Berichten hebben een logische volgorde.</w:t>
      </w:r>
    </w:p>
    <w:p w14:paraId="57979FD3"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Partijen kunnen in onderling overleg besluiten transacties (en transactieschema’s) aan te passen.</w:t>
      </w:r>
    </w:p>
    <w:p w14:paraId="57979FD4" w14:textId="77777777" w:rsidR="00D3142D" w:rsidRPr="00977A56" w:rsidRDefault="00D3142D" w:rsidP="00343646">
      <w:pPr>
        <w:widowControl w:val="0"/>
        <w:autoSpaceDE w:val="0"/>
        <w:autoSpaceDN w:val="0"/>
        <w:adjustRightInd w:val="0"/>
        <w:rPr>
          <w:rFonts w:ascii="Corbel" w:hAnsi="Corbel"/>
          <w:sz w:val="22"/>
          <w:szCs w:val="22"/>
        </w:rPr>
      </w:pPr>
    </w:p>
    <w:p w14:paraId="57979FD5" w14:textId="77777777" w:rsidR="00D3142D" w:rsidRPr="00977A56" w:rsidRDefault="00F63722" w:rsidP="00782D9D">
      <w:pPr>
        <w:pStyle w:val="Kop3"/>
        <w:widowControl w:val="0"/>
        <w:rPr>
          <w:rFonts w:ascii="Corbel" w:hAnsi="Corbel"/>
        </w:rPr>
      </w:pPr>
      <w:bookmarkStart w:id="27" w:name="_Toc305592643"/>
      <w:bookmarkStart w:id="28" w:name="_Toc311710995"/>
      <w:r w:rsidRPr="00977A56">
        <w:rPr>
          <w:rFonts w:ascii="Corbel" w:hAnsi="Corbel"/>
        </w:rPr>
        <w:t>1</w:t>
      </w:r>
      <w:r w:rsidR="008C3401" w:rsidRPr="00977A56">
        <w:rPr>
          <w:rFonts w:ascii="Corbel" w:hAnsi="Corbel"/>
        </w:rPr>
        <w:t>.2.5</w:t>
      </w:r>
      <w:r w:rsidR="008C3401" w:rsidRPr="00977A56">
        <w:rPr>
          <w:rFonts w:ascii="Corbel" w:hAnsi="Corbel"/>
        </w:rPr>
        <w:tab/>
      </w:r>
      <w:r w:rsidR="00D3142D" w:rsidRPr="00977A56">
        <w:rPr>
          <w:rFonts w:ascii="Corbel" w:hAnsi="Corbel"/>
        </w:rPr>
        <w:t>Transactietoestand</w:t>
      </w:r>
      <w:bookmarkEnd w:id="27"/>
      <w:bookmarkEnd w:id="28"/>
    </w:p>
    <w:p w14:paraId="57979FD6"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De afhandeling van een transactie geschiedt door middel van berichten en volgens een vast patroon. Bij de afhandeling van de meeste transacties worden zes toestanden onderscheiden:</w:t>
      </w:r>
    </w:p>
    <w:p w14:paraId="57979FD7"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Start</w:t>
      </w:r>
    </w:p>
    <w:p w14:paraId="57979FD8"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Verzocht</w:t>
      </w:r>
    </w:p>
    <w:p w14:paraId="57979FD9"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Beloofd / Executie</w:t>
      </w:r>
    </w:p>
    <w:p w14:paraId="57979FDA"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Wijziging / Hold</w:t>
      </w:r>
    </w:p>
    <w:p w14:paraId="57979FDB"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Melding gereed</w:t>
      </w:r>
    </w:p>
    <w:p w14:paraId="57979FDC" w14:textId="77777777" w:rsidR="00D3142D" w:rsidRPr="00977A56" w:rsidRDefault="00AF39AC"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Aanvaard / Einde</w:t>
      </w:r>
    </w:p>
    <w:p w14:paraId="57979FDD" w14:textId="77777777" w:rsidR="00D3142D" w:rsidRPr="00977A56" w:rsidRDefault="00D3142D" w:rsidP="00343646">
      <w:pPr>
        <w:widowControl w:val="0"/>
        <w:autoSpaceDE w:val="0"/>
        <w:autoSpaceDN w:val="0"/>
        <w:adjustRightInd w:val="0"/>
        <w:rPr>
          <w:rFonts w:ascii="Corbel" w:hAnsi="Corbel"/>
          <w:sz w:val="22"/>
          <w:szCs w:val="22"/>
        </w:rPr>
      </w:pPr>
    </w:p>
    <w:p w14:paraId="57979FDE"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Een transactie komt in ‘start’ als een initiator een transactie toewijst aan een executor. Hieraan is uiteraard een (onderhandelings-)proces voorafgegaan. De initiator stuurt de executor een opdracht</w:t>
      </w:r>
      <w:r w:rsidR="00102EA6" w:rsidRPr="00977A56">
        <w:rPr>
          <w:rFonts w:ascii="Corbel" w:hAnsi="Corbel"/>
          <w:sz w:val="22"/>
          <w:szCs w:val="22"/>
        </w:rPr>
        <w:softHyphen/>
      </w:r>
      <w:r w:rsidRPr="00977A56">
        <w:rPr>
          <w:rFonts w:ascii="Corbel" w:hAnsi="Corbel"/>
          <w:sz w:val="22"/>
          <w:szCs w:val="22"/>
        </w:rPr>
        <w:t>verlening (1) waarmee de toestand van de transactie wordt ‘verzocht’. Met het versturen van een opdrachtbevestiging (2) door de executor verandert de toestand in ‘beloofd / executie’. Binnen ‘beloofd / executie’ zijn verschillende berichten (3) beschikbaar voor bijvoorbeeld het doorgeven van</w:t>
      </w:r>
    </w:p>
    <w:p w14:paraId="57979FDF" w14:textId="77777777" w:rsidR="00F127DA" w:rsidRPr="00977A56" w:rsidRDefault="00D3142D" w:rsidP="00343646">
      <w:pPr>
        <w:widowControl w:val="0"/>
        <w:rPr>
          <w:rFonts w:ascii="Corbel" w:hAnsi="Corbel"/>
          <w:sz w:val="22"/>
          <w:szCs w:val="22"/>
        </w:rPr>
      </w:pPr>
      <w:r w:rsidRPr="00977A56">
        <w:rPr>
          <w:rFonts w:ascii="Corbel" w:hAnsi="Corbel"/>
          <w:sz w:val="22"/>
          <w:szCs w:val="22"/>
        </w:rPr>
        <w:t>wijzigingen en afwijkingen, het afleveren van voortgangsrapportages alsmede verzoeken tot en terug</w:t>
      </w:r>
      <w:r w:rsidR="00102EA6" w:rsidRPr="00977A56">
        <w:rPr>
          <w:rFonts w:ascii="Corbel" w:hAnsi="Corbel"/>
          <w:sz w:val="22"/>
          <w:szCs w:val="22"/>
        </w:rPr>
        <w:softHyphen/>
      </w:r>
      <w:r w:rsidRPr="00977A56">
        <w:rPr>
          <w:rFonts w:ascii="Corbel" w:hAnsi="Corbel"/>
          <w:sz w:val="22"/>
          <w:szCs w:val="22"/>
        </w:rPr>
        <w:t xml:space="preserve">koppeling van kwaliteitstoetsen (figuur </w:t>
      </w:r>
      <w:r w:rsidR="00C76B3A" w:rsidRPr="00977A56">
        <w:rPr>
          <w:rFonts w:ascii="Corbel" w:hAnsi="Corbel"/>
          <w:sz w:val="22"/>
          <w:szCs w:val="22"/>
        </w:rPr>
        <w:t>6</w:t>
      </w:r>
      <w:r w:rsidRPr="00977A56">
        <w:rPr>
          <w:rFonts w:ascii="Corbel" w:hAnsi="Corbel"/>
          <w:sz w:val="22"/>
          <w:szCs w:val="22"/>
        </w:rPr>
        <w:t>).</w:t>
      </w:r>
    </w:p>
    <w:p w14:paraId="57979FE0" w14:textId="77777777" w:rsidR="00CD4B48" w:rsidRPr="00977A56" w:rsidRDefault="00CD4B48" w:rsidP="00343646">
      <w:pPr>
        <w:widowControl w:val="0"/>
        <w:rPr>
          <w:rFonts w:ascii="Corbel" w:hAnsi="Corbel"/>
          <w:sz w:val="22"/>
          <w:szCs w:val="22"/>
        </w:rPr>
      </w:pPr>
    </w:p>
    <w:p w14:paraId="57979FE1" w14:textId="77777777" w:rsidR="00CD4B48" w:rsidRPr="00977A56" w:rsidRDefault="00CD4B48" w:rsidP="00343646">
      <w:pPr>
        <w:widowControl w:val="0"/>
        <w:rPr>
          <w:rFonts w:ascii="Corbel" w:hAnsi="Corbel"/>
          <w:sz w:val="22"/>
          <w:szCs w:val="22"/>
        </w:rPr>
      </w:pPr>
    </w:p>
    <w:p w14:paraId="57979FE2" w14:textId="77777777" w:rsidR="00CD4B48" w:rsidRPr="00977A56" w:rsidRDefault="00741D5D" w:rsidP="00343646">
      <w:pPr>
        <w:widowControl w:val="0"/>
        <w:rPr>
          <w:rFonts w:ascii="Corbel" w:hAnsi="Corbel"/>
          <w:sz w:val="22"/>
          <w:szCs w:val="22"/>
        </w:rPr>
      </w:pPr>
      <w:r w:rsidRPr="00977A56">
        <w:rPr>
          <w:rFonts w:ascii="Corbel" w:hAnsi="Corbel"/>
          <w:noProof/>
        </w:rPr>
        <w:drawing>
          <wp:inline distT="0" distB="0" distL="0" distR="0" wp14:anchorId="5797A09B" wp14:editId="5797A09C">
            <wp:extent cx="4089400" cy="1682750"/>
            <wp:effectExtent l="0" t="0" r="6350" b="0"/>
            <wp:docPr id="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400" cy="1682750"/>
                    </a:xfrm>
                    <a:prstGeom prst="rect">
                      <a:avLst/>
                    </a:prstGeom>
                    <a:noFill/>
                    <a:ln>
                      <a:noFill/>
                    </a:ln>
                  </pic:spPr>
                </pic:pic>
              </a:graphicData>
            </a:graphic>
          </wp:inline>
        </w:drawing>
      </w:r>
    </w:p>
    <w:p w14:paraId="57979FE3" w14:textId="77777777" w:rsidR="00CD4B48" w:rsidRPr="00977A56" w:rsidRDefault="00CD4B48" w:rsidP="00343646">
      <w:pPr>
        <w:widowControl w:val="0"/>
        <w:rPr>
          <w:rFonts w:ascii="Corbel" w:hAnsi="Corbel"/>
          <w:sz w:val="22"/>
          <w:szCs w:val="22"/>
        </w:rPr>
      </w:pPr>
    </w:p>
    <w:p w14:paraId="57979FE4" w14:textId="77777777" w:rsidR="00F127DA" w:rsidRPr="00977A56" w:rsidRDefault="00F127DA" w:rsidP="00343646">
      <w:pPr>
        <w:widowControl w:val="0"/>
        <w:rPr>
          <w:rFonts w:ascii="Corbel" w:hAnsi="Corbel"/>
          <w:sz w:val="22"/>
          <w:szCs w:val="22"/>
        </w:rPr>
      </w:pPr>
      <w:r w:rsidRPr="00977A56">
        <w:rPr>
          <w:rFonts w:ascii="Corbel" w:hAnsi="Corbel"/>
          <w:sz w:val="22"/>
          <w:szCs w:val="22"/>
        </w:rPr>
        <w:t xml:space="preserve"> </w:t>
      </w:r>
      <w:r w:rsidRPr="00977A56">
        <w:rPr>
          <w:rFonts w:ascii="Corbel" w:eastAsia="Frutiger-Roman" w:hAnsi="Corbel"/>
          <w:sz w:val="20"/>
          <w:szCs w:val="20"/>
        </w:rPr>
        <w:t xml:space="preserve">Figuur </w:t>
      </w:r>
      <w:r w:rsidR="00C76B3A" w:rsidRPr="00977A56">
        <w:rPr>
          <w:rFonts w:ascii="Corbel" w:eastAsia="Frutiger-Roman" w:hAnsi="Corbel"/>
          <w:sz w:val="20"/>
          <w:szCs w:val="20"/>
        </w:rPr>
        <w:t>6</w:t>
      </w:r>
      <w:r w:rsidRPr="00977A56">
        <w:rPr>
          <w:rFonts w:ascii="Corbel" w:eastAsia="Frutiger-Roman" w:hAnsi="Corbel"/>
          <w:sz w:val="20"/>
          <w:szCs w:val="20"/>
        </w:rPr>
        <w:t>. De verschillende transactietoestanden</w:t>
      </w:r>
    </w:p>
    <w:p w14:paraId="57979FE5" w14:textId="77777777" w:rsidR="00D01147" w:rsidRPr="00977A56" w:rsidRDefault="00D01147" w:rsidP="00343646">
      <w:pPr>
        <w:widowControl w:val="0"/>
        <w:autoSpaceDE w:val="0"/>
        <w:autoSpaceDN w:val="0"/>
        <w:adjustRightInd w:val="0"/>
        <w:rPr>
          <w:rFonts w:ascii="Corbel" w:hAnsi="Corbel"/>
          <w:sz w:val="22"/>
          <w:szCs w:val="22"/>
        </w:rPr>
      </w:pPr>
    </w:p>
    <w:p w14:paraId="57979FE6"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 xml:space="preserve">Met het melden van opdrachtwijzigingen (door de initiator) of afwijkingen en consequenties (door </w:t>
      </w:r>
      <w:r w:rsidRPr="00977A56">
        <w:rPr>
          <w:rFonts w:ascii="Corbel" w:hAnsi="Corbel"/>
          <w:sz w:val="22"/>
          <w:szCs w:val="22"/>
        </w:rPr>
        <w:lastRenderedPageBreak/>
        <w:t>de executor) gaat de transactietoestand over in ‘wijziging / hold’ (4). Wanneer de initiator een wijziging heeft gemeld, kan de executor hierop reageren door de consequenties van de opdrachtwijziging te melden (5). De initiator kan dit afkeuren (6) of goedkeuren met een aanvullende opdracht (7) die vervolgens weer door de executor wordt bevestigd (2). In beide gevallen komt de transactie weer in de ‘beloofd / executie’-toestand.</w:t>
      </w:r>
    </w:p>
    <w:p w14:paraId="57979FE7" w14:textId="77777777" w:rsidR="00D3142D" w:rsidRPr="00977A56" w:rsidRDefault="00D3142D" w:rsidP="00343646">
      <w:pPr>
        <w:widowControl w:val="0"/>
        <w:autoSpaceDE w:val="0"/>
        <w:autoSpaceDN w:val="0"/>
        <w:adjustRightInd w:val="0"/>
        <w:rPr>
          <w:rFonts w:ascii="Corbel" w:hAnsi="Corbel"/>
          <w:sz w:val="22"/>
          <w:szCs w:val="22"/>
        </w:rPr>
      </w:pPr>
    </w:p>
    <w:p w14:paraId="57979FE8"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 xml:space="preserve">Met een </w:t>
      </w:r>
      <w:r w:rsidR="006F7B96" w:rsidRPr="00977A56">
        <w:rPr>
          <w:rFonts w:ascii="Corbel" w:hAnsi="Corbel"/>
          <w:sz w:val="22"/>
          <w:szCs w:val="22"/>
        </w:rPr>
        <w:t>gereed melding</w:t>
      </w:r>
      <w:r w:rsidRPr="00977A56">
        <w:rPr>
          <w:rFonts w:ascii="Corbel" w:hAnsi="Corbel"/>
          <w:sz w:val="22"/>
          <w:szCs w:val="22"/>
        </w:rPr>
        <w:t xml:space="preserve"> (8) geeft de executor aan dat de opdracht is voltooid en belandt de transactie in de toestand ‘melding gereed’. Na acceptatie door de initiator (9) komt de transactie in de toestand ‘aanvaard / einde’ en is de transactie afgerond.</w:t>
      </w:r>
    </w:p>
    <w:p w14:paraId="57979FE9" w14:textId="77777777" w:rsidR="00D3142D" w:rsidRPr="00977A56" w:rsidRDefault="00D3142D" w:rsidP="00343646">
      <w:pPr>
        <w:widowControl w:val="0"/>
        <w:autoSpaceDE w:val="0"/>
        <w:autoSpaceDN w:val="0"/>
        <w:adjustRightInd w:val="0"/>
        <w:rPr>
          <w:rFonts w:ascii="Corbel" w:hAnsi="Corbel"/>
          <w:sz w:val="22"/>
          <w:szCs w:val="22"/>
        </w:rPr>
      </w:pPr>
    </w:p>
    <w:p w14:paraId="57979FEA" w14:textId="77777777" w:rsidR="00D3142D" w:rsidRPr="00977A56" w:rsidRDefault="00BB74F7"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t>Samenvattend</w:t>
      </w:r>
    </w:p>
    <w:p w14:paraId="57979FEB"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Transacties kennen zes verschillende transactietoestanden.</w:t>
      </w:r>
    </w:p>
    <w:p w14:paraId="57979FEC"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Door het versturen van een bericht kan een transactie van de ene toestand naar een andere toestand overgaan.</w:t>
      </w:r>
    </w:p>
    <w:p w14:paraId="57979FED" w14:textId="77777777" w:rsidR="00D3142D" w:rsidRPr="00977A56" w:rsidRDefault="00D3142D" w:rsidP="00343646">
      <w:pPr>
        <w:widowControl w:val="0"/>
        <w:rPr>
          <w:rFonts w:ascii="Corbel" w:hAnsi="Corbel"/>
          <w:sz w:val="22"/>
          <w:szCs w:val="22"/>
        </w:rPr>
      </w:pPr>
    </w:p>
    <w:p w14:paraId="57979FEE" w14:textId="77777777" w:rsidR="00D3142D" w:rsidRPr="00977A56" w:rsidRDefault="00F63722" w:rsidP="00343646">
      <w:pPr>
        <w:pStyle w:val="Kop3"/>
        <w:keepNext w:val="0"/>
        <w:widowControl w:val="0"/>
        <w:rPr>
          <w:rFonts w:ascii="Corbel" w:hAnsi="Corbel"/>
        </w:rPr>
      </w:pPr>
      <w:bookmarkStart w:id="29" w:name="_Toc305592644"/>
      <w:bookmarkStart w:id="30" w:name="_Toc311710996"/>
      <w:r w:rsidRPr="00977A56">
        <w:rPr>
          <w:rFonts w:ascii="Corbel" w:hAnsi="Corbel"/>
        </w:rPr>
        <w:t>1</w:t>
      </w:r>
      <w:r w:rsidR="008C3401" w:rsidRPr="00977A56">
        <w:rPr>
          <w:rFonts w:ascii="Corbel" w:hAnsi="Corbel"/>
        </w:rPr>
        <w:t>.2.6</w:t>
      </w:r>
      <w:r w:rsidR="008C3401" w:rsidRPr="00977A56">
        <w:rPr>
          <w:rFonts w:ascii="Corbel" w:hAnsi="Corbel"/>
        </w:rPr>
        <w:tab/>
      </w:r>
      <w:r w:rsidR="00D3142D" w:rsidRPr="00977A56">
        <w:rPr>
          <w:rFonts w:ascii="Corbel" w:hAnsi="Corbel"/>
        </w:rPr>
        <w:t>Bericht</w:t>
      </w:r>
      <w:bookmarkEnd w:id="29"/>
      <w:bookmarkEnd w:id="30"/>
    </w:p>
    <w:p w14:paraId="57979FEF" w14:textId="77777777" w:rsidR="00F15C55" w:rsidRPr="00977A56" w:rsidRDefault="00741D5D" w:rsidP="00F15C55">
      <w:pPr>
        <w:widowControl w:val="0"/>
        <w:rPr>
          <w:rFonts w:ascii="Corbel" w:hAnsi="Corbel"/>
          <w:sz w:val="22"/>
          <w:szCs w:val="22"/>
        </w:rPr>
      </w:pPr>
      <w:r w:rsidRPr="00977A56">
        <w:rPr>
          <w:rFonts w:ascii="Corbel" w:hAnsi="Corbel"/>
          <w:noProof/>
          <w:color w:val="000000"/>
          <w:sz w:val="22"/>
          <w:szCs w:val="22"/>
        </w:rPr>
        <w:drawing>
          <wp:anchor distT="0" distB="0" distL="114300" distR="114300" simplePos="0" relativeHeight="251656704" behindDoc="0" locked="0" layoutInCell="1" allowOverlap="1" wp14:anchorId="5797A09D" wp14:editId="5797A09E">
            <wp:simplePos x="0" y="0"/>
            <wp:positionH relativeFrom="column">
              <wp:posOffset>2936875</wp:posOffset>
            </wp:positionH>
            <wp:positionV relativeFrom="paragraph">
              <wp:posOffset>452755</wp:posOffset>
            </wp:positionV>
            <wp:extent cx="3418205" cy="4606925"/>
            <wp:effectExtent l="0" t="0" r="0" b="3175"/>
            <wp:wrapSquare wrapText="bothSides"/>
            <wp:docPr id="10" name="Picture 4" descr="file:///C:\Users\Olaf thuis\AppData\Local\Temp\SolidDocuments\SolidCapture\SolidCaptureImage3215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Olaf thuis\AppData\Local\Temp\SolidDocuments\SolidCapture\SolidCaptureImage32154062.jpg"/>
                    <pic:cNvPicPr>
                      <a:picLocks noChangeAspect="1" noChangeArrowheads="1"/>
                    </pic:cNvPicPr>
                  </pic:nvPicPr>
                  <pic:blipFill>
                    <a:blip r:embed="rId19">
                      <a:extLst>
                        <a:ext uri="{28A0092B-C50C-407E-A947-70E740481C1C}">
                          <a14:useLocalDpi xmlns:a14="http://schemas.microsoft.com/office/drawing/2010/main" val="0"/>
                        </a:ext>
                      </a:extLst>
                    </a:blip>
                    <a:srcRect l="24074" t="3465" r="11873"/>
                    <a:stretch>
                      <a:fillRect/>
                    </a:stretch>
                  </pic:blipFill>
                  <pic:spPr bwMode="auto">
                    <a:xfrm>
                      <a:off x="0" y="0"/>
                      <a:ext cx="3418205" cy="460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7DD" w:rsidRPr="00977A56">
        <w:rPr>
          <w:rFonts w:ascii="Corbel" w:hAnsi="Corbel"/>
          <w:color w:val="000000"/>
          <w:sz w:val="22"/>
          <w:szCs w:val="22"/>
        </w:rPr>
        <w:t xml:space="preserve">Een </w:t>
      </w:r>
      <w:r w:rsidR="00D3142D" w:rsidRPr="00977A56">
        <w:rPr>
          <w:rFonts w:ascii="Corbel" w:hAnsi="Corbel"/>
          <w:color w:val="000000"/>
          <w:sz w:val="22"/>
          <w:szCs w:val="22"/>
        </w:rPr>
        <w:t xml:space="preserve">transactie </w:t>
      </w:r>
      <w:r w:rsidR="006B0D1D" w:rsidRPr="00977A56">
        <w:rPr>
          <w:rFonts w:ascii="Corbel" w:hAnsi="Corbel"/>
          <w:color w:val="000000"/>
          <w:sz w:val="22"/>
          <w:szCs w:val="22"/>
        </w:rPr>
        <w:t xml:space="preserve">bestaat uit </w:t>
      </w:r>
      <w:r w:rsidR="00D3142D" w:rsidRPr="00977A56">
        <w:rPr>
          <w:rFonts w:ascii="Corbel" w:hAnsi="Corbel"/>
          <w:color w:val="000000"/>
          <w:sz w:val="22"/>
          <w:szCs w:val="22"/>
        </w:rPr>
        <w:t xml:space="preserve">berichten die nodig zijn om de formele communicatie tussen </w:t>
      </w:r>
      <w:r w:rsidR="009267DD" w:rsidRPr="00977A56">
        <w:rPr>
          <w:rFonts w:ascii="Corbel" w:hAnsi="Corbel"/>
          <w:color w:val="000000"/>
          <w:sz w:val="22"/>
          <w:szCs w:val="22"/>
        </w:rPr>
        <w:t xml:space="preserve">de </w:t>
      </w:r>
      <w:r w:rsidR="00D3142D" w:rsidRPr="00977A56">
        <w:rPr>
          <w:rFonts w:ascii="Corbel" w:hAnsi="Corbel"/>
          <w:color w:val="000000"/>
          <w:sz w:val="22"/>
          <w:szCs w:val="22"/>
        </w:rPr>
        <w:t>rollen te kunnen afhandelen.</w:t>
      </w:r>
      <w:r w:rsidR="00B25943" w:rsidRPr="00977A56">
        <w:rPr>
          <w:rFonts w:ascii="Corbel" w:hAnsi="Corbel"/>
          <w:color w:val="000000"/>
          <w:sz w:val="22"/>
          <w:szCs w:val="22"/>
        </w:rPr>
        <w:t xml:space="preserve"> Een bericht is in feite een inge</w:t>
      </w:r>
      <w:r w:rsidR="00102EA6" w:rsidRPr="00977A56">
        <w:rPr>
          <w:rFonts w:ascii="Corbel" w:hAnsi="Corbel"/>
          <w:color w:val="000000"/>
          <w:sz w:val="22"/>
          <w:szCs w:val="22"/>
        </w:rPr>
        <w:softHyphen/>
      </w:r>
      <w:r w:rsidR="00B25943" w:rsidRPr="00977A56">
        <w:rPr>
          <w:rFonts w:ascii="Corbel" w:hAnsi="Corbel"/>
          <w:color w:val="000000"/>
          <w:sz w:val="22"/>
          <w:szCs w:val="22"/>
        </w:rPr>
        <w:t xml:space="preserve">vuld </w:t>
      </w:r>
      <w:r w:rsidR="006B0D1D" w:rsidRPr="00977A56">
        <w:rPr>
          <w:rFonts w:ascii="Corbel" w:hAnsi="Corbel"/>
          <w:color w:val="000000"/>
          <w:sz w:val="22"/>
          <w:szCs w:val="22"/>
        </w:rPr>
        <w:t>‘</w:t>
      </w:r>
      <w:r w:rsidR="00E527D6" w:rsidRPr="00977A56">
        <w:rPr>
          <w:rFonts w:ascii="Corbel" w:hAnsi="Corbel"/>
          <w:color w:val="000000"/>
          <w:sz w:val="22"/>
          <w:szCs w:val="22"/>
        </w:rPr>
        <w:t xml:space="preserve">formulier’ </w:t>
      </w:r>
      <w:r w:rsidR="000A7145" w:rsidRPr="00977A56">
        <w:rPr>
          <w:rFonts w:ascii="Corbel" w:hAnsi="Corbel"/>
          <w:color w:val="000000"/>
          <w:sz w:val="22"/>
          <w:szCs w:val="22"/>
        </w:rPr>
        <w:t>met data</w:t>
      </w:r>
      <w:r w:rsidR="00471FC7" w:rsidRPr="00977A56">
        <w:rPr>
          <w:rFonts w:ascii="Corbel" w:hAnsi="Corbel"/>
          <w:color w:val="000000"/>
          <w:sz w:val="22"/>
          <w:szCs w:val="22"/>
        </w:rPr>
        <w:t>, waarbij de gegevens in de velden van het formulier in een database worden opgeslagen</w:t>
      </w:r>
      <w:r w:rsidR="000A7145" w:rsidRPr="00977A56">
        <w:rPr>
          <w:rFonts w:ascii="Corbel" w:hAnsi="Corbel"/>
          <w:color w:val="000000"/>
          <w:sz w:val="22"/>
          <w:szCs w:val="22"/>
        </w:rPr>
        <w:t xml:space="preserve">. </w:t>
      </w:r>
      <w:r w:rsidR="008304CE" w:rsidRPr="00977A56">
        <w:rPr>
          <w:rFonts w:ascii="Corbel" w:hAnsi="Corbel"/>
          <w:sz w:val="22"/>
          <w:szCs w:val="22"/>
        </w:rPr>
        <w:t xml:space="preserve">In een raamwerk is voor elk bericht gespecificeerd welke gegevenselementen het bevat. </w:t>
      </w:r>
      <w:r w:rsidR="00F15C55" w:rsidRPr="00977A56">
        <w:rPr>
          <w:rFonts w:ascii="Corbel" w:hAnsi="Corbel"/>
          <w:sz w:val="22"/>
          <w:szCs w:val="22"/>
        </w:rPr>
        <w:t>Een bericht is van een bepaald berichttype en is onlosmakelijk verbonden aan een transactie</w:t>
      </w:r>
      <w:r w:rsidR="00F37861" w:rsidRPr="00977A56">
        <w:rPr>
          <w:rFonts w:ascii="Corbel" w:hAnsi="Corbel"/>
          <w:sz w:val="22"/>
          <w:szCs w:val="22"/>
        </w:rPr>
        <w:t xml:space="preserve"> (hoewel een bericht</w:t>
      </w:r>
      <w:r w:rsidR="00F37861" w:rsidRPr="00977A56">
        <w:rPr>
          <w:rFonts w:ascii="Corbel" w:hAnsi="Corbel"/>
          <w:i/>
          <w:sz w:val="22"/>
          <w:szCs w:val="22"/>
        </w:rPr>
        <w:t xml:space="preserve">type </w:t>
      </w:r>
      <w:r w:rsidR="00F37861" w:rsidRPr="00977A56">
        <w:rPr>
          <w:rFonts w:ascii="Corbel" w:hAnsi="Corbel"/>
          <w:sz w:val="22"/>
          <w:szCs w:val="22"/>
        </w:rPr>
        <w:t>met verschillende transactie</w:t>
      </w:r>
      <w:r w:rsidR="00F37861" w:rsidRPr="00977A56">
        <w:rPr>
          <w:rFonts w:ascii="Corbel" w:hAnsi="Corbel"/>
          <w:i/>
          <w:sz w:val="22"/>
          <w:szCs w:val="22"/>
        </w:rPr>
        <w:t xml:space="preserve">types </w:t>
      </w:r>
      <w:r w:rsidR="00F37861" w:rsidRPr="00977A56">
        <w:rPr>
          <w:rFonts w:ascii="Corbel" w:hAnsi="Corbel"/>
          <w:sz w:val="22"/>
          <w:szCs w:val="22"/>
        </w:rPr>
        <w:t>verbonden kan zijn).</w:t>
      </w:r>
      <w:r w:rsidR="00F37861" w:rsidRPr="00977A56">
        <w:rPr>
          <w:rFonts w:ascii="Corbel" w:hAnsi="Corbel"/>
          <w:sz w:val="22"/>
          <w:szCs w:val="22"/>
        </w:rPr>
        <w:br/>
      </w:r>
      <w:r w:rsidR="00F15C55" w:rsidRPr="00977A56">
        <w:rPr>
          <w:rFonts w:ascii="Corbel" w:hAnsi="Corbel"/>
          <w:sz w:val="22"/>
          <w:szCs w:val="22"/>
        </w:rPr>
        <w:t>Een bericht bevat de gegevensstructuur die in het VISI-raamwerk is voorgeschreven. Het bericht heeft een ‘header’ waarin de gegevens zijn opgenomen van de betrokken rollen, de transactie en het werk waarop de transactie betrekking heeft. In de body van het bericht bevindt zich de over te dragen infor</w:t>
      </w:r>
      <w:r w:rsidR="00102EA6" w:rsidRPr="00977A56">
        <w:rPr>
          <w:rFonts w:ascii="Corbel" w:hAnsi="Corbel"/>
          <w:sz w:val="22"/>
          <w:szCs w:val="22"/>
        </w:rPr>
        <w:softHyphen/>
      </w:r>
      <w:r w:rsidR="00F15C55" w:rsidRPr="00977A56">
        <w:rPr>
          <w:rFonts w:ascii="Corbel" w:hAnsi="Corbel"/>
          <w:sz w:val="22"/>
          <w:szCs w:val="22"/>
        </w:rPr>
        <w:t>matie bestaande uit ingevulde gegevenselementen, aangehangen documenten en referenties naar docu</w:t>
      </w:r>
      <w:r w:rsidR="00102EA6" w:rsidRPr="00977A56">
        <w:rPr>
          <w:rFonts w:ascii="Corbel" w:hAnsi="Corbel"/>
          <w:sz w:val="22"/>
          <w:szCs w:val="22"/>
        </w:rPr>
        <w:softHyphen/>
      </w:r>
      <w:r w:rsidR="00F15C55" w:rsidRPr="00977A56">
        <w:rPr>
          <w:rFonts w:ascii="Corbel" w:hAnsi="Corbel"/>
          <w:sz w:val="22"/>
          <w:szCs w:val="22"/>
        </w:rPr>
        <w:t>menten.</w:t>
      </w:r>
    </w:p>
    <w:p w14:paraId="57979FF0" w14:textId="77777777" w:rsidR="005E7430" w:rsidRPr="00977A56" w:rsidRDefault="007463FE"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Aan een bericht kunnen </w:t>
      </w:r>
      <w:r w:rsidR="001E3925" w:rsidRPr="00977A56">
        <w:rPr>
          <w:rFonts w:ascii="Corbel" w:hAnsi="Corbel"/>
          <w:color w:val="000000"/>
          <w:sz w:val="22"/>
          <w:szCs w:val="22"/>
        </w:rPr>
        <w:t>bijlagen (</w:t>
      </w:r>
      <w:r w:rsidRPr="00977A56">
        <w:rPr>
          <w:rFonts w:ascii="Corbel" w:hAnsi="Corbel"/>
          <w:color w:val="000000"/>
          <w:sz w:val="22"/>
          <w:szCs w:val="22"/>
        </w:rPr>
        <w:t>a</w:t>
      </w:r>
      <w:r w:rsidR="000A7145" w:rsidRPr="00977A56">
        <w:rPr>
          <w:rFonts w:ascii="Corbel" w:hAnsi="Corbel"/>
          <w:color w:val="000000"/>
          <w:sz w:val="22"/>
          <w:szCs w:val="22"/>
        </w:rPr>
        <w:t>ttachments</w:t>
      </w:r>
      <w:r w:rsidR="001E3925" w:rsidRPr="00977A56">
        <w:rPr>
          <w:rFonts w:ascii="Corbel" w:hAnsi="Corbel"/>
          <w:color w:val="000000"/>
          <w:sz w:val="22"/>
          <w:szCs w:val="22"/>
        </w:rPr>
        <w:t>)</w:t>
      </w:r>
      <w:r w:rsidR="000A7145" w:rsidRPr="00977A56">
        <w:rPr>
          <w:rFonts w:ascii="Corbel" w:hAnsi="Corbel"/>
          <w:color w:val="000000"/>
          <w:sz w:val="22"/>
          <w:szCs w:val="22"/>
        </w:rPr>
        <w:t xml:space="preserve"> </w:t>
      </w:r>
      <w:r w:rsidR="006B0D1D" w:rsidRPr="00977A56">
        <w:rPr>
          <w:rFonts w:ascii="Corbel" w:hAnsi="Corbel"/>
          <w:color w:val="000000"/>
          <w:sz w:val="22"/>
          <w:szCs w:val="22"/>
        </w:rPr>
        <w:t xml:space="preserve">met data </w:t>
      </w:r>
      <w:r w:rsidR="000A7145" w:rsidRPr="00977A56">
        <w:rPr>
          <w:rFonts w:ascii="Corbel" w:hAnsi="Corbel"/>
          <w:color w:val="000000"/>
          <w:sz w:val="22"/>
          <w:szCs w:val="22"/>
        </w:rPr>
        <w:t>worden gekoppeld</w:t>
      </w:r>
      <w:r w:rsidR="00F07A66" w:rsidRPr="00977A56">
        <w:rPr>
          <w:rFonts w:ascii="Corbel" w:hAnsi="Corbel"/>
          <w:color w:val="000000"/>
          <w:sz w:val="22"/>
          <w:szCs w:val="22"/>
        </w:rPr>
        <w:t xml:space="preserve">. De inhoud </w:t>
      </w:r>
      <w:r w:rsidR="006B0D1D" w:rsidRPr="00977A56">
        <w:rPr>
          <w:rFonts w:ascii="Corbel" w:hAnsi="Corbel"/>
          <w:color w:val="000000"/>
          <w:sz w:val="22"/>
          <w:szCs w:val="22"/>
        </w:rPr>
        <w:t>van een bericht (</w:t>
      </w:r>
      <w:r w:rsidR="006F7B96" w:rsidRPr="00977A56">
        <w:rPr>
          <w:rFonts w:ascii="Corbel" w:hAnsi="Corbel"/>
          <w:color w:val="000000"/>
          <w:sz w:val="22"/>
          <w:szCs w:val="22"/>
        </w:rPr>
        <w:t>c.q.</w:t>
      </w:r>
      <w:r w:rsidR="006B0D1D" w:rsidRPr="00977A56">
        <w:rPr>
          <w:rFonts w:ascii="Corbel" w:hAnsi="Corbel"/>
          <w:color w:val="000000"/>
          <w:sz w:val="22"/>
          <w:szCs w:val="22"/>
        </w:rPr>
        <w:t xml:space="preserve"> attachment) </w:t>
      </w:r>
      <w:r w:rsidR="00F07A66" w:rsidRPr="00977A56">
        <w:rPr>
          <w:rFonts w:ascii="Corbel" w:hAnsi="Corbel"/>
          <w:color w:val="000000"/>
          <w:sz w:val="22"/>
          <w:szCs w:val="22"/>
        </w:rPr>
        <w:t>kan bijdra</w:t>
      </w:r>
      <w:r w:rsidR="00A54EFD" w:rsidRPr="00977A56">
        <w:rPr>
          <w:rFonts w:ascii="Corbel" w:hAnsi="Corbel"/>
          <w:color w:val="000000"/>
          <w:sz w:val="22"/>
          <w:szCs w:val="22"/>
        </w:rPr>
        <w:t>gen aan het BIM van een project</w:t>
      </w:r>
      <w:r w:rsidR="00F07A66" w:rsidRPr="00977A56">
        <w:rPr>
          <w:rFonts w:ascii="Corbel" w:hAnsi="Corbel"/>
          <w:color w:val="000000"/>
          <w:sz w:val="22"/>
          <w:szCs w:val="22"/>
        </w:rPr>
        <w:t>.</w:t>
      </w:r>
      <w:r w:rsidRPr="00977A56">
        <w:rPr>
          <w:rFonts w:ascii="Corbel" w:hAnsi="Corbel"/>
          <w:color w:val="000000"/>
          <w:sz w:val="22"/>
          <w:szCs w:val="22"/>
        </w:rPr>
        <w:t xml:space="preserve"> </w:t>
      </w:r>
    </w:p>
    <w:p w14:paraId="57979FF1" w14:textId="77777777" w:rsidR="00D42444" w:rsidRPr="00977A56" w:rsidRDefault="00D42444" w:rsidP="005E7430">
      <w:pPr>
        <w:widowControl w:val="0"/>
        <w:autoSpaceDE w:val="0"/>
        <w:autoSpaceDN w:val="0"/>
        <w:adjustRightInd w:val="0"/>
        <w:rPr>
          <w:rFonts w:ascii="Corbel" w:hAnsi="Corbel"/>
          <w:color w:val="000000"/>
          <w:sz w:val="20"/>
          <w:szCs w:val="20"/>
        </w:rPr>
      </w:pPr>
    </w:p>
    <w:p w14:paraId="57979FF2" w14:textId="77777777" w:rsidR="002A55DD" w:rsidRPr="00977A56" w:rsidRDefault="002A55DD" w:rsidP="002A55DD">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Door met VISI te werken, wordt die informatieoverdracht in de (formele) procescontext gebracht.</w:t>
      </w:r>
    </w:p>
    <w:p w14:paraId="57979FF3" w14:textId="77777777" w:rsidR="00E702E9" w:rsidRPr="00977A56" w:rsidRDefault="00E702E9" w:rsidP="002A55DD">
      <w:pPr>
        <w:widowControl w:val="0"/>
        <w:autoSpaceDE w:val="0"/>
        <w:autoSpaceDN w:val="0"/>
        <w:adjustRightInd w:val="0"/>
        <w:rPr>
          <w:rFonts w:ascii="Corbel" w:hAnsi="Corbel"/>
          <w:color w:val="000000"/>
          <w:sz w:val="22"/>
          <w:szCs w:val="22"/>
        </w:rPr>
      </w:pPr>
    </w:p>
    <w:p w14:paraId="57979FF4" w14:textId="77777777" w:rsidR="00E702E9" w:rsidRPr="00977A56" w:rsidRDefault="00E702E9" w:rsidP="002A55DD">
      <w:pPr>
        <w:widowControl w:val="0"/>
        <w:autoSpaceDE w:val="0"/>
        <w:autoSpaceDN w:val="0"/>
        <w:adjustRightInd w:val="0"/>
        <w:rPr>
          <w:rFonts w:ascii="Corbel" w:hAnsi="Corbel"/>
          <w:color w:val="000000"/>
          <w:sz w:val="22"/>
          <w:szCs w:val="22"/>
        </w:rPr>
      </w:pPr>
    </w:p>
    <w:p w14:paraId="57979FF5" w14:textId="77777777" w:rsidR="005E7430" w:rsidRPr="00977A56" w:rsidRDefault="00E702E9" w:rsidP="00E702E9">
      <w:pPr>
        <w:widowControl w:val="0"/>
        <w:tabs>
          <w:tab w:val="left" w:pos="3969"/>
          <w:tab w:val="right" w:pos="9072"/>
          <w:tab w:val="right" w:pos="10206"/>
        </w:tabs>
        <w:autoSpaceDE w:val="0"/>
        <w:autoSpaceDN w:val="0"/>
        <w:adjustRightInd w:val="0"/>
        <w:rPr>
          <w:rFonts w:ascii="Corbel" w:hAnsi="Corbel"/>
          <w:i/>
          <w:color w:val="000000"/>
          <w:sz w:val="20"/>
          <w:szCs w:val="20"/>
        </w:rPr>
      </w:pPr>
      <w:r w:rsidRPr="00977A56">
        <w:rPr>
          <w:rFonts w:ascii="Corbel" w:hAnsi="Corbel"/>
          <w:i/>
          <w:color w:val="000000"/>
          <w:sz w:val="20"/>
          <w:szCs w:val="20"/>
        </w:rPr>
        <w:tab/>
      </w:r>
      <w:r w:rsidR="005106BC" w:rsidRPr="00977A56">
        <w:rPr>
          <w:rFonts w:ascii="Corbel" w:hAnsi="Corbel"/>
          <w:i/>
          <w:color w:val="000000"/>
          <w:sz w:val="20"/>
          <w:szCs w:val="20"/>
        </w:rPr>
        <w:t>Figuur 7. Voorbeeld van een bericht uit een transactieschema</w:t>
      </w:r>
    </w:p>
    <w:p w14:paraId="57979FF6" w14:textId="77777777" w:rsidR="00E702E9" w:rsidRPr="00977A56" w:rsidRDefault="00E702E9" w:rsidP="00E702E9">
      <w:pPr>
        <w:widowControl w:val="0"/>
        <w:tabs>
          <w:tab w:val="left" w:pos="3969"/>
          <w:tab w:val="right" w:pos="9072"/>
          <w:tab w:val="right" w:pos="10206"/>
        </w:tabs>
        <w:autoSpaceDE w:val="0"/>
        <w:autoSpaceDN w:val="0"/>
        <w:adjustRightInd w:val="0"/>
        <w:rPr>
          <w:rFonts w:ascii="Corbel" w:hAnsi="Corbel"/>
          <w:color w:val="000000"/>
          <w:sz w:val="22"/>
          <w:szCs w:val="22"/>
        </w:rPr>
      </w:pPr>
    </w:p>
    <w:p w14:paraId="57979FF7" w14:textId="77777777" w:rsidR="00D3142D" w:rsidRPr="00977A56" w:rsidRDefault="00EA318F"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br w:type="page"/>
      </w:r>
      <w:r w:rsidR="00BB74F7" w:rsidRPr="00977A56">
        <w:rPr>
          <w:rFonts w:ascii="Corbel" w:hAnsi="Corbel"/>
          <w:b/>
          <w:bCs/>
          <w:i/>
          <w:color w:val="000000"/>
          <w:sz w:val="22"/>
          <w:szCs w:val="22"/>
        </w:rPr>
        <w:lastRenderedPageBreak/>
        <w:t>Samenvattend</w:t>
      </w:r>
    </w:p>
    <w:p w14:paraId="57979FF8"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Berichten worden gebruikt om transacties af te handelen.</w:t>
      </w:r>
    </w:p>
    <w:p w14:paraId="57979FF9"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Berichten kennen een logische volgorde.</w:t>
      </w:r>
    </w:p>
    <w:p w14:paraId="57979FFA"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Berichten bestaan uit gegevenselementen.</w:t>
      </w:r>
    </w:p>
    <w:p w14:paraId="57979FFB"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Aan een bericht kunnen bijlagen worden toegevoegd.</w:t>
      </w:r>
    </w:p>
    <w:p w14:paraId="57979FFC" w14:textId="77777777" w:rsidR="005106BC" w:rsidRPr="00977A56" w:rsidRDefault="005106BC" w:rsidP="005106BC">
      <w:pPr>
        <w:widowControl w:val="0"/>
        <w:autoSpaceDE w:val="0"/>
        <w:autoSpaceDN w:val="0"/>
        <w:adjustRightInd w:val="0"/>
        <w:ind w:left="360"/>
        <w:rPr>
          <w:rFonts w:ascii="Corbel" w:hAnsi="Corbel"/>
          <w:sz w:val="22"/>
          <w:szCs w:val="22"/>
        </w:rPr>
      </w:pPr>
    </w:p>
    <w:p w14:paraId="57979FFD" w14:textId="77777777" w:rsidR="00D3142D" w:rsidRPr="00977A56" w:rsidRDefault="00F63722" w:rsidP="00343646">
      <w:pPr>
        <w:pStyle w:val="Kop3"/>
        <w:keepNext w:val="0"/>
        <w:widowControl w:val="0"/>
        <w:rPr>
          <w:rFonts w:ascii="Corbel" w:hAnsi="Corbel"/>
        </w:rPr>
      </w:pPr>
      <w:bookmarkStart w:id="31" w:name="_Toc305592645"/>
      <w:bookmarkStart w:id="32" w:name="_Toc311710997"/>
      <w:r w:rsidRPr="00977A56">
        <w:rPr>
          <w:rFonts w:ascii="Corbel" w:hAnsi="Corbel"/>
        </w:rPr>
        <w:t>1</w:t>
      </w:r>
      <w:r w:rsidR="008C3401" w:rsidRPr="00977A56">
        <w:rPr>
          <w:rFonts w:ascii="Corbel" w:hAnsi="Corbel"/>
        </w:rPr>
        <w:t>.2.7</w:t>
      </w:r>
      <w:r w:rsidR="008C3401" w:rsidRPr="00977A56">
        <w:rPr>
          <w:rFonts w:ascii="Corbel" w:hAnsi="Corbel"/>
        </w:rPr>
        <w:tab/>
      </w:r>
      <w:r w:rsidR="00D3142D" w:rsidRPr="00977A56">
        <w:rPr>
          <w:rFonts w:ascii="Corbel" w:hAnsi="Corbel"/>
        </w:rPr>
        <w:t>Gegevenselement</w:t>
      </w:r>
      <w:bookmarkEnd w:id="31"/>
      <w:bookmarkEnd w:id="32"/>
    </w:p>
    <w:p w14:paraId="57979FFE"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color w:val="000000"/>
          <w:sz w:val="22"/>
          <w:szCs w:val="22"/>
        </w:rPr>
        <w:t xml:space="preserve">Elk bericht bestaat uit een aantal gegevenselementen. </w:t>
      </w:r>
      <w:r w:rsidR="006A0D5B" w:rsidRPr="00977A56">
        <w:rPr>
          <w:rFonts w:ascii="Corbel" w:hAnsi="Corbel"/>
          <w:color w:val="000000"/>
          <w:sz w:val="22"/>
          <w:szCs w:val="22"/>
        </w:rPr>
        <w:t xml:space="preserve">Een </w:t>
      </w:r>
      <w:r w:rsidRPr="00977A56">
        <w:rPr>
          <w:rFonts w:ascii="Corbel" w:hAnsi="Corbel"/>
          <w:color w:val="000000"/>
          <w:sz w:val="22"/>
          <w:szCs w:val="22"/>
        </w:rPr>
        <w:t>gegevenselement heeft een identificatie, een naam en een omschrijving. Aan de opmaak en waarde van het gegevenselement kunnen voorwaarden worden gesteld.</w:t>
      </w:r>
      <w:r w:rsidR="006A0D5B" w:rsidRPr="00977A56">
        <w:rPr>
          <w:rFonts w:ascii="Corbel" w:hAnsi="Corbel"/>
          <w:color w:val="000000"/>
          <w:sz w:val="22"/>
          <w:szCs w:val="22"/>
        </w:rPr>
        <w:t xml:space="preserve"> </w:t>
      </w:r>
      <w:r w:rsidRPr="00977A56">
        <w:rPr>
          <w:rFonts w:ascii="Corbel" w:hAnsi="Corbel"/>
          <w:color w:val="000000"/>
          <w:sz w:val="22"/>
          <w:szCs w:val="22"/>
        </w:rPr>
        <w:t xml:space="preserve">Voorbeelden van gegevenselementen </w:t>
      </w:r>
      <w:r w:rsidR="004D30D2" w:rsidRPr="00977A56">
        <w:rPr>
          <w:rFonts w:ascii="Corbel" w:hAnsi="Corbel"/>
          <w:color w:val="000000"/>
          <w:sz w:val="22"/>
          <w:szCs w:val="22"/>
        </w:rPr>
        <w:t>zijn T</w:t>
      </w:r>
      <w:r w:rsidR="004D30D2" w:rsidRPr="00977A56">
        <w:rPr>
          <w:rFonts w:ascii="Corbel" w:hAnsi="Corbel"/>
          <w:sz w:val="22"/>
          <w:szCs w:val="22"/>
        </w:rPr>
        <w:t>ransactieomschrijving, Berichtomschrijving, Naam verzender, Organisatie verzender,</w:t>
      </w:r>
      <w:r w:rsidR="00E44016" w:rsidRPr="00977A56">
        <w:rPr>
          <w:rFonts w:ascii="Corbel" w:hAnsi="Corbel"/>
          <w:sz w:val="22"/>
          <w:szCs w:val="22"/>
        </w:rPr>
        <w:t xml:space="preserve"> </w:t>
      </w:r>
      <w:r w:rsidRPr="00977A56">
        <w:rPr>
          <w:rFonts w:ascii="Corbel" w:hAnsi="Corbel"/>
          <w:sz w:val="22"/>
          <w:szCs w:val="22"/>
        </w:rPr>
        <w:t>R</w:t>
      </w:r>
      <w:r w:rsidR="004D30D2" w:rsidRPr="00977A56">
        <w:rPr>
          <w:rFonts w:ascii="Corbel" w:hAnsi="Corbel"/>
          <w:sz w:val="22"/>
          <w:szCs w:val="22"/>
        </w:rPr>
        <w:t xml:space="preserve">olomschrijving van de verzender, Naam ontvanger, Organisatie ontvanger, </w:t>
      </w:r>
      <w:r w:rsidRPr="00977A56">
        <w:rPr>
          <w:rFonts w:ascii="Corbel" w:hAnsi="Corbel"/>
          <w:sz w:val="22"/>
          <w:szCs w:val="22"/>
        </w:rPr>
        <w:t>Rolomschrijving van de ont</w:t>
      </w:r>
      <w:r w:rsidR="004D30D2" w:rsidRPr="00977A56">
        <w:rPr>
          <w:rFonts w:ascii="Corbel" w:hAnsi="Corbel"/>
          <w:sz w:val="22"/>
          <w:szCs w:val="22"/>
        </w:rPr>
        <w:t>vanger, Startdatum van de transactie, Verzend</w:t>
      </w:r>
      <w:r w:rsidR="00D475FD" w:rsidRPr="00977A56">
        <w:rPr>
          <w:rFonts w:ascii="Corbel" w:hAnsi="Corbel"/>
          <w:sz w:val="22"/>
          <w:szCs w:val="22"/>
        </w:rPr>
        <w:t>-</w:t>
      </w:r>
      <w:r w:rsidR="004D30D2" w:rsidRPr="00977A56">
        <w:rPr>
          <w:rFonts w:ascii="Corbel" w:hAnsi="Corbel"/>
          <w:sz w:val="22"/>
          <w:szCs w:val="22"/>
        </w:rPr>
        <w:t>datum bericht en Leesdatum bericht.</w:t>
      </w:r>
    </w:p>
    <w:p w14:paraId="57979FFF"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A000"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 xml:space="preserve">In </w:t>
      </w:r>
      <w:r w:rsidR="006A0D5B" w:rsidRPr="00977A56">
        <w:rPr>
          <w:rFonts w:ascii="Corbel" w:hAnsi="Corbel"/>
          <w:color w:val="000000"/>
          <w:sz w:val="22"/>
          <w:szCs w:val="22"/>
        </w:rPr>
        <w:t xml:space="preserve">een </w:t>
      </w:r>
      <w:r w:rsidRPr="00977A56">
        <w:rPr>
          <w:rFonts w:ascii="Corbel" w:hAnsi="Corbel"/>
          <w:color w:val="000000"/>
          <w:sz w:val="22"/>
          <w:szCs w:val="22"/>
        </w:rPr>
        <w:t xml:space="preserve">VISI-raamwerk </w:t>
      </w:r>
      <w:r w:rsidR="006A0D5B" w:rsidRPr="00977A56">
        <w:rPr>
          <w:rFonts w:ascii="Corbel" w:hAnsi="Corbel"/>
          <w:color w:val="000000"/>
          <w:sz w:val="22"/>
          <w:szCs w:val="22"/>
        </w:rPr>
        <w:t xml:space="preserve">kunnen </w:t>
      </w:r>
      <w:r w:rsidRPr="00977A56">
        <w:rPr>
          <w:rFonts w:ascii="Corbel" w:hAnsi="Corbel"/>
          <w:color w:val="000000"/>
          <w:sz w:val="22"/>
          <w:szCs w:val="22"/>
        </w:rPr>
        <w:t>twee typen gegevenselementen voor</w:t>
      </w:r>
      <w:r w:rsidR="006A0D5B" w:rsidRPr="00977A56">
        <w:rPr>
          <w:rFonts w:ascii="Corbel" w:hAnsi="Corbel"/>
          <w:color w:val="000000"/>
          <w:sz w:val="22"/>
          <w:szCs w:val="22"/>
        </w:rPr>
        <w:t>komen</w:t>
      </w:r>
      <w:r w:rsidRPr="00977A56">
        <w:rPr>
          <w:rFonts w:ascii="Corbel" w:hAnsi="Corbel"/>
          <w:color w:val="000000"/>
          <w:sz w:val="22"/>
          <w:szCs w:val="22"/>
        </w:rPr>
        <w:t xml:space="preserve">. </w:t>
      </w:r>
      <w:r w:rsidR="0077366E" w:rsidRPr="00977A56">
        <w:rPr>
          <w:rFonts w:ascii="Corbel" w:hAnsi="Corbel"/>
          <w:color w:val="000000"/>
          <w:sz w:val="22"/>
          <w:szCs w:val="22"/>
        </w:rPr>
        <w:t xml:space="preserve">Allereerst </w:t>
      </w:r>
      <w:r w:rsidRPr="00977A56">
        <w:rPr>
          <w:rFonts w:ascii="Corbel" w:hAnsi="Corbel"/>
          <w:color w:val="000000"/>
          <w:sz w:val="22"/>
          <w:szCs w:val="22"/>
        </w:rPr>
        <w:t>de</w:t>
      </w:r>
      <w:r w:rsidR="0077366E" w:rsidRPr="00977A56">
        <w:rPr>
          <w:rFonts w:ascii="Corbel" w:hAnsi="Corbel"/>
          <w:color w:val="000000"/>
          <w:sz w:val="22"/>
          <w:szCs w:val="22"/>
        </w:rPr>
        <w:t xml:space="preserve"> ‘simpele</w:t>
      </w:r>
      <w:r w:rsidRPr="00977A56">
        <w:rPr>
          <w:rFonts w:ascii="Corbel" w:hAnsi="Corbel"/>
          <w:color w:val="000000"/>
          <w:sz w:val="22"/>
          <w:szCs w:val="22"/>
        </w:rPr>
        <w:t xml:space="preserve"> </w:t>
      </w:r>
      <w:r w:rsidR="00D475FD" w:rsidRPr="00977A56">
        <w:rPr>
          <w:rFonts w:ascii="Corbel" w:hAnsi="Corbel"/>
          <w:color w:val="000000"/>
          <w:sz w:val="22"/>
          <w:szCs w:val="22"/>
        </w:rPr>
        <w:t>gegevenselementen’</w:t>
      </w:r>
      <w:r w:rsidR="00D72303" w:rsidRPr="00977A56">
        <w:rPr>
          <w:rFonts w:ascii="Corbel" w:hAnsi="Corbel"/>
          <w:color w:val="000000"/>
          <w:sz w:val="22"/>
          <w:szCs w:val="22"/>
        </w:rPr>
        <w:t>.</w:t>
      </w:r>
      <w:r w:rsidR="00D475FD" w:rsidRPr="00977A56">
        <w:rPr>
          <w:rFonts w:ascii="Corbel" w:hAnsi="Corbel"/>
          <w:color w:val="000000"/>
          <w:sz w:val="22"/>
          <w:szCs w:val="22"/>
        </w:rPr>
        <w:t xml:space="preserve"> </w:t>
      </w:r>
      <w:r w:rsidR="00D72303" w:rsidRPr="00977A56">
        <w:rPr>
          <w:rFonts w:ascii="Corbel" w:hAnsi="Corbel"/>
          <w:color w:val="000000"/>
          <w:sz w:val="22"/>
          <w:szCs w:val="22"/>
        </w:rPr>
        <w:t>E</w:t>
      </w:r>
      <w:r w:rsidRPr="00977A56">
        <w:rPr>
          <w:rFonts w:ascii="Corbel" w:hAnsi="Corbel"/>
          <w:color w:val="000000"/>
          <w:sz w:val="22"/>
          <w:szCs w:val="22"/>
        </w:rPr>
        <w:t>lementen van dit type vormen de basis. Daarnaast zijn er de</w:t>
      </w:r>
      <w:r w:rsidR="00D72303" w:rsidRPr="00977A56">
        <w:rPr>
          <w:rFonts w:ascii="Corbel" w:hAnsi="Corbel"/>
          <w:color w:val="000000"/>
          <w:sz w:val="22"/>
          <w:szCs w:val="22"/>
        </w:rPr>
        <w:t xml:space="preserve"> ‘complexe gegevenselementen’ </w:t>
      </w:r>
      <w:r w:rsidRPr="00977A56">
        <w:rPr>
          <w:rFonts w:ascii="Corbel" w:hAnsi="Corbel"/>
          <w:color w:val="000000"/>
          <w:sz w:val="22"/>
          <w:szCs w:val="22"/>
        </w:rPr>
        <w:t>die worden gebruikt om gegevenselementen te groeperen</w:t>
      </w:r>
      <w:r w:rsidR="00D72303" w:rsidRPr="00977A56">
        <w:rPr>
          <w:rFonts w:ascii="Corbel" w:hAnsi="Corbel"/>
          <w:color w:val="000000"/>
          <w:sz w:val="22"/>
          <w:szCs w:val="22"/>
        </w:rPr>
        <w:t>, bijv</w:t>
      </w:r>
      <w:r w:rsidRPr="00977A56">
        <w:rPr>
          <w:rFonts w:ascii="Corbel" w:hAnsi="Corbel"/>
          <w:color w:val="000000"/>
          <w:sz w:val="22"/>
          <w:szCs w:val="22"/>
        </w:rPr>
        <w:t>oorbeeld de geg</w:t>
      </w:r>
      <w:r w:rsidR="00D72303" w:rsidRPr="00977A56">
        <w:rPr>
          <w:rFonts w:ascii="Corbel" w:hAnsi="Corbel"/>
          <w:color w:val="000000"/>
          <w:sz w:val="22"/>
          <w:szCs w:val="22"/>
        </w:rPr>
        <w:t>evens van een contactpersoon.</w:t>
      </w:r>
    </w:p>
    <w:p w14:paraId="5797A001"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A002" w14:textId="77777777" w:rsidR="00D3142D" w:rsidRPr="00977A56" w:rsidRDefault="00C71064"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Zo kan het c</w:t>
      </w:r>
      <w:r w:rsidR="00D3142D" w:rsidRPr="00977A56">
        <w:rPr>
          <w:rFonts w:ascii="Corbel" w:hAnsi="Corbel"/>
          <w:color w:val="000000"/>
          <w:sz w:val="22"/>
          <w:szCs w:val="22"/>
        </w:rPr>
        <w:t>omplex</w:t>
      </w:r>
      <w:r w:rsidRPr="00977A56">
        <w:rPr>
          <w:rFonts w:ascii="Corbel" w:hAnsi="Corbel"/>
          <w:color w:val="000000"/>
          <w:sz w:val="22"/>
          <w:szCs w:val="22"/>
        </w:rPr>
        <w:t>e</w:t>
      </w:r>
      <w:r w:rsidR="00D3142D" w:rsidRPr="00977A56">
        <w:rPr>
          <w:rFonts w:ascii="Corbel" w:hAnsi="Corbel"/>
          <w:color w:val="000000"/>
          <w:sz w:val="22"/>
          <w:szCs w:val="22"/>
        </w:rPr>
        <w:t xml:space="preserve"> gegevenselement ‘Contactpersoon’ </w:t>
      </w:r>
      <w:r w:rsidRPr="00977A56">
        <w:rPr>
          <w:rFonts w:ascii="Corbel" w:hAnsi="Corbel"/>
          <w:color w:val="000000"/>
          <w:sz w:val="22"/>
          <w:szCs w:val="22"/>
        </w:rPr>
        <w:t xml:space="preserve">bijvoorbeeld </w:t>
      </w:r>
      <w:r w:rsidR="00D3142D" w:rsidRPr="00977A56">
        <w:rPr>
          <w:rFonts w:ascii="Corbel" w:hAnsi="Corbel"/>
          <w:color w:val="000000"/>
          <w:sz w:val="22"/>
          <w:szCs w:val="22"/>
        </w:rPr>
        <w:t>uit de volgende simpele gegevenselementen</w:t>
      </w:r>
      <w:r w:rsidRPr="00977A56">
        <w:rPr>
          <w:rFonts w:ascii="Corbel" w:hAnsi="Corbel"/>
          <w:color w:val="000000"/>
          <w:sz w:val="22"/>
          <w:szCs w:val="22"/>
        </w:rPr>
        <w:t xml:space="preserve"> bestaan</w:t>
      </w:r>
      <w:r w:rsidR="00D3142D" w:rsidRPr="00977A56">
        <w:rPr>
          <w:rFonts w:ascii="Corbel" w:hAnsi="Corbel"/>
          <w:color w:val="000000"/>
          <w:sz w:val="22"/>
          <w:szCs w:val="22"/>
        </w:rPr>
        <w:t>:</w:t>
      </w:r>
    </w:p>
    <w:p w14:paraId="5797A003"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Initialen</w:t>
      </w:r>
    </w:p>
    <w:p w14:paraId="5797A004"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Voornaam</w:t>
      </w:r>
    </w:p>
    <w:p w14:paraId="5797A005"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Tussenvoegsel</w:t>
      </w:r>
    </w:p>
    <w:p w14:paraId="5797A006"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Achternaam</w:t>
      </w:r>
    </w:p>
    <w:p w14:paraId="5797A007"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Telefoonmobiel</w:t>
      </w:r>
    </w:p>
    <w:p w14:paraId="5797A008" w14:textId="77777777" w:rsidR="00D3142D" w:rsidRPr="00977A56" w:rsidRDefault="00373D3B"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Enzovoort</w:t>
      </w:r>
    </w:p>
    <w:p w14:paraId="5797A009"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A00A" w14:textId="77777777" w:rsidR="00D3142D" w:rsidRPr="00977A56" w:rsidRDefault="00D3142D" w:rsidP="00343646">
      <w:pPr>
        <w:widowControl w:val="0"/>
        <w:autoSpaceDE w:val="0"/>
        <w:autoSpaceDN w:val="0"/>
        <w:adjustRightInd w:val="0"/>
        <w:rPr>
          <w:rFonts w:ascii="Corbel" w:hAnsi="Corbel"/>
          <w:color w:val="000000"/>
          <w:sz w:val="22"/>
          <w:szCs w:val="22"/>
        </w:rPr>
      </w:pPr>
      <w:r w:rsidRPr="00977A56">
        <w:rPr>
          <w:rFonts w:ascii="Corbel" w:hAnsi="Corbel"/>
          <w:color w:val="000000"/>
          <w:sz w:val="22"/>
          <w:szCs w:val="22"/>
        </w:rPr>
        <w:t>Hoewel VISI is voortgekomen uit een standaardisatiebehoefte</w:t>
      </w:r>
      <w:r w:rsidR="00C71064" w:rsidRPr="00977A56">
        <w:rPr>
          <w:rFonts w:ascii="Corbel" w:hAnsi="Corbel"/>
          <w:color w:val="000000"/>
          <w:sz w:val="22"/>
          <w:szCs w:val="22"/>
        </w:rPr>
        <w:t>,</w:t>
      </w:r>
      <w:r w:rsidRPr="00977A56">
        <w:rPr>
          <w:rFonts w:ascii="Corbel" w:hAnsi="Corbel"/>
          <w:color w:val="000000"/>
          <w:sz w:val="22"/>
          <w:szCs w:val="22"/>
        </w:rPr>
        <w:t xml:space="preserve"> is het mogelijk om gegevenselementen uit berichten weg te laten, of ze daaraan toe te voegen. De communicatiebehoefte kan immers per project verschillen. Uitgangspunt is dat partijen in onderling overleg vaststellen welke gegevens zullen worden uitgewisseld, uitgaande van de sjablonen die in VISI worden aangereikt.</w:t>
      </w:r>
    </w:p>
    <w:p w14:paraId="5797A00B" w14:textId="77777777" w:rsidR="00D3142D" w:rsidRPr="00977A56" w:rsidRDefault="00D3142D" w:rsidP="00343646">
      <w:pPr>
        <w:widowControl w:val="0"/>
        <w:autoSpaceDE w:val="0"/>
        <w:autoSpaceDN w:val="0"/>
        <w:adjustRightInd w:val="0"/>
        <w:rPr>
          <w:rFonts w:ascii="Corbel" w:hAnsi="Corbel"/>
          <w:color w:val="000000"/>
          <w:sz w:val="22"/>
          <w:szCs w:val="22"/>
        </w:rPr>
      </w:pPr>
    </w:p>
    <w:p w14:paraId="5797A00C" w14:textId="77777777" w:rsidR="00D3142D" w:rsidRPr="00977A56" w:rsidRDefault="00BB74F7" w:rsidP="00343646">
      <w:pPr>
        <w:widowControl w:val="0"/>
        <w:autoSpaceDE w:val="0"/>
        <w:autoSpaceDN w:val="0"/>
        <w:adjustRightInd w:val="0"/>
        <w:rPr>
          <w:rFonts w:ascii="Corbel" w:hAnsi="Corbel"/>
          <w:b/>
          <w:bCs/>
          <w:i/>
          <w:color w:val="000000"/>
          <w:sz w:val="22"/>
          <w:szCs w:val="22"/>
        </w:rPr>
      </w:pPr>
      <w:r w:rsidRPr="00977A56">
        <w:rPr>
          <w:rFonts w:ascii="Corbel" w:hAnsi="Corbel"/>
          <w:b/>
          <w:bCs/>
          <w:i/>
          <w:color w:val="000000"/>
          <w:sz w:val="22"/>
          <w:szCs w:val="22"/>
        </w:rPr>
        <w:t>Samenvattend</w:t>
      </w:r>
    </w:p>
    <w:p w14:paraId="5797A00D"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Berichten zijn opgebouwd uit gegevenselementen.</w:t>
      </w:r>
    </w:p>
    <w:p w14:paraId="5797A00E" w14:textId="77777777" w:rsidR="00D3142D" w:rsidRPr="00977A56" w:rsidRDefault="00D3142D" w:rsidP="00343646">
      <w:pPr>
        <w:widowControl w:val="0"/>
        <w:numPr>
          <w:ilvl w:val="0"/>
          <w:numId w:val="16"/>
        </w:numPr>
        <w:autoSpaceDE w:val="0"/>
        <w:autoSpaceDN w:val="0"/>
        <w:adjustRightInd w:val="0"/>
        <w:rPr>
          <w:rFonts w:ascii="Corbel" w:hAnsi="Corbel"/>
          <w:sz w:val="22"/>
          <w:szCs w:val="22"/>
        </w:rPr>
      </w:pPr>
      <w:r w:rsidRPr="00977A56">
        <w:rPr>
          <w:rFonts w:ascii="Corbel" w:hAnsi="Corbel"/>
          <w:sz w:val="22"/>
          <w:szCs w:val="22"/>
        </w:rPr>
        <w:t>In VISI wordt onderscheid gemaakt tussen simpele en complexe gegevenselementen.</w:t>
      </w:r>
    </w:p>
    <w:p w14:paraId="5797A00F" w14:textId="77777777" w:rsidR="00D3142D" w:rsidRPr="00977A56" w:rsidRDefault="00D3142D" w:rsidP="00E44016">
      <w:pPr>
        <w:numPr>
          <w:ilvl w:val="0"/>
          <w:numId w:val="16"/>
        </w:numPr>
        <w:autoSpaceDE w:val="0"/>
        <w:autoSpaceDN w:val="0"/>
        <w:adjustRightInd w:val="0"/>
        <w:ind w:left="714" w:hanging="357"/>
        <w:rPr>
          <w:rFonts w:ascii="Corbel" w:hAnsi="Corbel"/>
          <w:sz w:val="22"/>
          <w:szCs w:val="22"/>
        </w:rPr>
      </w:pPr>
      <w:r w:rsidRPr="00977A56">
        <w:rPr>
          <w:rFonts w:ascii="Corbel" w:hAnsi="Corbel"/>
          <w:sz w:val="22"/>
          <w:szCs w:val="22"/>
        </w:rPr>
        <w:t>Partijen hebben de vrijheid om gegevenselementen aan berichten toe te voegen of te onttrekken.</w:t>
      </w:r>
    </w:p>
    <w:p w14:paraId="5797A010" w14:textId="77777777" w:rsidR="00D3142D" w:rsidRPr="00977A56" w:rsidRDefault="00D3142D" w:rsidP="00343646">
      <w:pPr>
        <w:widowControl w:val="0"/>
        <w:rPr>
          <w:rFonts w:ascii="Corbel" w:hAnsi="Corbel"/>
          <w:color w:val="000000"/>
          <w:sz w:val="22"/>
          <w:szCs w:val="22"/>
        </w:rPr>
      </w:pPr>
    </w:p>
    <w:p w14:paraId="5797A011" w14:textId="77777777" w:rsidR="00D3142D" w:rsidRPr="00977A56" w:rsidRDefault="00F63722" w:rsidP="00343646">
      <w:pPr>
        <w:pStyle w:val="Kop3"/>
        <w:keepNext w:val="0"/>
        <w:widowControl w:val="0"/>
        <w:rPr>
          <w:rFonts w:ascii="Corbel" w:hAnsi="Corbel"/>
        </w:rPr>
      </w:pPr>
      <w:bookmarkStart w:id="33" w:name="_Toc305592646"/>
      <w:bookmarkStart w:id="34" w:name="_Toc311710998"/>
      <w:r w:rsidRPr="00977A56">
        <w:rPr>
          <w:rFonts w:ascii="Corbel" w:hAnsi="Corbel"/>
        </w:rPr>
        <w:t>1</w:t>
      </w:r>
      <w:r w:rsidR="008C3401" w:rsidRPr="00977A56">
        <w:rPr>
          <w:rFonts w:ascii="Corbel" w:hAnsi="Corbel"/>
        </w:rPr>
        <w:t>.2.8</w:t>
      </w:r>
      <w:r w:rsidR="008C3401" w:rsidRPr="00977A56">
        <w:rPr>
          <w:rFonts w:ascii="Corbel" w:hAnsi="Corbel"/>
        </w:rPr>
        <w:tab/>
      </w:r>
      <w:r w:rsidR="00D3142D" w:rsidRPr="00977A56">
        <w:rPr>
          <w:rFonts w:ascii="Corbel" w:hAnsi="Corbel"/>
        </w:rPr>
        <w:t>Bijlage</w:t>
      </w:r>
      <w:r w:rsidR="00BB3056" w:rsidRPr="00977A56">
        <w:rPr>
          <w:rFonts w:ascii="Corbel" w:hAnsi="Corbel"/>
        </w:rPr>
        <w:t>n bij VISI-berichten</w:t>
      </w:r>
      <w:bookmarkEnd w:id="33"/>
      <w:bookmarkEnd w:id="34"/>
      <w:r w:rsidR="008F12DD" w:rsidRPr="00977A56">
        <w:rPr>
          <w:rFonts w:ascii="Corbel" w:hAnsi="Corbel"/>
        </w:rPr>
        <w:t xml:space="preserve"> </w:t>
      </w:r>
    </w:p>
    <w:p w14:paraId="5797A012"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Aan VISI-berichten kunnen bijlagen worden gekoppeld. Dit komt sterk overeen met een ‘attachment’ van een e-mail. Ee</w:t>
      </w:r>
      <w:r w:rsidR="00B00505" w:rsidRPr="00977A56">
        <w:rPr>
          <w:rFonts w:ascii="Corbel" w:hAnsi="Corbel"/>
          <w:sz w:val="22"/>
          <w:szCs w:val="22"/>
        </w:rPr>
        <w:t xml:space="preserve">n belangrijk verschil is </w:t>
      </w:r>
      <w:r w:rsidRPr="00977A56">
        <w:rPr>
          <w:rFonts w:ascii="Corbel" w:hAnsi="Corbel"/>
          <w:sz w:val="22"/>
          <w:szCs w:val="22"/>
        </w:rPr>
        <w:t>dat een bijlage van een VISI-bericht word</w:t>
      </w:r>
      <w:r w:rsidR="00B00505" w:rsidRPr="00977A56">
        <w:rPr>
          <w:rFonts w:ascii="Corbel" w:hAnsi="Corbel"/>
          <w:sz w:val="22"/>
          <w:szCs w:val="22"/>
        </w:rPr>
        <w:t>t</w:t>
      </w:r>
      <w:r w:rsidRPr="00977A56">
        <w:rPr>
          <w:rFonts w:ascii="Corbel" w:hAnsi="Corbel"/>
          <w:sz w:val="22"/>
          <w:szCs w:val="22"/>
        </w:rPr>
        <w:t xml:space="preserve"> voorzien van een specificatie. Dat gebeurt door het invullen van een aantal gegevenselementen. </w:t>
      </w:r>
      <w:r w:rsidR="005E2D6C" w:rsidRPr="00977A56">
        <w:rPr>
          <w:rFonts w:ascii="Corbel" w:hAnsi="Corbel"/>
          <w:sz w:val="22"/>
          <w:szCs w:val="22"/>
        </w:rPr>
        <w:t xml:space="preserve">Daarnaast worden VISI-berichten met hun bijlagen gearchiveerd, zodat ze altijd </w:t>
      </w:r>
      <w:r w:rsidR="006F7B96" w:rsidRPr="00977A56">
        <w:rPr>
          <w:rFonts w:ascii="Corbel" w:hAnsi="Corbel"/>
          <w:sz w:val="22"/>
          <w:szCs w:val="22"/>
        </w:rPr>
        <w:t>terug vindbaar</w:t>
      </w:r>
      <w:r w:rsidR="005E2D6C" w:rsidRPr="00977A56">
        <w:rPr>
          <w:rFonts w:ascii="Corbel" w:hAnsi="Corbel"/>
          <w:sz w:val="22"/>
          <w:szCs w:val="22"/>
        </w:rPr>
        <w:t xml:space="preserve"> zijn.</w:t>
      </w:r>
    </w:p>
    <w:p w14:paraId="5797A013" w14:textId="77777777" w:rsidR="00D3142D" w:rsidRPr="00977A56" w:rsidRDefault="00D3142D" w:rsidP="00343646">
      <w:pPr>
        <w:widowControl w:val="0"/>
        <w:rPr>
          <w:rFonts w:ascii="Corbel" w:eastAsia="Frutiger-Roman" w:hAnsi="Corbel"/>
          <w:sz w:val="22"/>
          <w:szCs w:val="22"/>
        </w:rPr>
      </w:pPr>
    </w:p>
    <w:p w14:paraId="5797A014" w14:textId="77777777" w:rsidR="00D3142D" w:rsidRPr="00977A56" w:rsidRDefault="00D3142D" w:rsidP="00343646">
      <w:pPr>
        <w:widowControl w:val="0"/>
        <w:autoSpaceDE w:val="0"/>
        <w:autoSpaceDN w:val="0"/>
        <w:adjustRightInd w:val="0"/>
        <w:rPr>
          <w:rFonts w:ascii="Corbel" w:hAnsi="Corbel"/>
          <w:sz w:val="22"/>
          <w:szCs w:val="22"/>
        </w:rPr>
      </w:pPr>
      <w:r w:rsidRPr="00977A56">
        <w:rPr>
          <w:rFonts w:ascii="Corbel" w:hAnsi="Corbel"/>
          <w:sz w:val="22"/>
          <w:szCs w:val="22"/>
        </w:rPr>
        <w:t xml:space="preserve">VISI-berichten zijn een belangrijk hulpmiddel voor het overdragen van documenten en bestanden. Het type bericht en de inhoud van een bericht bepaalt waarom het document van de </w:t>
      </w:r>
      <w:r w:rsidR="00E44016" w:rsidRPr="00977A56">
        <w:rPr>
          <w:rFonts w:ascii="Corbel" w:hAnsi="Corbel"/>
          <w:sz w:val="22"/>
          <w:szCs w:val="22"/>
        </w:rPr>
        <w:t xml:space="preserve">één </w:t>
      </w:r>
      <w:r w:rsidRPr="00977A56">
        <w:rPr>
          <w:rFonts w:ascii="Corbel" w:hAnsi="Corbel"/>
          <w:sz w:val="22"/>
          <w:szCs w:val="22"/>
        </w:rPr>
        <w:t xml:space="preserve">naar de </w:t>
      </w:r>
      <w:r w:rsidRPr="00977A56">
        <w:rPr>
          <w:rFonts w:ascii="Corbel" w:hAnsi="Corbel"/>
          <w:sz w:val="22"/>
          <w:szCs w:val="22"/>
        </w:rPr>
        <w:lastRenderedPageBreak/>
        <w:t>ander wordt overgedragen (betekenis in het proces). De specificatie van de bijlagen is van belang voor het documentbeheer.</w:t>
      </w:r>
    </w:p>
    <w:p w14:paraId="5797A015" w14:textId="77777777" w:rsidR="00E64F0C" w:rsidRPr="00977A56" w:rsidRDefault="00E64F0C" w:rsidP="005E2D6C">
      <w:pPr>
        <w:widowControl w:val="0"/>
        <w:rPr>
          <w:rFonts w:ascii="Corbel" w:hAnsi="Corbel"/>
          <w:sz w:val="22"/>
          <w:szCs w:val="22"/>
        </w:rPr>
      </w:pPr>
    </w:p>
    <w:p w14:paraId="5797A016" w14:textId="77777777" w:rsidR="00E64F0C" w:rsidRPr="00977A56" w:rsidRDefault="00E64F0C" w:rsidP="005E2D6C">
      <w:pPr>
        <w:widowControl w:val="0"/>
        <w:rPr>
          <w:rFonts w:ascii="Corbel" w:hAnsi="Corbel"/>
          <w:sz w:val="22"/>
          <w:szCs w:val="22"/>
        </w:rPr>
      </w:pPr>
      <w:r w:rsidRPr="00977A56">
        <w:rPr>
          <w:rFonts w:ascii="Corbel" w:hAnsi="Corbel"/>
          <w:sz w:val="22"/>
          <w:szCs w:val="22"/>
        </w:rPr>
        <w:t>Er bestaan raamwerken waarin meerdere</w:t>
      </w:r>
      <w:r w:rsidR="005349F8" w:rsidRPr="00977A56">
        <w:rPr>
          <w:rFonts w:ascii="Corbel" w:hAnsi="Corbel"/>
          <w:sz w:val="22"/>
          <w:szCs w:val="22"/>
        </w:rPr>
        <w:t xml:space="preserve"> attachments (‘</w:t>
      </w:r>
      <w:r w:rsidRPr="00977A56">
        <w:rPr>
          <w:rFonts w:ascii="Corbel" w:hAnsi="Corbel"/>
          <w:sz w:val="22"/>
          <w:szCs w:val="22"/>
        </w:rPr>
        <w:t>AppendixTypes</w:t>
      </w:r>
      <w:r w:rsidR="005349F8" w:rsidRPr="00977A56">
        <w:rPr>
          <w:rFonts w:ascii="Corbel" w:hAnsi="Corbel"/>
          <w:sz w:val="22"/>
          <w:szCs w:val="22"/>
        </w:rPr>
        <w:t>’)</w:t>
      </w:r>
      <w:r w:rsidRPr="00977A56">
        <w:rPr>
          <w:rFonts w:ascii="Corbel" w:hAnsi="Corbel"/>
          <w:sz w:val="22"/>
          <w:szCs w:val="22"/>
        </w:rPr>
        <w:t xml:space="preserve"> aangemaakt zijn voor verschillende type bijlagen. Omdat dit erg veel types kunnen zijn, </w:t>
      </w:r>
      <w:r w:rsidR="00394A15" w:rsidRPr="00977A56">
        <w:rPr>
          <w:rFonts w:ascii="Corbel" w:hAnsi="Corbel"/>
          <w:sz w:val="22"/>
          <w:szCs w:val="22"/>
        </w:rPr>
        <w:t xml:space="preserve">en </w:t>
      </w:r>
      <w:r w:rsidRPr="00977A56">
        <w:rPr>
          <w:rFonts w:ascii="Corbel" w:hAnsi="Corbel"/>
          <w:sz w:val="22"/>
          <w:szCs w:val="22"/>
        </w:rPr>
        <w:t xml:space="preserve">de gebruiker niet met de keuze van het juiste AppendixType </w:t>
      </w:r>
      <w:r w:rsidR="00394A15" w:rsidRPr="00977A56">
        <w:rPr>
          <w:rFonts w:ascii="Corbel" w:hAnsi="Corbel"/>
          <w:sz w:val="22"/>
          <w:szCs w:val="22"/>
        </w:rPr>
        <w:t>moet worden opgezadeld, kan in een</w:t>
      </w:r>
      <w:r w:rsidRPr="00977A56">
        <w:rPr>
          <w:rFonts w:ascii="Corbel" w:hAnsi="Corbel"/>
          <w:sz w:val="22"/>
          <w:szCs w:val="22"/>
        </w:rPr>
        <w:t xml:space="preserve"> raamwerk </w:t>
      </w:r>
      <w:r w:rsidR="00394A15" w:rsidRPr="00977A56">
        <w:rPr>
          <w:rFonts w:ascii="Corbel" w:hAnsi="Corbel"/>
          <w:sz w:val="22"/>
          <w:szCs w:val="22"/>
        </w:rPr>
        <w:t xml:space="preserve">worden aangegeven </w:t>
      </w:r>
      <w:r w:rsidRPr="00977A56">
        <w:rPr>
          <w:rFonts w:ascii="Corbel" w:hAnsi="Corbel"/>
          <w:sz w:val="22"/>
          <w:szCs w:val="22"/>
        </w:rPr>
        <w:t>wanneer welke AppendixType gekozen mag worden.</w:t>
      </w:r>
    </w:p>
    <w:p w14:paraId="5797A017" w14:textId="77777777" w:rsidR="00E64F0C" w:rsidRPr="00977A56" w:rsidRDefault="00E64F0C" w:rsidP="005E2D6C">
      <w:pPr>
        <w:widowControl w:val="0"/>
        <w:rPr>
          <w:rFonts w:ascii="Corbel" w:hAnsi="Corbel"/>
          <w:sz w:val="22"/>
          <w:szCs w:val="22"/>
        </w:rPr>
      </w:pPr>
    </w:p>
    <w:p w14:paraId="5797A018" w14:textId="77777777" w:rsidR="00CE074B" w:rsidRPr="00977A56" w:rsidRDefault="00F63722" w:rsidP="006F771D">
      <w:pPr>
        <w:pStyle w:val="Kop3"/>
        <w:keepNext w:val="0"/>
        <w:widowControl w:val="0"/>
        <w:rPr>
          <w:rFonts w:ascii="Corbel" w:hAnsi="Corbel"/>
        </w:rPr>
      </w:pPr>
      <w:bookmarkStart w:id="35" w:name="_Toc305592647"/>
      <w:bookmarkStart w:id="36" w:name="_Toc311710999"/>
      <w:r w:rsidRPr="00977A56">
        <w:rPr>
          <w:rFonts w:ascii="Corbel" w:hAnsi="Corbel"/>
        </w:rPr>
        <w:t>1</w:t>
      </w:r>
      <w:r w:rsidR="007A0D2D" w:rsidRPr="00977A56">
        <w:rPr>
          <w:rFonts w:ascii="Corbel" w:hAnsi="Corbel"/>
        </w:rPr>
        <w:t>.</w:t>
      </w:r>
      <w:r w:rsidR="00440586" w:rsidRPr="00977A56">
        <w:rPr>
          <w:rFonts w:ascii="Corbel" w:hAnsi="Corbel"/>
        </w:rPr>
        <w:t>2.9</w:t>
      </w:r>
      <w:r w:rsidR="00440586" w:rsidRPr="00977A56">
        <w:rPr>
          <w:rFonts w:ascii="Corbel" w:hAnsi="Corbel"/>
        </w:rPr>
        <w:tab/>
      </w:r>
      <w:r w:rsidR="00D67ACD" w:rsidRPr="00977A56">
        <w:rPr>
          <w:rFonts w:ascii="Corbel" w:hAnsi="Corbel"/>
        </w:rPr>
        <w:t>Relatie met andere systematieken</w:t>
      </w:r>
      <w:bookmarkEnd w:id="35"/>
      <w:bookmarkEnd w:id="36"/>
    </w:p>
    <w:p w14:paraId="5797A019" w14:textId="77777777" w:rsidR="00565B5D" w:rsidRPr="00977A56" w:rsidRDefault="00565B5D" w:rsidP="00565B5D">
      <w:pPr>
        <w:rPr>
          <w:rFonts w:ascii="Corbel" w:hAnsi="Corbel"/>
          <w:sz w:val="22"/>
          <w:szCs w:val="22"/>
        </w:rPr>
      </w:pPr>
      <w:r w:rsidRPr="00977A56">
        <w:rPr>
          <w:rFonts w:ascii="Corbel" w:hAnsi="Corbel"/>
          <w:sz w:val="22"/>
          <w:szCs w:val="22"/>
        </w:rPr>
        <w:t xml:space="preserve">In de bouw zijn enkele </w:t>
      </w:r>
      <w:r w:rsidR="00060034" w:rsidRPr="00977A56">
        <w:rPr>
          <w:rFonts w:ascii="Corbel" w:hAnsi="Corbel"/>
          <w:sz w:val="22"/>
          <w:szCs w:val="22"/>
        </w:rPr>
        <w:t>belangrijke</w:t>
      </w:r>
      <w:r w:rsidRPr="00977A56">
        <w:rPr>
          <w:rFonts w:ascii="Corbel" w:hAnsi="Corbel"/>
          <w:sz w:val="22"/>
          <w:szCs w:val="22"/>
        </w:rPr>
        <w:t xml:space="preserve"> ontwikkelingen op het vlak van ‘bouwinformatie’ die nauw met elkaar samenhangen.</w:t>
      </w:r>
    </w:p>
    <w:p w14:paraId="5797A01A" w14:textId="77777777" w:rsidR="00565B5D" w:rsidRPr="00977A56" w:rsidRDefault="00565B5D" w:rsidP="00565B5D">
      <w:pPr>
        <w:rPr>
          <w:rFonts w:ascii="Corbel" w:hAnsi="Corbel"/>
          <w:sz w:val="22"/>
          <w:szCs w:val="22"/>
        </w:rPr>
      </w:pPr>
    </w:p>
    <w:p w14:paraId="5797A01B" w14:textId="77777777" w:rsidR="000359A3" w:rsidRPr="00977A56" w:rsidRDefault="000359A3" w:rsidP="000359A3">
      <w:pPr>
        <w:rPr>
          <w:rFonts w:ascii="Corbel" w:hAnsi="Corbel"/>
          <w:sz w:val="22"/>
          <w:szCs w:val="22"/>
        </w:rPr>
      </w:pPr>
      <w:r w:rsidRPr="00977A56">
        <w:rPr>
          <w:rFonts w:ascii="Corbel" w:hAnsi="Corbel"/>
          <w:sz w:val="22"/>
          <w:szCs w:val="22"/>
        </w:rPr>
        <w:t>Het Bouwwerk Informatie Model (BIM) is een systeem dat maakt dat alle relevante informatie gedurende het hele bouwproces wordt opgeslagen, gebruikt en beheerd in een digitaal model (3D, 4D). Alle partijen die bij een bouwproces betrokken zijn, werken met dezelfde informatie en zien dus van elkaar wat er gebeurt. De informatie is dan ook continu beschikbaar en altijd actueel. Voortschrijdend inzicht leidt tot de constatering dat BIM zelfs beter worden geduid als ‘BouwInformatieManagement’.</w:t>
      </w:r>
    </w:p>
    <w:p w14:paraId="5797A01C" w14:textId="77777777" w:rsidR="000359A3" w:rsidRPr="00977A56" w:rsidRDefault="000359A3" w:rsidP="000359A3">
      <w:pPr>
        <w:rPr>
          <w:rFonts w:ascii="Corbel" w:hAnsi="Corbel"/>
          <w:sz w:val="22"/>
          <w:szCs w:val="22"/>
        </w:rPr>
      </w:pPr>
    </w:p>
    <w:p w14:paraId="5797A01D" w14:textId="77777777" w:rsidR="000359A3" w:rsidRPr="00977A56" w:rsidRDefault="000359A3" w:rsidP="000359A3">
      <w:pPr>
        <w:rPr>
          <w:rFonts w:ascii="Corbel" w:hAnsi="Corbel"/>
          <w:sz w:val="22"/>
          <w:szCs w:val="22"/>
        </w:rPr>
      </w:pPr>
      <w:r w:rsidRPr="00977A56">
        <w:rPr>
          <w:rFonts w:ascii="Corbel" w:hAnsi="Corbel"/>
          <w:sz w:val="22"/>
          <w:szCs w:val="22"/>
        </w:rPr>
        <w:t xml:space="preserve">In het COINS-programma wordt een informatiemodel ontwikkeld dat een uitgangspunt zal vormen voor integratie van het bouwproces en gemeenschappelijk gegevensgebruik. Dat informatiemodel wordt C-BIM genoemd. Om met bouwpartners afspraken te kunnen maken over de aanlevering van informatie is C-BIM een noodzakelijke, maar niet voldoende voorwaarde. Er zijn ook afspraken nodig over het </w:t>
      </w:r>
      <w:r w:rsidRPr="00977A56">
        <w:rPr>
          <w:rFonts w:ascii="Corbel" w:hAnsi="Corbel"/>
          <w:i/>
          <w:sz w:val="22"/>
          <w:szCs w:val="22"/>
        </w:rPr>
        <w:t>proces</w:t>
      </w:r>
      <w:r w:rsidRPr="00977A56">
        <w:rPr>
          <w:rFonts w:ascii="Corbel" w:hAnsi="Corbel"/>
          <w:sz w:val="22"/>
          <w:szCs w:val="22"/>
        </w:rPr>
        <w:t xml:space="preserve"> rondom de virtuele objecten: wie is waarvoor verantwoordelijk, op welk moment moet informatie geleverd worden en hoe beheersen we de informatie. Deze laatste afspraken worden in de CEM (COINS Engineering Methode) vastgelegd. </w:t>
      </w:r>
    </w:p>
    <w:p w14:paraId="5797A01E" w14:textId="77777777" w:rsidR="000359A3" w:rsidRPr="00977A56" w:rsidRDefault="000359A3" w:rsidP="000359A3">
      <w:pPr>
        <w:rPr>
          <w:rFonts w:ascii="Corbel" w:hAnsi="Corbel"/>
          <w:sz w:val="22"/>
          <w:szCs w:val="22"/>
        </w:rPr>
      </w:pPr>
    </w:p>
    <w:p w14:paraId="5797A01F" w14:textId="77777777" w:rsidR="000359A3" w:rsidRPr="00977A56" w:rsidRDefault="000359A3" w:rsidP="000359A3">
      <w:pPr>
        <w:rPr>
          <w:rFonts w:ascii="Corbel" w:hAnsi="Corbel"/>
          <w:sz w:val="22"/>
          <w:szCs w:val="22"/>
        </w:rPr>
      </w:pPr>
      <w:r w:rsidRPr="00977A56">
        <w:rPr>
          <w:rFonts w:ascii="Corbel" w:hAnsi="Corbel"/>
          <w:sz w:val="22"/>
          <w:szCs w:val="22"/>
        </w:rPr>
        <w:t xml:space="preserve">In internationaal verband is een ISO-werkgroep actief (ISO-TC59/SC13/WG8) die als taak heeft om een ISO standaard te ontwikkelen die aansluit aan bij de bovengenoemde behoefte. Deze standaard staat bekend als </w:t>
      </w:r>
      <w:r w:rsidRPr="00977A56">
        <w:rPr>
          <w:rFonts w:ascii="Corbel" w:hAnsi="Corbel"/>
          <w:i/>
          <w:sz w:val="22"/>
          <w:szCs w:val="22"/>
        </w:rPr>
        <w:t>ISO 29481 Building Information Models – Information Delivery Manual</w:t>
      </w:r>
      <w:r w:rsidRPr="00977A56">
        <w:rPr>
          <w:rFonts w:ascii="Corbel" w:hAnsi="Corbel"/>
          <w:sz w:val="22"/>
          <w:szCs w:val="22"/>
        </w:rPr>
        <w:t xml:space="preserve">. Er is inmiddels een </w:t>
      </w:r>
      <w:r w:rsidRPr="00977A56">
        <w:rPr>
          <w:rFonts w:ascii="Corbel" w:hAnsi="Corbel"/>
          <w:i/>
          <w:sz w:val="22"/>
          <w:szCs w:val="22"/>
        </w:rPr>
        <w:t>‘Part -1: Methodology</w:t>
      </w:r>
      <w:r w:rsidRPr="00977A56">
        <w:rPr>
          <w:rFonts w:ascii="Corbel" w:hAnsi="Corbel"/>
          <w:sz w:val="22"/>
          <w:szCs w:val="22"/>
        </w:rPr>
        <w:t xml:space="preserve"> and format’ en </w:t>
      </w:r>
      <w:r w:rsidRPr="00977A56">
        <w:rPr>
          <w:rFonts w:ascii="Corbel" w:hAnsi="Corbel"/>
          <w:i/>
          <w:sz w:val="22"/>
          <w:szCs w:val="22"/>
        </w:rPr>
        <w:t>‘Part 2: Interaction Framework’</w:t>
      </w:r>
      <w:r w:rsidRPr="00977A56">
        <w:rPr>
          <w:rFonts w:ascii="Corbel" w:hAnsi="Corbel"/>
          <w:sz w:val="22"/>
          <w:szCs w:val="22"/>
        </w:rPr>
        <w:t xml:space="preserve"> is in de maak. Beide beschrij</w:t>
      </w:r>
      <w:r w:rsidRPr="00977A56">
        <w:rPr>
          <w:rFonts w:ascii="Corbel" w:hAnsi="Corbel"/>
          <w:sz w:val="22"/>
          <w:szCs w:val="22"/>
        </w:rPr>
        <w:softHyphen/>
        <w:t xml:space="preserve">ven (onderdelen van) de VISI-systematiek. Part 1 nog in globale bewoordingen, Part </w:t>
      </w:r>
      <w:smartTag w:uri="urn:schemas-microsoft-com:office:smarttags" w:element="metricconverter">
        <w:smartTagPr>
          <w:attr w:name="ProductID" w:val="2 in"/>
        </w:smartTagPr>
        <w:r w:rsidRPr="00977A56">
          <w:rPr>
            <w:rFonts w:ascii="Corbel" w:hAnsi="Corbel"/>
            <w:sz w:val="22"/>
            <w:szCs w:val="22"/>
          </w:rPr>
          <w:t>2 in</w:t>
        </w:r>
      </w:smartTag>
      <w:r w:rsidRPr="00977A56">
        <w:rPr>
          <w:rFonts w:ascii="Corbel" w:hAnsi="Corbel"/>
          <w:sz w:val="22"/>
          <w:szCs w:val="22"/>
        </w:rPr>
        <w:t xml:space="preserve"> detail. ISO 29481 part 2 is vrijwel volledig afgestemd op de VISI systematiek versie 1.3. Hierdoor wordt VISI ook mondiaal de standaard voor management communicatie in bouw</w:t>
      </w:r>
      <w:r w:rsidRPr="00977A56">
        <w:rPr>
          <w:rFonts w:ascii="Corbel" w:hAnsi="Corbel"/>
          <w:sz w:val="22"/>
          <w:szCs w:val="22"/>
        </w:rPr>
        <w:softHyphen/>
        <w:t>projecten. De ambitie van VISI is eveneens om afspraken te kunnen maken over proces en informatie op het raakvlak van part</w:t>
      </w:r>
      <w:r w:rsidRPr="00977A56">
        <w:rPr>
          <w:rFonts w:ascii="Corbel" w:hAnsi="Corbel"/>
          <w:sz w:val="22"/>
          <w:szCs w:val="22"/>
        </w:rPr>
        <w:softHyphen/>
        <w:t xml:space="preserve">ners in bouwprojecten. </w:t>
      </w:r>
    </w:p>
    <w:p w14:paraId="5797A020" w14:textId="77777777" w:rsidR="000359A3" w:rsidRPr="00977A56" w:rsidRDefault="000359A3" w:rsidP="000359A3">
      <w:pPr>
        <w:rPr>
          <w:rFonts w:ascii="Corbel" w:hAnsi="Corbel"/>
          <w:sz w:val="22"/>
          <w:szCs w:val="22"/>
        </w:rPr>
      </w:pPr>
    </w:p>
    <w:p w14:paraId="5797A021" w14:textId="77777777" w:rsidR="000359A3" w:rsidRPr="00977A56" w:rsidRDefault="000359A3" w:rsidP="000359A3">
      <w:pPr>
        <w:rPr>
          <w:rFonts w:ascii="Corbel" w:hAnsi="Corbel"/>
          <w:sz w:val="22"/>
          <w:szCs w:val="22"/>
        </w:rPr>
      </w:pPr>
      <w:r w:rsidRPr="00977A56">
        <w:rPr>
          <w:rFonts w:ascii="Corbel" w:hAnsi="Corbel"/>
          <w:sz w:val="22"/>
          <w:szCs w:val="22"/>
        </w:rPr>
        <w:t xml:space="preserve">Gezien het samenvallen van ambities is dus sprake van een samenhang tussen VISI, COINS, IDM en BIM. VISI kan in ieder geval worden gebruikt om BIM-informatie (in attachments bij berichten) uit te wisselen tussen partijen in het bouwproces. Op de COINS-wiki website wordt in een artikel ingegaan op die samenhang. </w:t>
      </w:r>
    </w:p>
    <w:p w14:paraId="5797A022" w14:textId="77777777" w:rsidR="000359A3" w:rsidRPr="00977A56" w:rsidRDefault="000359A3" w:rsidP="000359A3">
      <w:pPr>
        <w:rPr>
          <w:rFonts w:ascii="Corbel" w:hAnsi="Corbel"/>
          <w:sz w:val="22"/>
          <w:szCs w:val="22"/>
        </w:rPr>
      </w:pPr>
      <w:r w:rsidRPr="00977A56">
        <w:rPr>
          <w:rFonts w:ascii="Corbel" w:hAnsi="Corbel"/>
          <w:sz w:val="22"/>
          <w:szCs w:val="22"/>
        </w:rPr>
        <w:t xml:space="preserve">Zie: </w:t>
      </w:r>
      <w:hyperlink r:id="rId20" w:history="1">
        <w:r w:rsidRPr="00977A56">
          <w:rPr>
            <w:rStyle w:val="Hyperlink"/>
            <w:rFonts w:ascii="Corbel" w:hAnsi="Corbel"/>
            <w:sz w:val="22"/>
            <w:szCs w:val="22"/>
          </w:rPr>
          <w:t>http://www.coinsweb.nl/wiki/index.php/De_relatie_tussen_VISI,_IDM_en_COINS</w:t>
        </w:r>
      </w:hyperlink>
      <w:r w:rsidRPr="00977A56">
        <w:rPr>
          <w:rFonts w:ascii="Corbel" w:hAnsi="Corbel"/>
        </w:rPr>
        <w:t>.</w:t>
      </w:r>
    </w:p>
    <w:p w14:paraId="5797A023" w14:textId="77777777" w:rsidR="00440586" w:rsidRPr="00977A56" w:rsidRDefault="00440586" w:rsidP="00060034">
      <w:pPr>
        <w:rPr>
          <w:rFonts w:ascii="Corbel" w:hAnsi="Corbel"/>
        </w:rPr>
      </w:pPr>
    </w:p>
    <w:p w14:paraId="5797A024" w14:textId="77777777" w:rsidR="000C70CF" w:rsidRPr="00977A56" w:rsidRDefault="00440586" w:rsidP="00440586">
      <w:pPr>
        <w:pStyle w:val="Kop2"/>
        <w:keepNext w:val="0"/>
        <w:widowControl w:val="0"/>
        <w:rPr>
          <w:rFonts w:ascii="Corbel" w:hAnsi="Corbel"/>
        </w:rPr>
      </w:pPr>
      <w:bookmarkStart w:id="37" w:name="_Toc305592652"/>
      <w:bookmarkStart w:id="38" w:name="_Toc311711000"/>
      <w:r w:rsidRPr="00977A56">
        <w:rPr>
          <w:rFonts w:ascii="Corbel" w:hAnsi="Corbel"/>
        </w:rPr>
        <w:t>1.3</w:t>
      </w:r>
      <w:r w:rsidR="00D167C7" w:rsidRPr="00977A56">
        <w:rPr>
          <w:rFonts w:ascii="Corbel" w:hAnsi="Corbel"/>
        </w:rPr>
        <w:tab/>
        <w:t>V</w:t>
      </w:r>
      <w:r w:rsidR="000C70CF" w:rsidRPr="00977A56">
        <w:rPr>
          <w:rFonts w:ascii="Corbel" w:hAnsi="Corbel"/>
        </w:rPr>
        <w:t>ISI-</w:t>
      </w:r>
      <w:r w:rsidR="00D167C7" w:rsidRPr="00977A56">
        <w:rPr>
          <w:rFonts w:ascii="Corbel" w:hAnsi="Corbel"/>
        </w:rPr>
        <w:t>begrippenkader</w:t>
      </w:r>
      <w:bookmarkEnd w:id="37"/>
      <w:bookmarkEnd w:id="38"/>
    </w:p>
    <w:p w14:paraId="5797A025" w14:textId="77777777" w:rsidR="00C6765C" w:rsidRPr="00977A56" w:rsidRDefault="008C1633" w:rsidP="000C70CF">
      <w:pPr>
        <w:widowControl w:val="0"/>
        <w:rPr>
          <w:rFonts w:ascii="Corbel" w:hAnsi="Corbel"/>
          <w:sz w:val="22"/>
          <w:szCs w:val="22"/>
        </w:rPr>
      </w:pPr>
      <w:r w:rsidRPr="00977A56">
        <w:rPr>
          <w:rFonts w:ascii="Corbel" w:hAnsi="Corbel"/>
          <w:sz w:val="22"/>
          <w:szCs w:val="22"/>
        </w:rPr>
        <w:t>In d</w:t>
      </w:r>
      <w:r w:rsidR="00EF7F8B" w:rsidRPr="00977A56">
        <w:rPr>
          <w:rFonts w:ascii="Corbel" w:hAnsi="Corbel"/>
          <w:sz w:val="22"/>
          <w:szCs w:val="22"/>
        </w:rPr>
        <w:t xml:space="preserve">e VISI-systematiek </w:t>
      </w:r>
      <w:r w:rsidRPr="00977A56">
        <w:rPr>
          <w:rFonts w:ascii="Corbel" w:hAnsi="Corbel"/>
          <w:sz w:val="22"/>
          <w:szCs w:val="22"/>
        </w:rPr>
        <w:t xml:space="preserve">wordt </w:t>
      </w:r>
      <w:r w:rsidR="00DC5910" w:rsidRPr="00977A56">
        <w:rPr>
          <w:rFonts w:ascii="Corbel" w:hAnsi="Corbel"/>
          <w:sz w:val="22"/>
          <w:szCs w:val="22"/>
        </w:rPr>
        <w:t xml:space="preserve">een </w:t>
      </w:r>
      <w:r w:rsidR="00F065D6" w:rsidRPr="00977A56">
        <w:rPr>
          <w:rFonts w:ascii="Corbel" w:hAnsi="Corbel"/>
          <w:sz w:val="22"/>
          <w:szCs w:val="22"/>
        </w:rPr>
        <w:t xml:space="preserve">specifiek </w:t>
      </w:r>
      <w:r w:rsidR="00DC5910" w:rsidRPr="00977A56">
        <w:rPr>
          <w:rFonts w:ascii="Corbel" w:hAnsi="Corbel"/>
          <w:sz w:val="22"/>
          <w:szCs w:val="22"/>
        </w:rPr>
        <w:t xml:space="preserve">jargon </w:t>
      </w:r>
      <w:r w:rsidRPr="00977A56">
        <w:rPr>
          <w:rFonts w:ascii="Corbel" w:hAnsi="Corbel"/>
          <w:sz w:val="22"/>
          <w:szCs w:val="22"/>
        </w:rPr>
        <w:t>gebezigd</w:t>
      </w:r>
      <w:r w:rsidR="00F065D6" w:rsidRPr="00977A56">
        <w:rPr>
          <w:rFonts w:ascii="Corbel" w:hAnsi="Corbel"/>
          <w:sz w:val="22"/>
          <w:szCs w:val="22"/>
        </w:rPr>
        <w:t>,</w:t>
      </w:r>
      <w:r w:rsidR="00DC5910" w:rsidRPr="00977A56">
        <w:rPr>
          <w:rFonts w:ascii="Corbel" w:hAnsi="Corbel"/>
          <w:sz w:val="22"/>
          <w:szCs w:val="22"/>
        </w:rPr>
        <w:t xml:space="preserve"> waarin begrippen </w:t>
      </w:r>
      <w:r w:rsidRPr="00977A56">
        <w:rPr>
          <w:rFonts w:ascii="Corbel" w:hAnsi="Corbel"/>
          <w:sz w:val="22"/>
          <w:szCs w:val="22"/>
        </w:rPr>
        <w:t xml:space="preserve">mogelijk </w:t>
      </w:r>
      <w:r w:rsidR="00DC5910" w:rsidRPr="00977A56">
        <w:rPr>
          <w:rFonts w:ascii="Corbel" w:hAnsi="Corbel"/>
          <w:sz w:val="22"/>
          <w:szCs w:val="22"/>
        </w:rPr>
        <w:t xml:space="preserve">een iets andere betekenis hebben dan de algemeen gangbare. </w:t>
      </w:r>
      <w:r w:rsidRPr="00977A56">
        <w:rPr>
          <w:rFonts w:ascii="Corbel" w:hAnsi="Corbel"/>
          <w:sz w:val="22"/>
          <w:szCs w:val="22"/>
        </w:rPr>
        <w:t>Voor</w:t>
      </w:r>
      <w:r w:rsidR="007F71CC" w:rsidRPr="00977A56">
        <w:rPr>
          <w:rFonts w:ascii="Corbel" w:hAnsi="Corbel"/>
          <w:sz w:val="22"/>
          <w:szCs w:val="22"/>
        </w:rPr>
        <w:t xml:space="preserve"> </w:t>
      </w:r>
      <w:r w:rsidRPr="00977A56">
        <w:rPr>
          <w:rFonts w:ascii="Corbel" w:hAnsi="Corbel"/>
          <w:sz w:val="22"/>
          <w:szCs w:val="22"/>
        </w:rPr>
        <w:t>de goede orde zijn d</w:t>
      </w:r>
      <w:r w:rsidR="00DC5910" w:rsidRPr="00977A56">
        <w:rPr>
          <w:rFonts w:ascii="Corbel" w:hAnsi="Corbel"/>
          <w:sz w:val="22"/>
          <w:szCs w:val="22"/>
        </w:rPr>
        <w:t>ie begrippen hieronder beschreven.</w:t>
      </w:r>
    </w:p>
    <w:p w14:paraId="5797A026" w14:textId="77777777" w:rsidR="007C186E" w:rsidRPr="00977A56" w:rsidRDefault="007C186E" w:rsidP="000C70CF">
      <w:pPr>
        <w:widowControl w:val="0"/>
        <w:rPr>
          <w:rFonts w:ascii="Corbel" w:hAnsi="Corbel"/>
          <w:sz w:val="22"/>
          <w:szCs w:val="22"/>
        </w:rPr>
      </w:pPr>
    </w:p>
    <w:p w14:paraId="5797A027"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lastRenderedPageBreak/>
        <w:t>Bericht</w:t>
      </w:r>
    </w:p>
    <w:p w14:paraId="5797A028" w14:textId="77777777" w:rsidR="0097472B" w:rsidRPr="00977A56" w:rsidRDefault="0097472B" w:rsidP="0097472B">
      <w:pPr>
        <w:widowControl w:val="0"/>
        <w:rPr>
          <w:rFonts w:ascii="Corbel" w:hAnsi="Corbel"/>
          <w:sz w:val="22"/>
          <w:szCs w:val="22"/>
        </w:rPr>
      </w:pPr>
      <w:r w:rsidRPr="00977A56">
        <w:rPr>
          <w:rFonts w:ascii="Corbel" w:hAnsi="Corbel"/>
          <w:sz w:val="22"/>
          <w:szCs w:val="22"/>
        </w:rPr>
        <w:t>Middel om informatie over te dragen / gegevens uit te wisselen. Een bericht is van een bepaald berichttype en is onlosmakelijk verbonden aan een transactie. Een bericht bevat de gegevens</w:t>
      </w:r>
      <w:r w:rsidR="00EE76CF" w:rsidRPr="00977A56">
        <w:rPr>
          <w:rFonts w:ascii="Corbel" w:hAnsi="Corbel"/>
          <w:sz w:val="22"/>
          <w:szCs w:val="22"/>
        </w:rPr>
        <w:t>-</w:t>
      </w:r>
      <w:r w:rsidRPr="00977A56">
        <w:rPr>
          <w:rFonts w:ascii="Corbel" w:hAnsi="Corbel"/>
          <w:sz w:val="22"/>
          <w:szCs w:val="22"/>
        </w:rPr>
        <w:t>structuur die in het VISI-raamwerk is voorgeschreven. Het bericht heeft een ‘header’ waarin de gegevens zijn opgenomen van de betrokken rollen, de transactie en het werk waarop de transactie betrekking heeft. In de body van het bericht bevindt zich de over te dragen informatie bestaande uit ingevulde gegevens</w:t>
      </w:r>
      <w:r w:rsidR="00F8128C" w:rsidRPr="00977A56">
        <w:rPr>
          <w:rFonts w:ascii="Corbel" w:hAnsi="Corbel"/>
          <w:sz w:val="22"/>
          <w:szCs w:val="22"/>
        </w:rPr>
        <w:softHyphen/>
      </w:r>
      <w:r w:rsidRPr="00977A56">
        <w:rPr>
          <w:rFonts w:ascii="Corbel" w:hAnsi="Corbel"/>
          <w:sz w:val="22"/>
          <w:szCs w:val="22"/>
        </w:rPr>
        <w:t>elementen, aangehangen documenten en referenties naar documenten.</w:t>
      </w:r>
    </w:p>
    <w:p w14:paraId="5797A029" w14:textId="77777777" w:rsidR="0097472B" w:rsidRPr="00977A56" w:rsidRDefault="0097472B" w:rsidP="0097472B">
      <w:pPr>
        <w:widowControl w:val="0"/>
        <w:rPr>
          <w:rFonts w:ascii="Corbel" w:hAnsi="Corbel"/>
          <w:sz w:val="22"/>
          <w:szCs w:val="22"/>
        </w:rPr>
      </w:pPr>
    </w:p>
    <w:p w14:paraId="5797A02A"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Berichtcategorie</w:t>
      </w:r>
    </w:p>
    <w:p w14:paraId="5797A02B"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Set berichten die op basis van overeenkomstige kenmerken in het kader van VISI </w:t>
      </w:r>
      <w:r w:rsidR="00F642BF" w:rsidRPr="00977A56">
        <w:rPr>
          <w:rFonts w:ascii="Corbel" w:hAnsi="Corbel"/>
          <w:sz w:val="22"/>
          <w:szCs w:val="22"/>
        </w:rPr>
        <w:t xml:space="preserve">kunnen worden </w:t>
      </w:r>
      <w:r w:rsidRPr="00977A56">
        <w:rPr>
          <w:rFonts w:ascii="Corbel" w:hAnsi="Corbel"/>
          <w:sz w:val="22"/>
          <w:szCs w:val="22"/>
        </w:rPr>
        <w:t xml:space="preserve">ingedeeld in </w:t>
      </w:r>
      <w:r w:rsidR="00F642BF" w:rsidRPr="00977A56">
        <w:rPr>
          <w:rFonts w:ascii="Corbel" w:hAnsi="Corbel"/>
          <w:sz w:val="22"/>
          <w:szCs w:val="22"/>
        </w:rPr>
        <w:t xml:space="preserve">een </w:t>
      </w:r>
      <w:r w:rsidR="00DB4B4A" w:rsidRPr="00977A56">
        <w:rPr>
          <w:rFonts w:ascii="Corbel" w:hAnsi="Corbel"/>
          <w:sz w:val="22"/>
          <w:szCs w:val="22"/>
        </w:rPr>
        <w:t xml:space="preserve">bepaalde </w:t>
      </w:r>
      <w:r w:rsidRPr="00977A56">
        <w:rPr>
          <w:rFonts w:ascii="Corbel" w:hAnsi="Corbel"/>
          <w:sz w:val="22"/>
          <w:szCs w:val="22"/>
        </w:rPr>
        <w:t>categorie</w:t>
      </w:r>
      <w:r w:rsidR="00F642BF" w:rsidRPr="00977A56">
        <w:rPr>
          <w:rFonts w:ascii="Corbel" w:hAnsi="Corbel"/>
          <w:sz w:val="22"/>
          <w:szCs w:val="22"/>
        </w:rPr>
        <w:t>, bijvoorbeeld</w:t>
      </w:r>
      <w:r w:rsidRPr="00977A56">
        <w:rPr>
          <w:rFonts w:ascii="Corbel" w:hAnsi="Corbel"/>
          <w:sz w:val="22"/>
          <w:szCs w:val="22"/>
        </w:rPr>
        <w:t xml:space="preserve"> contractueel basis, contractueel wijziging, operatio</w:t>
      </w:r>
      <w:r w:rsidR="00102EA6" w:rsidRPr="00977A56">
        <w:rPr>
          <w:rFonts w:ascii="Corbel" w:hAnsi="Corbel"/>
          <w:sz w:val="22"/>
          <w:szCs w:val="22"/>
        </w:rPr>
        <w:softHyphen/>
      </w:r>
      <w:r w:rsidRPr="00977A56">
        <w:rPr>
          <w:rFonts w:ascii="Corbel" w:hAnsi="Corbel"/>
          <w:sz w:val="22"/>
          <w:szCs w:val="22"/>
        </w:rPr>
        <w:t xml:space="preserve">neel, financieel, escalatie </w:t>
      </w:r>
      <w:r w:rsidR="00F642BF" w:rsidRPr="00977A56">
        <w:rPr>
          <w:rFonts w:ascii="Corbel" w:hAnsi="Corbel"/>
          <w:sz w:val="22"/>
          <w:szCs w:val="22"/>
        </w:rPr>
        <w:t>of</w:t>
      </w:r>
      <w:r w:rsidRPr="00977A56">
        <w:rPr>
          <w:rFonts w:ascii="Corbel" w:hAnsi="Corbel"/>
          <w:sz w:val="22"/>
          <w:szCs w:val="22"/>
        </w:rPr>
        <w:t xml:space="preserve"> kwaliteit. </w:t>
      </w:r>
    </w:p>
    <w:p w14:paraId="5797A02C" w14:textId="77777777" w:rsidR="0097472B" w:rsidRPr="00977A56" w:rsidRDefault="0097472B" w:rsidP="0097472B">
      <w:pPr>
        <w:widowControl w:val="0"/>
        <w:rPr>
          <w:rFonts w:ascii="Corbel" w:hAnsi="Corbel"/>
          <w:sz w:val="22"/>
          <w:szCs w:val="22"/>
        </w:rPr>
      </w:pPr>
    </w:p>
    <w:p w14:paraId="5797A02D" w14:textId="77777777" w:rsidR="00936991" w:rsidRPr="00977A56" w:rsidRDefault="00936991" w:rsidP="00936991">
      <w:pPr>
        <w:rPr>
          <w:rFonts w:ascii="Corbel" w:hAnsi="Corbel"/>
          <w:bCs/>
          <w:sz w:val="22"/>
          <w:szCs w:val="22"/>
        </w:rPr>
      </w:pPr>
      <w:r w:rsidRPr="00977A56">
        <w:rPr>
          <w:rFonts w:ascii="Corbel" w:hAnsi="Corbel"/>
          <w:b/>
          <w:bCs/>
          <w:sz w:val="22"/>
          <w:szCs w:val="22"/>
        </w:rPr>
        <w:t xml:space="preserve">Beveiligingscertificaat (SSL) </w:t>
      </w:r>
    </w:p>
    <w:p w14:paraId="5797A02E" w14:textId="77777777" w:rsidR="00EE76CF" w:rsidRPr="00977A56" w:rsidRDefault="000F6F7E" w:rsidP="00EE76CF">
      <w:pPr>
        <w:rPr>
          <w:rFonts w:ascii="Corbel" w:hAnsi="Corbel"/>
          <w:sz w:val="22"/>
          <w:szCs w:val="22"/>
        </w:rPr>
      </w:pPr>
      <w:r w:rsidRPr="00977A56">
        <w:rPr>
          <w:rFonts w:ascii="Corbel" w:hAnsi="Corbel"/>
          <w:sz w:val="22"/>
          <w:szCs w:val="22"/>
        </w:rPr>
        <w:t>Een b</w:t>
      </w:r>
      <w:r w:rsidR="00936991" w:rsidRPr="00977A56">
        <w:rPr>
          <w:rFonts w:ascii="Corbel" w:hAnsi="Corbel"/>
          <w:sz w:val="22"/>
          <w:szCs w:val="22"/>
        </w:rPr>
        <w:t xml:space="preserve">eveiligingscertificaten </w:t>
      </w:r>
      <w:r w:rsidRPr="00977A56">
        <w:rPr>
          <w:rFonts w:ascii="Corbel" w:hAnsi="Corbel"/>
          <w:sz w:val="22"/>
          <w:szCs w:val="22"/>
        </w:rPr>
        <w:t xml:space="preserve">is bedoeld </w:t>
      </w:r>
      <w:r w:rsidR="00936991" w:rsidRPr="00977A56">
        <w:rPr>
          <w:rFonts w:ascii="Corbel" w:hAnsi="Corbel"/>
          <w:sz w:val="22"/>
          <w:szCs w:val="22"/>
        </w:rPr>
        <w:t xml:space="preserve">om de uitgewisselde gegevens te </w:t>
      </w:r>
      <w:r w:rsidR="00357419" w:rsidRPr="00977A56">
        <w:rPr>
          <w:rFonts w:ascii="Corbel" w:hAnsi="Corbel"/>
          <w:sz w:val="22"/>
          <w:szCs w:val="22"/>
        </w:rPr>
        <w:t>authentiseren</w:t>
      </w:r>
      <w:r w:rsidR="00936991" w:rsidRPr="00977A56">
        <w:rPr>
          <w:rFonts w:ascii="Corbel" w:hAnsi="Corbel"/>
          <w:sz w:val="22"/>
          <w:szCs w:val="22"/>
        </w:rPr>
        <w:t xml:space="preserve"> en het verzekeren van de privacy. Wanneer er wordt gecommuniceerd tussen server en gebruiker, zorgt dit ervoor dat de data niet kan worden afgeluisterd of vervalst. </w:t>
      </w:r>
      <w:r w:rsidR="00891048" w:rsidRPr="00977A56">
        <w:rPr>
          <w:rFonts w:ascii="Corbel" w:hAnsi="Corbel"/>
          <w:sz w:val="22"/>
          <w:szCs w:val="22"/>
        </w:rPr>
        <w:t>Het protocol</w:t>
      </w:r>
      <w:r w:rsidR="007C186E" w:rsidRPr="00977A56">
        <w:rPr>
          <w:rFonts w:ascii="Corbel" w:hAnsi="Corbel"/>
          <w:bCs/>
          <w:sz w:val="22"/>
          <w:szCs w:val="22"/>
        </w:rPr>
        <w:t xml:space="preserve"> wordt aangeduid met ‘SSL’ (</w:t>
      </w:r>
      <w:r w:rsidR="00891048" w:rsidRPr="00977A56">
        <w:rPr>
          <w:rFonts w:ascii="Corbel" w:hAnsi="Corbel"/>
          <w:bCs/>
          <w:sz w:val="22"/>
          <w:szCs w:val="22"/>
        </w:rPr>
        <w:t>‘Secure Sockets Layer’</w:t>
      </w:r>
      <w:r w:rsidR="007C186E" w:rsidRPr="00977A56">
        <w:rPr>
          <w:rFonts w:ascii="Corbel" w:hAnsi="Corbel"/>
          <w:bCs/>
          <w:sz w:val="22"/>
          <w:szCs w:val="22"/>
        </w:rPr>
        <w:t>)</w:t>
      </w:r>
      <w:r w:rsidR="00891048" w:rsidRPr="00977A56">
        <w:rPr>
          <w:rFonts w:ascii="Corbel" w:hAnsi="Corbel"/>
          <w:bCs/>
          <w:sz w:val="22"/>
          <w:szCs w:val="22"/>
        </w:rPr>
        <w:t>.</w:t>
      </w:r>
      <w:r w:rsidR="00891048" w:rsidRPr="00977A56">
        <w:rPr>
          <w:rFonts w:ascii="Corbel" w:hAnsi="Corbel"/>
          <w:sz w:val="22"/>
          <w:szCs w:val="22"/>
        </w:rPr>
        <w:t xml:space="preserve"> Door middel van cryptografie en authenticatie levert dit protocol een beveiligde verbinding met het </w:t>
      </w:r>
      <w:r w:rsidRPr="00977A56">
        <w:rPr>
          <w:rFonts w:ascii="Corbel" w:hAnsi="Corbel"/>
          <w:sz w:val="22"/>
          <w:szCs w:val="22"/>
        </w:rPr>
        <w:t>I</w:t>
      </w:r>
      <w:r w:rsidR="00891048" w:rsidRPr="00977A56">
        <w:rPr>
          <w:rFonts w:ascii="Corbel" w:hAnsi="Corbel"/>
          <w:sz w:val="22"/>
          <w:szCs w:val="22"/>
        </w:rPr>
        <w:t>nternet.</w:t>
      </w:r>
      <w:r w:rsidR="007C186E" w:rsidRPr="00977A56">
        <w:rPr>
          <w:rFonts w:ascii="Corbel" w:hAnsi="Corbel"/>
          <w:sz w:val="22"/>
          <w:szCs w:val="22"/>
        </w:rPr>
        <w:t xml:space="preserve"> </w:t>
      </w:r>
      <w:r w:rsidR="00EE76CF" w:rsidRPr="00977A56">
        <w:rPr>
          <w:rFonts w:ascii="Corbel" w:hAnsi="Corbel"/>
          <w:sz w:val="22"/>
          <w:szCs w:val="22"/>
        </w:rPr>
        <w:t>VISI vereist dat VISI communicatie tussen SOAP-servers altijd plaats vindt via https en SSL. Het gebruik van HTTPS (TLS 1.0 of hoger, met minimaal 128 bits encryptie) voor het versturen van VISI berichten en bijlagen is verplicht.</w:t>
      </w:r>
    </w:p>
    <w:p w14:paraId="5797A02F" w14:textId="77777777" w:rsidR="00891048" w:rsidRPr="00977A56" w:rsidRDefault="00891048" w:rsidP="0097472B">
      <w:pPr>
        <w:widowControl w:val="0"/>
        <w:rPr>
          <w:rFonts w:ascii="Corbel" w:hAnsi="Corbel"/>
          <w:sz w:val="22"/>
          <w:szCs w:val="22"/>
        </w:rPr>
      </w:pPr>
    </w:p>
    <w:p w14:paraId="5797A030"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 xml:space="preserve">Complex </w:t>
      </w:r>
      <w:r w:rsidR="007C186E" w:rsidRPr="00977A56">
        <w:rPr>
          <w:rFonts w:ascii="Corbel" w:hAnsi="Corbel"/>
          <w:b/>
          <w:sz w:val="22"/>
          <w:szCs w:val="22"/>
        </w:rPr>
        <w:t>(</w:t>
      </w:r>
      <w:r w:rsidRPr="00977A56">
        <w:rPr>
          <w:rFonts w:ascii="Corbel" w:hAnsi="Corbel"/>
          <w:b/>
          <w:sz w:val="22"/>
          <w:szCs w:val="22"/>
        </w:rPr>
        <w:t>gegevens</w:t>
      </w:r>
      <w:r w:rsidR="007C186E" w:rsidRPr="00977A56">
        <w:rPr>
          <w:rFonts w:ascii="Corbel" w:hAnsi="Corbel"/>
          <w:b/>
          <w:sz w:val="22"/>
          <w:szCs w:val="22"/>
        </w:rPr>
        <w:t>)</w:t>
      </w:r>
      <w:r w:rsidRPr="00977A56">
        <w:rPr>
          <w:rFonts w:ascii="Corbel" w:hAnsi="Corbel"/>
          <w:b/>
          <w:sz w:val="22"/>
          <w:szCs w:val="22"/>
        </w:rPr>
        <w:t>element</w:t>
      </w:r>
    </w:p>
    <w:p w14:paraId="5797A031" w14:textId="77777777" w:rsidR="0097472B" w:rsidRPr="00977A56" w:rsidRDefault="0097472B" w:rsidP="0097472B">
      <w:pPr>
        <w:widowControl w:val="0"/>
        <w:rPr>
          <w:rFonts w:ascii="Corbel" w:hAnsi="Corbel"/>
          <w:sz w:val="22"/>
          <w:szCs w:val="22"/>
        </w:rPr>
      </w:pPr>
      <w:r w:rsidRPr="00977A56">
        <w:rPr>
          <w:rFonts w:ascii="Corbel" w:hAnsi="Corbel"/>
          <w:sz w:val="22"/>
          <w:szCs w:val="22"/>
        </w:rPr>
        <w:t>Type van gegevenselement dat in het VISI-raamwerk wordt gebruikt om (simpele) gegevens</w:t>
      </w:r>
      <w:r w:rsidR="007C186E" w:rsidRPr="00977A56">
        <w:rPr>
          <w:rFonts w:ascii="Corbel" w:hAnsi="Corbel"/>
          <w:sz w:val="22"/>
          <w:szCs w:val="22"/>
        </w:rPr>
        <w:t>-</w:t>
      </w:r>
      <w:r w:rsidRPr="00977A56">
        <w:rPr>
          <w:rFonts w:ascii="Corbel" w:hAnsi="Corbel"/>
          <w:sz w:val="22"/>
          <w:szCs w:val="22"/>
        </w:rPr>
        <w:t>elementen te groeperen.</w:t>
      </w:r>
    </w:p>
    <w:p w14:paraId="5797A032" w14:textId="77777777" w:rsidR="0097472B" w:rsidRPr="00977A56" w:rsidRDefault="0097472B" w:rsidP="0097472B">
      <w:pPr>
        <w:widowControl w:val="0"/>
        <w:rPr>
          <w:rFonts w:ascii="Corbel" w:hAnsi="Corbel"/>
          <w:sz w:val="22"/>
          <w:szCs w:val="22"/>
        </w:rPr>
      </w:pPr>
    </w:p>
    <w:p w14:paraId="5797A033"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DEMO-methode</w:t>
      </w:r>
    </w:p>
    <w:p w14:paraId="5797A034"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Methode voor het modelleren van bedrijfsprocessen. DEMO staat voor </w:t>
      </w:r>
      <w:r w:rsidR="005B1CE2" w:rsidRPr="00977A56">
        <w:rPr>
          <w:rFonts w:ascii="Corbel" w:hAnsi="Corbel"/>
          <w:sz w:val="22"/>
          <w:szCs w:val="22"/>
        </w:rPr>
        <w:t>‘</w:t>
      </w:r>
      <w:r w:rsidRPr="00977A56">
        <w:rPr>
          <w:rFonts w:ascii="Corbel" w:hAnsi="Corbel"/>
          <w:sz w:val="22"/>
          <w:szCs w:val="22"/>
        </w:rPr>
        <w:t>Dynamic Essential Modelling of Organisations</w:t>
      </w:r>
      <w:r w:rsidR="005B1CE2" w:rsidRPr="00977A56">
        <w:rPr>
          <w:rFonts w:ascii="Corbel" w:hAnsi="Corbel"/>
          <w:sz w:val="22"/>
          <w:szCs w:val="22"/>
        </w:rPr>
        <w:t>’</w:t>
      </w:r>
      <w:r w:rsidRPr="00977A56">
        <w:rPr>
          <w:rFonts w:ascii="Corbel" w:hAnsi="Corbel"/>
          <w:sz w:val="22"/>
          <w:szCs w:val="22"/>
        </w:rPr>
        <w:t>. De methode is ontwikkeld door prof.dr.ir. J.L.</w:t>
      </w:r>
      <w:smartTag w:uri="urn:schemas-microsoft-com:office:smarttags" w:element="PersonName">
        <w:smartTagPr>
          <w:attr w:name="ProductID" w:val="G. Dietz van"/>
        </w:smartTagPr>
        <w:r w:rsidRPr="00977A56">
          <w:rPr>
            <w:rFonts w:ascii="Corbel" w:hAnsi="Corbel"/>
            <w:sz w:val="22"/>
            <w:szCs w:val="22"/>
          </w:rPr>
          <w:t>G. Dietz van</w:t>
        </w:r>
      </w:smartTag>
      <w:r w:rsidRPr="00977A56">
        <w:rPr>
          <w:rFonts w:ascii="Corbel" w:hAnsi="Corbel"/>
          <w:sz w:val="22"/>
          <w:szCs w:val="22"/>
        </w:rPr>
        <w:t xml:space="preserve"> de Technische Universiteit Delft. </w:t>
      </w:r>
      <w:r w:rsidRPr="00977A56">
        <w:rPr>
          <w:rFonts w:ascii="Corbel" w:hAnsi="Corbel"/>
          <w:i/>
          <w:color w:val="000000"/>
          <w:sz w:val="22"/>
          <w:szCs w:val="22"/>
        </w:rPr>
        <w:t>[zie “</w:t>
      </w:r>
      <w:r w:rsidRPr="00977A56">
        <w:rPr>
          <w:rFonts w:ascii="Corbel" w:hAnsi="Corbel"/>
          <w:i/>
          <w:sz w:val="22"/>
          <w:szCs w:val="22"/>
        </w:rPr>
        <w:t>Introductie tot DEMO”, 1996, Dietz, J.L.G., Samson, Alphen aan den Rijn; ISBN 9789014053271</w:t>
      </w:r>
      <w:r w:rsidRPr="00977A56">
        <w:rPr>
          <w:rFonts w:ascii="Corbel" w:hAnsi="Corbel"/>
          <w:i/>
          <w:color w:val="000000"/>
          <w:sz w:val="22"/>
          <w:szCs w:val="22"/>
        </w:rPr>
        <w:t>]</w:t>
      </w:r>
    </w:p>
    <w:p w14:paraId="5797A035" w14:textId="77777777" w:rsidR="0097472B" w:rsidRPr="00977A56" w:rsidRDefault="0097472B" w:rsidP="0097472B">
      <w:pPr>
        <w:widowControl w:val="0"/>
        <w:rPr>
          <w:rFonts w:ascii="Corbel" w:hAnsi="Corbel"/>
          <w:sz w:val="22"/>
          <w:szCs w:val="22"/>
        </w:rPr>
      </w:pPr>
    </w:p>
    <w:p w14:paraId="5797A036"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Executor</w:t>
      </w:r>
    </w:p>
    <w:p w14:paraId="5797A037" w14:textId="77777777" w:rsidR="0097472B" w:rsidRPr="00977A56" w:rsidRDefault="0097472B" w:rsidP="0097472B">
      <w:pPr>
        <w:widowControl w:val="0"/>
        <w:rPr>
          <w:rFonts w:ascii="Corbel" w:hAnsi="Corbel"/>
          <w:sz w:val="22"/>
          <w:szCs w:val="22"/>
        </w:rPr>
      </w:pPr>
      <w:r w:rsidRPr="00977A56">
        <w:rPr>
          <w:rFonts w:ascii="Corbel" w:hAnsi="Corbel"/>
          <w:sz w:val="22"/>
          <w:szCs w:val="22"/>
        </w:rPr>
        <w:t>Rol die een transactie uitvoert.</w:t>
      </w:r>
    </w:p>
    <w:p w14:paraId="5797A038" w14:textId="77777777" w:rsidR="0097472B" w:rsidRPr="00977A56" w:rsidRDefault="0097472B" w:rsidP="0097472B">
      <w:pPr>
        <w:widowControl w:val="0"/>
        <w:rPr>
          <w:rFonts w:ascii="Corbel" w:hAnsi="Corbel"/>
          <w:sz w:val="22"/>
          <w:szCs w:val="22"/>
        </w:rPr>
      </w:pPr>
    </w:p>
    <w:p w14:paraId="5797A039"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Generiek raamwerk</w:t>
      </w:r>
    </w:p>
    <w:p w14:paraId="5797A03A" w14:textId="77777777" w:rsidR="0097472B" w:rsidRPr="00977A56" w:rsidRDefault="0097472B" w:rsidP="0097472B">
      <w:pPr>
        <w:widowControl w:val="0"/>
        <w:rPr>
          <w:rFonts w:ascii="Corbel" w:hAnsi="Corbel"/>
          <w:sz w:val="22"/>
          <w:szCs w:val="22"/>
        </w:rPr>
      </w:pPr>
      <w:r w:rsidRPr="00977A56">
        <w:rPr>
          <w:rFonts w:ascii="Corbel" w:hAnsi="Corbel"/>
          <w:sz w:val="22"/>
          <w:szCs w:val="22"/>
        </w:rPr>
        <w:t>Een generiek raamwerk wordt beheerd en gepubliceerd door CROW. Een generiek raamwerk is voor een bepaald toepassingsgebied gemaakt, maar kan worden toegesneden op een specifieke situatie.</w:t>
      </w:r>
    </w:p>
    <w:p w14:paraId="5797A03B" w14:textId="77777777" w:rsidR="0097472B" w:rsidRPr="00977A56" w:rsidRDefault="0097472B" w:rsidP="0097472B">
      <w:pPr>
        <w:widowControl w:val="0"/>
        <w:rPr>
          <w:rFonts w:ascii="Corbel" w:hAnsi="Corbel"/>
          <w:sz w:val="22"/>
          <w:szCs w:val="22"/>
        </w:rPr>
      </w:pPr>
    </w:p>
    <w:p w14:paraId="5797A03C"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Initiator</w:t>
      </w:r>
    </w:p>
    <w:p w14:paraId="5797A03D"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Rol die een transactie start. </w:t>
      </w:r>
    </w:p>
    <w:p w14:paraId="5797A03E" w14:textId="77777777" w:rsidR="0097472B" w:rsidRPr="00977A56" w:rsidRDefault="0097472B" w:rsidP="0097472B">
      <w:pPr>
        <w:widowControl w:val="0"/>
        <w:rPr>
          <w:rFonts w:ascii="Corbel" w:hAnsi="Corbel"/>
          <w:sz w:val="22"/>
          <w:szCs w:val="22"/>
        </w:rPr>
      </w:pPr>
    </w:p>
    <w:p w14:paraId="5797A03F" w14:textId="77777777" w:rsidR="0097472B" w:rsidRPr="00977A56" w:rsidRDefault="0097472B" w:rsidP="0097472B">
      <w:pPr>
        <w:widowControl w:val="0"/>
        <w:rPr>
          <w:rFonts w:ascii="Corbel" w:hAnsi="Corbel"/>
          <w:sz w:val="22"/>
          <w:szCs w:val="22"/>
        </w:rPr>
      </w:pPr>
      <w:r w:rsidRPr="00977A56">
        <w:rPr>
          <w:rFonts w:ascii="Corbel" w:hAnsi="Corbel"/>
          <w:b/>
          <w:sz w:val="22"/>
          <w:szCs w:val="22"/>
        </w:rPr>
        <w:t>Interactiekaart</w:t>
      </w:r>
    </w:p>
    <w:p w14:paraId="5797A040" w14:textId="77777777" w:rsidR="0097472B" w:rsidRPr="00977A56" w:rsidRDefault="0097472B" w:rsidP="0097472B">
      <w:pPr>
        <w:widowControl w:val="0"/>
        <w:rPr>
          <w:rFonts w:ascii="Corbel" w:hAnsi="Corbel"/>
          <w:sz w:val="22"/>
          <w:szCs w:val="22"/>
        </w:rPr>
      </w:pPr>
      <w:r w:rsidRPr="00977A56">
        <w:rPr>
          <w:rFonts w:ascii="Corbel" w:hAnsi="Corbel"/>
          <w:sz w:val="22"/>
          <w:szCs w:val="22"/>
        </w:rPr>
        <w:t>Zie: VISI-interactiekaart.</w:t>
      </w:r>
    </w:p>
    <w:p w14:paraId="5797A041" w14:textId="77777777" w:rsidR="0097472B" w:rsidRPr="00977A56" w:rsidRDefault="0097472B" w:rsidP="0097472B">
      <w:pPr>
        <w:widowControl w:val="0"/>
        <w:rPr>
          <w:rFonts w:ascii="Corbel" w:hAnsi="Corbel"/>
          <w:sz w:val="22"/>
          <w:szCs w:val="22"/>
        </w:rPr>
      </w:pPr>
    </w:p>
    <w:p w14:paraId="5797A042"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Projectspecifiek raamwerk</w:t>
      </w:r>
    </w:p>
    <w:p w14:paraId="5797A043"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Raamwerk dat is afgeleid van een generiek raamwerk, hetgeen betekent dat: </w:t>
      </w:r>
    </w:p>
    <w:p w14:paraId="5797A044" w14:textId="77777777" w:rsidR="0097472B" w:rsidRPr="00977A56" w:rsidRDefault="0097472B" w:rsidP="0097472B">
      <w:pPr>
        <w:widowControl w:val="0"/>
        <w:numPr>
          <w:ilvl w:val="0"/>
          <w:numId w:val="31"/>
        </w:numPr>
        <w:tabs>
          <w:tab w:val="clear" w:pos="720"/>
          <w:tab w:val="num" w:pos="426"/>
        </w:tabs>
        <w:ind w:left="426" w:hanging="426"/>
        <w:rPr>
          <w:rFonts w:ascii="Corbel" w:hAnsi="Corbel"/>
          <w:sz w:val="22"/>
          <w:szCs w:val="22"/>
        </w:rPr>
      </w:pPr>
      <w:r w:rsidRPr="00977A56">
        <w:rPr>
          <w:rFonts w:ascii="Corbel" w:hAnsi="Corbel"/>
          <w:sz w:val="22"/>
          <w:szCs w:val="22"/>
        </w:rPr>
        <w:t>het projectspecifieke raamwerk eerst een deelverzameling (subset) is van het generieke raamwerk;</w:t>
      </w:r>
    </w:p>
    <w:p w14:paraId="5797A045" w14:textId="77777777" w:rsidR="0097472B" w:rsidRPr="00977A56" w:rsidRDefault="0097472B" w:rsidP="0097472B">
      <w:pPr>
        <w:widowControl w:val="0"/>
        <w:numPr>
          <w:ilvl w:val="0"/>
          <w:numId w:val="31"/>
        </w:numPr>
        <w:tabs>
          <w:tab w:val="clear" w:pos="720"/>
          <w:tab w:val="num" w:pos="426"/>
        </w:tabs>
        <w:ind w:left="426" w:hanging="426"/>
        <w:rPr>
          <w:rFonts w:ascii="Corbel" w:hAnsi="Corbel"/>
          <w:sz w:val="22"/>
          <w:szCs w:val="22"/>
        </w:rPr>
      </w:pPr>
      <w:r w:rsidRPr="00977A56">
        <w:rPr>
          <w:rFonts w:ascii="Corbel" w:hAnsi="Corbel"/>
          <w:sz w:val="22"/>
          <w:szCs w:val="22"/>
        </w:rPr>
        <w:t>het projectspecifieke raamwerk vervolgens, indien nodig, aanpassingen en toevoegingen kan krijgen om te voldoen aan de projectspecifieke wensen.</w:t>
      </w:r>
    </w:p>
    <w:p w14:paraId="5797A046" w14:textId="77777777" w:rsidR="0097472B" w:rsidRPr="00977A56" w:rsidRDefault="0097472B" w:rsidP="007C186E">
      <w:pPr>
        <w:widowControl w:val="0"/>
        <w:rPr>
          <w:rFonts w:ascii="Corbel" w:hAnsi="Corbel"/>
          <w:b/>
          <w:sz w:val="22"/>
          <w:szCs w:val="22"/>
        </w:rPr>
      </w:pPr>
      <w:r w:rsidRPr="00977A56">
        <w:rPr>
          <w:rFonts w:ascii="Corbel" w:hAnsi="Corbel"/>
          <w:b/>
          <w:sz w:val="22"/>
          <w:szCs w:val="22"/>
        </w:rPr>
        <w:lastRenderedPageBreak/>
        <w:t>Promotor</w:t>
      </w:r>
    </w:p>
    <w:p w14:paraId="5797A047" w14:textId="77777777" w:rsidR="0097472B" w:rsidRPr="00977A56" w:rsidRDefault="0097472B" w:rsidP="00F8128C">
      <w:pPr>
        <w:rPr>
          <w:rFonts w:ascii="Corbel" w:hAnsi="Corbel"/>
          <w:sz w:val="22"/>
          <w:szCs w:val="22"/>
        </w:rPr>
      </w:pPr>
      <w:r w:rsidRPr="00977A56">
        <w:rPr>
          <w:rFonts w:ascii="Corbel" w:hAnsi="Corbel"/>
          <w:sz w:val="22"/>
          <w:szCs w:val="22"/>
        </w:rPr>
        <w:t>Een computerprogramma dat een VISI-raamwerk (overeenkomstig W3C-technologie) vertaalt in een schema van berichten die behoren tot dat raamwerk. De Promotor wordt beschikbaar gesteld door CROW.</w:t>
      </w:r>
    </w:p>
    <w:p w14:paraId="5797A048" w14:textId="77777777" w:rsidR="0097472B" w:rsidRPr="00977A56" w:rsidRDefault="0097472B" w:rsidP="0097472B">
      <w:pPr>
        <w:widowControl w:val="0"/>
        <w:rPr>
          <w:rFonts w:ascii="Corbel" w:hAnsi="Corbel"/>
          <w:sz w:val="22"/>
          <w:szCs w:val="22"/>
        </w:rPr>
      </w:pPr>
    </w:p>
    <w:p w14:paraId="5797A049" w14:textId="77777777" w:rsidR="0097472B" w:rsidRPr="00977A56" w:rsidRDefault="0097472B" w:rsidP="0097472B">
      <w:pPr>
        <w:widowControl w:val="0"/>
        <w:rPr>
          <w:rFonts w:ascii="Corbel" w:hAnsi="Corbel"/>
          <w:sz w:val="22"/>
          <w:szCs w:val="22"/>
        </w:rPr>
      </w:pPr>
      <w:r w:rsidRPr="00977A56">
        <w:rPr>
          <w:rFonts w:ascii="Corbel" w:hAnsi="Corbel"/>
          <w:b/>
          <w:sz w:val="22"/>
          <w:szCs w:val="22"/>
        </w:rPr>
        <w:t>Raamwerk</w:t>
      </w:r>
    </w:p>
    <w:p w14:paraId="5797A04A" w14:textId="77777777" w:rsidR="0097472B" w:rsidRPr="00977A56" w:rsidRDefault="007C186E" w:rsidP="0097472B">
      <w:pPr>
        <w:widowControl w:val="0"/>
        <w:rPr>
          <w:rFonts w:ascii="Corbel" w:hAnsi="Corbel"/>
          <w:sz w:val="22"/>
          <w:szCs w:val="22"/>
        </w:rPr>
      </w:pPr>
      <w:r w:rsidRPr="00977A56">
        <w:rPr>
          <w:rFonts w:ascii="Corbel" w:hAnsi="Corbel"/>
          <w:sz w:val="22"/>
          <w:szCs w:val="22"/>
        </w:rPr>
        <w:t>Wordt in deze context gebruikt in de betekenis van ‘VISI-raamwerk’; zie aldaar.</w:t>
      </w:r>
    </w:p>
    <w:p w14:paraId="5797A04B" w14:textId="77777777" w:rsidR="0097472B" w:rsidRPr="00977A56" w:rsidRDefault="0097472B" w:rsidP="0097472B">
      <w:pPr>
        <w:widowControl w:val="0"/>
        <w:rPr>
          <w:rFonts w:ascii="Corbel" w:hAnsi="Corbel"/>
          <w:sz w:val="22"/>
          <w:szCs w:val="22"/>
        </w:rPr>
      </w:pPr>
    </w:p>
    <w:p w14:paraId="5797A04C"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Rolbeschrijving</w:t>
      </w:r>
    </w:p>
    <w:p w14:paraId="5797A04D" w14:textId="77777777" w:rsidR="0097472B" w:rsidRPr="00977A56" w:rsidRDefault="0097472B" w:rsidP="0097472B">
      <w:pPr>
        <w:widowControl w:val="0"/>
        <w:rPr>
          <w:rFonts w:ascii="Corbel" w:hAnsi="Corbel"/>
          <w:sz w:val="22"/>
          <w:szCs w:val="22"/>
        </w:rPr>
      </w:pPr>
      <w:r w:rsidRPr="00977A56">
        <w:rPr>
          <w:rFonts w:ascii="Corbel" w:hAnsi="Corbel"/>
          <w:sz w:val="22"/>
          <w:szCs w:val="22"/>
        </w:rPr>
        <w:t>Omschrijving van de aard en verantwoordelijkheid per rol, zoals is gedefinieerd in het VISI-raamwerk.</w:t>
      </w:r>
    </w:p>
    <w:p w14:paraId="5797A04E" w14:textId="77777777" w:rsidR="0097472B" w:rsidRPr="00977A56" w:rsidRDefault="0097472B" w:rsidP="0097472B">
      <w:pPr>
        <w:widowControl w:val="0"/>
        <w:rPr>
          <w:rFonts w:ascii="Corbel" w:hAnsi="Corbel"/>
          <w:sz w:val="22"/>
          <w:szCs w:val="22"/>
        </w:rPr>
      </w:pPr>
    </w:p>
    <w:p w14:paraId="5797A04F"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Rol</w:t>
      </w:r>
    </w:p>
    <w:p w14:paraId="5797A050" w14:textId="77777777" w:rsidR="0097472B" w:rsidRPr="00977A56" w:rsidRDefault="0097472B" w:rsidP="0097472B">
      <w:pPr>
        <w:widowControl w:val="0"/>
        <w:rPr>
          <w:rFonts w:ascii="Corbel" w:hAnsi="Corbel"/>
          <w:sz w:val="22"/>
          <w:szCs w:val="22"/>
        </w:rPr>
      </w:pPr>
      <w:r w:rsidRPr="00977A56">
        <w:rPr>
          <w:rFonts w:ascii="Corbel" w:hAnsi="Corbel"/>
          <w:sz w:val="22"/>
          <w:szCs w:val="22"/>
        </w:rPr>
        <w:t>Deelnemer in een transactie in de hoedanigheid van initiator of executor.</w:t>
      </w:r>
    </w:p>
    <w:p w14:paraId="5797A051" w14:textId="77777777" w:rsidR="0097472B" w:rsidRPr="00977A56" w:rsidRDefault="0097472B" w:rsidP="0097472B">
      <w:pPr>
        <w:widowControl w:val="0"/>
        <w:rPr>
          <w:rFonts w:ascii="Corbel" w:hAnsi="Corbel"/>
          <w:sz w:val="22"/>
          <w:szCs w:val="22"/>
        </w:rPr>
      </w:pPr>
    </w:p>
    <w:p w14:paraId="5797A052"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Rolverdeling</w:t>
      </w:r>
    </w:p>
    <w:p w14:paraId="5797A053" w14:textId="77777777" w:rsidR="0097472B" w:rsidRPr="00977A56" w:rsidRDefault="0097472B" w:rsidP="0097472B">
      <w:pPr>
        <w:widowControl w:val="0"/>
        <w:rPr>
          <w:rFonts w:ascii="Corbel" w:hAnsi="Corbel"/>
          <w:sz w:val="22"/>
          <w:szCs w:val="22"/>
        </w:rPr>
      </w:pPr>
      <w:r w:rsidRPr="00977A56">
        <w:rPr>
          <w:rFonts w:ascii="Corbel" w:hAnsi="Corbel"/>
          <w:sz w:val="22"/>
          <w:szCs w:val="22"/>
        </w:rPr>
        <w:t>Toewijzing van (VISI-)rollen in een samenwerkingsverband van partijen.</w:t>
      </w:r>
    </w:p>
    <w:p w14:paraId="5797A054" w14:textId="77777777" w:rsidR="0097472B" w:rsidRPr="00977A56" w:rsidRDefault="0097472B" w:rsidP="0097472B">
      <w:pPr>
        <w:widowControl w:val="0"/>
        <w:rPr>
          <w:rFonts w:ascii="Corbel" w:hAnsi="Corbel"/>
          <w:sz w:val="22"/>
          <w:szCs w:val="22"/>
        </w:rPr>
      </w:pPr>
    </w:p>
    <w:p w14:paraId="5797A055"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Samenwerkingsconcept</w:t>
      </w:r>
    </w:p>
    <w:p w14:paraId="5797A056"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Tussen (markt)partijen overeen te komen </w:t>
      </w:r>
      <w:r w:rsidR="00F8128C" w:rsidRPr="00977A56">
        <w:rPr>
          <w:rFonts w:ascii="Corbel" w:hAnsi="Corbel"/>
          <w:sz w:val="22"/>
          <w:szCs w:val="22"/>
        </w:rPr>
        <w:t xml:space="preserve">en </w:t>
      </w:r>
      <w:r w:rsidRPr="00977A56">
        <w:rPr>
          <w:rFonts w:ascii="Corbel" w:hAnsi="Corbel"/>
          <w:sz w:val="22"/>
          <w:szCs w:val="22"/>
        </w:rPr>
        <w:t>op elkaar afgestemde samenstel van bouworganisatie</w:t>
      </w:r>
      <w:r w:rsidR="00F8128C" w:rsidRPr="00977A56">
        <w:rPr>
          <w:rFonts w:ascii="Corbel" w:hAnsi="Corbel"/>
          <w:sz w:val="22"/>
          <w:szCs w:val="22"/>
        </w:rPr>
        <w:softHyphen/>
      </w:r>
      <w:r w:rsidRPr="00977A56">
        <w:rPr>
          <w:rFonts w:ascii="Corbel" w:hAnsi="Corbel"/>
          <w:sz w:val="22"/>
          <w:szCs w:val="22"/>
        </w:rPr>
        <w:t>model, contractvorm, aanbestedingsvorm en projectinformatievoorziening, met als doel een project</w:t>
      </w:r>
      <w:r w:rsidR="00FD612F" w:rsidRPr="00977A56">
        <w:rPr>
          <w:rFonts w:ascii="Corbel" w:hAnsi="Corbel"/>
          <w:sz w:val="22"/>
          <w:szCs w:val="22"/>
        </w:rPr>
        <w:softHyphen/>
      </w:r>
      <w:r w:rsidRPr="00977A56">
        <w:rPr>
          <w:rFonts w:ascii="Corbel" w:hAnsi="Corbel"/>
          <w:sz w:val="22"/>
          <w:szCs w:val="22"/>
        </w:rPr>
        <w:t>organisatie  en procesafhandeling waarbij risico’s en aansprakelijkheidsverdeling economisch en maatschappelijk verantwoord zijn verdeeld.</w:t>
      </w:r>
    </w:p>
    <w:p w14:paraId="5797A057" w14:textId="77777777" w:rsidR="005106BC" w:rsidRPr="00977A56" w:rsidRDefault="005106BC" w:rsidP="0097472B">
      <w:pPr>
        <w:widowControl w:val="0"/>
        <w:rPr>
          <w:rFonts w:ascii="Corbel" w:hAnsi="Corbel"/>
          <w:sz w:val="22"/>
          <w:szCs w:val="22"/>
        </w:rPr>
      </w:pPr>
    </w:p>
    <w:p w14:paraId="5797A058"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 xml:space="preserve">Simpel </w:t>
      </w:r>
      <w:r w:rsidR="00EE76CF" w:rsidRPr="00977A56">
        <w:rPr>
          <w:rFonts w:ascii="Corbel" w:hAnsi="Corbel"/>
          <w:b/>
          <w:sz w:val="22"/>
          <w:szCs w:val="22"/>
        </w:rPr>
        <w:t>(</w:t>
      </w:r>
      <w:r w:rsidRPr="00977A56">
        <w:rPr>
          <w:rFonts w:ascii="Corbel" w:hAnsi="Corbel"/>
          <w:b/>
          <w:sz w:val="22"/>
          <w:szCs w:val="22"/>
        </w:rPr>
        <w:t>gegevens</w:t>
      </w:r>
      <w:r w:rsidR="00EE76CF" w:rsidRPr="00977A56">
        <w:rPr>
          <w:rFonts w:ascii="Corbel" w:hAnsi="Corbel"/>
          <w:b/>
          <w:sz w:val="22"/>
          <w:szCs w:val="22"/>
        </w:rPr>
        <w:t>)</w:t>
      </w:r>
      <w:r w:rsidRPr="00977A56">
        <w:rPr>
          <w:rFonts w:ascii="Corbel" w:hAnsi="Corbel"/>
          <w:b/>
          <w:sz w:val="22"/>
          <w:szCs w:val="22"/>
        </w:rPr>
        <w:t>element</w:t>
      </w:r>
    </w:p>
    <w:p w14:paraId="5797A059" w14:textId="77777777" w:rsidR="0097472B" w:rsidRPr="00977A56" w:rsidRDefault="0097472B" w:rsidP="0097472B">
      <w:pPr>
        <w:widowControl w:val="0"/>
        <w:rPr>
          <w:rFonts w:ascii="Corbel" w:hAnsi="Corbel"/>
          <w:sz w:val="22"/>
          <w:szCs w:val="22"/>
        </w:rPr>
      </w:pPr>
      <w:r w:rsidRPr="00977A56">
        <w:rPr>
          <w:rFonts w:ascii="Corbel" w:hAnsi="Corbel"/>
          <w:sz w:val="22"/>
          <w:szCs w:val="22"/>
        </w:rPr>
        <w:t>Type gegevenselement dat de basis vormt van het VISI-raamwerk met de eigenschappen van een bericht. Simpele gegevenselementen kunnen worden gecombineerd tot complexe gegevenselementen.</w:t>
      </w:r>
    </w:p>
    <w:p w14:paraId="5797A05A" w14:textId="77777777" w:rsidR="0097472B" w:rsidRPr="00977A56" w:rsidRDefault="0097472B" w:rsidP="0097472B">
      <w:pPr>
        <w:widowControl w:val="0"/>
        <w:rPr>
          <w:rFonts w:ascii="Corbel" w:hAnsi="Corbel"/>
          <w:sz w:val="22"/>
          <w:szCs w:val="22"/>
        </w:rPr>
      </w:pPr>
    </w:p>
    <w:p w14:paraId="5797A05B" w14:textId="77777777" w:rsidR="00F24F54" w:rsidRPr="00977A56" w:rsidRDefault="00F24F54" w:rsidP="00F24F54">
      <w:pPr>
        <w:rPr>
          <w:rFonts w:ascii="Corbel" w:hAnsi="Corbel"/>
          <w:bCs/>
          <w:sz w:val="22"/>
          <w:szCs w:val="22"/>
        </w:rPr>
      </w:pPr>
      <w:r w:rsidRPr="00977A56">
        <w:rPr>
          <w:rFonts w:ascii="Corbel" w:hAnsi="Corbel"/>
          <w:b/>
          <w:bCs/>
          <w:sz w:val="22"/>
          <w:szCs w:val="22"/>
        </w:rPr>
        <w:t>SSL</w:t>
      </w:r>
    </w:p>
    <w:p w14:paraId="5797A05C" w14:textId="77777777" w:rsidR="007C186E" w:rsidRPr="00977A56" w:rsidRDefault="007C186E" w:rsidP="000F6F7E">
      <w:pPr>
        <w:widowControl w:val="0"/>
        <w:rPr>
          <w:rFonts w:ascii="Corbel" w:hAnsi="Corbel"/>
          <w:bCs/>
          <w:sz w:val="22"/>
          <w:szCs w:val="22"/>
        </w:rPr>
      </w:pPr>
      <w:r w:rsidRPr="00977A56">
        <w:rPr>
          <w:rFonts w:ascii="Corbel" w:hAnsi="Corbel"/>
          <w:bCs/>
          <w:sz w:val="22"/>
          <w:szCs w:val="22"/>
        </w:rPr>
        <w:t>Secure Sockets Layer; z</w:t>
      </w:r>
      <w:r w:rsidR="00EE76CF" w:rsidRPr="00977A56">
        <w:rPr>
          <w:rFonts w:ascii="Corbel" w:hAnsi="Corbel"/>
          <w:bCs/>
          <w:sz w:val="22"/>
          <w:szCs w:val="22"/>
        </w:rPr>
        <w:t xml:space="preserve">ie bij </w:t>
      </w:r>
      <w:r w:rsidR="00127887" w:rsidRPr="00977A56">
        <w:rPr>
          <w:rFonts w:ascii="Corbel" w:hAnsi="Corbel"/>
          <w:bCs/>
          <w:sz w:val="22"/>
          <w:szCs w:val="22"/>
        </w:rPr>
        <w:t>b</w:t>
      </w:r>
      <w:r w:rsidR="000F6F7E" w:rsidRPr="00977A56">
        <w:rPr>
          <w:rFonts w:ascii="Corbel" w:hAnsi="Corbel"/>
          <w:bCs/>
          <w:sz w:val="22"/>
          <w:szCs w:val="22"/>
        </w:rPr>
        <w:t>eveiligingscertificaat.</w:t>
      </w:r>
    </w:p>
    <w:p w14:paraId="5797A05D" w14:textId="77777777" w:rsidR="007C186E" w:rsidRPr="00977A56" w:rsidRDefault="007C186E" w:rsidP="000F6F7E">
      <w:pPr>
        <w:widowControl w:val="0"/>
        <w:rPr>
          <w:rFonts w:ascii="Corbel" w:hAnsi="Corbel"/>
          <w:bCs/>
          <w:sz w:val="22"/>
          <w:szCs w:val="22"/>
        </w:rPr>
      </w:pPr>
    </w:p>
    <w:p w14:paraId="5797A05E" w14:textId="77777777" w:rsidR="0097472B" w:rsidRPr="00977A56" w:rsidRDefault="0097472B" w:rsidP="00F24F54">
      <w:pPr>
        <w:widowControl w:val="0"/>
        <w:rPr>
          <w:rFonts w:ascii="Corbel" w:hAnsi="Corbel"/>
          <w:b/>
          <w:sz w:val="22"/>
          <w:szCs w:val="22"/>
        </w:rPr>
      </w:pPr>
      <w:r w:rsidRPr="00977A56">
        <w:rPr>
          <w:rFonts w:ascii="Corbel" w:hAnsi="Corbel"/>
          <w:b/>
          <w:sz w:val="22"/>
          <w:szCs w:val="22"/>
        </w:rPr>
        <w:t>Transactie</w:t>
      </w:r>
    </w:p>
    <w:p w14:paraId="5797A05F"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Bindende afspraak tussen twee rollen die overeenkomen wat er moet gebeuren. </w:t>
      </w:r>
      <w:r w:rsidRPr="00977A56">
        <w:rPr>
          <w:rFonts w:ascii="Corbel" w:hAnsi="Corbel"/>
          <w:color w:val="000000"/>
          <w:sz w:val="22"/>
          <w:szCs w:val="22"/>
        </w:rPr>
        <w:t>Elke transacti</w:t>
      </w:r>
      <w:r w:rsidRPr="00977A56">
        <w:rPr>
          <w:rFonts w:ascii="Corbel" w:hAnsi="Corbel"/>
          <w:sz w:val="22"/>
          <w:szCs w:val="22"/>
        </w:rPr>
        <w:t>e kent een initiator en een executor, en doorloopt verschillende transactietoestanden</w:t>
      </w:r>
      <w:r w:rsidRPr="00977A56">
        <w:rPr>
          <w:rFonts w:ascii="Corbel" w:hAnsi="Corbel"/>
          <w:color w:val="000000"/>
          <w:sz w:val="22"/>
          <w:szCs w:val="22"/>
        </w:rPr>
        <w:t>.</w:t>
      </w:r>
    </w:p>
    <w:p w14:paraId="5797A060" w14:textId="77777777" w:rsidR="0097472B" w:rsidRPr="00977A56" w:rsidRDefault="0097472B" w:rsidP="0097472B">
      <w:pPr>
        <w:widowControl w:val="0"/>
        <w:rPr>
          <w:rFonts w:ascii="Corbel" w:hAnsi="Corbel"/>
          <w:sz w:val="22"/>
          <w:szCs w:val="22"/>
        </w:rPr>
      </w:pPr>
    </w:p>
    <w:p w14:paraId="5797A061"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Transactieschema</w:t>
      </w:r>
    </w:p>
    <w:p w14:paraId="5797A062" w14:textId="77777777" w:rsidR="0097472B" w:rsidRPr="00977A56" w:rsidRDefault="0097472B" w:rsidP="0097472B">
      <w:pPr>
        <w:widowControl w:val="0"/>
        <w:rPr>
          <w:rFonts w:ascii="Corbel" w:hAnsi="Corbel"/>
          <w:sz w:val="22"/>
          <w:szCs w:val="22"/>
        </w:rPr>
      </w:pPr>
      <w:r w:rsidRPr="00977A56">
        <w:rPr>
          <w:rFonts w:ascii="Corbel" w:hAnsi="Corbel"/>
          <w:color w:val="000000"/>
          <w:sz w:val="22"/>
          <w:szCs w:val="22"/>
        </w:rPr>
        <w:t>Het overzicht met berichten dat in het kader van een specifieke transactie kan worden verstuurd. Het transactieschema bevat uiteraard de naam, de beschrijving en het gewenste resultaat van de transactie</w:t>
      </w:r>
      <w:r w:rsidR="00FD612F" w:rsidRPr="00977A56">
        <w:rPr>
          <w:rFonts w:ascii="Corbel" w:hAnsi="Corbel"/>
          <w:color w:val="000000"/>
          <w:sz w:val="22"/>
          <w:szCs w:val="22"/>
        </w:rPr>
        <w:t>.</w:t>
      </w:r>
    </w:p>
    <w:p w14:paraId="5797A063" w14:textId="77777777" w:rsidR="0097472B" w:rsidRPr="00977A56" w:rsidRDefault="0097472B" w:rsidP="0097472B">
      <w:pPr>
        <w:widowControl w:val="0"/>
        <w:rPr>
          <w:rFonts w:ascii="Corbel" w:hAnsi="Corbel"/>
          <w:sz w:val="22"/>
          <w:szCs w:val="22"/>
        </w:rPr>
      </w:pPr>
    </w:p>
    <w:p w14:paraId="5797A064"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Transactietoestand</w:t>
      </w:r>
    </w:p>
    <w:p w14:paraId="5797A065" w14:textId="77777777" w:rsidR="0097472B" w:rsidRPr="00977A56" w:rsidRDefault="0097472B" w:rsidP="0097472B">
      <w:pPr>
        <w:widowControl w:val="0"/>
        <w:rPr>
          <w:rFonts w:ascii="Corbel" w:hAnsi="Corbel"/>
          <w:sz w:val="22"/>
          <w:szCs w:val="22"/>
        </w:rPr>
      </w:pPr>
      <w:r w:rsidRPr="00977A56">
        <w:rPr>
          <w:rFonts w:ascii="Corbel" w:hAnsi="Corbel"/>
          <w:sz w:val="22"/>
          <w:szCs w:val="22"/>
        </w:rPr>
        <w:t>Fase waarin een transactie zich bevindt, vastgelegd in een transactieschema.</w:t>
      </w:r>
    </w:p>
    <w:p w14:paraId="5797A066" w14:textId="77777777" w:rsidR="0097472B" w:rsidRPr="00977A56" w:rsidRDefault="0097472B" w:rsidP="0097472B">
      <w:pPr>
        <w:widowControl w:val="0"/>
        <w:rPr>
          <w:rFonts w:ascii="Corbel" w:hAnsi="Corbel"/>
          <w:sz w:val="22"/>
          <w:szCs w:val="22"/>
        </w:rPr>
      </w:pPr>
    </w:p>
    <w:p w14:paraId="5797A067"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w:t>
      </w:r>
    </w:p>
    <w:p w14:paraId="5797A068" w14:textId="77777777" w:rsidR="0097472B" w:rsidRPr="00977A56" w:rsidRDefault="0097472B" w:rsidP="0097472B">
      <w:pPr>
        <w:widowControl w:val="0"/>
        <w:rPr>
          <w:rFonts w:ascii="Corbel" w:hAnsi="Corbel"/>
          <w:sz w:val="22"/>
          <w:szCs w:val="22"/>
        </w:rPr>
      </w:pPr>
      <w:r w:rsidRPr="00977A56">
        <w:rPr>
          <w:rFonts w:ascii="Corbel" w:hAnsi="Corbel"/>
          <w:sz w:val="22"/>
          <w:szCs w:val="22"/>
        </w:rPr>
        <w:t>Oorspronkelijke afkorting van ‘Voorwaarden scheppen voor de Invoering van Standaardisatie ICT in de bouw’. De term is uitgegroeid tot het acroniem voor een door de Nederlandse bouwsector geaccep</w:t>
      </w:r>
      <w:r w:rsidR="00102EA6" w:rsidRPr="00977A56">
        <w:rPr>
          <w:rFonts w:ascii="Corbel" w:hAnsi="Corbel"/>
          <w:sz w:val="22"/>
          <w:szCs w:val="22"/>
        </w:rPr>
        <w:softHyphen/>
      </w:r>
      <w:r w:rsidRPr="00977A56">
        <w:rPr>
          <w:rFonts w:ascii="Corbel" w:hAnsi="Corbel"/>
          <w:sz w:val="22"/>
          <w:szCs w:val="22"/>
        </w:rPr>
        <w:t xml:space="preserve">teerd afsprakenstelsel voor de digitale uitwisseling van formele communicatie. </w:t>
      </w:r>
    </w:p>
    <w:p w14:paraId="5797A069" w14:textId="77777777" w:rsidR="007C186E" w:rsidRPr="00977A56" w:rsidRDefault="007C186E" w:rsidP="0097472B">
      <w:pPr>
        <w:widowControl w:val="0"/>
        <w:rPr>
          <w:rFonts w:ascii="Corbel" w:hAnsi="Corbel"/>
          <w:b/>
          <w:sz w:val="22"/>
          <w:szCs w:val="22"/>
        </w:rPr>
      </w:pPr>
    </w:p>
    <w:p w14:paraId="5797A06A"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 xml:space="preserve">VISI-communicatie </w:t>
      </w:r>
    </w:p>
    <w:p w14:paraId="5797A06B" w14:textId="77777777" w:rsidR="0097472B" w:rsidRPr="00977A56" w:rsidRDefault="0097472B" w:rsidP="0097472B">
      <w:pPr>
        <w:widowControl w:val="0"/>
        <w:rPr>
          <w:rFonts w:ascii="Corbel" w:hAnsi="Corbel"/>
          <w:sz w:val="22"/>
          <w:szCs w:val="22"/>
        </w:rPr>
      </w:pPr>
      <w:r w:rsidRPr="00977A56">
        <w:rPr>
          <w:rFonts w:ascii="Corbel" w:hAnsi="Corbel"/>
          <w:sz w:val="22"/>
          <w:szCs w:val="22"/>
        </w:rPr>
        <w:t>Het op digitale wijze uitwisselen van informatie volgens de VISI-s</w:t>
      </w:r>
      <w:r w:rsidR="00D71474" w:rsidRPr="00977A56">
        <w:rPr>
          <w:rFonts w:ascii="Corbel" w:hAnsi="Corbel"/>
          <w:sz w:val="22"/>
          <w:szCs w:val="22"/>
        </w:rPr>
        <w:t>tandaard</w:t>
      </w:r>
      <w:r w:rsidRPr="00977A56">
        <w:rPr>
          <w:rFonts w:ascii="Corbel" w:hAnsi="Corbel"/>
          <w:sz w:val="22"/>
          <w:szCs w:val="22"/>
        </w:rPr>
        <w:t>.</w:t>
      </w:r>
    </w:p>
    <w:p w14:paraId="5797A06C" w14:textId="77777777" w:rsidR="00EA318F" w:rsidRPr="00977A56" w:rsidRDefault="00EA318F" w:rsidP="0097472B">
      <w:pPr>
        <w:widowControl w:val="0"/>
        <w:rPr>
          <w:rFonts w:ascii="Corbel" w:hAnsi="Corbel"/>
          <w:sz w:val="22"/>
          <w:szCs w:val="22"/>
        </w:rPr>
      </w:pPr>
    </w:p>
    <w:p w14:paraId="5797A06D"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VISI-compatibele software</w:t>
      </w:r>
    </w:p>
    <w:p w14:paraId="5797A06E" w14:textId="77777777" w:rsidR="0097472B" w:rsidRPr="00977A56" w:rsidRDefault="007E316E" w:rsidP="0097472B">
      <w:pPr>
        <w:widowControl w:val="0"/>
        <w:rPr>
          <w:rFonts w:ascii="Corbel" w:hAnsi="Corbel"/>
          <w:sz w:val="22"/>
          <w:szCs w:val="22"/>
        </w:rPr>
      </w:pPr>
      <w:r w:rsidRPr="00977A56">
        <w:rPr>
          <w:rFonts w:ascii="Corbel" w:hAnsi="Corbel"/>
          <w:sz w:val="22"/>
          <w:szCs w:val="22"/>
        </w:rPr>
        <w:t>S</w:t>
      </w:r>
      <w:r w:rsidRPr="00977A56">
        <w:rPr>
          <w:rFonts w:ascii="Corbel" w:hAnsi="Corbel"/>
          <w:sz w:val="22"/>
        </w:rPr>
        <w:t>oftware van een VISI-leverancier welke voldoet aan de Leidraad VISI-systematiek zoals gepubliceerd door CROW, en welke door CROW is voorzien van het VISI-keurmerk</w:t>
      </w:r>
      <w:r w:rsidR="0097472B" w:rsidRPr="00977A56">
        <w:rPr>
          <w:rFonts w:ascii="Corbel" w:hAnsi="Corbel"/>
          <w:sz w:val="22"/>
          <w:szCs w:val="22"/>
        </w:rPr>
        <w:t>.</w:t>
      </w:r>
    </w:p>
    <w:p w14:paraId="5797A06F" w14:textId="77777777" w:rsidR="0097472B" w:rsidRPr="00977A56" w:rsidRDefault="0097472B" w:rsidP="0097472B">
      <w:pPr>
        <w:widowControl w:val="0"/>
        <w:rPr>
          <w:rFonts w:ascii="Corbel" w:hAnsi="Corbel"/>
          <w:sz w:val="22"/>
          <w:szCs w:val="22"/>
        </w:rPr>
      </w:pPr>
    </w:p>
    <w:p w14:paraId="5797A070"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VISI-interactiekaart</w:t>
      </w:r>
    </w:p>
    <w:p w14:paraId="5797A071" w14:textId="77777777" w:rsidR="0097472B" w:rsidRPr="00977A56" w:rsidRDefault="0097472B" w:rsidP="0097472B">
      <w:pPr>
        <w:widowControl w:val="0"/>
        <w:rPr>
          <w:rFonts w:ascii="Corbel" w:hAnsi="Corbel"/>
          <w:sz w:val="22"/>
          <w:szCs w:val="22"/>
        </w:rPr>
      </w:pPr>
      <w:r w:rsidRPr="00977A56">
        <w:rPr>
          <w:rFonts w:ascii="Corbel" w:hAnsi="Corbel"/>
          <w:sz w:val="22"/>
          <w:szCs w:val="22"/>
        </w:rPr>
        <w:t xml:space="preserve">De schematische weergave van een raamwerk, bedoeld om de relevante rollen en transacties voor een bestaand proces in kaart te brengen. </w:t>
      </w:r>
    </w:p>
    <w:p w14:paraId="5797A072" w14:textId="77777777" w:rsidR="0097472B" w:rsidRPr="00977A56" w:rsidRDefault="0097472B" w:rsidP="0097472B">
      <w:pPr>
        <w:widowControl w:val="0"/>
        <w:rPr>
          <w:rFonts w:ascii="Corbel" w:hAnsi="Corbel"/>
          <w:sz w:val="22"/>
          <w:szCs w:val="22"/>
        </w:rPr>
      </w:pPr>
    </w:p>
    <w:p w14:paraId="5797A073" w14:textId="77777777" w:rsidR="0097472B" w:rsidRPr="00977A56" w:rsidRDefault="0097472B" w:rsidP="0097472B">
      <w:pPr>
        <w:widowControl w:val="0"/>
        <w:rPr>
          <w:rFonts w:ascii="Corbel" w:hAnsi="Corbel"/>
          <w:sz w:val="22"/>
          <w:szCs w:val="22"/>
        </w:rPr>
      </w:pPr>
      <w:r w:rsidRPr="00977A56">
        <w:rPr>
          <w:rFonts w:ascii="Corbel" w:hAnsi="Corbel"/>
          <w:b/>
          <w:sz w:val="22"/>
          <w:szCs w:val="22"/>
        </w:rPr>
        <w:t>VISI-keurmerk</w:t>
      </w:r>
    </w:p>
    <w:p w14:paraId="5797A074" w14:textId="77777777" w:rsidR="00E8499F" w:rsidRPr="00977A56" w:rsidRDefault="0097472B" w:rsidP="0097472B">
      <w:pPr>
        <w:widowControl w:val="0"/>
        <w:rPr>
          <w:rFonts w:ascii="Corbel" w:hAnsi="Corbel"/>
          <w:sz w:val="22"/>
          <w:szCs w:val="22"/>
        </w:rPr>
      </w:pPr>
      <w:r w:rsidRPr="00977A56">
        <w:rPr>
          <w:rFonts w:ascii="Corbel" w:hAnsi="Corbel"/>
          <w:sz w:val="22"/>
          <w:szCs w:val="22"/>
        </w:rPr>
        <w:t xml:space="preserve">Het door CROW aan de VISI-compatibele software toegekende keurmerk, inclusief het daarbij behorende (unieke) registratienummer; </w:t>
      </w:r>
      <w:r w:rsidR="002752C4" w:rsidRPr="00977A56">
        <w:rPr>
          <w:rFonts w:ascii="Corbel" w:hAnsi="Corbel"/>
          <w:sz w:val="22"/>
          <w:szCs w:val="22"/>
        </w:rPr>
        <w:t>het VISI-keurmerk borgt dat het desbetreffende softwareproduct met positief resultaat is getest op de eigenschap VISI-compatibiliteit.</w:t>
      </w:r>
    </w:p>
    <w:p w14:paraId="5797A075" w14:textId="77777777" w:rsidR="00E8499F" w:rsidRPr="00977A56" w:rsidRDefault="00E8499F" w:rsidP="0097472B">
      <w:pPr>
        <w:widowControl w:val="0"/>
        <w:rPr>
          <w:rFonts w:ascii="Corbel" w:hAnsi="Corbel"/>
          <w:b/>
          <w:sz w:val="22"/>
          <w:szCs w:val="22"/>
        </w:rPr>
      </w:pPr>
    </w:p>
    <w:p w14:paraId="5797A076" w14:textId="77777777" w:rsidR="00D71474" w:rsidRPr="00977A56" w:rsidRDefault="00D71474" w:rsidP="0097472B">
      <w:pPr>
        <w:widowControl w:val="0"/>
        <w:rPr>
          <w:rFonts w:ascii="Corbel" w:hAnsi="Corbel"/>
          <w:b/>
          <w:sz w:val="22"/>
        </w:rPr>
      </w:pPr>
      <w:r w:rsidRPr="00977A56">
        <w:rPr>
          <w:rFonts w:ascii="Corbel" w:hAnsi="Corbel"/>
          <w:b/>
          <w:sz w:val="22"/>
        </w:rPr>
        <w:t>VISI-leverancier</w:t>
      </w:r>
    </w:p>
    <w:p w14:paraId="5797A077" w14:textId="77777777" w:rsidR="00D71474" w:rsidRPr="00977A56" w:rsidRDefault="00EE76CF" w:rsidP="0097472B">
      <w:pPr>
        <w:widowControl w:val="0"/>
        <w:rPr>
          <w:rFonts w:ascii="Corbel" w:hAnsi="Corbel"/>
          <w:b/>
          <w:sz w:val="22"/>
          <w:szCs w:val="22"/>
        </w:rPr>
      </w:pPr>
      <w:r w:rsidRPr="00977A56">
        <w:rPr>
          <w:rFonts w:ascii="Corbel" w:hAnsi="Corbel"/>
          <w:sz w:val="22"/>
        </w:rPr>
        <w:t>Een</w:t>
      </w:r>
      <w:r w:rsidR="00D71474" w:rsidRPr="00977A56">
        <w:rPr>
          <w:rFonts w:ascii="Corbel" w:hAnsi="Corbel"/>
          <w:sz w:val="22"/>
        </w:rPr>
        <w:t xml:space="preserve"> leverancier van VISI-compatibele software</w:t>
      </w:r>
      <w:r w:rsidR="00D71474" w:rsidRPr="00977A56">
        <w:rPr>
          <w:rFonts w:ascii="Corbel" w:hAnsi="Corbel"/>
          <w:b/>
          <w:sz w:val="22"/>
          <w:szCs w:val="22"/>
        </w:rPr>
        <w:t>.</w:t>
      </w:r>
    </w:p>
    <w:p w14:paraId="5797A078" w14:textId="77777777" w:rsidR="00D71474" w:rsidRPr="00977A56" w:rsidRDefault="00D71474" w:rsidP="0097472B">
      <w:pPr>
        <w:widowControl w:val="0"/>
        <w:rPr>
          <w:rFonts w:ascii="Corbel" w:hAnsi="Corbel"/>
          <w:b/>
          <w:sz w:val="22"/>
          <w:szCs w:val="22"/>
        </w:rPr>
      </w:pPr>
    </w:p>
    <w:p w14:paraId="5797A079"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VISI-raamwerk</w:t>
      </w:r>
    </w:p>
    <w:p w14:paraId="5797A07A" w14:textId="77777777" w:rsidR="0097472B" w:rsidRPr="00977A56" w:rsidRDefault="00C278DE" w:rsidP="0097472B">
      <w:pPr>
        <w:widowControl w:val="0"/>
        <w:rPr>
          <w:rFonts w:ascii="Corbel" w:hAnsi="Corbel"/>
          <w:sz w:val="22"/>
        </w:rPr>
      </w:pPr>
      <w:r w:rsidRPr="00977A56">
        <w:rPr>
          <w:rFonts w:ascii="Corbel" w:hAnsi="Corbel"/>
          <w:sz w:val="22"/>
        </w:rPr>
        <w:t>H</w:t>
      </w:r>
      <w:r w:rsidR="002752C4" w:rsidRPr="00977A56">
        <w:rPr>
          <w:rFonts w:ascii="Corbel" w:hAnsi="Corbel"/>
          <w:sz w:val="22"/>
        </w:rPr>
        <w:t xml:space="preserve">et geheel van beschrijvingen van rollen, transacties, berichten en gegevens, vastgelegd overeenkomstig de VISI-systematiek, welke de afspraken en/of communicatie omvatten die in een project </w:t>
      </w:r>
      <w:r w:rsidRPr="00977A56">
        <w:rPr>
          <w:rFonts w:ascii="Corbel" w:hAnsi="Corbel"/>
          <w:sz w:val="22"/>
        </w:rPr>
        <w:t>gebruikt kunnen en mogen worden.</w:t>
      </w:r>
      <w:r w:rsidR="002752C4" w:rsidRPr="00977A56">
        <w:rPr>
          <w:rFonts w:ascii="Corbel" w:hAnsi="Corbel"/>
          <w:sz w:val="22"/>
        </w:rPr>
        <w:t xml:space="preserve"> </w:t>
      </w:r>
    </w:p>
    <w:p w14:paraId="5797A07B" w14:textId="77777777" w:rsidR="0097472B" w:rsidRPr="00977A56" w:rsidRDefault="0097472B" w:rsidP="0097472B">
      <w:pPr>
        <w:widowControl w:val="0"/>
        <w:rPr>
          <w:rFonts w:ascii="Corbel" w:hAnsi="Corbel"/>
          <w:sz w:val="22"/>
          <w:szCs w:val="22"/>
        </w:rPr>
      </w:pPr>
    </w:p>
    <w:p w14:paraId="5797A07C"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VISI-standaard</w:t>
      </w:r>
    </w:p>
    <w:p w14:paraId="5797A07D" w14:textId="77777777" w:rsidR="00E75F14" w:rsidRPr="00977A56" w:rsidRDefault="00C278DE" w:rsidP="0097472B">
      <w:pPr>
        <w:widowControl w:val="0"/>
        <w:rPr>
          <w:rFonts w:ascii="Corbel" w:hAnsi="Corbel"/>
          <w:sz w:val="22"/>
        </w:rPr>
      </w:pPr>
      <w:r w:rsidRPr="00977A56">
        <w:rPr>
          <w:rFonts w:ascii="Corbel" w:hAnsi="Corbel"/>
          <w:sz w:val="22"/>
        </w:rPr>
        <w:t>De open standaard die het geheel omvat van de VISI-systematiek en de gepubliceerde eisen en richtlijnen, zoals verzameld in de Leidraad VISI-systematiek.</w:t>
      </w:r>
    </w:p>
    <w:p w14:paraId="5797A07E" w14:textId="77777777" w:rsidR="005106BC" w:rsidRPr="00977A56" w:rsidRDefault="005106BC" w:rsidP="0097472B">
      <w:pPr>
        <w:widowControl w:val="0"/>
        <w:rPr>
          <w:rFonts w:ascii="Corbel" w:hAnsi="Corbel"/>
          <w:sz w:val="22"/>
          <w:szCs w:val="22"/>
        </w:rPr>
      </w:pPr>
    </w:p>
    <w:p w14:paraId="5797A07F"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VISI-systematiek</w:t>
      </w:r>
    </w:p>
    <w:p w14:paraId="5797A080" w14:textId="77777777" w:rsidR="0097472B" w:rsidRPr="00977A56" w:rsidRDefault="00C278DE" w:rsidP="0097472B">
      <w:pPr>
        <w:widowControl w:val="0"/>
        <w:rPr>
          <w:rFonts w:ascii="Corbel" w:hAnsi="Corbel"/>
          <w:sz w:val="22"/>
          <w:szCs w:val="22"/>
        </w:rPr>
      </w:pPr>
      <w:r w:rsidRPr="00977A56">
        <w:rPr>
          <w:rFonts w:ascii="Corbel" w:hAnsi="Corbel"/>
          <w:sz w:val="22"/>
        </w:rPr>
        <w:t>De specificatie van de taal die wordt gebruikt om VISI-raamwerken te beschrijven en VISI-berichten te maken. De VISI-systematiek bestaat uit twee delen: Deel 1 is voor VISI-raamwerken, en Deel 2 is voor VISI-berichten</w:t>
      </w:r>
      <w:r w:rsidR="0097472B" w:rsidRPr="00977A56">
        <w:rPr>
          <w:rFonts w:ascii="Corbel" w:hAnsi="Corbel"/>
          <w:sz w:val="22"/>
          <w:szCs w:val="22"/>
        </w:rPr>
        <w:t>.</w:t>
      </w:r>
    </w:p>
    <w:p w14:paraId="5797A081" w14:textId="77777777" w:rsidR="0097472B" w:rsidRPr="00977A56" w:rsidRDefault="0097472B" w:rsidP="0097472B">
      <w:pPr>
        <w:widowControl w:val="0"/>
        <w:rPr>
          <w:rFonts w:ascii="Corbel" w:hAnsi="Corbel"/>
          <w:sz w:val="22"/>
          <w:szCs w:val="22"/>
        </w:rPr>
      </w:pPr>
    </w:p>
    <w:p w14:paraId="5797A082"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VISI-website</w:t>
      </w:r>
    </w:p>
    <w:p w14:paraId="5797A083" w14:textId="77777777" w:rsidR="0097472B" w:rsidRPr="00977A56" w:rsidRDefault="00E658FC" w:rsidP="0097472B">
      <w:pPr>
        <w:widowControl w:val="0"/>
        <w:rPr>
          <w:rFonts w:ascii="Corbel" w:hAnsi="Corbel"/>
          <w:sz w:val="22"/>
          <w:szCs w:val="22"/>
        </w:rPr>
      </w:pPr>
      <w:hyperlink r:id="rId21" w:history="1">
        <w:r w:rsidR="0097472B" w:rsidRPr="00977A56">
          <w:rPr>
            <w:rStyle w:val="Hyperlink"/>
            <w:rFonts w:ascii="Corbel" w:hAnsi="Corbel"/>
            <w:sz w:val="22"/>
            <w:szCs w:val="22"/>
          </w:rPr>
          <w:t>www.crow.nl/visi</w:t>
        </w:r>
      </w:hyperlink>
    </w:p>
    <w:p w14:paraId="5797A084" w14:textId="77777777" w:rsidR="0097472B" w:rsidRPr="00977A56" w:rsidRDefault="0097472B" w:rsidP="0097472B">
      <w:pPr>
        <w:widowControl w:val="0"/>
        <w:rPr>
          <w:rFonts w:ascii="Corbel" w:hAnsi="Corbel"/>
          <w:sz w:val="22"/>
          <w:szCs w:val="22"/>
        </w:rPr>
      </w:pPr>
    </w:p>
    <w:p w14:paraId="5797A085" w14:textId="77777777" w:rsidR="0097472B" w:rsidRPr="00977A56" w:rsidRDefault="0097472B" w:rsidP="0097472B">
      <w:pPr>
        <w:widowControl w:val="0"/>
        <w:rPr>
          <w:rFonts w:ascii="Corbel" w:hAnsi="Corbel"/>
          <w:b/>
          <w:sz w:val="22"/>
          <w:szCs w:val="22"/>
        </w:rPr>
      </w:pPr>
      <w:r w:rsidRPr="00977A56">
        <w:rPr>
          <w:rFonts w:ascii="Corbel" w:hAnsi="Corbel"/>
          <w:b/>
          <w:sz w:val="22"/>
          <w:szCs w:val="22"/>
        </w:rPr>
        <w:t>W3C</w:t>
      </w:r>
    </w:p>
    <w:p w14:paraId="5797A086" w14:textId="77777777" w:rsidR="0097472B" w:rsidRPr="00977A56" w:rsidRDefault="0097472B" w:rsidP="0097472B">
      <w:pPr>
        <w:widowControl w:val="0"/>
        <w:rPr>
          <w:rFonts w:ascii="Corbel" w:hAnsi="Corbel"/>
          <w:sz w:val="22"/>
          <w:szCs w:val="22"/>
        </w:rPr>
      </w:pPr>
      <w:r w:rsidRPr="00977A56">
        <w:rPr>
          <w:rFonts w:ascii="Corbel" w:hAnsi="Corbel"/>
          <w:sz w:val="22"/>
          <w:szCs w:val="22"/>
        </w:rPr>
        <w:t>World Wide Web Consortium (W3C) dat standaardformaten voor data-uitwisseling levert (zoals XML, XSD en XSLT), waarvan VISI gebruik maakt.</w:t>
      </w:r>
    </w:p>
    <w:p w14:paraId="5797A087" w14:textId="77777777" w:rsidR="0097472B" w:rsidRPr="00977A56" w:rsidRDefault="0097472B" w:rsidP="0097472B">
      <w:pPr>
        <w:widowControl w:val="0"/>
        <w:rPr>
          <w:rFonts w:ascii="Corbel" w:hAnsi="Corbel"/>
          <w:sz w:val="22"/>
          <w:szCs w:val="22"/>
        </w:rPr>
      </w:pPr>
    </w:p>
    <w:p w14:paraId="5797A088" w14:textId="77777777" w:rsidR="0097472B" w:rsidRPr="00977A56" w:rsidRDefault="0097472B" w:rsidP="0097472B">
      <w:pPr>
        <w:widowControl w:val="0"/>
        <w:rPr>
          <w:rFonts w:ascii="Corbel" w:hAnsi="Corbel"/>
          <w:b/>
          <w:sz w:val="22"/>
          <w:szCs w:val="22"/>
          <w:lang w:val="en-US"/>
        </w:rPr>
      </w:pPr>
      <w:r w:rsidRPr="00977A56">
        <w:rPr>
          <w:rFonts w:ascii="Corbel" w:hAnsi="Corbel"/>
          <w:b/>
          <w:sz w:val="22"/>
          <w:szCs w:val="22"/>
          <w:lang w:val="en-US"/>
        </w:rPr>
        <w:t>XML</w:t>
      </w:r>
    </w:p>
    <w:p w14:paraId="5797A089" w14:textId="77777777" w:rsidR="0097472B" w:rsidRPr="00977A56" w:rsidRDefault="0097472B" w:rsidP="0097472B">
      <w:pPr>
        <w:widowControl w:val="0"/>
        <w:rPr>
          <w:rFonts w:ascii="Corbel" w:hAnsi="Corbel"/>
          <w:sz w:val="22"/>
          <w:szCs w:val="22"/>
        </w:rPr>
      </w:pPr>
      <w:r w:rsidRPr="00977A56">
        <w:rPr>
          <w:rFonts w:ascii="Corbel" w:hAnsi="Corbel"/>
          <w:sz w:val="22"/>
          <w:szCs w:val="22"/>
          <w:lang w:val="en-US"/>
        </w:rPr>
        <w:t xml:space="preserve">eXtensible Mark-up Language. </w:t>
      </w:r>
      <w:r w:rsidRPr="00977A56">
        <w:rPr>
          <w:rFonts w:ascii="Corbel" w:hAnsi="Corbel"/>
          <w:sz w:val="22"/>
          <w:szCs w:val="22"/>
        </w:rPr>
        <w:t>De W3C standaard bestandsformaat voor data-uitwisseling. XML-bestanden zijn leesbare tekstbestanden met een extensie ‘.xml’. VISI-raamwerken en -berichten worden vastgelegd in XML. Een goede introductie en interactieve cursus over XML is te vinden op de website van W3C (</w:t>
      </w:r>
      <w:hyperlink r:id="rId22" w:history="1">
        <w:r w:rsidRPr="00977A56">
          <w:rPr>
            <w:rFonts w:ascii="Corbel" w:hAnsi="Corbel"/>
            <w:sz w:val="22"/>
            <w:szCs w:val="22"/>
          </w:rPr>
          <w:t>www.w3schools.com</w:t>
        </w:r>
      </w:hyperlink>
      <w:r w:rsidRPr="00977A56">
        <w:rPr>
          <w:rFonts w:ascii="Corbel" w:hAnsi="Corbel"/>
          <w:sz w:val="22"/>
          <w:szCs w:val="22"/>
        </w:rPr>
        <w:t>).</w:t>
      </w:r>
    </w:p>
    <w:p w14:paraId="5797A08A" w14:textId="77777777" w:rsidR="0097472B" w:rsidRPr="00977A56" w:rsidRDefault="0097472B" w:rsidP="0097472B">
      <w:pPr>
        <w:widowControl w:val="0"/>
        <w:rPr>
          <w:rFonts w:ascii="Corbel" w:hAnsi="Corbel"/>
          <w:sz w:val="22"/>
          <w:szCs w:val="22"/>
        </w:rPr>
      </w:pPr>
    </w:p>
    <w:p w14:paraId="5797A08B" w14:textId="77777777" w:rsidR="0097472B" w:rsidRPr="00977A56" w:rsidRDefault="0097472B" w:rsidP="0097472B">
      <w:pPr>
        <w:widowControl w:val="0"/>
        <w:rPr>
          <w:rFonts w:ascii="Corbel" w:hAnsi="Corbel"/>
          <w:b/>
          <w:sz w:val="22"/>
          <w:szCs w:val="22"/>
          <w:lang w:val="en-US"/>
        </w:rPr>
      </w:pPr>
      <w:r w:rsidRPr="00977A56">
        <w:rPr>
          <w:rFonts w:ascii="Corbel" w:hAnsi="Corbel"/>
          <w:b/>
          <w:sz w:val="22"/>
          <w:szCs w:val="22"/>
          <w:lang w:val="en-US"/>
        </w:rPr>
        <w:t>XSD</w:t>
      </w:r>
    </w:p>
    <w:p w14:paraId="5797A08C" w14:textId="77777777" w:rsidR="0097472B" w:rsidRPr="00977A56" w:rsidRDefault="0097472B" w:rsidP="00EA318F">
      <w:pPr>
        <w:widowControl w:val="0"/>
        <w:rPr>
          <w:rFonts w:ascii="Corbel" w:hAnsi="Corbel"/>
          <w:sz w:val="22"/>
          <w:szCs w:val="22"/>
        </w:rPr>
      </w:pPr>
      <w:r w:rsidRPr="00977A56">
        <w:rPr>
          <w:rFonts w:ascii="Corbel" w:hAnsi="Corbel"/>
          <w:sz w:val="22"/>
          <w:szCs w:val="22"/>
          <w:lang w:val="en-US"/>
        </w:rPr>
        <w:t xml:space="preserve">eXtensible Schema Definition language. </w:t>
      </w:r>
      <w:r w:rsidRPr="00977A56">
        <w:rPr>
          <w:rFonts w:ascii="Corbel" w:hAnsi="Corbel"/>
          <w:sz w:val="22"/>
          <w:szCs w:val="22"/>
        </w:rPr>
        <w:t>De W3C standaard schemaformaat voor data-uitwisseling. XSD-bestanden zijn leesbare tekstbestanden met een extensie ‘.xsd’. Met XSD worden toegestane bouwstenen van een XML-bestand gedefinieerd en kan ook worden vastgelegd welke waarden elementen mogen hebben. XML-bestanden die voldoen aan een bepaalde XSD zijn ‘valid’. De VISI-systematiek wordt door middel van een XSD-bestand vastgelegd.</w:t>
      </w:r>
    </w:p>
    <w:sectPr w:rsidR="0097472B" w:rsidRPr="00977A56" w:rsidSect="00CE6EA4">
      <w:headerReference w:type="default" r:id="rId23"/>
      <w:footerReference w:type="default" r:id="rId24"/>
      <w:pgSz w:w="11906" w:h="16838"/>
      <w:pgMar w:top="1702" w:right="1133"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67BF4" w14:textId="77777777" w:rsidR="00E658FC" w:rsidRDefault="00E658FC">
      <w:r>
        <w:separator/>
      </w:r>
    </w:p>
  </w:endnote>
  <w:endnote w:type="continuationSeparator" w:id="0">
    <w:p w14:paraId="2F34194B" w14:textId="77777777" w:rsidR="00E658FC" w:rsidRDefault="00E65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Frutiger-Roman">
    <w:altName w:val="Arial Unicode MS"/>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7A0A3" w14:textId="77777777" w:rsidR="00AF04F2" w:rsidRPr="00A9026B" w:rsidRDefault="00741D5D">
    <w:pPr>
      <w:pStyle w:val="Voettekst"/>
      <w:rPr>
        <w:rFonts w:ascii="Calibri" w:hAnsi="Calibri"/>
      </w:rPr>
    </w:pPr>
    <w:r>
      <w:rPr>
        <w:rFonts w:ascii="Calibri" w:hAnsi="Calibri"/>
        <w:noProof/>
      </w:rPr>
      <w:drawing>
        <wp:inline distT="0" distB="0" distL="0" distR="0" wp14:anchorId="5797A0A8" wp14:editId="5797A0A9">
          <wp:extent cx="694690" cy="124460"/>
          <wp:effectExtent l="0" t="0" r="0" b="8890"/>
          <wp:docPr id="7" name="Afbeelding 7"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00AF04F2" w:rsidRPr="00A9026B">
      <w:rPr>
        <w:rFonts w:ascii="Calibri" w:hAnsi="Calibri"/>
        <w:sz w:val="16"/>
        <w:szCs w:val="16"/>
      </w:rPr>
      <w:t xml:space="preserve"> VISI</w:t>
    </w:r>
  </w:p>
  <w:p w14:paraId="5797A0A4" w14:textId="77777777" w:rsidR="00AF04F2" w:rsidRDefault="00AF04F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7A0A7" w14:textId="77777777" w:rsidR="00AF04F2" w:rsidRPr="00977A56" w:rsidRDefault="00741D5D">
    <w:pPr>
      <w:pStyle w:val="Voettekst"/>
      <w:rPr>
        <w:rFonts w:ascii="Corbel" w:hAnsi="Corbel"/>
        <w:sz w:val="16"/>
        <w:szCs w:val="16"/>
      </w:rPr>
    </w:pPr>
    <w:r w:rsidRPr="00977A56">
      <w:rPr>
        <w:rFonts w:ascii="Corbel" w:hAnsi="Corbel"/>
        <w:noProof/>
      </w:rPr>
      <w:drawing>
        <wp:inline distT="0" distB="0" distL="0" distR="0" wp14:anchorId="5797A0AC" wp14:editId="5797A0AD">
          <wp:extent cx="694690" cy="124460"/>
          <wp:effectExtent l="0" t="0" r="0" b="8890"/>
          <wp:docPr id="8" name="Afbeelding 8"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00AF04F2" w:rsidRPr="00977A56">
      <w:rPr>
        <w:rFonts w:ascii="Corbel" w:hAnsi="Corbel"/>
        <w:sz w:val="16"/>
        <w:szCs w:val="16"/>
      </w:rPr>
      <w:t xml:space="preserve"> VISI</w:t>
    </w:r>
    <w:r w:rsidR="00AF04F2" w:rsidRPr="00977A56">
      <w:rPr>
        <w:rFonts w:ascii="Corbel" w:hAnsi="Corbel"/>
        <w:sz w:val="16"/>
        <w:szCs w:val="16"/>
      </w:rPr>
      <w:tab/>
      <w:t xml:space="preserve">Pagina </w:t>
    </w:r>
    <w:r w:rsidR="00AF04F2" w:rsidRPr="00977A56">
      <w:rPr>
        <w:rFonts w:ascii="Corbel" w:hAnsi="Corbel"/>
        <w:sz w:val="16"/>
        <w:szCs w:val="16"/>
      </w:rPr>
      <w:fldChar w:fldCharType="begin"/>
    </w:r>
    <w:r w:rsidR="00AF04F2" w:rsidRPr="00977A56">
      <w:rPr>
        <w:rFonts w:ascii="Corbel" w:hAnsi="Corbel"/>
        <w:sz w:val="16"/>
        <w:szCs w:val="16"/>
      </w:rPr>
      <w:instrText xml:space="preserve"> PAGE </w:instrText>
    </w:r>
    <w:r w:rsidR="00AF04F2" w:rsidRPr="00977A56">
      <w:rPr>
        <w:rFonts w:ascii="Corbel" w:hAnsi="Corbel"/>
        <w:sz w:val="16"/>
        <w:szCs w:val="16"/>
      </w:rPr>
      <w:fldChar w:fldCharType="separate"/>
    </w:r>
    <w:r w:rsidR="00621805">
      <w:rPr>
        <w:rFonts w:ascii="Corbel" w:hAnsi="Corbel"/>
        <w:noProof/>
        <w:sz w:val="16"/>
        <w:szCs w:val="16"/>
      </w:rPr>
      <w:t>17</w:t>
    </w:r>
    <w:r w:rsidR="00AF04F2" w:rsidRPr="00977A56">
      <w:rPr>
        <w:rFonts w:ascii="Corbel" w:hAnsi="Corbel"/>
        <w:sz w:val="16"/>
        <w:szCs w:val="16"/>
      </w:rPr>
      <w:fldChar w:fldCharType="end"/>
    </w:r>
    <w:r w:rsidR="00AF04F2" w:rsidRPr="00977A56">
      <w:rPr>
        <w:rFonts w:ascii="Corbel" w:hAnsi="Corbel"/>
        <w:sz w:val="16"/>
        <w:szCs w:val="16"/>
      </w:rPr>
      <w:t xml:space="preserve"> van </w:t>
    </w:r>
    <w:r w:rsidR="00AF04F2" w:rsidRPr="00977A56">
      <w:rPr>
        <w:rFonts w:ascii="Corbel" w:hAnsi="Corbel"/>
        <w:sz w:val="16"/>
        <w:szCs w:val="16"/>
      </w:rPr>
      <w:fldChar w:fldCharType="begin"/>
    </w:r>
    <w:r w:rsidR="00AF04F2" w:rsidRPr="00977A56">
      <w:rPr>
        <w:rFonts w:ascii="Corbel" w:hAnsi="Corbel"/>
        <w:sz w:val="16"/>
        <w:szCs w:val="16"/>
      </w:rPr>
      <w:instrText xml:space="preserve"> NUMPAGES </w:instrText>
    </w:r>
    <w:r w:rsidR="00AF04F2" w:rsidRPr="00977A56">
      <w:rPr>
        <w:rFonts w:ascii="Corbel" w:hAnsi="Corbel"/>
        <w:sz w:val="16"/>
        <w:szCs w:val="16"/>
      </w:rPr>
      <w:fldChar w:fldCharType="separate"/>
    </w:r>
    <w:r w:rsidR="00621805">
      <w:rPr>
        <w:rFonts w:ascii="Corbel" w:hAnsi="Corbel"/>
        <w:noProof/>
        <w:sz w:val="16"/>
        <w:szCs w:val="16"/>
      </w:rPr>
      <w:t>18</w:t>
    </w:r>
    <w:r w:rsidR="00AF04F2" w:rsidRPr="00977A56">
      <w:rPr>
        <w:rFonts w:ascii="Corbel" w:hAnsi="Corbe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926D8" w14:textId="77777777" w:rsidR="00E658FC" w:rsidRDefault="00E658FC">
      <w:r>
        <w:separator/>
      </w:r>
    </w:p>
  </w:footnote>
  <w:footnote w:type="continuationSeparator" w:id="0">
    <w:p w14:paraId="76980F54" w14:textId="77777777" w:rsidR="00E658FC" w:rsidRDefault="00E658FC">
      <w:r>
        <w:continuationSeparator/>
      </w:r>
    </w:p>
  </w:footnote>
  <w:footnote w:id="1">
    <w:p w14:paraId="5797A0AE" w14:textId="77777777" w:rsidR="00AF04F2" w:rsidRPr="00744CBE" w:rsidRDefault="00AF04F2" w:rsidP="00A9026B">
      <w:pPr>
        <w:rPr>
          <w:rFonts w:ascii="Calibri" w:hAnsi="Calibri"/>
          <w:sz w:val="18"/>
          <w:szCs w:val="18"/>
        </w:rPr>
      </w:pPr>
      <w:r w:rsidRPr="00744CBE">
        <w:rPr>
          <w:rStyle w:val="Voetnootmarkering"/>
          <w:rFonts w:ascii="Calibri" w:hAnsi="Calibri"/>
          <w:noProof w:val="0"/>
          <w:sz w:val="18"/>
          <w:szCs w:val="18"/>
          <w:lang w:val="nl-NL"/>
        </w:rPr>
        <w:footnoteRef/>
      </w:r>
      <w:r w:rsidRPr="00744CBE">
        <w:rPr>
          <w:rFonts w:ascii="Calibri" w:hAnsi="Calibri"/>
          <w:sz w:val="18"/>
          <w:szCs w:val="18"/>
        </w:rPr>
        <w:t xml:space="preserve"> De notatie van de VISI-interactiekaart is gebaseerd op het model van prof. Dietz. De notatie wijkt af van de ‘Business Process Modeling Notation’ (BPMN, een standaard voor procesmodellering), enerzijds om interactie</w:t>
      </w:r>
      <w:r w:rsidRPr="00744CBE">
        <w:rPr>
          <w:rFonts w:ascii="Calibri" w:hAnsi="Calibri"/>
          <w:sz w:val="18"/>
          <w:szCs w:val="18"/>
        </w:rPr>
        <w:softHyphen/>
        <w:t>kaarten zo simpel mogelijk te houden en, anderzijds, omdat het concept ‘transactie’ niet is gedefinieerd binnen BPMN.</w:t>
      </w:r>
      <w:r w:rsidR="00A9026B" w:rsidRPr="00744CBE">
        <w:rPr>
          <w:rFonts w:ascii="Calibri" w:hAnsi="Calibri"/>
          <w:sz w:val="18"/>
          <w:szCs w:val="18"/>
        </w:rPr>
        <w:t xml:space="preserve"> Laatstgenoemde is </w:t>
      </w:r>
      <w:r w:rsidR="00A87332">
        <w:rPr>
          <w:rFonts w:ascii="Calibri" w:hAnsi="Calibri"/>
          <w:sz w:val="18"/>
          <w:szCs w:val="18"/>
        </w:rPr>
        <w:t xml:space="preserve">wel een gangbare, maar </w:t>
      </w:r>
      <w:r w:rsidR="00A9026B" w:rsidRPr="00A87332">
        <w:rPr>
          <w:rFonts w:ascii="Calibri" w:hAnsi="Calibri"/>
          <w:i/>
          <w:sz w:val="18"/>
          <w:szCs w:val="18"/>
        </w:rPr>
        <w:t>geen</w:t>
      </w:r>
      <w:r w:rsidR="00A9026B" w:rsidRPr="00744CBE">
        <w:rPr>
          <w:rFonts w:ascii="Calibri" w:hAnsi="Calibri"/>
          <w:sz w:val="18"/>
          <w:szCs w:val="18"/>
        </w:rPr>
        <w:t xml:space="preserve"> officiële Open Standaard.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7A0A5" w14:textId="77777777" w:rsidR="00AF04F2" w:rsidRPr="00977A56" w:rsidRDefault="00977A56" w:rsidP="00AD7F7C">
    <w:pPr>
      <w:pStyle w:val="Koptekst"/>
      <w:rPr>
        <w:rFonts w:ascii="Calibri" w:hAnsi="Calibri"/>
        <w:sz w:val="22"/>
        <w:szCs w:val="22"/>
      </w:rPr>
    </w:pPr>
    <w:r w:rsidRPr="00B1257A">
      <w:rPr>
        <w:rFonts w:ascii="Corbel" w:hAnsi="Corbel"/>
        <w:b/>
        <w:i/>
        <w:noProof/>
        <w:sz w:val="32"/>
        <w:szCs w:val="32"/>
        <w:u w:val="single"/>
      </w:rPr>
      <w:drawing>
        <wp:anchor distT="0" distB="0" distL="114300" distR="114300" simplePos="0" relativeHeight="251659264" behindDoc="0" locked="0" layoutInCell="1" allowOverlap="1" wp14:anchorId="5797A0AA" wp14:editId="5797A0AB">
          <wp:simplePos x="0" y="0"/>
          <wp:positionH relativeFrom="column">
            <wp:posOffset>3509010</wp:posOffset>
          </wp:positionH>
          <wp:positionV relativeFrom="paragraph">
            <wp:posOffset>-229235</wp:posOffset>
          </wp:positionV>
          <wp:extent cx="2519680" cy="604520"/>
          <wp:effectExtent l="0" t="0" r="0" b="508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9680" cy="604520"/>
                  </a:xfrm>
                  <a:prstGeom prst="rect">
                    <a:avLst/>
                  </a:prstGeom>
                </pic:spPr>
              </pic:pic>
            </a:graphicData>
          </a:graphic>
          <wp14:sizeRelH relativeFrom="page">
            <wp14:pctWidth>0</wp14:pctWidth>
          </wp14:sizeRelH>
          <wp14:sizeRelV relativeFrom="page">
            <wp14:pctHeight>0</wp14:pctHeight>
          </wp14:sizeRelV>
        </wp:anchor>
      </w:drawing>
    </w:r>
    <w:r w:rsidR="00AF04F2" w:rsidRPr="00977A56">
      <w:rPr>
        <w:rFonts w:ascii="Calibri" w:hAnsi="Calibri"/>
        <w:sz w:val="22"/>
        <w:szCs w:val="22"/>
      </w:rPr>
      <w:t>Leid</w:t>
    </w:r>
    <w:r>
      <w:rPr>
        <w:rFonts w:ascii="Calibri" w:hAnsi="Calibri"/>
        <w:sz w:val="22"/>
        <w:szCs w:val="22"/>
      </w:rPr>
      <w:t>raad VISI-systematiek versie 1.6</w:t>
    </w:r>
  </w:p>
  <w:p w14:paraId="5797A0A6" w14:textId="77777777" w:rsidR="00AF04F2" w:rsidRPr="00977A56" w:rsidRDefault="00AF04F2" w:rsidP="00AD7F7C">
    <w:pPr>
      <w:pStyle w:val="Koptekst"/>
      <w:rPr>
        <w:rFonts w:ascii="Calibri" w:hAnsi="Calibri"/>
        <w:sz w:val="22"/>
        <w:szCs w:val="22"/>
        <w:u w:val="single"/>
      </w:rPr>
    </w:pPr>
    <w:r w:rsidRPr="00977A56">
      <w:rPr>
        <w:rFonts w:ascii="Calibri" w:hAnsi="Calibri"/>
        <w:sz w:val="22"/>
        <w:szCs w:val="22"/>
        <w:u w:val="single"/>
      </w:rPr>
      <w:t>Bijlage 1</w:t>
    </w:r>
    <w:r w:rsidRPr="00977A56">
      <w:rPr>
        <w:rFonts w:ascii="Calibri" w:hAnsi="Calibri"/>
        <w:sz w:val="22"/>
        <w:szCs w:val="22"/>
        <w:u w:val="single"/>
      </w:rPr>
      <w:tab/>
      <w:t>NORMATIEF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A3833"/>
    <w:multiLevelType w:val="hybridMultilevel"/>
    <w:tmpl w:val="821CDA86"/>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796033"/>
    <w:multiLevelType w:val="hybridMultilevel"/>
    <w:tmpl w:val="AB76764A"/>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B17E0B"/>
    <w:multiLevelType w:val="hybridMultilevel"/>
    <w:tmpl w:val="6D8C1C5E"/>
    <w:lvl w:ilvl="0" w:tplc="9C944670">
      <w:start w:val="1"/>
      <w:numFmt w:val="bullet"/>
      <w:lvlText w:val="-"/>
      <w:lvlJc w:val="left"/>
      <w:pPr>
        <w:tabs>
          <w:tab w:val="num" w:pos="720"/>
        </w:tabs>
        <w:ind w:left="720" w:hanging="360"/>
      </w:pPr>
      <w:rPr>
        <w:rFonts w:ascii="Courier New" w:hAnsi="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533F41"/>
    <w:multiLevelType w:val="hybridMultilevel"/>
    <w:tmpl w:val="29F4F8C0"/>
    <w:lvl w:ilvl="0" w:tplc="29061C70">
      <w:start w:val="1"/>
      <w:numFmt w:val="decimal"/>
      <w:lvlText w:val="%1."/>
      <w:lvlJc w:val="left"/>
      <w:pPr>
        <w:tabs>
          <w:tab w:val="num" w:pos="1429"/>
        </w:tabs>
        <w:ind w:left="1429" w:hanging="360"/>
      </w:pPr>
      <w:rPr>
        <w:rFonts w:ascii="Arial" w:hAnsi="Arial" w:hint="default"/>
        <w:b/>
        <w:i w:val="0"/>
        <w:sz w:val="32"/>
      </w:rPr>
    </w:lvl>
    <w:lvl w:ilvl="1" w:tplc="04130019" w:tentative="1">
      <w:start w:val="1"/>
      <w:numFmt w:val="lowerLetter"/>
      <w:lvlText w:val="%2."/>
      <w:lvlJc w:val="left"/>
      <w:pPr>
        <w:tabs>
          <w:tab w:val="num" w:pos="2149"/>
        </w:tabs>
        <w:ind w:left="2149" w:hanging="360"/>
      </w:pPr>
    </w:lvl>
    <w:lvl w:ilvl="2" w:tplc="0413001B" w:tentative="1">
      <w:start w:val="1"/>
      <w:numFmt w:val="lowerRoman"/>
      <w:lvlText w:val="%3."/>
      <w:lvlJc w:val="right"/>
      <w:pPr>
        <w:tabs>
          <w:tab w:val="num" w:pos="2869"/>
        </w:tabs>
        <w:ind w:left="2869" w:hanging="180"/>
      </w:pPr>
    </w:lvl>
    <w:lvl w:ilvl="3" w:tplc="0413000F" w:tentative="1">
      <w:start w:val="1"/>
      <w:numFmt w:val="decimal"/>
      <w:lvlText w:val="%4."/>
      <w:lvlJc w:val="left"/>
      <w:pPr>
        <w:tabs>
          <w:tab w:val="num" w:pos="3589"/>
        </w:tabs>
        <w:ind w:left="3589" w:hanging="360"/>
      </w:pPr>
    </w:lvl>
    <w:lvl w:ilvl="4" w:tplc="04130019" w:tentative="1">
      <w:start w:val="1"/>
      <w:numFmt w:val="lowerLetter"/>
      <w:lvlText w:val="%5."/>
      <w:lvlJc w:val="left"/>
      <w:pPr>
        <w:tabs>
          <w:tab w:val="num" w:pos="4309"/>
        </w:tabs>
        <w:ind w:left="4309" w:hanging="360"/>
      </w:pPr>
    </w:lvl>
    <w:lvl w:ilvl="5" w:tplc="0413001B" w:tentative="1">
      <w:start w:val="1"/>
      <w:numFmt w:val="lowerRoman"/>
      <w:lvlText w:val="%6."/>
      <w:lvlJc w:val="right"/>
      <w:pPr>
        <w:tabs>
          <w:tab w:val="num" w:pos="5029"/>
        </w:tabs>
        <w:ind w:left="5029" w:hanging="180"/>
      </w:pPr>
    </w:lvl>
    <w:lvl w:ilvl="6" w:tplc="0413000F" w:tentative="1">
      <w:start w:val="1"/>
      <w:numFmt w:val="decimal"/>
      <w:lvlText w:val="%7."/>
      <w:lvlJc w:val="left"/>
      <w:pPr>
        <w:tabs>
          <w:tab w:val="num" w:pos="5749"/>
        </w:tabs>
        <w:ind w:left="5749" w:hanging="360"/>
      </w:pPr>
    </w:lvl>
    <w:lvl w:ilvl="7" w:tplc="04130019" w:tentative="1">
      <w:start w:val="1"/>
      <w:numFmt w:val="lowerLetter"/>
      <w:lvlText w:val="%8."/>
      <w:lvlJc w:val="left"/>
      <w:pPr>
        <w:tabs>
          <w:tab w:val="num" w:pos="6469"/>
        </w:tabs>
        <w:ind w:left="6469" w:hanging="360"/>
      </w:pPr>
    </w:lvl>
    <w:lvl w:ilvl="8" w:tplc="0413001B" w:tentative="1">
      <w:start w:val="1"/>
      <w:numFmt w:val="lowerRoman"/>
      <w:lvlText w:val="%9."/>
      <w:lvlJc w:val="right"/>
      <w:pPr>
        <w:tabs>
          <w:tab w:val="num" w:pos="7189"/>
        </w:tabs>
        <w:ind w:left="7189" w:hanging="180"/>
      </w:pPr>
    </w:lvl>
  </w:abstractNum>
  <w:abstractNum w:abstractNumId="4" w15:restartNumberingAfterBreak="0">
    <w:nsid w:val="26DE41D3"/>
    <w:multiLevelType w:val="hybridMultilevel"/>
    <w:tmpl w:val="DC761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71D38E3"/>
    <w:multiLevelType w:val="multilevel"/>
    <w:tmpl w:val="3008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F1ABE"/>
    <w:multiLevelType w:val="hybridMultilevel"/>
    <w:tmpl w:val="8CDC5108"/>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2BE83037"/>
    <w:multiLevelType w:val="hybridMultilevel"/>
    <w:tmpl w:val="41500A5A"/>
    <w:lvl w:ilvl="0" w:tplc="C8C81836">
      <w:start w:val="6"/>
      <w:numFmt w:val="bullet"/>
      <w:lvlText w:val="-"/>
      <w:lvlJc w:val="left"/>
      <w:pPr>
        <w:tabs>
          <w:tab w:val="num" w:pos="1065"/>
        </w:tabs>
        <w:ind w:left="1065" w:hanging="705"/>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0236E2"/>
    <w:multiLevelType w:val="multilevel"/>
    <w:tmpl w:val="549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15851"/>
    <w:multiLevelType w:val="multilevel"/>
    <w:tmpl w:val="ED404394"/>
    <w:lvl w:ilvl="0">
      <w:start w:val="1"/>
      <w:numFmt w:val="decimal"/>
      <w:lvlText w:val="%1."/>
      <w:lvlJc w:val="left"/>
      <w:pPr>
        <w:tabs>
          <w:tab w:val="num" w:pos="1429"/>
        </w:tabs>
        <w:ind w:left="1429" w:hanging="360"/>
      </w:p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10" w15:restartNumberingAfterBreak="0">
    <w:nsid w:val="34E61D09"/>
    <w:multiLevelType w:val="hybridMultilevel"/>
    <w:tmpl w:val="19A8C0DE"/>
    <w:lvl w:ilvl="0" w:tplc="B5306CA2">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7D4433"/>
    <w:multiLevelType w:val="multilevel"/>
    <w:tmpl w:val="5742FD94"/>
    <w:name w:val="heading"/>
    <w:lvl w:ilvl="0">
      <w:start w:val="1"/>
      <w:numFmt w:val="bullet"/>
      <w:pStyle w:val="Lijstvoortzetting"/>
      <w:lvlText w:val=""/>
      <w:lvlJc w:val="left"/>
      <w:pPr>
        <w:ind w:left="400" w:hanging="400"/>
      </w:pPr>
      <w:rPr>
        <w:rFonts w:ascii="Symbol" w:hAnsi="Symbol" w:hint="default"/>
      </w:rPr>
    </w:lvl>
    <w:lvl w:ilvl="1">
      <w:start w:val="1"/>
      <w:numFmt w:val="bullet"/>
      <w:pStyle w:val="Lijstvoortzetting2"/>
      <w:lvlText w:val=""/>
      <w:lvlJc w:val="left"/>
      <w:pPr>
        <w:ind w:left="800" w:hanging="400"/>
      </w:pPr>
      <w:rPr>
        <w:rFonts w:ascii="Symbol" w:hAnsi="Symbol" w:hint="default"/>
      </w:rPr>
    </w:lvl>
    <w:lvl w:ilvl="2">
      <w:start w:val="1"/>
      <w:numFmt w:val="bullet"/>
      <w:pStyle w:val="Lijstvoortzetting3"/>
      <w:lvlText w:val=""/>
      <w:lvlJc w:val="left"/>
      <w:pPr>
        <w:ind w:left="1200" w:hanging="400"/>
      </w:pPr>
      <w:rPr>
        <w:rFonts w:ascii="Symbol" w:hAnsi="Symbol" w:hint="default"/>
      </w:rPr>
    </w:lvl>
    <w:lvl w:ilvl="3">
      <w:start w:val="1"/>
      <w:numFmt w:val="bullet"/>
      <w:pStyle w:val="Lijstvoortzetting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Kop7"/>
      <w:suff w:val="nothing"/>
      <w:lvlText w:val=""/>
      <w:lvlJc w:val="left"/>
      <w:pPr>
        <w:ind w:left="0" w:firstLine="0"/>
      </w:pPr>
    </w:lvl>
    <w:lvl w:ilvl="7">
      <w:start w:val="1"/>
      <w:numFmt w:val="none"/>
      <w:pStyle w:val="Kop8"/>
      <w:suff w:val="nothing"/>
      <w:lvlText w:val=""/>
      <w:lvlJc w:val="left"/>
      <w:pPr>
        <w:ind w:left="0" w:firstLine="0"/>
      </w:pPr>
    </w:lvl>
    <w:lvl w:ilvl="8">
      <w:start w:val="1"/>
      <w:numFmt w:val="none"/>
      <w:pStyle w:val="Kop9"/>
      <w:suff w:val="nothing"/>
      <w:lvlText w:val=""/>
      <w:lvlJc w:val="left"/>
      <w:pPr>
        <w:ind w:left="0" w:firstLine="0"/>
      </w:pPr>
    </w:lvl>
  </w:abstractNum>
  <w:abstractNum w:abstractNumId="12" w15:restartNumberingAfterBreak="0">
    <w:nsid w:val="3E5B6DB0"/>
    <w:multiLevelType w:val="hybridMultilevel"/>
    <w:tmpl w:val="B3AA01C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0F6F8C"/>
    <w:multiLevelType w:val="hybridMultilevel"/>
    <w:tmpl w:val="2F02CD70"/>
    <w:lvl w:ilvl="0" w:tplc="DCB0DEBC">
      <w:start w:val="1"/>
      <w:numFmt w:val="bullet"/>
      <w:lvlText w:val="•"/>
      <w:lvlJc w:val="left"/>
      <w:pPr>
        <w:tabs>
          <w:tab w:val="num" w:pos="720"/>
        </w:tabs>
        <w:ind w:left="720" w:hanging="360"/>
      </w:pPr>
      <w:rPr>
        <w:rFonts w:ascii="Times New Roman" w:hAnsi="Times New Roman" w:hint="default"/>
      </w:rPr>
    </w:lvl>
    <w:lvl w:ilvl="1" w:tplc="7592BC68" w:tentative="1">
      <w:start w:val="1"/>
      <w:numFmt w:val="bullet"/>
      <w:lvlText w:val="•"/>
      <w:lvlJc w:val="left"/>
      <w:pPr>
        <w:tabs>
          <w:tab w:val="num" w:pos="1440"/>
        </w:tabs>
        <w:ind w:left="1440" w:hanging="360"/>
      </w:pPr>
      <w:rPr>
        <w:rFonts w:ascii="Times New Roman" w:hAnsi="Times New Roman" w:hint="default"/>
      </w:rPr>
    </w:lvl>
    <w:lvl w:ilvl="2" w:tplc="8A1601F4" w:tentative="1">
      <w:start w:val="1"/>
      <w:numFmt w:val="bullet"/>
      <w:lvlText w:val="•"/>
      <w:lvlJc w:val="left"/>
      <w:pPr>
        <w:tabs>
          <w:tab w:val="num" w:pos="2160"/>
        </w:tabs>
        <w:ind w:left="2160" w:hanging="360"/>
      </w:pPr>
      <w:rPr>
        <w:rFonts w:ascii="Times New Roman" w:hAnsi="Times New Roman" w:hint="default"/>
      </w:rPr>
    </w:lvl>
    <w:lvl w:ilvl="3" w:tplc="5F56F5AC" w:tentative="1">
      <w:start w:val="1"/>
      <w:numFmt w:val="bullet"/>
      <w:lvlText w:val="•"/>
      <w:lvlJc w:val="left"/>
      <w:pPr>
        <w:tabs>
          <w:tab w:val="num" w:pos="2880"/>
        </w:tabs>
        <w:ind w:left="2880" w:hanging="360"/>
      </w:pPr>
      <w:rPr>
        <w:rFonts w:ascii="Times New Roman" w:hAnsi="Times New Roman" w:hint="default"/>
      </w:rPr>
    </w:lvl>
    <w:lvl w:ilvl="4" w:tplc="6414DB94" w:tentative="1">
      <w:start w:val="1"/>
      <w:numFmt w:val="bullet"/>
      <w:lvlText w:val="•"/>
      <w:lvlJc w:val="left"/>
      <w:pPr>
        <w:tabs>
          <w:tab w:val="num" w:pos="3600"/>
        </w:tabs>
        <w:ind w:left="3600" w:hanging="360"/>
      </w:pPr>
      <w:rPr>
        <w:rFonts w:ascii="Times New Roman" w:hAnsi="Times New Roman" w:hint="default"/>
      </w:rPr>
    </w:lvl>
    <w:lvl w:ilvl="5" w:tplc="48AC73E6" w:tentative="1">
      <w:start w:val="1"/>
      <w:numFmt w:val="bullet"/>
      <w:lvlText w:val="•"/>
      <w:lvlJc w:val="left"/>
      <w:pPr>
        <w:tabs>
          <w:tab w:val="num" w:pos="4320"/>
        </w:tabs>
        <w:ind w:left="4320" w:hanging="360"/>
      </w:pPr>
      <w:rPr>
        <w:rFonts w:ascii="Times New Roman" w:hAnsi="Times New Roman" w:hint="default"/>
      </w:rPr>
    </w:lvl>
    <w:lvl w:ilvl="6" w:tplc="B5AE718A" w:tentative="1">
      <w:start w:val="1"/>
      <w:numFmt w:val="bullet"/>
      <w:lvlText w:val="•"/>
      <w:lvlJc w:val="left"/>
      <w:pPr>
        <w:tabs>
          <w:tab w:val="num" w:pos="5040"/>
        </w:tabs>
        <w:ind w:left="5040" w:hanging="360"/>
      </w:pPr>
      <w:rPr>
        <w:rFonts w:ascii="Times New Roman" w:hAnsi="Times New Roman" w:hint="default"/>
      </w:rPr>
    </w:lvl>
    <w:lvl w:ilvl="7" w:tplc="3AA072FE" w:tentative="1">
      <w:start w:val="1"/>
      <w:numFmt w:val="bullet"/>
      <w:lvlText w:val="•"/>
      <w:lvlJc w:val="left"/>
      <w:pPr>
        <w:tabs>
          <w:tab w:val="num" w:pos="5760"/>
        </w:tabs>
        <w:ind w:left="5760" w:hanging="360"/>
      </w:pPr>
      <w:rPr>
        <w:rFonts w:ascii="Times New Roman" w:hAnsi="Times New Roman" w:hint="default"/>
      </w:rPr>
    </w:lvl>
    <w:lvl w:ilvl="8" w:tplc="1B12E1D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6C66887"/>
    <w:multiLevelType w:val="multilevel"/>
    <w:tmpl w:val="8C0654EE"/>
    <w:lvl w:ilvl="0">
      <w:start w:val="5"/>
      <w:numFmt w:val="decimal"/>
      <w:lvlText w:val="%1"/>
      <w:lvlJc w:val="left"/>
      <w:pPr>
        <w:tabs>
          <w:tab w:val="num" w:pos="360"/>
        </w:tabs>
        <w:ind w:left="360" w:hanging="360"/>
      </w:pPr>
      <w:rPr>
        <w:rFonts w:hint="default"/>
      </w:rPr>
    </w:lvl>
    <w:lvl w:ilvl="1">
      <w:start w:val="2"/>
      <w:numFmt w:val="decimal"/>
      <w:lvlText w:val="%1.%2"/>
      <w:lvlJc w:val="left"/>
      <w:pPr>
        <w:tabs>
          <w:tab w:val="num" w:pos="576"/>
        </w:tabs>
        <w:ind w:left="576" w:hanging="360"/>
      </w:pPr>
      <w:rPr>
        <w:rFonts w:hint="default"/>
      </w:rPr>
    </w:lvl>
    <w:lvl w:ilvl="2">
      <w:start w:val="1"/>
      <w:numFmt w:val="decimal"/>
      <w:lvlText w:val="%1.%2.%3"/>
      <w:lvlJc w:val="left"/>
      <w:pPr>
        <w:tabs>
          <w:tab w:val="num" w:pos="672"/>
        </w:tabs>
        <w:ind w:left="672" w:hanging="720"/>
      </w:pPr>
      <w:rPr>
        <w:rFonts w:hint="default"/>
      </w:rPr>
    </w:lvl>
    <w:lvl w:ilvl="3">
      <w:start w:val="1"/>
      <w:numFmt w:val="decimal"/>
      <w:lvlText w:val="%1.%2.%3.%4"/>
      <w:lvlJc w:val="left"/>
      <w:pPr>
        <w:tabs>
          <w:tab w:val="num" w:pos="648"/>
        </w:tabs>
        <w:ind w:left="648" w:hanging="720"/>
      </w:pPr>
      <w:rPr>
        <w:rFonts w:hint="default"/>
      </w:rPr>
    </w:lvl>
    <w:lvl w:ilvl="4">
      <w:start w:val="1"/>
      <w:numFmt w:val="decimal"/>
      <w:lvlText w:val="%1.%2.%3.%4.%5"/>
      <w:lvlJc w:val="left"/>
      <w:pPr>
        <w:tabs>
          <w:tab w:val="num" w:pos="984"/>
        </w:tabs>
        <w:ind w:left="984" w:hanging="1080"/>
      </w:pPr>
      <w:rPr>
        <w:rFonts w:hint="default"/>
      </w:rPr>
    </w:lvl>
    <w:lvl w:ilvl="5">
      <w:start w:val="1"/>
      <w:numFmt w:val="decimal"/>
      <w:lvlText w:val="%1.%2.%3.%4.%5.%6"/>
      <w:lvlJc w:val="left"/>
      <w:pPr>
        <w:tabs>
          <w:tab w:val="num" w:pos="960"/>
        </w:tabs>
        <w:ind w:left="960" w:hanging="1080"/>
      </w:pPr>
      <w:rPr>
        <w:rFonts w:hint="default"/>
      </w:rPr>
    </w:lvl>
    <w:lvl w:ilvl="6">
      <w:start w:val="1"/>
      <w:numFmt w:val="decimal"/>
      <w:lvlText w:val="%1.%2.%3.%4.%5.%6.%7"/>
      <w:lvlJc w:val="left"/>
      <w:pPr>
        <w:tabs>
          <w:tab w:val="num" w:pos="1296"/>
        </w:tabs>
        <w:ind w:left="1296" w:hanging="1440"/>
      </w:pPr>
      <w:rPr>
        <w:rFonts w:hint="default"/>
      </w:rPr>
    </w:lvl>
    <w:lvl w:ilvl="7">
      <w:start w:val="1"/>
      <w:numFmt w:val="decimal"/>
      <w:lvlText w:val="%1.%2.%3.%4.%5.%6.%7.%8"/>
      <w:lvlJc w:val="left"/>
      <w:pPr>
        <w:tabs>
          <w:tab w:val="num" w:pos="1272"/>
        </w:tabs>
        <w:ind w:left="1272" w:hanging="1440"/>
      </w:pPr>
      <w:rPr>
        <w:rFonts w:hint="default"/>
      </w:rPr>
    </w:lvl>
    <w:lvl w:ilvl="8">
      <w:start w:val="1"/>
      <w:numFmt w:val="decimal"/>
      <w:lvlText w:val="%1.%2.%3.%4.%5.%6.%7.%8.%9"/>
      <w:lvlJc w:val="left"/>
      <w:pPr>
        <w:tabs>
          <w:tab w:val="num" w:pos="1608"/>
        </w:tabs>
        <w:ind w:left="1608" w:hanging="1800"/>
      </w:pPr>
      <w:rPr>
        <w:rFonts w:hint="default"/>
      </w:rPr>
    </w:lvl>
  </w:abstractNum>
  <w:abstractNum w:abstractNumId="15" w15:restartNumberingAfterBreak="0">
    <w:nsid w:val="47596124"/>
    <w:multiLevelType w:val="hybridMultilevel"/>
    <w:tmpl w:val="D2FCA39C"/>
    <w:lvl w:ilvl="0" w:tplc="04130005">
      <w:start w:val="1"/>
      <w:numFmt w:val="bullet"/>
      <w:lvlText w:val=""/>
      <w:lvlJc w:val="left"/>
      <w:pPr>
        <w:tabs>
          <w:tab w:val="num" w:pos="744"/>
        </w:tabs>
        <w:ind w:left="744" w:hanging="360"/>
      </w:pPr>
      <w:rPr>
        <w:rFonts w:ascii="Wingdings" w:hAnsi="Wingdings" w:hint="default"/>
      </w:rPr>
    </w:lvl>
    <w:lvl w:ilvl="1" w:tplc="04130003" w:tentative="1">
      <w:start w:val="1"/>
      <w:numFmt w:val="bullet"/>
      <w:lvlText w:val="o"/>
      <w:lvlJc w:val="left"/>
      <w:pPr>
        <w:tabs>
          <w:tab w:val="num" w:pos="1464"/>
        </w:tabs>
        <w:ind w:left="1464" w:hanging="360"/>
      </w:pPr>
      <w:rPr>
        <w:rFonts w:ascii="Courier New" w:hAnsi="Courier New" w:cs="Courier New" w:hint="default"/>
      </w:rPr>
    </w:lvl>
    <w:lvl w:ilvl="2" w:tplc="04130005" w:tentative="1">
      <w:start w:val="1"/>
      <w:numFmt w:val="bullet"/>
      <w:lvlText w:val=""/>
      <w:lvlJc w:val="left"/>
      <w:pPr>
        <w:tabs>
          <w:tab w:val="num" w:pos="2184"/>
        </w:tabs>
        <w:ind w:left="2184" w:hanging="360"/>
      </w:pPr>
      <w:rPr>
        <w:rFonts w:ascii="Wingdings" w:hAnsi="Wingdings" w:hint="default"/>
      </w:rPr>
    </w:lvl>
    <w:lvl w:ilvl="3" w:tplc="04130001" w:tentative="1">
      <w:start w:val="1"/>
      <w:numFmt w:val="bullet"/>
      <w:lvlText w:val=""/>
      <w:lvlJc w:val="left"/>
      <w:pPr>
        <w:tabs>
          <w:tab w:val="num" w:pos="2904"/>
        </w:tabs>
        <w:ind w:left="2904" w:hanging="360"/>
      </w:pPr>
      <w:rPr>
        <w:rFonts w:ascii="Symbol" w:hAnsi="Symbol" w:hint="default"/>
      </w:rPr>
    </w:lvl>
    <w:lvl w:ilvl="4" w:tplc="04130003" w:tentative="1">
      <w:start w:val="1"/>
      <w:numFmt w:val="bullet"/>
      <w:lvlText w:val="o"/>
      <w:lvlJc w:val="left"/>
      <w:pPr>
        <w:tabs>
          <w:tab w:val="num" w:pos="3624"/>
        </w:tabs>
        <w:ind w:left="3624" w:hanging="360"/>
      </w:pPr>
      <w:rPr>
        <w:rFonts w:ascii="Courier New" w:hAnsi="Courier New" w:cs="Courier New" w:hint="default"/>
      </w:rPr>
    </w:lvl>
    <w:lvl w:ilvl="5" w:tplc="04130005" w:tentative="1">
      <w:start w:val="1"/>
      <w:numFmt w:val="bullet"/>
      <w:lvlText w:val=""/>
      <w:lvlJc w:val="left"/>
      <w:pPr>
        <w:tabs>
          <w:tab w:val="num" w:pos="4344"/>
        </w:tabs>
        <w:ind w:left="4344" w:hanging="360"/>
      </w:pPr>
      <w:rPr>
        <w:rFonts w:ascii="Wingdings" w:hAnsi="Wingdings" w:hint="default"/>
      </w:rPr>
    </w:lvl>
    <w:lvl w:ilvl="6" w:tplc="04130001" w:tentative="1">
      <w:start w:val="1"/>
      <w:numFmt w:val="bullet"/>
      <w:lvlText w:val=""/>
      <w:lvlJc w:val="left"/>
      <w:pPr>
        <w:tabs>
          <w:tab w:val="num" w:pos="5064"/>
        </w:tabs>
        <w:ind w:left="5064" w:hanging="360"/>
      </w:pPr>
      <w:rPr>
        <w:rFonts w:ascii="Symbol" w:hAnsi="Symbol" w:hint="default"/>
      </w:rPr>
    </w:lvl>
    <w:lvl w:ilvl="7" w:tplc="04130003" w:tentative="1">
      <w:start w:val="1"/>
      <w:numFmt w:val="bullet"/>
      <w:lvlText w:val="o"/>
      <w:lvlJc w:val="left"/>
      <w:pPr>
        <w:tabs>
          <w:tab w:val="num" w:pos="5784"/>
        </w:tabs>
        <w:ind w:left="5784" w:hanging="360"/>
      </w:pPr>
      <w:rPr>
        <w:rFonts w:ascii="Courier New" w:hAnsi="Courier New" w:cs="Courier New" w:hint="default"/>
      </w:rPr>
    </w:lvl>
    <w:lvl w:ilvl="8" w:tplc="04130005" w:tentative="1">
      <w:start w:val="1"/>
      <w:numFmt w:val="bullet"/>
      <w:lvlText w:val=""/>
      <w:lvlJc w:val="left"/>
      <w:pPr>
        <w:tabs>
          <w:tab w:val="num" w:pos="6504"/>
        </w:tabs>
        <w:ind w:left="6504" w:hanging="360"/>
      </w:pPr>
      <w:rPr>
        <w:rFonts w:ascii="Wingdings" w:hAnsi="Wingdings" w:hint="default"/>
      </w:rPr>
    </w:lvl>
  </w:abstractNum>
  <w:abstractNum w:abstractNumId="16" w15:restartNumberingAfterBreak="0">
    <w:nsid w:val="48256AF9"/>
    <w:multiLevelType w:val="hybridMultilevel"/>
    <w:tmpl w:val="2C9CBC9E"/>
    <w:lvl w:ilvl="0" w:tplc="7C5EA156">
      <w:start w:val="1"/>
      <w:numFmt w:val="bullet"/>
      <w:lvlText w:val="•"/>
      <w:lvlJc w:val="left"/>
      <w:pPr>
        <w:tabs>
          <w:tab w:val="num" w:pos="720"/>
        </w:tabs>
        <w:ind w:left="720" w:hanging="360"/>
      </w:pPr>
      <w:rPr>
        <w:rFonts w:ascii="Times New Roman" w:hAnsi="Times New Roman" w:hint="default"/>
      </w:rPr>
    </w:lvl>
    <w:lvl w:ilvl="1" w:tplc="E50805E8" w:tentative="1">
      <w:start w:val="1"/>
      <w:numFmt w:val="bullet"/>
      <w:lvlText w:val="•"/>
      <w:lvlJc w:val="left"/>
      <w:pPr>
        <w:tabs>
          <w:tab w:val="num" w:pos="1440"/>
        </w:tabs>
        <w:ind w:left="1440" w:hanging="360"/>
      </w:pPr>
      <w:rPr>
        <w:rFonts w:ascii="Times New Roman" w:hAnsi="Times New Roman" w:hint="default"/>
      </w:rPr>
    </w:lvl>
    <w:lvl w:ilvl="2" w:tplc="0B808614" w:tentative="1">
      <w:start w:val="1"/>
      <w:numFmt w:val="bullet"/>
      <w:lvlText w:val="•"/>
      <w:lvlJc w:val="left"/>
      <w:pPr>
        <w:tabs>
          <w:tab w:val="num" w:pos="2160"/>
        </w:tabs>
        <w:ind w:left="2160" w:hanging="360"/>
      </w:pPr>
      <w:rPr>
        <w:rFonts w:ascii="Times New Roman" w:hAnsi="Times New Roman" w:hint="default"/>
      </w:rPr>
    </w:lvl>
    <w:lvl w:ilvl="3" w:tplc="3744B7F4" w:tentative="1">
      <w:start w:val="1"/>
      <w:numFmt w:val="bullet"/>
      <w:lvlText w:val="•"/>
      <w:lvlJc w:val="left"/>
      <w:pPr>
        <w:tabs>
          <w:tab w:val="num" w:pos="2880"/>
        </w:tabs>
        <w:ind w:left="2880" w:hanging="360"/>
      </w:pPr>
      <w:rPr>
        <w:rFonts w:ascii="Times New Roman" w:hAnsi="Times New Roman" w:hint="default"/>
      </w:rPr>
    </w:lvl>
    <w:lvl w:ilvl="4" w:tplc="797C2488" w:tentative="1">
      <w:start w:val="1"/>
      <w:numFmt w:val="bullet"/>
      <w:lvlText w:val="•"/>
      <w:lvlJc w:val="left"/>
      <w:pPr>
        <w:tabs>
          <w:tab w:val="num" w:pos="3600"/>
        </w:tabs>
        <w:ind w:left="3600" w:hanging="360"/>
      </w:pPr>
      <w:rPr>
        <w:rFonts w:ascii="Times New Roman" w:hAnsi="Times New Roman" w:hint="default"/>
      </w:rPr>
    </w:lvl>
    <w:lvl w:ilvl="5" w:tplc="D21899C6" w:tentative="1">
      <w:start w:val="1"/>
      <w:numFmt w:val="bullet"/>
      <w:lvlText w:val="•"/>
      <w:lvlJc w:val="left"/>
      <w:pPr>
        <w:tabs>
          <w:tab w:val="num" w:pos="4320"/>
        </w:tabs>
        <w:ind w:left="4320" w:hanging="360"/>
      </w:pPr>
      <w:rPr>
        <w:rFonts w:ascii="Times New Roman" w:hAnsi="Times New Roman" w:hint="default"/>
      </w:rPr>
    </w:lvl>
    <w:lvl w:ilvl="6" w:tplc="BBC60D76" w:tentative="1">
      <w:start w:val="1"/>
      <w:numFmt w:val="bullet"/>
      <w:lvlText w:val="•"/>
      <w:lvlJc w:val="left"/>
      <w:pPr>
        <w:tabs>
          <w:tab w:val="num" w:pos="5040"/>
        </w:tabs>
        <w:ind w:left="5040" w:hanging="360"/>
      </w:pPr>
      <w:rPr>
        <w:rFonts w:ascii="Times New Roman" w:hAnsi="Times New Roman" w:hint="default"/>
      </w:rPr>
    </w:lvl>
    <w:lvl w:ilvl="7" w:tplc="DED653DC" w:tentative="1">
      <w:start w:val="1"/>
      <w:numFmt w:val="bullet"/>
      <w:lvlText w:val="•"/>
      <w:lvlJc w:val="left"/>
      <w:pPr>
        <w:tabs>
          <w:tab w:val="num" w:pos="5760"/>
        </w:tabs>
        <w:ind w:left="5760" w:hanging="360"/>
      </w:pPr>
      <w:rPr>
        <w:rFonts w:ascii="Times New Roman" w:hAnsi="Times New Roman" w:hint="default"/>
      </w:rPr>
    </w:lvl>
    <w:lvl w:ilvl="8" w:tplc="8EDAB20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255806"/>
    <w:multiLevelType w:val="hybridMultilevel"/>
    <w:tmpl w:val="5394A44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195E79"/>
    <w:multiLevelType w:val="hybridMultilevel"/>
    <w:tmpl w:val="81365FFC"/>
    <w:lvl w:ilvl="0" w:tplc="B5306CA2">
      <w:numFmt w:val="bullet"/>
      <w:lvlText w:val=""/>
      <w:lvlJc w:val="left"/>
      <w:pPr>
        <w:tabs>
          <w:tab w:val="num" w:pos="720"/>
        </w:tabs>
        <w:ind w:left="720" w:hanging="360"/>
      </w:pPr>
      <w:rPr>
        <w:rFonts w:ascii="Symbol" w:eastAsia="Times New Roman" w:hAnsi="Symbol"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491BE8"/>
    <w:multiLevelType w:val="hybridMultilevel"/>
    <w:tmpl w:val="408E0B1A"/>
    <w:lvl w:ilvl="0" w:tplc="B5306CA2">
      <w:numFmt w:val="bullet"/>
      <w:lvlText w:val=""/>
      <w:lvlJc w:val="left"/>
      <w:pPr>
        <w:tabs>
          <w:tab w:val="num" w:pos="720"/>
        </w:tabs>
        <w:ind w:left="720" w:hanging="360"/>
      </w:pPr>
      <w:rPr>
        <w:rFonts w:ascii="Symbol" w:eastAsia="Times New Roman" w:hAnsi="Symbol"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BE21F5"/>
    <w:multiLevelType w:val="multilevel"/>
    <w:tmpl w:val="DCFE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B8600B"/>
    <w:multiLevelType w:val="multilevel"/>
    <w:tmpl w:val="408E0B1A"/>
    <w:lvl w:ilvl="0">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B90233"/>
    <w:multiLevelType w:val="hybridMultilevel"/>
    <w:tmpl w:val="2690C640"/>
    <w:lvl w:ilvl="0" w:tplc="9C944670">
      <w:start w:val="1"/>
      <w:numFmt w:val="bullet"/>
      <w:lvlText w:val="-"/>
      <w:lvlJc w:val="left"/>
      <w:pPr>
        <w:tabs>
          <w:tab w:val="num" w:pos="720"/>
        </w:tabs>
        <w:ind w:left="720" w:hanging="360"/>
      </w:pPr>
      <w:rPr>
        <w:rFonts w:ascii="Courier New" w:hAnsi="Courier New"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195512"/>
    <w:multiLevelType w:val="hybridMultilevel"/>
    <w:tmpl w:val="A12A6E50"/>
    <w:lvl w:ilvl="0" w:tplc="B5306CA2">
      <w:start w:val="1"/>
      <w:numFmt w:val="bullet"/>
      <w:lvlText w:val=""/>
      <w:lvlJc w:val="left"/>
      <w:pPr>
        <w:tabs>
          <w:tab w:val="num" w:pos="720"/>
        </w:tabs>
        <w:ind w:left="720" w:hanging="360"/>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A47346"/>
    <w:multiLevelType w:val="multilevel"/>
    <w:tmpl w:val="2FFA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04197E"/>
    <w:multiLevelType w:val="hybridMultilevel"/>
    <w:tmpl w:val="A956CC06"/>
    <w:lvl w:ilvl="0" w:tplc="04130015">
      <w:start w:val="1"/>
      <w:numFmt w:val="upperLetter"/>
      <w:lvlText w:val="%1."/>
      <w:lvlJc w:val="left"/>
      <w:pPr>
        <w:tabs>
          <w:tab w:val="num" w:pos="2520"/>
        </w:tabs>
        <w:ind w:left="2520" w:hanging="360"/>
      </w:pPr>
      <w:rPr>
        <w:rFonts w:hint="default"/>
      </w:rPr>
    </w:lvl>
    <w:lvl w:ilvl="1" w:tplc="04130003" w:tentative="1">
      <w:start w:val="1"/>
      <w:numFmt w:val="bullet"/>
      <w:lvlText w:val="o"/>
      <w:lvlJc w:val="left"/>
      <w:pPr>
        <w:ind w:left="3240" w:hanging="360"/>
      </w:pPr>
      <w:rPr>
        <w:rFonts w:ascii="Courier New" w:hAnsi="Courier New" w:cs="Courier New" w:hint="default"/>
      </w:rPr>
    </w:lvl>
    <w:lvl w:ilvl="2" w:tplc="04130005" w:tentative="1">
      <w:start w:val="1"/>
      <w:numFmt w:val="bullet"/>
      <w:lvlText w:val=""/>
      <w:lvlJc w:val="left"/>
      <w:pPr>
        <w:ind w:left="3960" w:hanging="360"/>
      </w:pPr>
      <w:rPr>
        <w:rFonts w:ascii="Wingdings" w:hAnsi="Wingdings" w:hint="default"/>
      </w:rPr>
    </w:lvl>
    <w:lvl w:ilvl="3" w:tplc="04130001" w:tentative="1">
      <w:start w:val="1"/>
      <w:numFmt w:val="bullet"/>
      <w:lvlText w:val=""/>
      <w:lvlJc w:val="left"/>
      <w:pPr>
        <w:ind w:left="4680" w:hanging="360"/>
      </w:pPr>
      <w:rPr>
        <w:rFonts w:ascii="Symbol" w:hAnsi="Symbol" w:hint="default"/>
      </w:rPr>
    </w:lvl>
    <w:lvl w:ilvl="4" w:tplc="04130003" w:tentative="1">
      <w:start w:val="1"/>
      <w:numFmt w:val="bullet"/>
      <w:lvlText w:val="o"/>
      <w:lvlJc w:val="left"/>
      <w:pPr>
        <w:ind w:left="5400" w:hanging="360"/>
      </w:pPr>
      <w:rPr>
        <w:rFonts w:ascii="Courier New" w:hAnsi="Courier New" w:cs="Courier New" w:hint="default"/>
      </w:rPr>
    </w:lvl>
    <w:lvl w:ilvl="5" w:tplc="04130005" w:tentative="1">
      <w:start w:val="1"/>
      <w:numFmt w:val="bullet"/>
      <w:lvlText w:val=""/>
      <w:lvlJc w:val="left"/>
      <w:pPr>
        <w:ind w:left="6120" w:hanging="360"/>
      </w:pPr>
      <w:rPr>
        <w:rFonts w:ascii="Wingdings" w:hAnsi="Wingdings" w:hint="default"/>
      </w:rPr>
    </w:lvl>
    <w:lvl w:ilvl="6" w:tplc="04130001" w:tentative="1">
      <w:start w:val="1"/>
      <w:numFmt w:val="bullet"/>
      <w:lvlText w:val=""/>
      <w:lvlJc w:val="left"/>
      <w:pPr>
        <w:ind w:left="6840" w:hanging="360"/>
      </w:pPr>
      <w:rPr>
        <w:rFonts w:ascii="Symbol" w:hAnsi="Symbol" w:hint="default"/>
      </w:rPr>
    </w:lvl>
    <w:lvl w:ilvl="7" w:tplc="04130003" w:tentative="1">
      <w:start w:val="1"/>
      <w:numFmt w:val="bullet"/>
      <w:lvlText w:val="o"/>
      <w:lvlJc w:val="left"/>
      <w:pPr>
        <w:ind w:left="7560" w:hanging="360"/>
      </w:pPr>
      <w:rPr>
        <w:rFonts w:ascii="Courier New" w:hAnsi="Courier New" w:cs="Courier New" w:hint="default"/>
      </w:rPr>
    </w:lvl>
    <w:lvl w:ilvl="8" w:tplc="04130005" w:tentative="1">
      <w:start w:val="1"/>
      <w:numFmt w:val="bullet"/>
      <w:lvlText w:val=""/>
      <w:lvlJc w:val="left"/>
      <w:pPr>
        <w:ind w:left="8280" w:hanging="360"/>
      </w:pPr>
      <w:rPr>
        <w:rFonts w:ascii="Wingdings" w:hAnsi="Wingdings" w:hint="default"/>
      </w:rPr>
    </w:lvl>
  </w:abstractNum>
  <w:abstractNum w:abstractNumId="26" w15:restartNumberingAfterBreak="0">
    <w:nsid w:val="61B34E75"/>
    <w:multiLevelType w:val="hybridMultilevel"/>
    <w:tmpl w:val="57C44DC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1E0379"/>
    <w:multiLevelType w:val="multilevel"/>
    <w:tmpl w:val="BFB6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F0872"/>
    <w:multiLevelType w:val="hybridMultilevel"/>
    <w:tmpl w:val="6B66C02A"/>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576ABE"/>
    <w:multiLevelType w:val="hybridMultilevel"/>
    <w:tmpl w:val="A1E8F1F4"/>
    <w:name w:val="WW8Num38"/>
    <w:lvl w:ilvl="0" w:tplc="FFFFFFFF">
      <w:start w:val="1"/>
      <w:numFmt w:val="bullet"/>
      <w:lvlText w:val="-"/>
      <w:lvlJc w:val="left"/>
      <w:pPr>
        <w:ind w:left="720" w:hanging="360"/>
      </w:pPr>
      <w:rPr>
        <w:rFonts w:ascii="Arial" w:eastAsia="Times New Roman" w:hAnsi="Aria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F5A75B9"/>
    <w:multiLevelType w:val="hybridMultilevel"/>
    <w:tmpl w:val="F176D6D0"/>
    <w:lvl w:ilvl="0" w:tplc="729AE210">
      <w:start w:val="1"/>
      <w:numFmt w:val="bullet"/>
      <w:lvlText w:val="-"/>
      <w:lvlJc w:val="left"/>
      <w:pPr>
        <w:tabs>
          <w:tab w:val="num" w:pos="720"/>
        </w:tabs>
        <w:ind w:left="720" w:hanging="360"/>
      </w:pPr>
      <w:rPr>
        <w:rFonts w:ascii="Times New Roman" w:hAnsi="Times New Roman" w:hint="default"/>
      </w:rPr>
    </w:lvl>
    <w:lvl w:ilvl="1" w:tplc="FBD8576C">
      <w:start w:val="169"/>
      <w:numFmt w:val="bullet"/>
      <w:lvlText w:val="-"/>
      <w:lvlJc w:val="left"/>
      <w:pPr>
        <w:tabs>
          <w:tab w:val="num" w:pos="1440"/>
        </w:tabs>
        <w:ind w:left="1440" w:hanging="360"/>
      </w:pPr>
      <w:rPr>
        <w:rFonts w:ascii="Times New Roman" w:hAnsi="Times New Roman" w:hint="default"/>
      </w:rPr>
    </w:lvl>
    <w:lvl w:ilvl="2" w:tplc="28DE3B84" w:tentative="1">
      <w:start w:val="1"/>
      <w:numFmt w:val="bullet"/>
      <w:lvlText w:val="-"/>
      <w:lvlJc w:val="left"/>
      <w:pPr>
        <w:tabs>
          <w:tab w:val="num" w:pos="2160"/>
        </w:tabs>
        <w:ind w:left="2160" w:hanging="360"/>
      </w:pPr>
      <w:rPr>
        <w:rFonts w:ascii="Times New Roman" w:hAnsi="Times New Roman" w:hint="default"/>
      </w:rPr>
    </w:lvl>
    <w:lvl w:ilvl="3" w:tplc="AFF4D862" w:tentative="1">
      <w:start w:val="1"/>
      <w:numFmt w:val="bullet"/>
      <w:lvlText w:val="-"/>
      <w:lvlJc w:val="left"/>
      <w:pPr>
        <w:tabs>
          <w:tab w:val="num" w:pos="2880"/>
        </w:tabs>
        <w:ind w:left="2880" w:hanging="360"/>
      </w:pPr>
      <w:rPr>
        <w:rFonts w:ascii="Times New Roman" w:hAnsi="Times New Roman" w:hint="default"/>
      </w:rPr>
    </w:lvl>
    <w:lvl w:ilvl="4" w:tplc="E904E54E" w:tentative="1">
      <w:start w:val="1"/>
      <w:numFmt w:val="bullet"/>
      <w:lvlText w:val="-"/>
      <w:lvlJc w:val="left"/>
      <w:pPr>
        <w:tabs>
          <w:tab w:val="num" w:pos="3600"/>
        </w:tabs>
        <w:ind w:left="3600" w:hanging="360"/>
      </w:pPr>
      <w:rPr>
        <w:rFonts w:ascii="Times New Roman" w:hAnsi="Times New Roman" w:hint="default"/>
      </w:rPr>
    </w:lvl>
    <w:lvl w:ilvl="5" w:tplc="9458891C" w:tentative="1">
      <w:start w:val="1"/>
      <w:numFmt w:val="bullet"/>
      <w:lvlText w:val="-"/>
      <w:lvlJc w:val="left"/>
      <w:pPr>
        <w:tabs>
          <w:tab w:val="num" w:pos="4320"/>
        </w:tabs>
        <w:ind w:left="4320" w:hanging="360"/>
      </w:pPr>
      <w:rPr>
        <w:rFonts w:ascii="Times New Roman" w:hAnsi="Times New Roman" w:hint="default"/>
      </w:rPr>
    </w:lvl>
    <w:lvl w:ilvl="6" w:tplc="67BCF8B6" w:tentative="1">
      <w:start w:val="1"/>
      <w:numFmt w:val="bullet"/>
      <w:lvlText w:val="-"/>
      <w:lvlJc w:val="left"/>
      <w:pPr>
        <w:tabs>
          <w:tab w:val="num" w:pos="5040"/>
        </w:tabs>
        <w:ind w:left="5040" w:hanging="360"/>
      </w:pPr>
      <w:rPr>
        <w:rFonts w:ascii="Times New Roman" w:hAnsi="Times New Roman" w:hint="default"/>
      </w:rPr>
    </w:lvl>
    <w:lvl w:ilvl="7" w:tplc="1212A1B8" w:tentative="1">
      <w:start w:val="1"/>
      <w:numFmt w:val="bullet"/>
      <w:lvlText w:val="-"/>
      <w:lvlJc w:val="left"/>
      <w:pPr>
        <w:tabs>
          <w:tab w:val="num" w:pos="5760"/>
        </w:tabs>
        <w:ind w:left="5760" w:hanging="360"/>
      </w:pPr>
      <w:rPr>
        <w:rFonts w:ascii="Times New Roman" w:hAnsi="Times New Roman" w:hint="default"/>
      </w:rPr>
    </w:lvl>
    <w:lvl w:ilvl="8" w:tplc="88B4D20A"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0"/>
  </w:num>
  <w:num w:numId="3">
    <w:abstractNumId w:val="19"/>
  </w:num>
  <w:num w:numId="4">
    <w:abstractNumId w:val="6"/>
  </w:num>
  <w:num w:numId="5">
    <w:abstractNumId w:val="23"/>
  </w:num>
  <w:num w:numId="6">
    <w:abstractNumId w:val="7"/>
  </w:num>
  <w:num w:numId="7">
    <w:abstractNumId w:val="21"/>
  </w:num>
  <w:num w:numId="8">
    <w:abstractNumId w:val="22"/>
  </w:num>
  <w:num w:numId="9">
    <w:abstractNumId w:val="2"/>
  </w:num>
  <w:num w:numId="10">
    <w:abstractNumId w:val="28"/>
  </w:num>
  <w:num w:numId="11">
    <w:abstractNumId w:val="18"/>
  </w:num>
  <w:num w:numId="12">
    <w:abstractNumId w:val="11"/>
  </w:num>
  <w:num w:numId="13">
    <w:abstractNumId w:val="29"/>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9"/>
  </w:num>
  <w:num w:numId="18">
    <w:abstractNumId w:val="14"/>
  </w:num>
  <w:num w:numId="19">
    <w:abstractNumId w:val="4"/>
  </w:num>
  <w:num w:numId="20">
    <w:abstractNumId w:val="27"/>
  </w:num>
  <w:num w:numId="21">
    <w:abstractNumId w:val="26"/>
  </w:num>
  <w:num w:numId="22">
    <w:abstractNumId w:val="24"/>
  </w:num>
  <w:num w:numId="23">
    <w:abstractNumId w:val="20"/>
  </w:num>
  <w:num w:numId="24">
    <w:abstractNumId w:val="5"/>
  </w:num>
  <w:num w:numId="25">
    <w:abstractNumId w:val="8"/>
  </w:num>
  <w:num w:numId="26">
    <w:abstractNumId w:val="16"/>
  </w:num>
  <w:num w:numId="27">
    <w:abstractNumId w:val="30"/>
  </w:num>
  <w:num w:numId="28">
    <w:abstractNumId w:val="13"/>
  </w:num>
  <w:num w:numId="29">
    <w:abstractNumId w:val="25"/>
  </w:num>
  <w:num w:numId="30">
    <w:abstractNumId w:val="0"/>
  </w:num>
  <w:num w:numId="31">
    <w:abstractNumId w:val="1"/>
  </w:num>
  <w:num w:numId="32">
    <w:abstractNumId w:val="17"/>
  </w:num>
  <w:num w:numId="3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ems, P.H. (Peter)">
    <w15:presenceInfo w15:providerId="AD" w15:userId="S-1-5-21-1104492580-2141259050-3462381582-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BAD"/>
    <w:rsid w:val="0000074B"/>
    <w:rsid w:val="00000E98"/>
    <w:rsid w:val="0000154A"/>
    <w:rsid w:val="0000521C"/>
    <w:rsid w:val="00006484"/>
    <w:rsid w:val="0000705E"/>
    <w:rsid w:val="00007C90"/>
    <w:rsid w:val="00010291"/>
    <w:rsid w:val="00011FA6"/>
    <w:rsid w:val="00012736"/>
    <w:rsid w:val="00012935"/>
    <w:rsid w:val="00012C65"/>
    <w:rsid w:val="00013315"/>
    <w:rsid w:val="000137D4"/>
    <w:rsid w:val="00014EA2"/>
    <w:rsid w:val="000168CB"/>
    <w:rsid w:val="00017208"/>
    <w:rsid w:val="000176A6"/>
    <w:rsid w:val="0002196A"/>
    <w:rsid w:val="000243B0"/>
    <w:rsid w:val="00025FDF"/>
    <w:rsid w:val="00026760"/>
    <w:rsid w:val="00026B75"/>
    <w:rsid w:val="0002727B"/>
    <w:rsid w:val="00027F36"/>
    <w:rsid w:val="00030ED0"/>
    <w:rsid w:val="00034865"/>
    <w:rsid w:val="0003488C"/>
    <w:rsid w:val="00035326"/>
    <w:rsid w:val="0003586E"/>
    <w:rsid w:val="000359A3"/>
    <w:rsid w:val="000367B1"/>
    <w:rsid w:val="00036C72"/>
    <w:rsid w:val="0003725B"/>
    <w:rsid w:val="000374E1"/>
    <w:rsid w:val="00037C27"/>
    <w:rsid w:val="000409C4"/>
    <w:rsid w:val="00040FB4"/>
    <w:rsid w:val="00041586"/>
    <w:rsid w:val="00042416"/>
    <w:rsid w:val="00042AA6"/>
    <w:rsid w:val="000433A2"/>
    <w:rsid w:val="00044149"/>
    <w:rsid w:val="00045CB7"/>
    <w:rsid w:val="000460F2"/>
    <w:rsid w:val="00047B55"/>
    <w:rsid w:val="00050BDF"/>
    <w:rsid w:val="000519D2"/>
    <w:rsid w:val="00051A3C"/>
    <w:rsid w:val="00052BA3"/>
    <w:rsid w:val="00052FE3"/>
    <w:rsid w:val="000537D3"/>
    <w:rsid w:val="00053AD7"/>
    <w:rsid w:val="00053DBD"/>
    <w:rsid w:val="00054CA1"/>
    <w:rsid w:val="00054F72"/>
    <w:rsid w:val="00054FB2"/>
    <w:rsid w:val="000563EE"/>
    <w:rsid w:val="0005672F"/>
    <w:rsid w:val="00060034"/>
    <w:rsid w:val="0006029A"/>
    <w:rsid w:val="000631A9"/>
    <w:rsid w:val="0006368F"/>
    <w:rsid w:val="0006511A"/>
    <w:rsid w:val="000676CE"/>
    <w:rsid w:val="00067B3E"/>
    <w:rsid w:val="00067BD0"/>
    <w:rsid w:val="00070C25"/>
    <w:rsid w:val="00071594"/>
    <w:rsid w:val="00073246"/>
    <w:rsid w:val="00073643"/>
    <w:rsid w:val="000742C6"/>
    <w:rsid w:val="00075746"/>
    <w:rsid w:val="00075C34"/>
    <w:rsid w:val="00076A1E"/>
    <w:rsid w:val="00076B2B"/>
    <w:rsid w:val="00077593"/>
    <w:rsid w:val="00077ECD"/>
    <w:rsid w:val="00082F48"/>
    <w:rsid w:val="00083C15"/>
    <w:rsid w:val="00084980"/>
    <w:rsid w:val="0008640A"/>
    <w:rsid w:val="0008718C"/>
    <w:rsid w:val="000939F4"/>
    <w:rsid w:val="0009425B"/>
    <w:rsid w:val="0009492A"/>
    <w:rsid w:val="000966AB"/>
    <w:rsid w:val="00097556"/>
    <w:rsid w:val="000A0416"/>
    <w:rsid w:val="000A1DFA"/>
    <w:rsid w:val="000A37C3"/>
    <w:rsid w:val="000A38A6"/>
    <w:rsid w:val="000A4512"/>
    <w:rsid w:val="000A51AF"/>
    <w:rsid w:val="000A7145"/>
    <w:rsid w:val="000A7F66"/>
    <w:rsid w:val="000B032C"/>
    <w:rsid w:val="000B131C"/>
    <w:rsid w:val="000B58AB"/>
    <w:rsid w:val="000B6184"/>
    <w:rsid w:val="000B6BA3"/>
    <w:rsid w:val="000B6F5E"/>
    <w:rsid w:val="000C073E"/>
    <w:rsid w:val="000C0D77"/>
    <w:rsid w:val="000C1AAD"/>
    <w:rsid w:val="000C51E5"/>
    <w:rsid w:val="000C70CF"/>
    <w:rsid w:val="000D0419"/>
    <w:rsid w:val="000D0964"/>
    <w:rsid w:val="000D0D9F"/>
    <w:rsid w:val="000D13CF"/>
    <w:rsid w:val="000D22C7"/>
    <w:rsid w:val="000D3DD7"/>
    <w:rsid w:val="000D4C40"/>
    <w:rsid w:val="000D4D3F"/>
    <w:rsid w:val="000D6C02"/>
    <w:rsid w:val="000E0249"/>
    <w:rsid w:val="000E07DD"/>
    <w:rsid w:val="000E0A10"/>
    <w:rsid w:val="000E0A17"/>
    <w:rsid w:val="000E15BE"/>
    <w:rsid w:val="000E47E1"/>
    <w:rsid w:val="000E6FB9"/>
    <w:rsid w:val="000F1625"/>
    <w:rsid w:val="000F2340"/>
    <w:rsid w:val="000F6118"/>
    <w:rsid w:val="000F6861"/>
    <w:rsid w:val="000F6F7E"/>
    <w:rsid w:val="000F7116"/>
    <w:rsid w:val="000F7170"/>
    <w:rsid w:val="000F7F6A"/>
    <w:rsid w:val="001000FC"/>
    <w:rsid w:val="001026A1"/>
    <w:rsid w:val="00102DB1"/>
    <w:rsid w:val="00102EA6"/>
    <w:rsid w:val="00104945"/>
    <w:rsid w:val="00104BCB"/>
    <w:rsid w:val="00105AB8"/>
    <w:rsid w:val="00110E94"/>
    <w:rsid w:val="00111C06"/>
    <w:rsid w:val="00112495"/>
    <w:rsid w:val="00112B10"/>
    <w:rsid w:val="00113053"/>
    <w:rsid w:val="001137DD"/>
    <w:rsid w:val="00113B74"/>
    <w:rsid w:val="0011433A"/>
    <w:rsid w:val="00116FF8"/>
    <w:rsid w:val="00121602"/>
    <w:rsid w:val="0012306A"/>
    <w:rsid w:val="001244DA"/>
    <w:rsid w:val="00127887"/>
    <w:rsid w:val="00131736"/>
    <w:rsid w:val="00132A3F"/>
    <w:rsid w:val="00134987"/>
    <w:rsid w:val="00134C1F"/>
    <w:rsid w:val="00135C61"/>
    <w:rsid w:val="00135D42"/>
    <w:rsid w:val="00140458"/>
    <w:rsid w:val="001405F7"/>
    <w:rsid w:val="00141F21"/>
    <w:rsid w:val="00142671"/>
    <w:rsid w:val="001429E7"/>
    <w:rsid w:val="00142AE1"/>
    <w:rsid w:val="001430BA"/>
    <w:rsid w:val="0014382F"/>
    <w:rsid w:val="001438B6"/>
    <w:rsid w:val="00143EB0"/>
    <w:rsid w:val="00143FC5"/>
    <w:rsid w:val="001443A7"/>
    <w:rsid w:val="00144E55"/>
    <w:rsid w:val="0014529B"/>
    <w:rsid w:val="00147812"/>
    <w:rsid w:val="00147E15"/>
    <w:rsid w:val="00153775"/>
    <w:rsid w:val="00153EFC"/>
    <w:rsid w:val="0015553B"/>
    <w:rsid w:val="00157A76"/>
    <w:rsid w:val="00161B59"/>
    <w:rsid w:val="00161C91"/>
    <w:rsid w:val="00161FE2"/>
    <w:rsid w:val="001621B4"/>
    <w:rsid w:val="0016262F"/>
    <w:rsid w:val="00162C34"/>
    <w:rsid w:val="001634B4"/>
    <w:rsid w:val="0016397C"/>
    <w:rsid w:val="00163E84"/>
    <w:rsid w:val="001649F9"/>
    <w:rsid w:val="001657AD"/>
    <w:rsid w:val="00165894"/>
    <w:rsid w:val="00165F09"/>
    <w:rsid w:val="001667CE"/>
    <w:rsid w:val="001678CA"/>
    <w:rsid w:val="00170DA8"/>
    <w:rsid w:val="00171D89"/>
    <w:rsid w:val="00172EBB"/>
    <w:rsid w:val="001730BD"/>
    <w:rsid w:val="00173126"/>
    <w:rsid w:val="001736CD"/>
    <w:rsid w:val="00173881"/>
    <w:rsid w:val="00174433"/>
    <w:rsid w:val="001748BC"/>
    <w:rsid w:val="001758F5"/>
    <w:rsid w:val="00175F00"/>
    <w:rsid w:val="001815D7"/>
    <w:rsid w:val="001815E8"/>
    <w:rsid w:val="00182054"/>
    <w:rsid w:val="00182293"/>
    <w:rsid w:val="00184262"/>
    <w:rsid w:val="00185A85"/>
    <w:rsid w:val="00185B9E"/>
    <w:rsid w:val="0018695D"/>
    <w:rsid w:val="001871EF"/>
    <w:rsid w:val="00187281"/>
    <w:rsid w:val="00187306"/>
    <w:rsid w:val="00190333"/>
    <w:rsid w:val="00190879"/>
    <w:rsid w:val="00190A7F"/>
    <w:rsid w:val="00190E34"/>
    <w:rsid w:val="00192982"/>
    <w:rsid w:val="001935E3"/>
    <w:rsid w:val="0019390C"/>
    <w:rsid w:val="00193A2A"/>
    <w:rsid w:val="00194F31"/>
    <w:rsid w:val="00197CAC"/>
    <w:rsid w:val="001A0423"/>
    <w:rsid w:val="001A06BF"/>
    <w:rsid w:val="001A1E28"/>
    <w:rsid w:val="001A3CBD"/>
    <w:rsid w:val="001A5271"/>
    <w:rsid w:val="001A69CF"/>
    <w:rsid w:val="001A6DDC"/>
    <w:rsid w:val="001A74CC"/>
    <w:rsid w:val="001B0DC7"/>
    <w:rsid w:val="001B1E89"/>
    <w:rsid w:val="001B2780"/>
    <w:rsid w:val="001B3F04"/>
    <w:rsid w:val="001B52DE"/>
    <w:rsid w:val="001B5FC8"/>
    <w:rsid w:val="001B7AA6"/>
    <w:rsid w:val="001C0E1E"/>
    <w:rsid w:val="001C0F18"/>
    <w:rsid w:val="001C1C2A"/>
    <w:rsid w:val="001C31E9"/>
    <w:rsid w:val="001C3C98"/>
    <w:rsid w:val="001C3E69"/>
    <w:rsid w:val="001C42A1"/>
    <w:rsid w:val="001C5BF5"/>
    <w:rsid w:val="001C78BB"/>
    <w:rsid w:val="001C7973"/>
    <w:rsid w:val="001C7E21"/>
    <w:rsid w:val="001D06E8"/>
    <w:rsid w:val="001D37CF"/>
    <w:rsid w:val="001D69C9"/>
    <w:rsid w:val="001D6FAC"/>
    <w:rsid w:val="001D7998"/>
    <w:rsid w:val="001E000D"/>
    <w:rsid w:val="001E0F86"/>
    <w:rsid w:val="001E2282"/>
    <w:rsid w:val="001E2B70"/>
    <w:rsid w:val="001E3925"/>
    <w:rsid w:val="001E4840"/>
    <w:rsid w:val="001E4E24"/>
    <w:rsid w:val="001E609E"/>
    <w:rsid w:val="001E7305"/>
    <w:rsid w:val="001F049D"/>
    <w:rsid w:val="001F0F03"/>
    <w:rsid w:val="001F1CD3"/>
    <w:rsid w:val="001F22B0"/>
    <w:rsid w:val="001F3AE8"/>
    <w:rsid w:val="001F4DF8"/>
    <w:rsid w:val="001F6F07"/>
    <w:rsid w:val="001F73B7"/>
    <w:rsid w:val="001F7A4A"/>
    <w:rsid w:val="0020043F"/>
    <w:rsid w:val="00200A0E"/>
    <w:rsid w:val="00200AC9"/>
    <w:rsid w:val="002014C1"/>
    <w:rsid w:val="00201A02"/>
    <w:rsid w:val="00203078"/>
    <w:rsid w:val="00203F59"/>
    <w:rsid w:val="00205566"/>
    <w:rsid w:val="0020592B"/>
    <w:rsid w:val="00210A51"/>
    <w:rsid w:val="00213A36"/>
    <w:rsid w:val="00213F20"/>
    <w:rsid w:val="00214E8D"/>
    <w:rsid w:val="00214FF1"/>
    <w:rsid w:val="00220F6F"/>
    <w:rsid w:val="00221B49"/>
    <w:rsid w:val="0022202E"/>
    <w:rsid w:val="00222FFF"/>
    <w:rsid w:val="002236D9"/>
    <w:rsid w:val="002261EC"/>
    <w:rsid w:val="00226ED6"/>
    <w:rsid w:val="0023079C"/>
    <w:rsid w:val="00233C5E"/>
    <w:rsid w:val="0023421D"/>
    <w:rsid w:val="002347C8"/>
    <w:rsid w:val="00236780"/>
    <w:rsid w:val="00236A9C"/>
    <w:rsid w:val="00236F64"/>
    <w:rsid w:val="00241DE3"/>
    <w:rsid w:val="002434F8"/>
    <w:rsid w:val="00243B97"/>
    <w:rsid w:val="0025007E"/>
    <w:rsid w:val="00251077"/>
    <w:rsid w:val="002511E6"/>
    <w:rsid w:val="00251940"/>
    <w:rsid w:val="002523CE"/>
    <w:rsid w:val="00254025"/>
    <w:rsid w:val="00254D2E"/>
    <w:rsid w:val="00255CBC"/>
    <w:rsid w:val="002561BC"/>
    <w:rsid w:val="002562D2"/>
    <w:rsid w:val="00256BEC"/>
    <w:rsid w:val="00256F2B"/>
    <w:rsid w:val="00257D33"/>
    <w:rsid w:val="00260917"/>
    <w:rsid w:val="00261328"/>
    <w:rsid w:val="00265D02"/>
    <w:rsid w:val="0026668F"/>
    <w:rsid w:val="00266B7B"/>
    <w:rsid w:val="00266C97"/>
    <w:rsid w:val="00267467"/>
    <w:rsid w:val="0027081D"/>
    <w:rsid w:val="002752C4"/>
    <w:rsid w:val="00275739"/>
    <w:rsid w:val="0027593D"/>
    <w:rsid w:val="0027779B"/>
    <w:rsid w:val="00277890"/>
    <w:rsid w:val="00280E39"/>
    <w:rsid w:val="002819CD"/>
    <w:rsid w:val="002825B9"/>
    <w:rsid w:val="002825D6"/>
    <w:rsid w:val="00283FCB"/>
    <w:rsid w:val="00285CE6"/>
    <w:rsid w:val="00285F66"/>
    <w:rsid w:val="00286022"/>
    <w:rsid w:val="002860DF"/>
    <w:rsid w:val="002867C5"/>
    <w:rsid w:val="00286D29"/>
    <w:rsid w:val="00286EDE"/>
    <w:rsid w:val="0028742C"/>
    <w:rsid w:val="002879DC"/>
    <w:rsid w:val="00291013"/>
    <w:rsid w:val="002914D6"/>
    <w:rsid w:val="002936C9"/>
    <w:rsid w:val="00293A47"/>
    <w:rsid w:val="002945BB"/>
    <w:rsid w:val="00295813"/>
    <w:rsid w:val="002963BE"/>
    <w:rsid w:val="00296ABF"/>
    <w:rsid w:val="002971AE"/>
    <w:rsid w:val="002A1244"/>
    <w:rsid w:val="002A2BDE"/>
    <w:rsid w:val="002A3362"/>
    <w:rsid w:val="002A3643"/>
    <w:rsid w:val="002A4050"/>
    <w:rsid w:val="002A4E58"/>
    <w:rsid w:val="002A55DD"/>
    <w:rsid w:val="002B0B9B"/>
    <w:rsid w:val="002B0D5C"/>
    <w:rsid w:val="002B2587"/>
    <w:rsid w:val="002B3298"/>
    <w:rsid w:val="002B36F5"/>
    <w:rsid w:val="002C1A9D"/>
    <w:rsid w:val="002C1BED"/>
    <w:rsid w:val="002C2210"/>
    <w:rsid w:val="002C308F"/>
    <w:rsid w:val="002C35A8"/>
    <w:rsid w:val="002C61F0"/>
    <w:rsid w:val="002C6391"/>
    <w:rsid w:val="002C6525"/>
    <w:rsid w:val="002C6CEB"/>
    <w:rsid w:val="002D1D33"/>
    <w:rsid w:val="002D34A3"/>
    <w:rsid w:val="002D4392"/>
    <w:rsid w:val="002D4FAA"/>
    <w:rsid w:val="002D5D1C"/>
    <w:rsid w:val="002D7919"/>
    <w:rsid w:val="002E0B0A"/>
    <w:rsid w:val="002E0D72"/>
    <w:rsid w:val="002E26DD"/>
    <w:rsid w:val="002E54A5"/>
    <w:rsid w:val="002F0B7F"/>
    <w:rsid w:val="002F3824"/>
    <w:rsid w:val="002F46AE"/>
    <w:rsid w:val="002F5B75"/>
    <w:rsid w:val="002F69EF"/>
    <w:rsid w:val="002F7C37"/>
    <w:rsid w:val="003042A1"/>
    <w:rsid w:val="00306D09"/>
    <w:rsid w:val="00307165"/>
    <w:rsid w:val="0030758A"/>
    <w:rsid w:val="00314B12"/>
    <w:rsid w:val="003157E9"/>
    <w:rsid w:val="0032044B"/>
    <w:rsid w:val="003206CC"/>
    <w:rsid w:val="003228A9"/>
    <w:rsid w:val="003248CB"/>
    <w:rsid w:val="003253B4"/>
    <w:rsid w:val="00326021"/>
    <w:rsid w:val="00326999"/>
    <w:rsid w:val="00326B97"/>
    <w:rsid w:val="0032753F"/>
    <w:rsid w:val="00327F53"/>
    <w:rsid w:val="00331EEE"/>
    <w:rsid w:val="00332D1A"/>
    <w:rsid w:val="00333965"/>
    <w:rsid w:val="00334117"/>
    <w:rsid w:val="0034249B"/>
    <w:rsid w:val="003426E3"/>
    <w:rsid w:val="00342C0A"/>
    <w:rsid w:val="00343646"/>
    <w:rsid w:val="00344092"/>
    <w:rsid w:val="00347E69"/>
    <w:rsid w:val="00350D2B"/>
    <w:rsid w:val="0035163A"/>
    <w:rsid w:val="003520AE"/>
    <w:rsid w:val="003532BE"/>
    <w:rsid w:val="0035363B"/>
    <w:rsid w:val="00357419"/>
    <w:rsid w:val="00360080"/>
    <w:rsid w:val="003605E3"/>
    <w:rsid w:val="00361031"/>
    <w:rsid w:val="0036129A"/>
    <w:rsid w:val="00362D49"/>
    <w:rsid w:val="003641D9"/>
    <w:rsid w:val="003641E1"/>
    <w:rsid w:val="00365261"/>
    <w:rsid w:val="00365C53"/>
    <w:rsid w:val="0036679E"/>
    <w:rsid w:val="003719E5"/>
    <w:rsid w:val="0037245E"/>
    <w:rsid w:val="0037271D"/>
    <w:rsid w:val="00373D3B"/>
    <w:rsid w:val="0037607B"/>
    <w:rsid w:val="00377F65"/>
    <w:rsid w:val="003803C9"/>
    <w:rsid w:val="003805DF"/>
    <w:rsid w:val="0038069A"/>
    <w:rsid w:val="0038154F"/>
    <w:rsid w:val="0038194F"/>
    <w:rsid w:val="00381C54"/>
    <w:rsid w:val="0038316D"/>
    <w:rsid w:val="0038333E"/>
    <w:rsid w:val="003836FB"/>
    <w:rsid w:val="00383812"/>
    <w:rsid w:val="00384A0B"/>
    <w:rsid w:val="00390075"/>
    <w:rsid w:val="00390386"/>
    <w:rsid w:val="00392304"/>
    <w:rsid w:val="003924DC"/>
    <w:rsid w:val="00394A15"/>
    <w:rsid w:val="00395283"/>
    <w:rsid w:val="0039754A"/>
    <w:rsid w:val="003A0329"/>
    <w:rsid w:val="003A2401"/>
    <w:rsid w:val="003A32E3"/>
    <w:rsid w:val="003A43DB"/>
    <w:rsid w:val="003A59F4"/>
    <w:rsid w:val="003A6B60"/>
    <w:rsid w:val="003A7599"/>
    <w:rsid w:val="003B21B7"/>
    <w:rsid w:val="003B25F0"/>
    <w:rsid w:val="003B293E"/>
    <w:rsid w:val="003B2C6B"/>
    <w:rsid w:val="003B47CE"/>
    <w:rsid w:val="003B5C89"/>
    <w:rsid w:val="003B5CD0"/>
    <w:rsid w:val="003B6111"/>
    <w:rsid w:val="003C064E"/>
    <w:rsid w:val="003C1DC8"/>
    <w:rsid w:val="003C1FB0"/>
    <w:rsid w:val="003C2B20"/>
    <w:rsid w:val="003C3F55"/>
    <w:rsid w:val="003C4045"/>
    <w:rsid w:val="003C5587"/>
    <w:rsid w:val="003C61C2"/>
    <w:rsid w:val="003C70B9"/>
    <w:rsid w:val="003C7E9A"/>
    <w:rsid w:val="003D0236"/>
    <w:rsid w:val="003D2DB3"/>
    <w:rsid w:val="003D3F8E"/>
    <w:rsid w:val="003D51D4"/>
    <w:rsid w:val="003D6DA6"/>
    <w:rsid w:val="003D7126"/>
    <w:rsid w:val="003D76FD"/>
    <w:rsid w:val="003D7CC1"/>
    <w:rsid w:val="003E0070"/>
    <w:rsid w:val="003E052D"/>
    <w:rsid w:val="003E30EB"/>
    <w:rsid w:val="003E4437"/>
    <w:rsid w:val="003E529F"/>
    <w:rsid w:val="003E5C4B"/>
    <w:rsid w:val="003E6796"/>
    <w:rsid w:val="003F2589"/>
    <w:rsid w:val="003F3D16"/>
    <w:rsid w:val="003F4ACF"/>
    <w:rsid w:val="003F4E04"/>
    <w:rsid w:val="00401DDE"/>
    <w:rsid w:val="004021E2"/>
    <w:rsid w:val="00402453"/>
    <w:rsid w:val="00403251"/>
    <w:rsid w:val="004041B8"/>
    <w:rsid w:val="00411988"/>
    <w:rsid w:val="00411BE5"/>
    <w:rsid w:val="00413AA5"/>
    <w:rsid w:val="00413F85"/>
    <w:rsid w:val="00416C94"/>
    <w:rsid w:val="00423841"/>
    <w:rsid w:val="00423AEE"/>
    <w:rsid w:val="00426109"/>
    <w:rsid w:val="00426212"/>
    <w:rsid w:val="004270AA"/>
    <w:rsid w:val="0043149E"/>
    <w:rsid w:val="00432D0E"/>
    <w:rsid w:val="00432FD3"/>
    <w:rsid w:val="0043568F"/>
    <w:rsid w:val="00436442"/>
    <w:rsid w:val="00436999"/>
    <w:rsid w:val="00440586"/>
    <w:rsid w:val="00440ECE"/>
    <w:rsid w:val="004410AB"/>
    <w:rsid w:val="004423DA"/>
    <w:rsid w:val="00442DF5"/>
    <w:rsid w:val="00444FDF"/>
    <w:rsid w:val="004478CF"/>
    <w:rsid w:val="00447B46"/>
    <w:rsid w:val="00447C4B"/>
    <w:rsid w:val="00451D31"/>
    <w:rsid w:val="00452687"/>
    <w:rsid w:val="004530FB"/>
    <w:rsid w:val="00453CE8"/>
    <w:rsid w:val="004560F7"/>
    <w:rsid w:val="004569B0"/>
    <w:rsid w:val="00456B31"/>
    <w:rsid w:val="004570C3"/>
    <w:rsid w:val="004619DF"/>
    <w:rsid w:val="00461A93"/>
    <w:rsid w:val="00462692"/>
    <w:rsid w:val="004626DD"/>
    <w:rsid w:val="00462718"/>
    <w:rsid w:val="00462B0B"/>
    <w:rsid w:val="0046302A"/>
    <w:rsid w:val="00463E85"/>
    <w:rsid w:val="00464729"/>
    <w:rsid w:val="004650D8"/>
    <w:rsid w:val="00465F84"/>
    <w:rsid w:val="00467A62"/>
    <w:rsid w:val="00467F92"/>
    <w:rsid w:val="0047179F"/>
    <w:rsid w:val="004719BC"/>
    <w:rsid w:val="00471FC7"/>
    <w:rsid w:val="004722A3"/>
    <w:rsid w:val="0048021E"/>
    <w:rsid w:val="00480CD2"/>
    <w:rsid w:val="0048215D"/>
    <w:rsid w:val="00482227"/>
    <w:rsid w:val="00483793"/>
    <w:rsid w:val="00485329"/>
    <w:rsid w:val="004855A7"/>
    <w:rsid w:val="0048581B"/>
    <w:rsid w:val="004873BC"/>
    <w:rsid w:val="004904CA"/>
    <w:rsid w:val="004928D9"/>
    <w:rsid w:val="004931F1"/>
    <w:rsid w:val="0049354F"/>
    <w:rsid w:val="0049386B"/>
    <w:rsid w:val="00493F4F"/>
    <w:rsid w:val="00494715"/>
    <w:rsid w:val="00496AAF"/>
    <w:rsid w:val="004A0B84"/>
    <w:rsid w:val="004A1CF5"/>
    <w:rsid w:val="004A24A5"/>
    <w:rsid w:val="004A3345"/>
    <w:rsid w:val="004A41C3"/>
    <w:rsid w:val="004A47AD"/>
    <w:rsid w:val="004A5064"/>
    <w:rsid w:val="004A5798"/>
    <w:rsid w:val="004B01F4"/>
    <w:rsid w:val="004B1F96"/>
    <w:rsid w:val="004B2C05"/>
    <w:rsid w:val="004B3A74"/>
    <w:rsid w:val="004B555A"/>
    <w:rsid w:val="004B556D"/>
    <w:rsid w:val="004B6757"/>
    <w:rsid w:val="004B743B"/>
    <w:rsid w:val="004B7DC0"/>
    <w:rsid w:val="004C07B9"/>
    <w:rsid w:val="004C1224"/>
    <w:rsid w:val="004C1446"/>
    <w:rsid w:val="004C15D9"/>
    <w:rsid w:val="004C43D1"/>
    <w:rsid w:val="004C4862"/>
    <w:rsid w:val="004C4DF0"/>
    <w:rsid w:val="004C5636"/>
    <w:rsid w:val="004C6AC3"/>
    <w:rsid w:val="004C6DF2"/>
    <w:rsid w:val="004D2567"/>
    <w:rsid w:val="004D2A59"/>
    <w:rsid w:val="004D30D2"/>
    <w:rsid w:val="004D3B98"/>
    <w:rsid w:val="004E1C8B"/>
    <w:rsid w:val="004E236E"/>
    <w:rsid w:val="004E2DE4"/>
    <w:rsid w:val="004E32BA"/>
    <w:rsid w:val="004F0FC2"/>
    <w:rsid w:val="004F1F47"/>
    <w:rsid w:val="004F1FAB"/>
    <w:rsid w:val="004F212F"/>
    <w:rsid w:val="004F2D32"/>
    <w:rsid w:val="004F3F91"/>
    <w:rsid w:val="004F4054"/>
    <w:rsid w:val="004F4632"/>
    <w:rsid w:val="004F4DB9"/>
    <w:rsid w:val="004F5A77"/>
    <w:rsid w:val="004F64B5"/>
    <w:rsid w:val="004F677A"/>
    <w:rsid w:val="004F7390"/>
    <w:rsid w:val="004F7404"/>
    <w:rsid w:val="005023CF"/>
    <w:rsid w:val="00502C74"/>
    <w:rsid w:val="00503533"/>
    <w:rsid w:val="00503603"/>
    <w:rsid w:val="005047C7"/>
    <w:rsid w:val="00504C05"/>
    <w:rsid w:val="00505DA8"/>
    <w:rsid w:val="00506051"/>
    <w:rsid w:val="005062FE"/>
    <w:rsid w:val="005079DB"/>
    <w:rsid w:val="005106BC"/>
    <w:rsid w:val="00511C1E"/>
    <w:rsid w:val="005125F8"/>
    <w:rsid w:val="00512EA9"/>
    <w:rsid w:val="005148BE"/>
    <w:rsid w:val="00515DFE"/>
    <w:rsid w:val="00515FB7"/>
    <w:rsid w:val="00522618"/>
    <w:rsid w:val="0052494D"/>
    <w:rsid w:val="00527C12"/>
    <w:rsid w:val="00530372"/>
    <w:rsid w:val="005309DE"/>
    <w:rsid w:val="00530B14"/>
    <w:rsid w:val="00530BEC"/>
    <w:rsid w:val="00531428"/>
    <w:rsid w:val="005349F8"/>
    <w:rsid w:val="00534FA0"/>
    <w:rsid w:val="005352EC"/>
    <w:rsid w:val="00535419"/>
    <w:rsid w:val="0053550C"/>
    <w:rsid w:val="005366BC"/>
    <w:rsid w:val="00537FA0"/>
    <w:rsid w:val="00540EE2"/>
    <w:rsid w:val="0054359D"/>
    <w:rsid w:val="00544DE6"/>
    <w:rsid w:val="00545AA5"/>
    <w:rsid w:val="00550889"/>
    <w:rsid w:val="00550AB5"/>
    <w:rsid w:val="00551A07"/>
    <w:rsid w:val="005520B2"/>
    <w:rsid w:val="0055234D"/>
    <w:rsid w:val="00553492"/>
    <w:rsid w:val="00553F1E"/>
    <w:rsid w:val="00554747"/>
    <w:rsid w:val="00555AA9"/>
    <w:rsid w:val="00556263"/>
    <w:rsid w:val="00556C03"/>
    <w:rsid w:val="00556FE2"/>
    <w:rsid w:val="0056027B"/>
    <w:rsid w:val="005604BE"/>
    <w:rsid w:val="00561EAA"/>
    <w:rsid w:val="005620BB"/>
    <w:rsid w:val="0056388B"/>
    <w:rsid w:val="005656A7"/>
    <w:rsid w:val="00565B5D"/>
    <w:rsid w:val="00567087"/>
    <w:rsid w:val="00567BAC"/>
    <w:rsid w:val="00570797"/>
    <w:rsid w:val="005707CE"/>
    <w:rsid w:val="00570FDF"/>
    <w:rsid w:val="00571729"/>
    <w:rsid w:val="00572C87"/>
    <w:rsid w:val="005732B0"/>
    <w:rsid w:val="005742F2"/>
    <w:rsid w:val="005744D5"/>
    <w:rsid w:val="0057453C"/>
    <w:rsid w:val="005768BB"/>
    <w:rsid w:val="0058003A"/>
    <w:rsid w:val="00584F02"/>
    <w:rsid w:val="005872C4"/>
    <w:rsid w:val="00590025"/>
    <w:rsid w:val="00590AF8"/>
    <w:rsid w:val="00590ECC"/>
    <w:rsid w:val="0059233E"/>
    <w:rsid w:val="0059257D"/>
    <w:rsid w:val="005954B4"/>
    <w:rsid w:val="00595F13"/>
    <w:rsid w:val="0059645B"/>
    <w:rsid w:val="00596D69"/>
    <w:rsid w:val="005A05F5"/>
    <w:rsid w:val="005A0F20"/>
    <w:rsid w:val="005A1094"/>
    <w:rsid w:val="005A1D1F"/>
    <w:rsid w:val="005A29F5"/>
    <w:rsid w:val="005A2B55"/>
    <w:rsid w:val="005A3B8A"/>
    <w:rsid w:val="005A5C6F"/>
    <w:rsid w:val="005A61F1"/>
    <w:rsid w:val="005A6876"/>
    <w:rsid w:val="005A7D8A"/>
    <w:rsid w:val="005A7E00"/>
    <w:rsid w:val="005B0C3B"/>
    <w:rsid w:val="005B1CE2"/>
    <w:rsid w:val="005B2BCC"/>
    <w:rsid w:val="005B32A6"/>
    <w:rsid w:val="005B39F5"/>
    <w:rsid w:val="005B6418"/>
    <w:rsid w:val="005B64DA"/>
    <w:rsid w:val="005B6C81"/>
    <w:rsid w:val="005B6E47"/>
    <w:rsid w:val="005C1141"/>
    <w:rsid w:val="005C11C6"/>
    <w:rsid w:val="005C3B76"/>
    <w:rsid w:val="005C4C65"/>
    <w:rsid w:val="005C6A24"/>
    <w:rsid w:val="005C7980"/>
    <w:rsid w:val="005C7CD5"/>
    <w:rsid w:val="005D0D62"/>
    <w:rsid w:val="005D1C20"/>
    <w:rsid w:val="005D276A"/>
    <w:rsid w:val="005D3AB4"/>
    <w:rsid w:val="005D3BA5"/>
    <w:rsid w:val="005D3D8C"/>
    <w:rsid w:val="005D43C3"/>
    <w:rsid w:val="005D511B"/>
    <w:rsid w:val="005D7C09"/>
    <w:rsid w:val="005E2D6C"/>
    <w:rsid w:val="005E3E6F"/>
    <w:rsid w:val="005E5F35"/>
    <w:rsid w:val="005E678F"/>
    <w:rsid w:val="005E7430"/>
    <w:rsid w:val="005E76CE"/>
    <w:rsid w:val="005E7AD8"/>
    <w:rsid w:val="005F0127"/>
    <w:rsid w:val="005F11A2"/>
    <w:rsid w:val="005F12BB"/>
    <w:rsid w:val="005F2E9D"/>
    <w:rsid w:val="005F3425"/>
    <w:rsid w:val="005F3AAC"/>
    <w:rsid w:val="005F3D98"/>
    <w:rsid w:val="005F49DC"/>
    <w:rsid w:val="005F4F57"/>
    <w:rsid w:val="006017CA"/>
    <w:rsid w:val="00604C8C"/>
    <w:rsid w:val="006052AB"/>
    <w:rsid w:val="006052F8"/>
    <w:rsid w:val="00610BAC"/>
    <w:rsid w:val="006144C3"/>
    <w:rsid w:val="00614F0A"/>
    <w:rsid w:val="00617DA8"/>
    <w:rsid w:val="00617DD8"/>
    <w:rsid w:val="00620817"/>
    <w:rsid w:val="00620E45"/>
    <w:rsid w:val="00620FD7"/>
    <w:rsid w:val="00621805"/>
    <w:rsid w:val="006220A2"/>
    <w:rsid w:val="00624D4C"/>
    <w:rsid w:val="00626AF0"/>
    <w:rsid w:val="0062708C"/>
    <w:rsid w:val="00627319"/>
    <w:rsid w:val="006273A0"/>
    <w:rsid w:val="00627F3A"/>
    <w:rsid w:val="006300B5"/>
    <w:rsid w:val="0063279C"/>
    <w:rsid w:val="00635102"/>
    <w:rsid w:val="00635679"/>
    <w:rsid w:val="006379AC"/>
    <w:rsid w:val="00641402"/>
    <w:rsid w:val="0064187E"/>
    <w:rsid w:val="00642C64"/>
    <w:rsid w:val="00645516"/>
    <w:rsid w:val="00645B0D"/>
    <w:rsid w:val="00646331"/>
    <w:rsid w:val="006513BE"/>
    <w:rsid w:val="0065464B"/>
    <w:rsid w:val="00656126"/>
    <w:rsid w:val="006562FD"/>
    <w:rsid w:val="0065727D"/>
    <w:rsid w:val="00660F97"/>
    <w:rsid w:val="0066160D"/>
    <w:rsid w:val="00662699"/>
    <w:rsid w:val="00662D29"/>
    <w:rsid w:val="00663455"/>
    <w:rsid w:val="00663637"/>
    <w:rsid w:val="00666B80"/>
    <w:rsid w:val="00667F39"/>
    <w:rsid w:val="00672788"/>
    <w:rsid w:val="0067342D"/>
    <w:rsid w:val="006738BE"/>
    <w:rsid w:val="006756B3"/>
    <w:rsid w:val="006762E0"/>
    <w:rsid w:val="0067659D"/>
    <w:rsid w:val="00677C3B"/>
    <w:rsid w:val="00680EDA"/>
    <w:rsid w:val="006814F8"/>
    <w:rsid w:val="00683CB7"/>
    <w:rsid w:val="00685249"/>
    <w:rsid w:val="006856AF"/>
    <w:rsid w:val="00686C95"/>
    <w:rsid w:val="00686FAC"/>
    <w:rsid w:val="00687F7E"/>
    <w:rsid w:val="006901C9"/>
    <w:rsid w:val="00691747"/>
    <w:rsid w:val="006923C5"/>
    <w:rsid w:val="006933DC"/>
    <w:rsid w:val="0069522A"/>
    <w:rsid w:val="00695F46"/>
    <w:rsid w:val="006967F1"/>
    <w:rsid w:val="006971C8"/>
    <w:rsid w:val="00697C55"/>
    <w:rsid w:val="006A0D5B"/>
    <w:rsid w:val="006A1482"/>
    <w:rsid w:val="006A1960"/>
    <w:rsid w:val="006A28D7"/>
    <w:rsid w:val="006A2BFD"/>
    <w:rsid w:val="006A2E41"/>
    <w:rsid w:val="006A386B"/>
    <w:rsid w:val="006A4C44"/>
    <w:rsid w:val="006A58D9"/>
    <w:rsid w:val="006A5BFE"/>
    <w:rsid w:val="006B0CA1"/>
    <w:rsid w:val="006B0D1D"/>
    <w:rsid w:val="006B22F5"/>
    <w:rsid w:val="006B2B9F"/>
    <w:rsid w:val="006B3690"/>
    <w:rsid w:val="006B39F4"/>
    <w:rsid w:val="006B595E"/>
    <w:rsid w:val="006C0ED8"/>
    <w:rsid w:val="006C1244"/>
    <w:rsid w:val="006C1B19"/>
    <w:rsid w:val="006C2C76"/>
    <w:rsid w:val="006C2D87"/>
    <w:rsid w:val="006C3120"/>
    <w:rsid w:val="006C33A5"/>
    <w:rsid w:val="006C35AF"/>
    <w:rsid w:val="006C3C05"/>
    <w:rsid w:val="006C3C75"/>
    <w:rsid w:val="006C6469"/>
    <w:rsid w:val="006C6761"/>
    <w:rsid w:val="006C6FC9"/>
    <w:rsid w:val="006C78A5"/>
    <w:rsid w:val="006C7F71"/>
    <w:rsid w:val="006D23AB"/>
    <w:rsid w:val="006D3B99"/>
    <w:rsid w:val="006D485A"/>
    <w:rsid w:val="006D5895"/>
    <w:rsid w:val="006D58E2"/>
    <w:rsid w:val="006D6101"/>
    <w:rsid w:val="006D61BC"/>
    <w:rsid w:val="006D695C"/>
    <w:rsid w:val="006D6E30"/>
    <w:rsid w:val="006D7287"/>
    <w:rsid w:val="006E042F"/>
    <w:rsid w:val="006E0BE5"/>
    <w:rsid w:val="006E150E"/>
    <w:rsid w:val="006E1A32"/>
    <w:rsid w:val="006E561B"/>
    <w:rsid w:val="006E6B6B"/>
    <w:rsid w:val="006E7230"/>
    <w:rsid w:val="006E76BB"/>
    <w:rsid w:val="006F0030"/>
    <w:rsid w:val="006F0625"/>
    <w:rsid w:val="006F34F7"/>
    <w:rsid w:val="006F4C6E"/>
    <w:rsid w:val="006F59F3"/>
    <w:rsid w:val="006F5A20"/>
    <w:rsid w:val="006F5AD4"/>
    <w:rsid w:val="006F722C"/>
    <w:rsid w:val="006F771D"/>
    <w:rsid w:val="006F7B96"/>
    <w:rsid w:val="00700BAD"/>
    <w:rsid w:val="0070230D"/>
    <w:rsid w:val="00702F9F"/>
    <w:rsid w:val="00703143"/>
    <w:rsid w:val="00704B1F"/>
    <w:rsid w:val="0070532D"/>
    <w:rsid w:val="007117AF"/>
    <w:rsid w:val="0071285E"/>
    <w:rsid w:val="00714BC6"/>
    <w:rsid w:val="007151A5"/>
    <w:rsid w:val="007168DA"/>
    <w:rsid w:val="00716B6E"/>
    <w:rsid w:val="007220A2"/>
    <w:rsid w:val="00722B03"/>
    <w:rsid w:val="007231C1"/>
    <w:rsid w:val="00724A1F"/>
    <w:rsid w:val="00724D12"/>
    <w:rsid w:val="0072565C"/>
    <w:rsid w:val="0072620D"/>
    <w:rsid w:val="007329A1"/>
    <w:rsid w:val="0073600C"/>
    <w:rsid w:val="00737158"/>
    <w:rsid w:val="0074004D"/>
    <w:rsid w:val="0074026F"/>
    <w:rsid w:val="00741542"/>
    <w:rsid w:val="00741CF1"/>
    <w:rsid w:val="00741D5D"/>
    <w:rsid w:val="00743B7D"/>
    <w:rsid w:val="007446DE"/>
    <w:rsid w:val="00744CBE"/>
    <w:rsid w:val="007450AA"/>
    <w:rsid w:val="007463FE"/>
    <w:rsid w:val="00752049"/>
    <w:rsid w:val="00752554"/>
    <w:rsid w:val="00752D84"/>
    <w:rsid w:val="00752FC6"/>
    <w:rsid w:val="00753B26"/>
    <w:rsid w:val="00755399"/>
    <w:rsid w:val="00756C13"/>
    <w:rsid w:val="00760263"/>
    <w:rsid w:val="007610E5"/>
    <w:rsid w:val="007629A0"/>
    <w:rsid w:val="00766093"/>
    <w:rsid w:val="00766FFC"/>
    <w:rsid w:val="0076700A"/>
    <w:rsid w:val="0076726F"/>
    <w:rsid w:val="00772D43"/>
    <w:rsid w:val="0077366E"/>
    <w:rsid w:val="00773D97"/>
    <w:rsid w:val="00774767"/>
    <w:rsid w:val="0077480D"/>
    <w:rsid w:val="00774AC3"/>
    <w:rsid w:val="0077678B"/>
    <w:rsid w:val="00777156"/>
    <w:rsid w:val="00781060"/>
    <w:rsid w:val="00781337"/>
    <w:rsid w:val="00781A3F"/>
    <w:rsid w:val="007822E5"/>
    <w:rsid w:val="00782A20"/>
    <w:rsid w:val="00782C0C"/>
    <w:rsid w:val="00782D9D"/>
    <w:rsid w:val="00784EAB"/>
    <w:rsid w:val="007877A3"/>
    <w:rsid w:val="00787A8D"/>
    <w:rsid w:val="00787C90"/>
    <w:rsid w:val="00787D75"/>
    <w:rsid w:val="00790CC9"/>
    <w:rsid w:val="0079192F"/>
    <w:rsid w:val="00791A49"/>
    <w:rsid w:val="00792844"/>
    <w:rsid w:val="00792D29"/>
    <w:rsid w:val="00792F6E"/>
    <w:rsid w:val="007934F5"/>
    <w:rsid w:val="007937F9"/>
    <w:rsid w:val="00793CA3"/>
    <w:rsid w:val="007940FC"/>
    <w:rsid w:val="00795158"/>
    <w:rsid w:val="0079610D"/>
    <w:rsid w:val="00797811"/>
    <w:rsid w:val="00797EC0"/>
    <w:rsid w:val="007A09F6"/>
    <w:rsid w:val="007A0D2D"/>
    <w:rsid w:val="007A2816"/>
    <w:rsid w:val="007A36F2"/>
    <w:rsid w:val="007A4466"/>
    <w:rsid w:val="007A4522"/>
    <w:rsid w:val="007B02CD"/>
    <w:rsid w:val="007B0C2A"/>
    <w:rsid w:val="007B125C"/>
    <w:rsid w:val="007B2803"/>
    <w:rsid w:val="007B2BF5"/>
    <w:rsid w:val="007B321E"/>
    <w:rsid w:val="007B3472"/>
    <w:rsid w:val="007B639F"/>
    <w:rsid w:val="007B65E5"/>
    <w:rsid w:val="007B6A96"/>
    <w:rsid w:val="007C0555"/>
    <w:rsid w:val="007C06F3"/>
    <w:rsid w:val="007C0FDC"/>
    <w:rsid w:val="007C186E"/>
    <w:rsid w:val="007C1C3E"/>
    <w:rsid w:val="007C2721"/>
    <w:rsid w:val="007C3810"/>
    <w:rsid w:val="007C3F38"/>
    <w:rsid w:val="007C49E0"/>
    <w:rsid w:val="007C6B27"/>
    <w:rsid w:val="007C6EE3"/>
    <w:rsid w:val="007C7530"/>
    <w:rsid w:val="007D02C5"/>
    <w:rsid w:val="007D0973"/>
    <w:rsid w:val="007D1D80"/>
    <w:rsid w:val="007D366F"/>
    <w:rsid w:val="007D4AAA"/>
    <w:rsid w:val="007D54FC"/>
    <w:rsid w:val="007D635E"/>
    <w:rsid w:val="007E316E"/>
    <w:rsid w:val="007E3B47"/>
    <w:rsid w:val="007E5160"/>
    <w:rsid w:val="007E75F9"/>
    <w:rsid w:val="007E76FC"/>
    <w:rsid w:val="007F0211"/>
    <w:rsid w:val="007F1144"/>
    <w:rsid w:val="007F1999"/>
    <w:rsid w:val="007F4403"/>
    <w:rsid w:val="007F5A63"/>
    <w:rsid w:val="007F6611"/>
    <w:rsid w:val="007F6D63"/>
    <w:rsid w:val="007F71CC"/>
    <w:rsid w:val="007F7227"/>
    <w:rsid w:val="007F7308"/>
    <w:rsid w:val="0080430B"/>
    <w:rsid w:val="00806D95"/>
    <w:rsid w:val="008079E4"/>
    <w:rsid w:val="008104EB"/>
    <w:rsid w:val="008109B0"/>
    <w:rsid w:val="00815824"/>
    <w:rsid w:val="00816345"/>
    <w:rsid w:val="008175FE"/>
    <w:rsid w:val="00822F67"/>
    <w:rsid w:val="008235BD"/>
    <w:rsid w:val="008236AF"/>
    <w:rsid w:val="00823A47"/>
    <w:rsid w:val="00823D92"/>
    <w:rsid w:val="00823FEC"/>
    <w:rsid w:val="00825234"/>
    <w:rsid w:val="008260BA"/>
    <w:rsid w:val="00826858"/>
    <w:rsid w:val="00827D56"/>
    <w:rsid w:val="008304CE"/>
    <w:rsid w:val="00830F51"/>
    <w:rsid w:val="00831885"/>
    <w:rsid w:val="008321DA"/>
    <w:rsid w:val="0083253A"/>
    <w:rsid w:val="00832C2A"/>
    <w:rsid w:val="00832F24"/>
    <w:rsid w:val="00835138"/>
    <w:rsid w:val="00835D3E"/>
    <w:rsid w:val="00836299"/>
    <w:rsid w:val="008374E6"/>
    <w:rsid w:val="0084116E"/>
    <w:rsid w:val="008413E4"/>
    <w:rsid w:val="008440C2"/>
    <w:rsid w:val="008452CB"/>
    <w:rsid w:val="00850713"/>
    <w:rsid w:val="008509B1"/>
    <w:rsid w:val="00850A18"/>
    <w:rsid w:val="00850F37"/>
    <w:rsid w:val="0085129B"/>
    <w:rsid w:val="00851E01"/>
    <w:rsid w:val="00852819"/>
    <w:rsid w:val="008546BA"/>
    <w:rsid w:val="008615C1"/>
    <w:rsid w:val="00861A94"/>
    <w:rsid w:val="00862261"/>
    <w:rsid w:val="008623B3"/>
    <w:rsid w:val="0086249F"/>
    <w:rsid w:val="00862705"/>
    <w:rsid w:val="0086278A"/>
    <w:rsid w:val="0086772D"/>
    <w:rsid w:val="00870DB1"/>
    <w:rsid w:val="00871F74"/>
    <w:rsid w:val="00873917"/>
    <w:rsid w:val="0087449D"/>
    <w:rsid w:val="008765D3"/>
    <w:rsid w:val="00876EA2"/>
    <w:rsid w:val="00877068"/>
    <w:rsid w:val="0088036C"/>
    <w:rsid w:val="008836AB"/>
    <w:rsid w:val="00884525"/>
    <w:rsid w:val="00886027"/>
    <w:rsid w:val="00886812"/>
    <w:rsid w:val="00890806"/>
    <w:rsid w:val="00891048"/>
    <w:rsid w:val="008923E8"/>
    <w:rsid w:val="00895927"/>
    <w:rsid w:val="00896424"/>
    <w:rsid w:val="00896EC7"/>
    <w:rsid w:val="008970EF"/>
    <w:rsid w:val="00897AAE"/>
    <w:rsid w:val="00897F58"/>
    <w:rsid w:val="008A0845"/>
    <w:rsid w:val="008A0BCB"/>
    <w:rsid w:val="008A165D"/>
    <w:rsid w:val="008A1B2C"/>
    <w:rsid w:val="008A2AC5"/>
    <w:rsid w:val="008A3001"/>
    <w:rsid w:val="008A5078"/>
    <w:rsid w:val="008B0EA7"/>
    <w:rsid w:val="008B14FF"/>
    <w:rsid w:val="008B1CEE"/>
    <w:rsid w:val="008B444D"/>
    <w:rsid w:val="008B4634"/>
    <w:rsid w:val="008B50C7"/>
    <w:rsid w:val="008B6B5A"/>
    <w:rsid w:val="008B6C9A"/>
    <w:rsid w:val="008B6D04"/>
    <w:rsid w:val="008C04FF"/>
    <w:rsid w:val="008C0923"/>
    <w:rsid w:val="008C1633"/>
    <w:rsid w:val="008C26EB"/>
    <w:rsid w:val="008C2D4E"/>
    <w:rsid w:val="008C3401"/>
    <w:rsid w:val="008C4C19"/>
    <w:rsid w:val="008C51CB"/>
    <w:rsid w:val="008C5A9F"/>
    <w:rsid w:val="008C6258"/>
    <w:rsid w:val="008C7C19"/>
    <w:rsid w:val="008D1C4C"/>
    <w:rsid w:val="008D2085"/>
    <w:rsid w:val="008D25F7"/>
    <w:rsid w:val="008D27B8"/>
    <w:rsid w:val="008D3C74"/>
    <w:rsid w:val="008D44F9"/>
    <w:rsid w:val="008D5F21"/>
    <w:rsid w:val="008D7E0A"/>
    <w:rsid w:val="008D7E69"/>
    <w:rsid w:val="008E00B9"/>
    <w:rsid w:val="008E14F1"/>
    <w:rsid w:val="008E1D78"/>
    <w:rsid w:val="008E229F"/>
    <w:rsid w:val="008E29BD"/>
    <w:rsid w:val="008E3D8F"/>
    <w:rsid w:val="008E4363"/>
    <w:rsid w:val="008E5780"/>
    <w:rsid w:val="008E5D32"/>
    <w:rsid w:val="008E6C31"/>
    <w:rsid w:val="008E70B6"/>
    <w:rsid w:val="008E71F0"/>
    <w:rsid w:val="008E79C2"/>
    <w:rsid w:val="008F0F1E"/>
    <w:rsid w:val="008F12DD"/>
    <w:rsid w:val="008F2F4E"/>
    <w:rsid w:val="008F339B"/>
    <w:rsid w:val="008F4097"/>
    <w:rsid w:val="008F472B"/>
    <w:rsid w:val="008F56AD"/>
    <w:rsid w:val="008F6A41"/>
    <w:rsid w:val="008F6DC7"/>
    <w:rsid w:val="008F7639"/>
    <w:rsid w:val="0090425A"/>
    <w:rsid w:val="0090604C"/>
    <w:rsid w:val="009062ED"/>
    <w:rsid w:val="009074C3"/>
    <w:rsid w:val="00910630"/>
    <w:rsid w:val="009107A6"/>
    <w:rsid w:val="009107C8"/>
    <w:rsid w:val="00911323"/>
    <w:rsid w:val="009113BF"/>
    <w:rsid w:val="00911793"/>
    <w:rsid w:val="00911EFF"/>
    <w:rsid w:val="00913149"/>
    <w:rsid w:val="00913CE2"/>
    <w:rsid w:val="00914F96"/>
    <w:rsid w:val="00915A1E"/>
    <w:rsid w:val="00916611"/>
    <w:rsid w:val="00920142"/>
    <w:rsid w:val="00920A4A"/>
    <w:rsid w:val="00920BBC"/>
    <w:rsid w:val="00920E60"/>
    <w:rsid w:val="00921D27"/>
    <w:rsid w:val="00923CB8"/>
    <w:rsid w:val="00924479"/>
    <w:rsid w:val="00925380"/>
    <w:rsid w:val="00926474"/>
    <w:rsid w:val="009267DD"/>
    <w:rsid w:val="009268A2"/>
    <w:rsid w:val="00927B27"/>
    <w:rsid w:val="00927D92"/>
    <w:rsid w:val="0093171C"/>
    <w:rsid w:val="00932107"/>
    <w:rsid w:val="009339DE"/>
    <w:rsid w:val="00934806"/>
    <w:rsid w:val="00935589"/>
    <w:rsid w:val="00935A30"/>
    <w:rsid w:val="00936991"/>
    <w:rsid w:val="00942C1B"/>
    <w:rsid w:val="00943603"/>
    <w:rsid w:val="00943A48"/>
    <w:rsid w:val="00944185"/>
    <w:rsid w:val="0094485E"/>
    <w:rsid w:val="00944CAA"/>
    <w:rsid w:val="00945FEF"/>
    <w:rsid w:val="0094753B"/>
    <w:rsid w:val="009504C7"/>
    <w:rsid w:val="00950BF0"/>
    <w:rsid w:val="00951FC4"/>
    <w:rsid w:val="00952271"/>
    <w:rsid w:val="00952857"/>
    <w:rsid w:val="009538DC"/>
    <w:rsid w:val="009538FE"/>
    <w:rsid w:val="00954D5E"/>
    <w:rsid w:val="00954FB2"/>
    <w:rsid w:val="009579BF"/>
    <w:rsid w:val="00957C81"/>
    <w:rsid w:val="00960348"/>
    <w:rsid w:val="00960D01"/>
    <w:rsid w:val="00962006"/>
    <w:rsid w:val="009625B7"/>
    <w:rsid w:val="009628DC"/>
    <w:rsid w:val="00963BB3"/>
    <w:rsid w:val="009648A3"/>
    <w:rsid w:val="00964C20"/>
    <w:rsid w:val="009654BF"/>
    <w:rsid w:val="00966BBF"/>
    <w:rsid w:val="009676AF"/>
    <w:rsid w:val="00967AE1"/>
    <w:rsid w:val="00973D40"/>
    <w:rsid w:val="0097452F"/>
    <w:rsid w:val="0097472B"/>
    <w:rsid w:val="00975CC8"/>
    <w:rsid w:val="00976CFE"/>
    <w:rsid w:val="00977A56"/>
    <w:rsid w:val="00980640"/>
    <w:rsid w:val="00981330"/>
    <w:rsid w:val="00982669"/>
    <w:rsid w:val="00983314"/>
    <w:rsid w:val="009833FC"/>
    <w:rsid w:val="0098349A"/>
    <w:rsid w:val="0098358D"/>
    <w:rsid w:val="00983967"/>
    <w:rsid w:val="0098401F"/>
    <w:rsid w:val="00984914"/>
    <w:rsid w:val="00986852"/>
    <w:rsid w:val="00987BF4"/>
    <w:rsid w:val="009927ED"/>
    <w:rsid w:val="00992EC0"/>
    <w:rsid w:val="00992F50"/>
    <w:rsid w:val="009933BC"/>
    <w:rsid w:val="0099576B"/>
    <w:rsid w:val="00995C97"/>
    <w:rsid w:val="00995D5A"/>
    <w:rsid w:val="00995FA5"/>
    <w:rsid w:val="009A0ABF"/>
    <w:rsid w:val="009A0E01"/>
    <w:rsid w:val="009A0F5C"/>
    <w:rsid w:val="009A2A11"/>
    <w:rsid w:val="009A48D8"/>
    <w:rsid w:val="009A4F1A"/>
    <w:rsid w:val="009A619E"/>
    <w:rsid w:val="009A6A5C"/>
    <w:rsid w:val="009A6DF7"/>
    <w:rsid w:val="009B1A92"/>
    <w:rsid w:val="009B26D0"/>
    <w:rsid w:val="009B2FE2"/>
    <w:rsid w:val="009B4695"/>
    <w:rsid w:val="009B483F"/>
    <w:rsid w:val="009B4C39"/>
    <w:rsid w:val="009B50BC"/>
    <w:rsid w:val="009B5618"/>
    <w:rsid w:val="009B5EC2"/>
    <w:rsid w:val="009B7893"/>
    <w:rsid w:val="009B7D5C"/>
    <w:rsid w:val="009C0958"/>
    <w:rsid w:val="009C21F1"/>
    <w:rsid w:val="009C2311"/>
    <w:rsid w:val="009C356E"/>
    <w:rsid w:val="009C3630"/>
    <w:rsid w:val="009C3933"/>
    <w:rsid w:val="009C43E3"/>
    <w:rsid w:val="009C48E5"/>
    <w:rsid w:val="009C4B89"/>
    <w:rsid w:val="009C5C54"/>
    <w:rsid w:val="009C7772"/>
    <w:rsid w:val="009C7C3F"/>
    <w:rsid w:val="009D0D3E"/>
    <w:rsid w:val="009D1511"/>
    <w:rsid w:val="009D18CB"/>
    <w:rsid w:val="009D18E1"/>
    <w:rsid w:val="009D1932"/>
    <w:rsid w:val="009D2493"/>
    <w:rsid w:val="009D2771"/>
    <w:rsid w:val="009D3B44"/>
    <w:rsid w:val="009D3CAB"/>
    <w:rsid w:val="009D3FD3"/>
    <w:rsid w:val="009D50BF"/>
    <w:rsid w:val="009D5195"/>
    <w:rsid w:val="009D5C3E"/>
    <w:rsid w:val="009D6135"/>
    <w:rsid w:val="009D7007"/>
    <w:rsid w:val="009D776C"/>
    <w:rsid w:val="009E15A2"/>
    <w:rsid w:val="009E1A1D"/>
    <w:rsid w:val="009E23E0"/>
    <w:rsid w:val="009E2C99"/>
    <w:rsid w:val="009E350A"/>
    <w:rsid w:val="009E3BED"/>
    <w:rsid w:val="009E4C50"/>
    <w:rsid w:val="009E5D07"/>
    <w:rsid w:val="009E601B"/>
    <w:rsid w:val="009E69B5"/>
    <w:rsid w:val="009E7B23"/>
    <w:rsid w:val="009F04D4"/>
    <w:rsid w:val="009F0B2D"/>
    <w:rsid w:val="009F0EC6"/>
    <w:rsid w:val="009F49C0"/>
    <w:rsid w:val="00A00529"/>
    <w:rsid w:val="00A00873"/>
    <w:rsid w:val="00A036C5"/>
    <w:rsid w:val="00A04167"/>
    <w:rsid w:val="00A041BF"/>
    <w:rsid w:val="00A0446A"/>
    <w:rsid w:val="00A046A3"/>
    <w:rsid w:val="00A07B2B"/>
    <w:rsid w:val="00A10C6F"/>
    <w:rsid w:val="00A117DD"/>
    <w:rsid w:val="00A12C42"/>
    <w:rsid w:val="00A14AD0"/>
    <w:rsid w:val="00A15A98"/>
    <w:rsid w:val="00A1642D"/>
    <w:rsid w:val="00A16D33"/>
    <w:rsid w:val="00A17467"/>
    <w:rsid w:val="00A17C68"/>
    <w:rsid w:val="00A2114A"/>
    <w:rsid w:val="00A2175A"/>
    <w:rsid w:val="00A235AA"/>
    <w:rsid w:val="00A238E7"/>
    <w:rsid w:val="00A2530C"/>
    <w:rsid w:val="00A255D1"/>
    <w:rsid w:val="00A26BA8"/>
    <w:rsid w:val="00A27C32"/>
    <w:rsid w:val="00A300DE"/>
    <w:rsid w:val="00A30DBC"/>
    <w:rsid w:val="00A30F47"/>
    <w:rsid w:val="00A313FD"/>
    <w:rsid w:val="00A339E8"/>
    <w:rsid w:val="00A34281"/>
    <w:rsid w:val="00A3468D"/>
    <w:rsid w:val="00A35296"/>
    <w:rsid w:val="00A365C2"/>
    <w:rsid w:val="00A36E29"/>
    <w:rsid w:val="00A40745"/>
    <w:rsid w:val="00A4218A"/>
    <w:rsid w:val="00A42BB0"/>
    <w:rsid w:val="00A435E1"/>
    <w:rsid w:val="00A43630"/>
    <w:rsid w:val="00A45780"/>
    <w:rsid w:val="00A45B5A"/>
    <w:rsid w:val="00A4762C"/>
    <w:rsid w:val="00A47E5D"/>
    <w:rsid w:val="00A505B3"/>
    <w:rsid w:val="00A525C7"/>
    <w:rsid w:val="00A52E41"/>
    <w:rsid w:val="00A53DBC"/>
    <w:rsid w:val="00A54EFD"/>
    <w:rsid w:val="00A55841"/>
    <w:rsid w:val="00A56E0C"/>
    <w:rsid w:val="00A56E98"/>
    <w:rsid w:val="00A6055B"/>
    <w:rsid w:val="00A608B4"/>
    <w:rsid w:val="00A61551"/>
    <w:rsid w:val="00A62ED9"/>
    <w:rsid w:val="00A6380D"/>
    <w:rsid w:val="00A65068"/>
    <w:rsid w:val="00A65316"/>
    <w:rsid w:val="00A65366"/>
    <w:rsid w:val="00A65446"/>
    <w:rsid w:val="00A6577E"/>
    <w:rsid w:val="00A6588C"/>
    <w:rsid w:val="00A65B07"/>
    <w:rsid w:val="00A65BF7"/>
    <w:rsid w:val="00A65F36"/>
    <w:rsid w:val="00A67B45"/>
    <w:rsid w:val="00A67CB8"/>
    <w:rsid w:val="00A70406"/>
    <w:rsid w:val="00A71BD3"/>
    <w:rsid w:val="00A7219C"/>
    <w:rsid w:val="00A73491"/>
    <w:rsid w:val="00A75EE9"/>
    <w:rsid w:val="00A76ECB"/>
    <w:rsid w:val="00A778A9"/>
    <w:rsid w:val="00A80FDF"/>
    <w:rsid w:val="00A82869"/>
    <w:rsid w:val="00A831E9"/>
    <w:rsid w:val="00A845BF"/>
    <w:rsid w:val="00A84751"/>
    <w:rsid w:val="00A84A89"/>
    <w:rsid w:val="00A84CB7"/>
    <w:rsid w:val="00A85B7C"/>
    <w:rsid w:val="00A87332"/>
    <w:rsid w:val="00A875A1"/>
    <w:rsid w:val="00A87B08"/>
    <w:rsid w:val="00A9026B"/>
    <w:rsid w:val="00A9373E"/>
    <w:rsid w:val="00A94E48"/>
    <w:rsid w:val="00A95E3C"/>
    <w:rsid w:val="00A97771"/>
    <w:rsid w:val="00AA33AC"/>
    <w:rsid w:val="00AA3640"/>
    <w:rsid w:val="00AA62A5"/>
    <w:rsid w:val="00AA6924"/>
    <w:rsid w:val="00AA79F7"/>
    <w:rsid w:val="00AB457E"/>
    <w:rsid w:val="00AB5054"/>
    <w:rsid w:val="00AB5137"/>
    <w:rsid w:val="00AB5581"/>
    <w:rsid w:val="00AB56A8"/>
    <w:rsid w:val="00AB56E4"/>
    <w:rsid w:val="00AB5F8E"/>
    <w:rsid w:val="00AB7C9B"/>
    <w:rsid w:val="00AC04C6"/>
    <w:rsid w:val="00AC173D"/>
    <w:rsid w:val="00AC290E"/>
    <w:rsid w:val="00AC35C1"/>
    <w:rsid w:val="00AC4051"/>
    <w:rsid w:val="00AC4717"/>
    <w:rsid w:val="00AC4904"/>
    <w:rsid w:val="00AD09E6"/>
    <w:rsid w:val="00AD1FA4"/>
    <w:rsid w:val="00AD227C"/>
    <w:rsid w:val="00AD2487"/>
    <w:rsid w:val="00AD4363"/>
    <w:rsid w:val="00AD641E"/>
    <w:rsid w:val="00AD7F7C"/>
    <w:rsid w:val="00AE029B"/>
    <w:rsid w:val="00AE1199"/>
    <w:rsid w:val="00AE30F6"/>
    <w:rsid w:val="00AE4AAD"/>
    <w:rsid w:val="00AE4D00"/>
    <w:rsid w:val="00AE51FC"/>
    <w:rsid w:val="00AE5E99"/>
    <w:rsid w:val="00AE6FC5"/>
    <w:rsid w:val="00AF00A0"/>
    <w:rsid w:val="00AF04F2"/>
    <w:rsid w:val="00AF078B"/>
    <w:rsid w:val="00AF2441"/>
    <w:rsid w:val="00AF34DE"/>
    <w:rsid w:val="00AF39AC"/>
    <w:rsid w:val="00AF4DFE"/>
    <w:rsid w:val="00AF548F"/>
    <w:rsid w:val="00AF74BE"/>
    <w:rsid w:val="00B00505"/>
    <w:rsid w:val="00B008EB"/>
    <w:rsid w:val="00B00E7A"/>
    <w:rsid w:val="00B01229"/>
    <w:rsid w:val="00B01B4C"/>
    <w:rsid w:val="00B02308"/>
    <w:rsid w:val="00B04BA9"/>
    <w:rsid w:val="00B05710"/>
    <w:rsid w:val="00B063E0"/>
    <w:rsid w:val="00B06765"/>
    <w:rsid w:val="00B06E37"/>
    <w:rsid w:val="00B103A6"/>
    <w:rsid w:val="00B12F6B"/>
    <w:rsid w:val="00B17658"/>
    <w:rsid w:val="00B176AC"/>
    <w:rsid w:val="00B1771F"/>
    <w:rsid w:val="00B200F3"/>
    <w:rsid w:val="00B20644"/>
    <w:rsid w:val="00B208B9"/>
    <w:rsid w:val="00B21277"/>
    <w:rsid w:val="00B223F8"/>
    <w:rsid w:val="00B22DCA"/>
    <w:rsid w:val="00B234BB"/>
    <w:rsid w:val="00B235B8"/>
    <w:rsid w:val="00B24326"/>
    <w:rsid w:val="00B25943"/>
    <w:rsid w:val="00B25A2B"/>
    <w:rsid w:val="00B25F52"/>
    <w:rsid w:val="00B266A8"/>
    <w:rsid w:val="00B317C6"/>
    <w:rsid w:val="00B31983"/>
    <w:rsid w:val="00B3299B"/>
    <w:rsid w:val="00B3317D"/>
    <w:rsid w:val="00B333EA"/>
    <w:rsid w:val="00B3482C"/>
    <w:rsid w:val="00B363C5"/>
    <w:rsid w:val="00B36854"/>
    <w:rsid w:val="00B3688B"/>
    <w:rsid w:val="00B36B6B"/>
    <w:rsid w:val="00B4162E"/>
    <w:rsid w:val="00B4244D"/>
    <w:rsid w:val="00B43EAC"/>
    <w:rsid w:val="00B44707"/>
    <w:rsid w:val="00B46D6D"/>
    <w:rsid w:val="00B4773F"/>
    <w:rsid w:val="00B501B4"/>
    <w:rsid w:val="00B506D8"/>
    <w:rsid w:val="00B51690"/>
    <w:rsid w:val="00B54EC4"/>
    <w:rsid w:val="00B5571F"/>
    <w:rsid w:val="00B55BD9"/>
    <w:rsid w:val="00B562BA"/>
    <w:rsid w:val="00B600CC"/>
    <w:rsid w:val="00B61399"/>
    <w:rsid w:val="00B61D42"/>
    <w:rsid w:val="00B62171"/>
    <w:rsid w:val="00B627F3"/>
    <w:rsid w:val="00B63754"/>
    <w:rsid w:val="00B63927"/>
    <w:rsid w:val="00B649A9"/>
    <w:rsid w:val="00B65589"/>
    <w:rsid w:val="00B66497"/>
    <w:rsid w:val="00B71365"/>
    <w:rsid w:val="00B716A0"/>
    <w:rsid w:val="00B732CE"/>
    <w:rsid w:val="00B742EF"/>
    <w:rsid w:val="00B7619F"/>
    <w:rsid w:val="00B802ED"/>
    <w:rsid w:val="00B8052A"/>
    <w:rsid w:val="00B814FA"/>
    <w:rsid w:val="00B826AA"/>
    <w:rsid w:val="00B82A0E"/>
    <w:rsid w:val="00B8456C"/>
    <w:rsid w:val="00B84B91"/>
    <w:rsid w:val="00B865DD"/>
    <w:rsid w:val="00B86BC8"/>
    <w:rsid w:val="00B9034C"/>
    <w:rsid w:val="00B91D6E"/>
    <w:rsid w:val="00B923A7"/>
    <w:rsid w:val="00B95D74"/>
    <w:rsid w:val="00B965A4"/>
    <w:rsid w:val="00B979AC"/>
    <w:rsid w:val="00BA0076"/>
    <w:rsid w:val="00BA1072"/>
    <w:rsid w:val="00BA1696"/>
    <w:rsid w:val="00BA1914"/>
    <w:rsid w:val="00BA1CA6"/>
    <w:rsid w:val="00BA3273"/>
    <w:rsid w:val="00BA33D7"/>
    <w:rsid w:val="00BA3935"/>
    <w:rsid w:val="00BA43F1"/>
    <w:rsid w:val="00BA48CD"/>
    <w:rsid w:val="00BA5FE0"/>
    <w:rsid w:val="00BA6323"/>
    <w:rsid w:val="00BB0BB4"/>
    <w:rsid w:val="00BB10FC"/>
    <w:rsid w:val="00BB1503"/>
    <w:rsid w:val="00BB1A33"/>
    <w:rsid w:val="00BB27D5"/>
    <w:rsid w:val="00BB3056"/>
    <w:rsid w:val="00BB53F4"/>
    <w:rsid w:val="00BB74F7"/>
    <w:rsid w:val="00BB7B6D"/>
    <w:rsid w:val="00BC0B16"/>
    <w:rsid w:val="00BC0FDE"/>
    <w:rsid w:val="00BC151F"/>
    <w:rsid w:val="00BC1AC8"/>
    <w:rsid w:val="00BC1F2D"/>
    <w:rsid w:val="00BC2817"/>
    <w:rsid w:val="00BC3852"/>
    <w:rsid w:val="00BC3F82"/>
    <w:rsid w:val="00BC6454"/>
    <w:rsid w:val="00BD00AA"/>
    <w:rsid w:val="00BD1699"/>
    <w:rsid w:val="00BD2BEC"/>
    <w:rsid w:val="00BD3D44"/>
    <w:rsid w:val="00BD456E"/>
    <w:rsid w:val="00BD6FA2"/>
    <w:rsid w:val="00BD7909"/>
    <w:rsid w:val="00BD7F53"/>
    <w:rsid w:val="00BE2E8F"/>
    <w:rsid w:val="00BE4CD2"/>
    <w:rsid w:val="00BE5E7E"/>
    <w:rsid w:val="00BE758D"/>
    <w:rsid w:val="00BF1FC3"/>
    <w:rsid w:val="00BF2005"/>
    <w:rsid w:val="00BF2D11"/>
    <w:rsid w:val="00C00D72"/>
    <w:rsid w:val="00C046FD"/>
    <w:rsid w:val="00C05F5D"/>
    <w:rsid w:val="00C07760"/>
    <w:rsid w:val="00C07C71"/>
    <w:rsid w:val="00C10E69"/>
    <w:rsid w:val="00C11CE0"/>
    <w:rsid w:val="00C12250"/>
    <w:rsid w:val="00C13E16"/>
    <w:rsid w:val="00C13E5C"/>
    <w:rsid w:val="00C1466A"/>
    <w:rsid w:val="00C14AD0"/>
    <w:rsid w:val="00C14F40"/>
    <w:rsid w:val="00C24827"/>
    <w:rsid w:val="00C273E6"/>
    <w:rsid w:val="00C278DE"/>
    <w:rsid w:val="00C30067"/>
    <w:rsid w:val="00C31619"/>
    <w:rsid w:val="00C32582"/>
    <w:rsid w:val="00C338A1"/>
    <w:rsid w:val="00C3395A"/>
    <w:rsid w:val="00C34297"/>
    <w:rsid w:val="00C34500"/>
    <w:rsid w:val="00C444DC"/>
    <w:rsid w:val="00C4637A"/>
    <w:rsid w:val="00C46522"/>
    <w:rsid w:val="00C46E7F"/>
    <w:rsid w:val="00C4786E"/>
    <w:rsid w:val="00C500F9"/>
    <w:rsid w:val="00C50517"/>
    <w:rsid w:val="00C50916"/>
    <w:rsid w:val="00C51023"/>
    <w:rsid w:val="00C541EF"/>
    <w:rsid w:val="00C54472"/>
    <w:rsid w:val="00C55550"/>
    <w:rsid w:val="00C57371"/>
    <w:rsid w:val="00C623D4"/>
    <w:rsid w:val="00C656C7"/>
    <w:rsid w:val="00C6583B"/>
    <w:rsid w:val="00C675B7"/>
    <w:rsid w:val="00C6765C"/>
    <w:rsid w:val="00C7008E"/>
    <w:rsid w:val="00C70EAC"/>
    <w:rsid w:val="00C71064"/>
    <w:rsid w:val="00C72BAE"/>
    <w:rsid w:val="00C73710"/>
    <w:rsid w:val="00C7645F"/>
    <w:rsid w:val="00C76B3A"/>
    <w:rsid w:val="00C80377"/>
    <w:rsid w:val="00C80B7C"/>
    <w:rsid w:val="00C81107"/>
    <w:rsid w:val="00C83AD1"/>
    <w:rsid w:val="00C84EC4"/>
    <w:rsid w:val="00C85ECA"/>
    <w:rsid w:val="00C86DBF"/>
    <w:rsid w:val="00C87AF6"/>
    <w:rsid w:val="00C91105"/>
    <w:rsid w:val="00C91F7E"/>
    <w:rsid w:val="00C92B6D"/>
    <w:rsid w:val="00C942F1"/>
    <w:rsid w:val="00C95602"/>
    <w:rsid w:val="00C96E00"/>
    <w:rsid w:val="00C96FBF"/>
    <w:rsid w:val="00C97F87"/>
    <w:rsid w:val="00CA0291"/>
    <w:rsid w:val="00CA108C"/>
    <w:rsid w:val="00CA1115"/>
    <w:rsid w:val="00CA2705"/>
    <w:rsid w:val="00CA4100"/>
    <w:rsid w:val="00CA45D6"/>
    <w:rsid w:val="00CA513B"/>
    <w:rsid w:val="00CA63A7"/>
    <w:rsid w:val="00CA658E"/>
    <w:rsid w:val="00CA67DE"/>
    <w:rsid w:val="00CA7EE9"/>
    <w:rsid w:val="00CB12E8"/>
    <w:rsid w:val="00CB337A"/>
    <w:rsid w:val="00CB43D6"/>
    <w:rsid w:val="00CB4D67"/>
    <w:rsid w:val="00CB4E23"/>
    <w:rsid w:val="00CB52D2"/>
    <w:rsid w:val="00CC1C27"/>
    <w:rsid w:val="00CC3A3B"/>
    <w:rsid w:val="00CC3DCB"/>
    <w:rsid w:val="00CC4242"/>
    <w:rsid w:val="00CC440A"/>
    <w:rsid w:val="00CC65E3"/>
    <w:rsid w:val="00CC68F0"/>
    <w:rsid w:val="00CC7136"/>
    <w:rsid w:val="00CC77B0"/>
    <w:rsid w:val="00CD11AB"/>
    <w:rsid w:val="00CD1961"/>
    <w:rsid w:val="00CD2BD3"/>
    <w:rsid w:val="00CD3B20"/>
    <w:rsid w:val="00CD429D"/>
    <w:rsid w:val="00CD4B48"/>
    <w:rsid w:val="00CD4FB3"/>
    <w:rsid w:val="00CD56E5"/>
    <w:rsid w:val="00CD58EC"/>
    <w:rsid w:val="00CE0444"/>
    <w:rsid w:val="00CE074B"/>
    <w:rsid w:val="00CE0BF9"/>
    <w:rsid w:val="00CE20E6"/>
    <w:rsid w:val="00CE3516"/>
    <w:rsid w:val="00CE5852"/>
    <w:rsid w:val="00CE59C9"/>
    <w:rsid w:val="00CE693A"/>
    <w:rsid w:val="00CE6B29"/>
    <w:rsid w:val="00CE6EA4"/>
    <w:rsid w:val="00CE736B"/>
    <w:rsid w:val="00CE7D5F"/>
    <w:rsid w:val="00CE7F0D"/>
    <w:rsid w:val="00CF00DB"/>
    <w:rsid w:val="00CF241A"/>
    <w:rsid w:val="00CF34BA"/>
    <w:rsid w:val="00CF41DC"/>
    <w:rsid w:val="00CF662C"/>
    <w:rsid w:val="00D01147"/>
    <w:rsid w:val="00D01C48"/>
    <w:rsid w:val="00D02D60"/>
    <w:rsid w:val="00D04759"/>
    <w:rsid w:val="00D05C8C"/>
    <w:rsid w:val="00D05EEE"/>
    <w:rsid w:val="00D101E9"/>
    <w:rsid w:val="00D115CD"/>
    <w:rsid w:val="00D12390"/>
    <w:rsid w:val="00D13FEF"/>
    <w:rsid w:val="00D14768"/>
    <w:rsid w:val="00D153AF"/>
    <w:rsid w:val="00D15D4E"/>
    <w:rsid w:val="00D15F42"/>
    <w:rsid w:val="00D167C7"/>
    <w:rsid w:val="00D2079E"/>
    <w:rsid w:val="00D21AE4"/>
    <w:rsid w:val="00D21DEA"/>
    <w:rsid w:val="00D223B2"/>
    <w:rsid w:val="00D22498"/>
    <w:rsid w:val="00D23962"/>
    <w:rsid w:val="00D25074"/>
    <w:rsid w:val="00D26017"/>
    <w:rsid w:val="00D26A69"/>
    <w:rsid w:val="00D26EDF"/>
    <w:rsid w:val="00D27FA1"/>
    <w:rsid w:val="00D30EE0"/>
    <w:rsid w:val="00D3116A"/>
    <w:rsid w:val="00D3142D"/>
    <w:rsid w:val="00D32CE6"/>
    <w:rsid w:val="00D32E6A"/>
    <w:rsid w:val="00D34C18"/>
    <w:rsid w:val="00D35CB3"/>
    <w:rsid w:val="00D35F78"/>
    <w:rsid w:val="00D36BA8"/>
    <w:rsid w:val="00D375D5"/>
    <w:rsid w:val="00D37AC8"/>
    <w:rsid w:val="00D37DB9"/>
    <w:rsid w:val="00D40093"/>
    <w:rsid w:val="00D4197F"/>
    <w:rsid w:val="00D41CC2"/>
    <w:rsid w:val="00D41E2D"/>
    <w:rsid w:val="00D41E36"/>
    <w:rsid w:val="00D42444"/>
    <w:rsid w:val="00D4355C"/>
    <w:rsid w:val="00D446A7"/>
    <w:rsid w:val="00D44B6B"/>
    <w:rsid w:val="00D475FD"/>
    <w:rsid w:val="00D4784F"/>
    <w:rsid w:val="00D47FF4"/>
    <w:rsid w:val="00D500D8"/>
    <w:rsid w:val="00D50D99"/>
    <w:rsid w:val="00D51D10"/>
    <w:rsid w:val="00D52188"/>
    <w:rsid w:val="00D52DA3"/>
    <w:rsid w:val="00D53A7D"/>
    <w:rsid w:val="00D53ED7"/>
    <w:rsid w:val="00D547D6"/>
    <w:rsid w:val="00D563EF"/>
    <w:rsid w:val="00D56950"/>
    <w:rsid w:val="00D57B35"/>
    <w:rsid w:val="00D57C56"/>
    <w:rsid w:val="00D60BD0"/>
    <w:rsid w:val="00D611AA"/>
    <w:rsid w:val="00D6141D"/>
    <w:rsid w:val="00D62E9A"/>
    <w:rsid w:val="00D643C1"/>
    <w:rsid w:val="00D644EA"/>
    <w:rsid w:val="00D6471C"/>
    <w:rsid w:val="00D660A8"/>
    <w:rsid w:val="00D67ACD"/>
    <w:rsid w:val="00D702E1"/>
    <w:rsid w:val="00D71474"/>
    <w:rsid w:val="00D71800"/>
    <w:rsid w:val="00D71EA4"/>
    <w:rsid w:val="00D72303"/>
    <w:rsid w:val="00D73BBD"/>
    <w:rsid w:val="00D748BB"/>
    <w:rsid w:val="00D76CE1"/>
    <w:rsid w:val="00D81626"/>
    <w:rsid w:val="00D818A8"/>
    <w:rsid w:val="00D82622"/>
    <w:rsid w:val="00D83A81"/>
    <w:rsid w:val="00D84CCE"/>
    <w:rsid w:val="00D85C6A"/>
    <w:rsid w:val="00D85E02"/>
    <w:rsid w:val="00D8619B"/>
    <w:rsid w:val="00D91D75"/>
    <w:rsid w:val="00D928AF"/>
    <w:rsid w:val="00D95A75"/>
    <w:rsid w:val="00D9622E"/>
    <w:rsid w:val="00D96CDE"/>
    <w:rsid w:val="00D97505"/>
    <w:rsid w:val="00D97EBA"/>
    <w:rsid w:val="00DA23F1"/>
    <w:rsid w:val="00DA2668"/>
    <w:rsid w:val="00DA3522"/>
    <w:rsid w:val="00DA39AD"/>
    <w:rsid w:val="00DA417E"/>
    <w:rsid w:val="00DA5CEC"/>
    <w:rsid w:val="00DA65FD"/>
    <w:rsid w:val="00DA6844"/>
    <w:rsid w:val="00DA7D17"/>
    <w:rsid w:val="00DA7DCC"/>
    <w:rsid w:val="00DB18D6"/>
    <w:rsid w:val="00DB1A59"/>
    <w:rsid w:val="00DB2D0A"/>
    <w:rsid w:val="00DB3A56"/>
    <w:rsid w:val="00DB3FA4"/>
    <w:rsid w:val="00DB4B4A"/>
    <w:rsid w:val="00DB5448"/>
    <w:rsid w:val="00DB5583"/>
    <w:rsid w:val="00DB7221"/>
    <w:rsid w:val="00DC024E"/>
    <w:rsid w:val="00DC325B"/>
    <w:rsid w:val="00DC3365"/>
    <w:rsid w:val="00DC41E1"/>
    <w:rsid w:val="00DC507E"/>
    <w:rsid w:val="00DC52B5"/>
    <w:rsid w:val="00DC5910"/>
    <w:rsid w:val="00DC5C1D"/>
    <w:rsid w:val="00DC5DD8"/>
    <w:rsid w:val="00DC6540"/>
    <w:rsid w:val="00DC7147"/>
    <w:rsid w:val="00DC7710"/>
    <w:rsid w:val="00DD2337"/>
    <w:rsid w:val="00DD31C7"/>
    <w:rsid w:val="00DD3AF9"/>
    <w:rsid w:val="00DD5136"/>
    <w:rsid w:val="00DD514E"/>
    <w:rsid w:val="00DD5357"/>
    <w:rsid w:val="00DD6C1A"/>
    <w:rsid w:val="00DD6E5F"/>
    <w:rsid w:val="00DE070E"/>
    <w:rsid w:val="00DE53D7"/>
    <w:rsid w:val="00DE6A7C"/>
    <w:rsid w:val="00DE6AF8"/>
    <w:rsid w:val="00DF2833"/>
    <w:rsid w:val="00DF4F3D"/>
    <w:rsid w:val="00DF54F1"/>
    <w:rsid w:val="00DF5A6A"/>
    <w:rsid w:val="00E00870"/>
    <w:rsid w:val="00E00BA8"/>
    <w:rsid w:val="00E016C2"/>
    <w:rsid w:val="00E03652"/>
    <w:rsid w:val="00E0370B"/>
    <w:rsid w:val="00E03FC5"/>
    <w:rsid w:val="00E05F22"/>
    <w:rsid w:val="00E10459"/>
    <w:rsid w:val="00E14FAC"/>
    <w:rsid w:val="00E16921"/>
    <w:rsid w:val="00E175AE"/>
    <w:rsid w:val="00E2031D"/>
    <w:rsid w:val="00E219E5"/>
    <w:rsid w:val="00E23559"/>
    <w:rsid w:val="00E250AA"/>
    <w:rsid w:val="00E256C6"/>
    <w:rsid w:val="00E27D53"/>
    <w:rsid w:val="00E306BB"/>
    <w:rsid w:val="00E30E28"/>
    <w:rsid w:val="00E32129"/>
    <w:rsid w:val="00E34439"/>
    <w:rsid w:val="00E345D0"/>
    <w:rsid w:val="00E35056"/>
    <w:rsid w:val="00E375EF"/>
    <w:rsid w:val="00E375F1"/>
    <w:rsid w:val="00E4064B"/>
    <w:rsid w:val="00E43009"/>
    <w:rsid w:val="00E44016"/>
    <w:rsid w:val="00E44471"/>
    <w:rsid w:val="00E46555"/>
    <w:rsid w:val="00E478E6"/>
    <w:rsid w:val="00E50BDA"/>
    <w:rsid w:val="00E51A1E"/>
    <w:rsid w:val="00E527D6"/>
    <w:rsid w:val="00E54983"/>
    <w:rsid w:val="00E55344"/>
    <w:rsid w:val="00E5654E"/>
    <w:rsid w:val="00E56632"/>
    <w:rsid w:val="00E5767F"/>
    <w:rsid w:val="00E57B3E"/>
    <w:rsid w:val="00E605DE"/>
    <w:rsid w:val="00E60F79"/>
    <w:rsid w:val="00E6201E"/>
    <w:rsid w:val="00E62244"/>
    <w:rsid w:val="00E62511"/>
    <w:rsid w:val="00E633D4"/>
    <w:rsid w:val="00E64551"/>
    <w:rsid w:val="00E646C3"/>
    <w:rsid w:val="00E64F0C"/>
    <w:rsid w:val="00E65351"/>
    <w:rsid w:val="00E658FC"/>
    <w:rsid w:val="00E664F6"/>
    <w:rsid w:val="00E66598"/>
    <w:rsid w:val="00E7005E"/>
    <w:rsid w:val="00E702E9"/>
    <w:rsid w:val="00E723FF"/>
    <w:rsid w:val="00E736AF"/>
    <w:rsid w:val="00E73DB5"/>
    <w:rsid w:val="00E754F5"/>
    <w:rsid w:val="00E75F14"/>
    <w:rsid w:val="00E76828"/>
    <w:rsid w:val="00E80B15"/>
    <w:rsid w:val="00E817FC"/>
    <w:rsid w:val="00E81C96"/>
    <w:rsid w:val="00E839C2"/>
    <w:rsid w:val="00E8499F"/>
    <w:rsid w:val="00E85DCE"/>
    <w:rsid w:val="00E85F70"/>
    <w:rsid w:val="00E8714D"/>
    <w:rsid w:val="00E875BC"/>
    <w:rsid w:val="00E87D2B"/>
    <w:rsid w:val="00E9021C"/>
    <w:rsid w:val="00E94763"/>
    <w:rsid w:val="00E94CDA"/>
    <w:rsid w:val="00E9785F"/>
    <w:rsid w:val="00EA0042"/>
    <w:rsid w:val="00EA0C5F"/>
    <w:rsid w:val="00EA1611"/>
    <w:rsid w:val="00EA2018"/>
    <w:rsid w:val="00EA2774"/>
    <w:rsid w:val="00EA318F"/>
    <w:rsid w:val="00EA3B2E"/>
    <w:rsid w:val="00EA6E15"/>
    <w:rsid w:val="00EA7729"/>
    <w:rsid w:val="00EA7976"/>
    <w:rsid w:val="00EB0103"/>
    <w:rsid w:val="00EB37A9"/>
    <w:rsid w:val="00EB40D4"/>
    <w:rsid w:val="00EB476A"/>
    <w:rsid w:val="00EB5E76"/>
    <w:rsid w:val="00EB6A9A"/>
    <w:rsid w:val="00EB7201"/>
    <w:rsid w:val="00EC0428"/>
    <w:rsid w:val="00EC2D95"/>
    <w:rsid w:val="00EC30D7"/>
    <w:rsid w:val="00EC311E"/>
    <w:rsid w:val="00EC4570"/>
    <w:rsid w:val="00EC4EE6"/>
    <w:rsid w:val="00EC5BB5"/>
    <w:rsid w:val="00EC6C39"/>
    <w:rsid w:val="00EC7F33"/>
    <w:rsid w:val="00ED0F20"/>
    <w:rsid w:val="00ED21F3"/>
    <w:rsid w:val="00ED2372"/>
    <w:rsid w:val="00ED3439"/>
    <w:rsid w:val="00ED5358"/>
    <w:rsid w:val="00ED5B50"/>
    <w:rsid w:val="00ED6131"/>
    <w:rsid w:val="00ED768D"/>
    <w:rsid w:val="00ED7E01"/>
    <w:rsid w:val="00ED7F79"/>
    <w:rsid w:val="00EE2130"/>
    <w:rsid w:val="00EE3DAF"/>
    <w:rsid w:val="00EE602D"/>
    <w:rsid w:val="00EE760D"/>
    <w:rsid w:val="00EE76CF"/>
    <w:rsid w:val="00EF30CE"/>
    <w:rsid w:val="00EF311A"/>
    <w:rsid w:val="00EF649A"/>
    <w:rsid w:val="00EF687D"/>
    <w:rsid w:val="00EF6F84"/>
    <w:rsid w:val="00EF701F"/>
    <w:rsid w:val="00EF7F8B"/>
    <w:rsid w:val="00F004DB"/>
    <w:rsid w:val="00F008A3"/>
    <w:rsid w:val="00F0091C"/>
    <w:rsid w:val="00F0093E"/>
    <w:rsid w:val="00F028FE"/>
    <w:rsid w:val="00F03DE7"/>
    <w:rsid w:val="00F045BA"/>
    <w:rsid w:val="00F05506"/>
    <w:rsid w:val="00F0573A"/>
    <w:rsid w:val="00F05776"/>
    <w:rsid w:val="00F05BB7"/>
    <w:rsid w:val="00F05C5F"/>
    <w:rsid w:val="00F06078"/>
    <w:rsid w:val="00F065D6"/>
    <w:rsid w:val="00F06EC6"/>
    <w:rsid w:val="00F07A66"/>
    <w:rsid w:val="00F07C0C"/>
    <w:rsid w:val="00F10284"/>
    <w:rsid w:val="00F10957"/>
    <w:rsid w:val="00F110E9"/>
    <w:rsid w:val="00F11613"/>
    <w:rsid w:val="00F12314"/>
    <w:rsid w:val="00F127DA"/>
    <w:rsid w:val="00F1322D"/>
    <w:rsid w:val="00F14EBB"/>
    <w:rsid w:val="00F15010"/>
    <w:rsid w:val="00F15620"/>
    <w:rsid w:val="00F15C55"/>
    <w:rsid w:val="00F160BB"/>
    <w:rsid w:val="00F1706D"/>
    <w:rsid w:val="00F216F1"/>
    <w:rsid w:val="00F21FC7"/>
    <w:rsid w:val="00F21FCD"/>
    <w:rsid w:val="00F229CA"/>
    <w:rsid w:val="00F22CC2"/>
    <w:rsid w:val="00F24415"/>
    <w:rsid w:val="00F2476B"/>
    <w:rsid w:val="00F24F54"/>
    <w:rsid w:val="00F25218"/>
    <w:rsid w:val="00F2598C"/>
    <w:rsid w:val="00F26748"/>
    <w:rsid w:val="00F27671"/>
    <w:rsid w:val="00F30ED8"/>
    <w:rsid w:val="00F347C1"/>
    <w:rsid w:val="00F3553C"/>
    <w:rsid w:val="00F35772"/>
    <w:rsid w:val="00F36D17"/>
    <w:rsid w:val="00F37861"/>
    <w:rsid w:val="00F41904"/>
    <w:rsid w:val="00F43B14"/>
    <w:rsid w:val="00F452ED"/>
    <w:rsid w:val="00F465D0"/>
    <w:rsid w:val="00F47826"/>
    <w:rsid w:val="00F505AB"/>
    <w:rsid w:val="00F52C19"/>
    <w:rsid w:val="00F52EA7"/>
    <w:rsid w:val="00F53A41"/>
    <w:rsid w:val="00F54A6D"/>
    <w:rsid w:val="00F608C1"/>
    <w:rsid w:val="00F6104F"/>
    <w:rsid w:val="00F6206E"/>
    <w:rsid w:val="00F6328F"/>
    <w:rsid w:val="00F6341D"/>
    <w:rsid w:val="00F63722"/>
    <w:rsid w:val="00F642BF"/>
    <w:rsid w:val="00F653D1"/>
    <w:rsid w:val="00F66DDB"/>
    <w:rsid w:val="00F67119"/>
    <w:rsid w:val="00F67248"/>
    <w:rsid w:val="00F6743F"/>
    <w:rsid w:val="00F7137E"/>
    <w:rsid w:val="00F7219A"/>
    <w:rsid w:val="00F72D26"/>
    <w:rsid w:val="00F731CD"/>
    <w:rsid w:val="00F73216"/>
    <w:rsid w:val="00F753AE"/>
    <w:rsid w:val="00F766A5"/>
    <w:rsid w:val="00F76A4A"/>
    <w:rsid w:val="00F7743D"/>
    <w:rsid w:val="00F77687"/>
    <w:rsid w:val="00F81201"/>
    <w:rsid w:val="00F8128C"/>
    <w:rsid w:val="00F812BB"/>
    <w:rsid w:val="00F82311"/>
    <w:rsid w:val="00F839E1"/>
    <w:rsid w:val="00F84325"/>
    <w:rsid w:val="00F876FC"/>
    <w:rsid w:val="00F928E3"/>
    <w:rsid w:val="00F94193"/>
    <w:rsid w:val="00F94713"/>
    <w:rsid w:val="00F94B00"/>
    <w:rsid w:val="00FA0EA2"/>
    <w:rsid w:val="00FA261B"/>
    <w:rsid w:val="00FA2882"/>
    <w:rsid w:val="00FA3753"/>
    <w:rsid w:val="00FA4052"/>
    <w:rsid w:val="00FA4BF9"/>
    <w:rsid w:val="00FA5DFB"/>
    <w:rsid w:val="00FA63F2"/>
    <w:rsid w:val="00FA7C88"/>
    <w:rsid w:val="00FB1020"/>
    <w:rsid w:val="00FB222D"/>
    <w:rsid w:val="00FB24C9"/>
    <w:rsid w:val="00FB3E58"/>
    <w:rsid w:val="00FB51D6"/>
    <w:rsid w:val="00FB64E2"/>
    <w:rsid w:val="00FB657C"/>
    <w:rsid w:val="00FB6810"/>
    <w:rsid w:val="00FC0109"/>
    <w:rsid w:val="00FC0FE5"/>
    <w:rsid w:val="00FC13DF"/>
    <w:rsid w:val="00FC144B"/>
    <w:rsid w:val="00FC1E0C"/>
    <w:rsid w:val="00FC37E2"/>
    <w:rsid w:val="00FC3EA0"/>
    <w:rsid w:val="00FC488C"/>
    <w:rsid w:val="00FC4C72"/>
    <w:rsid w:val="00FC4EF1"/>
    <w:rsid w:val="00FC4EFB"/>
    <w:rsid w:val="00FC5975"/>
    <w:rsid w:val="00FC6B0E"/>
    <w:rsid w:val="00FC6C1B"/>
    <w:rsid w:val="00FD0DD5"/>
    <w:rsid w:val="00FD1BE0"/>
    <w:rsid w:val="00FD2426"/>
    <w:rsid w:val="00FD3616"/>
    <w:rsid w:val="00FD4757"/>
    <w:rsid w:val="00FD612F"/>
    <w:rsid w:val="00FD61EC"/>
    <w:rsid w:val="00FD7CD9"/>
    <w:rsid w:val="00FD7D91"/>
    <w:rsid w:val="00FE0EEF"/>
    <w:rsid w:val="00FE18DF"/>
    <w:rsid w:val="00FE2754"/>
    <w:rsid w:val="00FE2D5F"/>
    <w:rsid w:val="00FE3730"/>
    <w:rsid w:val="00FE3A6B"/>
    <w:rsid w:val="00FE3C49"/>
    <w:rsid w:val="00FE7AC2"/>
    <w:rsid w:val="00FF122E"/>
    <w:rsid w:val="00FF1CD1"/>
    <w:rsid w:val="00FF30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4:docId w14:val="57979EE1"/>
  <w15:docId w15:val="{69028924-B969-4C92-A075-6C177703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Pr>
      <w:sz w:val="24"/>
      <w:szCs w:val="24"/>
    </w:rPr>
  </w:style>
  <w:style w:type="paragraph" w:styleId="Kop1">
    <w:name w:val="heading 1"/>
    <w:basedOn w:val="Standaard"/>
    <w:next w:val="Standaard"/>
    <w:link w:val="Kop1Char"/>
    <w:qFormat/>
    <w:rsid w:val="00ED3439"/>
    <w:pPr>
      <w:keepNext/>
      <w:spacing w:before="240" w:after="60"/>
      <w:outlineLvl w:val="0"/>
    </w:pPr>
    <w:rPr>
      <w:rFonts w:ascii="Arial" w:hAnsi="Arial" w:cs="Arial"/>
      <w:b/>
      <w:bCs/>
      <w:kern w:val="32"/>
      <w:sz w:val="32"/>
      <w:szCs w:val="32"/>
    </w:rPr>
  </w:style>
  <w:style w:type="paragraph" w:styleId="Kop2">
    <w:name w:val="heading 2"/>
    <w:basedOn w:val="Standaard"/>
    <w:next w:val="Standaard"/>
    <w:qFormat/>
    <w:rsid w:val="009B5618"/>
    <w:pPr>
      <w:keepNext/>
      <w:spacing w:before="240" w:after="60"/>
      <w:outlineLvl w:val="1"/>
    </w:pPr>
    <w:rPr>
      <w:rFonts w:ascii="Arial" w:hAnsi="Arial" w:cs="Arial"/>
      <w:b/>
      <w:bCs/>
      <w:i/>
      <w:iCs/>
      <w:sz w:val="28"/>
      <w:szCs w:val="28"/>
    </w:rPr>
  </w:style>
  <w:style w:type="paragraph" w:styleId="Kop3">
    <w:name w:val="heading 3"/>
    <w:basedOn w:val="Standaard"/>
    <w:next w:val="Standaard"/>
    <w:qFormat/>
    <w:rsid w:val="009B5618"/>
    <w:pPr>
      <w:keepNext/>
      <w:spacing w:before="240" w:after="60"/>
      <w:outlineLvl w:val="2"/>
    </w:pPr>
    <w:rPr>
      <w:rFonts w:ascii="Arial" w:hAnsi="Arial" w:cs="Arial"/>
      <w:b/>
      <w:bCs/>
      <w:sz w:val="26"/>
      <w:szCs w:val="26"/>
    </w:rPr>
  </w:style>
  <w:style w:type="paragraph" w:styleId="Kop6">
    <w:name w:val="heading 6"/>
    <w:basedOn w:val="Standaard"/>
    <w:next w:val="Standaard"/>
    <w:qFormat/>
    <w:rsid w:val="009B5618"/>
    <w:pPr>
      <w:spacing w:before="240" w:after="60"/>
      <w:outlineLvl w:val="5"/>
    </w:pPr>
    <w:rPr>
      <w:b/>
      <w:bCs/>
      <w:sz w:val="22"/>
      <w:szCs w:val="22"/>
    </w:rPr>
  </w:style>
  <w:style w:type="paragraph" w:styleId="Kop7">
    <w:name w:val="heading 7"/>
    <w:basedOn w:val="Kop6"/>
    <w:next w:val="Standaard"/>
    <w:qFormat/>
    <w:rsid w:val="009B5618"/>
    <w:pPr>
      <w:keepNext/>
      <w:numPr>
        <w:ilvl w:val="6"/>
        <w:numId w:val="12"/>
      </w:numPr>
      <w:suppressAutoHyphens/>
      <w:spacing w:before="60" w:after="240" w:line="230" w:lineRule="exact"/>
      <w:outlineLvl w:val="6"/>
    </w:pPr>
    <w:rPr>
      <w:rFonts w:ascii="Arial" w:eastAsia="MS Mincho" w:hAnsi="Arial"/>
      <w:bCs w:val="0"/>
      <w:sz w:val="20"/>
      <w:szCs w:val="20"/>
      <w:lang w:val="de-DE" w:eastAsia="ja-JP"/>
    </w:rPr>
  </w:style>
  <w:style w:type="paragraph" w:styleId="Kop8">
    <w:name w:val="heading 8"/>
    <w:basedOn w:val="Kop6"/>
    <w:next w:val="Standaard"/>
    <w:qFormat/>
    <w:rsid w:val="009B5618"/>
    <w:pPr>
      <w:keepNext/>
      <w:numPr>
        <w:ilvl w:val="7"/>
        <w:numId w:val="12"/>
      </w:numPr>
      <w:suppressAutoHyphens/>
      <w:spacing w:before="60" w:after="240" w:line="230" w:lineRule="exact"/>
      <w:outlineLvl w:val="7"/>
    </w:pPr>
    <w:rPr>
      <w:rFonts w:ascii="Arial" w:eastAsia="MS Mincho" w:hAnsi="Arial"/>
      <w:bCs w:val="0"/>
      <w:sz w:val="20"/>
      <w:szCs w:val="20"/>
      <w:lang w:val="de-DE" w:eastAsia="ja-JP"/>
    </w:rPr>
  </w:style>
  <w:style w:type="paragraph" w:styleId="Kop9">
    <w:name w:val="heading 9"/>
    <w:basedOn w:val="Kop6"/>
    <w:next w:val="Standaard"/>
    <w:qFormat/>
    <w:rsid w:val="009B5618"/>
    <w:pPr>
      <w:keepNext/>
      <w:numPr>
        <w:ilvl w:val="8"/>
        <w:numId w:val="12"/>
      </w:numPr>
      <w:suppressAutoHyphens/>
      <w:spacing w:before="60" w:after="240" w:line="230" w:lineRule="exact"/>
      <w:outlineLvl w:val="8"/>
    </w:pPr>
    <w:rPr>
      <w:rFonts w:ascii="Arial" w:eastAsia="MS Mincho" w:hAnsi="Arial"/>
      <w:bCs w:val="0"/>
      <w:sz w:val="20"/>
      <w:szCs w:val="20"/>
      <w:lang w:val="de-DE"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ekstzonderopmaak">
    <w:name w:val="Plain Text"/>
    <w:basedOn w:val="Standaard"/>
    <w:link w:val="TekstzonderopmaakChar"/>
    <w:uiPriority w:val="99"/>
    <w:rsid w:val="005A1094"/>
    <w:rPr>
      <w:rFonts w:ascii="Courier New" w:hAnsi="Courier New"/>
      <w:sz w:val="20"/>
      <w:szCs w:val="20"/>
      <w:lang w:val="x-none" w:eastAsia="x-none"/>
    </w:rPr>
  </w:style>
  <w:style w:type="paragraph" w:styleId="Inhopg1">
    <w:name w:val="toc 1"/>
    <w:basedOn w:val="Standaard"/>
    <w:next w:val="Standaard"/>
    <w:autoRedefine/>
    <w:uiPriority w:val="39"/>
    <w:rsid w:val="00ED3439"/>
  </w:style>
  <w:style w:type="character" w:styleId="Hyperlink">
    <w:name w:val="Hyperlink"/>
    <w:uiPriority w:val="99"/>
    <w:rsid w:val="00ED3439"/>
    <w:rPr>
      <w:color w:val="0000FF"/>
      <w:u w:val="single"/>
    </w:rPr>
  </w:style>
  <w:style w:type="paragraph" w:styleId="Koptekst">
    <w:name w:val="header"/>
    <w:basedOn w:val="Standaard"/>
    <w:rsid w:val="009113BF"/>
    <w:pPr>
      <w:tabs>
        <w:tab w:val="center" w:pos="4536"/>
        <w:tab w:val="right" w:pos="9072"/>
      </w:tabs>
    </w:pPr>
  </w:style>
  <w:style w:type="paragraph" w:styleId="Voettekst">
    <w:name w:val="footer"/>
    <w:basedOn w:val="Standaard"/>
    <w:link w:val="VoettekstChar"/>
    <w:uiPriority w:val="99"/>
    <w:rsid w:val="009113BF"/>
    <w:pPr>
      <w:tabs>
        <w:tab w:val="center" w:pos="4536"/>
        <w:tab w:val="right" w:pos="9072"/>
      </w:tabs>
    </w:pPr>
  </w:style>
  <w:style w:type="paragraph" w:customStyle="1" w:styleId="Gobartekst">
    <w:name w:val="Gobar tekst"/>
    <w:basedOn w:val="Standaard"/>
    <w:rsid w:val="00832F24"/>
    <w:pPr>
      <w:spacing w:before="80" w:after="80" w:line="280" w:lineRule="atLeast"/>
      <w:ind w:left="2268"/>
    </w:pPr>
    <w:rPr>
      <w:sz w:val="20"/>
      <w:szCs w:val="20"/>
    </w:rPr>
  </w:style>
  <w:style w:type="paragraph" w:styleId="Ballontekst">
    <w:name w:val="Balloon Text"/>
    <w:basedOn w:val="Standaard"/>
    <w:semiHidden/>
    <w:rsid w:val="00677C3B"/>
    <w:rPr>
      <w:rFonts w:ascii="Tahoma" w:hAnsi="Tahoma" w:cs="Tahoma"/>
      <w:sz w:val="16"/>
      <w:szCs w:val="16"/>
    </w:rPr>
  </w:style>
  <w:style w:type="character" w:customStyle="1" w:styleId="Kop1Char">
    <w:name w:val="Kop 1 Char"/>
    <w:link w:val="Kop1"/>
    <w:rsid w:val="00017208"/>
    <w:rPr>
      <w:rFonts w:ascii="Arial" w:hAnsi="Arial" w:cs="Arial"/>
      <w:b/>
      <w:bCs/>
      <w:kern w:val="32"/>
      <w:sz w:val="32"/>
      <w:szCs w:val="32"/>
      <w:lang w:val="nl-NL" w:eastAsia="nl-NL" w:bidi="ar-SA"/>
    </w:rPr>
  </w:style>
  <w:style w:type="paragraph" w:customStyle="1" w:styleId="Figuretitle">
    <w:name w:val="Figure title"/>
    <w:basedOn w:val="Standaard"/>
    <w:next w:val="Standaard"/>
    <w:rsid w:val="009B5618"/>
    <w:pPr>
      <w:suppressAutoHyphens/>
      <w:spacing w:before="220" w:after="220" w:line="230" w:lineRule="atLeast"/>
      <w:jc w:val="center"/>
    </w:pPr>
    <w:rPr>
      <w:rFonts w:ascii="Arial" w:eastAsia="MS Mincho" w:hAnsi="Arial"/>
      <w:b/>
      <w:sz w:val="20"/>
      <w:szCs w:val="20"/>
      <w:lang w:val="de-DE" w:eastAsia="ja-JP"/>
    </w:rPr>
  </w:style>
  <w:style w:type="character" w:styleId="Voetnootmarkering">
    <w:name w:val="footnote reference"/>
    <w:semiHidden/>
    <w:rsid w:val="009B5618"/>
    <w:rPr>
      <w:noProof/>
      <w:position w:val="6"/>
      <w:sz w:val="16"/>
      <w:vertAlign w:val="baseline"/>
      <w:lang w:val="fr-FR"/>
    </w:rPr>
  </w:style>
  <w:style w:type="paragraph" w:styleId="Voetnoottekst">
    <w:name w:val="footnote text"/>
    <w:basedOn w:val="Standaard"/>
    <w:semiHidden/>
    <w:rsid w:val="009B5618"/>
    <w:pPr>
      <w:tabs>
        <w:tab w:val="left" w:pos="340"/>
      </w:tabs>
      <w:spacing w:after="120" w:line="210" w:lineRule="atLeast"/>
      <w:jc w:val="both"/>
    </w:pPr>
    <w:rPr>
      <w:rFonts w:ascii="Arial" w:eastAsia="MS Mincho" w:hAnsi="Arial"/>
      <w:sz w:val="18"/>
      <w:szCs w:val="20"/>
      <w:lang w:val="de-DE" w:eastAsia="ja-JP"/>
    </w:rPr>
  </w:style>
  <w:style w:type="paragraph" w:styleId="Lijstvoortzetting">
    <w:name w:val="List Continue"/>
    <w:basedOn w:val="Standaard"/>
    <w:rsid w:val="009B5618"/>
    <w:pPr>
      <w:numPr>
        <w:numId w:val="12"/>
      </w:numPr>
      <w:spacing w:after="240" w:line="230" w:lineRule="atLeast"/>
      <w:jc w:val="both"/>
    </w:pPr>
    <w:rPr>
      <w:rFonts w:ascii="Arial" w:eastAsia="MS Mincho" w:hAnsi="Arial"/>
      <w:sz w:val="20"/>
      <w:szCs w:val="20"/>
      <w:lang w:val="de-DE" w:eastAsia="ja-JP"/>
    </w:rPr>
  </w:style>
  <w:style w:type="paragraph" w:styleId="Lijstvoortzetting2">
    <w:name w:val="List Continue 2"/>
    <w:basedOn w:val="Lijstvoortzetting"/>
    <w:rsid w:val="009B5618"/>
    <w:pPr>
      <w:numPr>
        <w:ilvl w:val="1"/>
      </w:numPr>
    </w:pPr>
  </w:style>
  <w:style w:type="paragraph" w:styleId="Lijstvoortzetting3">
    <w:name w:val="List Continue 3"/>
    <w:basedOn w:val="Lijstvoortzetting"/>
    <w:rsid w:val="009B5618"/>
    <w:pPr>
      <w:numPr>
        <w:ilvl w:val="2"/>
      </w:numPr>
      <w:tabs>
        <w:tab w:val="left" w:pos="1200"/>
      </w:tabs>
    </w:pPr>
  </w:style>
  <w:style w:type="paragraph" w:styleId="Lijstvoortzetting4">
    <w:name w:val="List Continue 4"/>
    <w:basedOn w:val="Lijstvoortzetting"/>
    <w:rsid w:val="009B5618"/>
    <w:pPr>
      <w:numPr>
        <w:ilvl w:val="3"/>
      </w:numPr>
      <w:tabs>
        <w:tab w:val="left" w:pos="1600"/>
      </w:tabs>
    </w:pPr>
  </w:style>
  <w:style w:type="paragraph" w:customStyle="1" w:styleId="Note">
    <w:name w:val="Note"/>
    <w:basedOn w:val="Standaard"/>
    <w:next w:val="Standaard"/>
    <w:rsid w:val="009B5618"/>
    <w:pPr>
      <w:tabs>
        <w:tab w:val="left" w:pos="960"/>
      </w:tabs>
      <w:spacing w:after="240" w:line="210" w:lineRule="atLeast"/>
      <w:jc w:val="both"/>
    </w:pPr>
    <w:rPr>
      <w:rFonts w:ascii="Arial" w:eastAsia="MS Mincho" w:hAnsi="Arial"/>
      <w:sz w:val="18"/>
      <w:szCs w:val="20"/>
      <w:lang w:val="de-DE" w:eastAsia="ja-JP"/>
    </w:rPr>
  </w:style>
  <w:style w:type="paragraph" w:customStyle="1" w:styleId="zzLc5">
    <w:name w:val="zzLc5"/>
    <w:basedOn w:val="Standaard"/>
    <w:next w:val="Standaard"/>
    <w:rsid w:val="009B5618"/>
    <w:pPr>
      <w:numPr>
        <w:ilvl w:val="4"/>
        <w:numId w:val="12"/>
      </w:numPr>
      <w:spacing w:after="240" w:line="230" w:lineRule="atLeast"/>
    </w:pPr>
    <w:rPr>
      <w:rFonts w:ascii="Arial" w:eastAsia="MS Mincho" w:hAnsi="Arial"/>
      <w:sz w:val="20"/>
      <w:szCs w:val="20"/>
      <w:lang w:val="de-DE" w:eastAsia="ja-JP"/>
    </w:rPr>
  </w:style>
  <w:style w:type="paragraph" w:customStyle="1" w:styleId="zzLc6">
    <w:name w:val="zzLc6"/>
    <w:basedOn w:val="Standaard"/>
    <w:next w:val="Standaard"/>
    <w:rsid w:val="009B5618"/>
    <w:pPr>
      <w:numPr>
        <w:ilvl w:val="5"/>
        <w:numId w:val="12"/>
      </w:numPr>
      <w:spacing w:after="240" w:line="230" w:lineRule="atLeast"/>
    </w:pPr>
    <w:rPr>
      <w:rFonts w:ascii="Arial" w:eastAsia="MS Mincho" w:hAnsi="Arial"/>
      <w:sz w:val="20"/>
      <w:szCs w:val="20"/>
      <w:lang w:val="de-DE" w:eastAsia="ja-JP"/>
    </w:rPr>
  </w:style>
  <w:style w:type="paragraph" w:styleId="Inhopg2">
    <w:name w:val="toc 2"/>
    <w:basedOn w:val="Standaard"/>
    <w:next w:val="Standaard"/>
    <w:autoRedefine/>
    <w:uiPriority w:val="39"/>
    <w:rsid w:val="00F6328F"/>
    <w:pPr>
      <w:ind w:left="240"/>
    </w:pPr>
  </w:style>
  <w:style w:type="paragraph" w:styleId="Inhopg3">
    <w:name w:val="toc 3"/>
    <w:basedOn w:val="Standaard"/>
    <w:next w:val="Standaard"/>
    <w:autoRedefine/>
    <w:uiPriority w:val="39"/>
    <w:rsid w:val="00F6328F"/>
    <w:pPr>
      <w:ind w:left="480"/>
    </w:pPr>
  </w:style>
  <w:style w:type="paragraph" w:customStyle="1" w:styleId="Tekst">
    <w:name w:val="Tekst"/>
    <w:rsid w:val="00DE6AF8"/>
    <w:pPr>
      <w:spacing w:line="280" w:lineRule="atLeast"/>
    </w:pPr>
    <w:rPr>
      <w:rFonts w:ascii="Arial" w:hAnsi="Arial"/>
      <w:szCs w:val="22"/>
    </w:rPr>
  </w:style>
  <w:style w:type="table" w:styleId="Tabelraster">
    <w:name w:val="Table Grid"/>
    <w:basedOn w:val="Standaardtabel"/>
    <w:rsid w:val="00DE6AF8"/>
    <w:pPr>
      <w:spacing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kstzonderopmaakChar">
    <w:name w:val="Tekst zonder opmaak Char"/>
    <w:link w:val="Tekstzonderopmaak"/>
    <w:uiPriority w:val="99"/>
    <w:rsid w:val="00383812"/>
    <w:rPr>
      <w:rFonts w:ascii="Courier New" w:hAnsi="Courier New" w:cs="Courier New"/>
    </w:rPr>
  </w:style>
  <w:style w:type="paragraph" w:styleId="Normaalweb">
    <w:name w:val="Normal (Web)"/>
    <w:basedOn w:val="Standaard"/>
    <w:rsid w:val="00C24827"/>
    <w:pPr>
      <w:spacing w:before="100" w:beforeAutospacing="1" w:after="100" w:afterAutospacing="1"/>
    </w:pPr>
  </w:style>
  <w:style w:type="character" w:customStyle="1" w:styleId="mw-headline">
    <w:name w:val="mw-headline"/>
    <w:basedOn w:val="Standaardalinea-lettertype"/>
    <w:rsid w:val="00C24827"/>
  </w:style>
  <w:style w:type="paragraph" w:styleId="Plattetekst">
    <w:name w:val="Body Text"/>
    <w:basedOn w:val="Standaard"/>
    <w:rsid w:val="00895927"/>
    <w:pPr>
      <w:widowControl w:val="0"/>
      <w:suppressAutoHyphens/>
      <w:spacing w:after="120"/>
    </w:pPr>
    <w:rPr>
      <w:rFonts w:eastAsia="Arial Unicode MS" w:cs="Tahoma"/>
      <w:kern w:val="1"/>
      <w:lang w:eastAsia="hi-IN" w:bidi="hi-IN"/>
    </w:rPr>
  </w:style>
  <w:style w:type="character" w:styleId="Verwijzingopmerking">
    <w:name w:val="annotation reference"/>
    <w:semiHidden/>
    <w:rsid w:val="00F0093E"/>
    <w:rPr>
      <w:sz w:val="16"/>
      <w:szCs w:val="16"/>
    </w:rPr>
  </w:style>
  <w:style w:type="paragraph" w:styleId="Tekstopmerking">
    <w:name w:val="annotation text"/>
    <w:basedOn w:val="Standaard"/>
    <w:semiHidden/>
    <w:rsid w:val="00F0093E"/>
    <w:rPr>
      <w:sz w:val="20"/>
      <w:szCs w:val="20"/>
    </w:rPr>
  </w:style>
  <w:style w:type="paragraph" w:styleId="Onderwerpvanopmerking">
    <w:name w:val="annotation subject"/>
    <w:basedOn w:val="Tekstopmerking"/>
    <w:next w:val="Tekstopmerking"/>
    <w:semiHidden/>
    <w:rsid w:val="00F0093E"/>
    <w:rPr>
      <w:b/>
      <w:bCs/>
    </w:rPr>
  </w:style>
  <w:style w:type="paragraph" w:customStyle="1" w:styleId="lijstalinea">
    <w:name w:val="lijstalinea"/>
    <w:basedOn w:val="Standaard"/>
    <w:rsid w:val="00755399"/>
    <w:pPr>
      <w:spacing w:before="100" w:beforeAutospacing="1" w:after="100" w:afterAutospacing="1"/>
    </w:pPr>
    <w:rPr>
      <w:rFonts w:eastAsia="Calibri"/>
    </w:rPr>
  </w:style>
  <w:style w:type="character" w:styleId="GevolgdeHyperlink">
    <w:name w:val="FollowedHyperlink"/>
    <w:rsid w:val="005148BE"/>
    <w:rPr>
      <w:color w:val="800080"/>
      <w:u w:val="single"/>
    </w:rPr>
  </w:style>
  <w:style w:type="paragraph" w:styleId="Bijschrift">
    <w:name w:val="caption"/>
    <w:basedOn w:val="Standaard"/>
    <w:next w:val="Standaard"/>
    <w:qFormat/>
    <w:rsid w:val="00E605DE"/>
    <w:rPr>
      <w:b/>
      <w:bCs/>
      <w:sz w:val="20"/>
      <w:szCs w:val="20"/>
    </w:rPr>
  </w:style>
  <w:style w:type="paragraph" w:styleId="Kopvaninhoudsopgave">
    <w:name w:val="TOC Heading"/>
    <w:basedOn w:val="Kop1"/>
    <w:next w:val="Standaard"/>
    <w:uiPriority w:val="39"/>
    <w:qFormat/>
    <w:rsid w:val="006F771D"/>
    <w:pPr>
      <w:keepLines/>
      <w:spacing w:before="480" w:after="0" w:line="276" w:lineRule="auto"/>
      <w:outlineLvl w:val="9"/>
    </w:pPr>
    <w:rPr>
      <w:rFonts w:ascii="Cambria" w:hAnsi="Cambria" w:cs="Times New Roman"/>
      <w:color w:val="365F91"/>
      <w:kern w:val="0"/>
      <w:sz w:val="28"/>
      <w:szCs w:val="28"/>
      <w:lang w:eastAsia="en-US"/>
    </w:rPr>
  </w:style>
  <w:style w:type="character" w:customStyle="1" w:styleId="VoettekstChar">
    <w:name w:val="Voettekst Char"/>
    <w:link w:val="Voettekst"/>
    <w:uiPriority w:val="99"/>
    <w:rsid w:val="0046269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69279">
      <w:bodyDiv w:val="1"/>
      <w:marLeft w:val="0"/>
      <w:marRight w:val="0"/>
      <w:marTop w:val="0"/>
      <w:marBottom w:val="0"/>
      <w:divBdr>
        <w:top w:val="none" w:sz="0" w:space="0" w:color="auto"/>
        <w:left w:val="none" w:sz="0" w:space="0" w:color="auto"/>
        <w:bottom w:val="none" w:sz="0" w:space="0" w:color="auto"/>
        <w:right w:val="none" w:sz="0" w:space="0" w:color="auto"/>
      </w:divBdr>
    </w:div>
    <w:div w:id="189926311">
      <w:bodyDiv w:val="1"/>
      <w:marLeft w:val="0"/>
      <w:marRight w:val="0"/>
      <w:marTop w:val="0"/>
      <w:marBottom w:val="0"/>
      <w:divBdr>
        <w:top w:val="none" w:sz="0" w:space="0" w:color="auto"/>
        <w:left w:val="none" w:sz="0" w:space="0" w:color="auto"/>
        <w:bottom w:val="none" w:sz="0" w:space="0" w:color="auto"/>
        <w:right w:val="none" w:sz="0" w:space="0" w:color="auto"/>
      </w:divBdr>
      <w:divsChild>
        <w:div w:id="1431969534">
          <w:marLeft w:val="0"/>
          <w:marRight w:val="0"/>
          <w:marTop w:val="0"/>
          <w:marBottom w:val="0"/>
          <w:divBdr>
            <w:top w:val="none" w:sz="0" w:space="0" w:color="auto"/>
            <w:left w:val="none" w:sz="0" w:space="0" w:color="auto"/>
            <w:bottom w:val="none" w:sz="0" w:space="0" w:color="auto"/>
            <w:right w:val="none" w:sz="0" w:space="0" w:color="auto"/>
          </w:divBdr>
          <w:divsChild>
            <w:div w:id="1230382085">
              <w:marLeft w:val="0"/>
              <w:marRight w:val="0"/>
              <w:marTop w:val="0"/>
              <w:marBottom w:val="0"/>
              <w:divBdr>
                <w:top w:val="none" w:sz="0" w:space="0" w:color="auto"/>
                <w:left w:val="none" w:sz="0" w:space="0" w:color="auto"/>
                <w:bottom w:val="none" w:sz="0" w:space="0" w:color="auto"/>
                <w:right w:val="none" w:sz="0" w:space="0" w:color="auto"/>
              </w:divBdr>
              <w:divsChild>
                <w:div w:id="2124762623">
                  <w:marLeft w:val="0"/>
                  <w:marRight w:val="0"/>
                  <w:marTop w:val="0"/>
                  <w:marBottom w:val="0"/>
                  <w:divBdr>
                    <w:top w:val="none" w:sz="0" w:space="0" w:color="auto"/>
                    <w:left w:val="none" w:sz="0" w:space="0" w:color="auto"/>
                    <w:bottom w:val="none" w:sz="0" w:space="0" w:color="auto"/>
                    <w:right w:val="none" w:sz="0" w:space="0" w:color="auto"/>
                  </w:divBdr>
                  <w:divsChild>
                    <w:div w:id="1065034214">
                      <w:marLeft w:val="0"/>
                      <w:marRight w:val="0"/>
                      <w:marTop w:val="0"/>
                      <w:marBottom w:val="0"/>
                      <w:divBdr>
                        <w:top w:val="none" w:sz="0" w:space="0" w:color="auto"/>
                        <w:left w:val="none" w:sz="0" w:space="0" w:color="auto"/>
                        <w:bottom w:val="none" w:sz="0" w:space="0" w:color="auto"/>
                        <w:right w:val="none" w:sz="0" w:space="0" w:color="auto"/>
                      </w:divBdr>
                      <w:divsChild>
                        <w:div w:id="8230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827059">
      <w:bodyDiv w:val="1"/>
      <w:marLeft w:val="0"/>
      <w:marRight w:val="0"/>
      <w:marTop w:val="0"/>
      <w:marBottom w:val="0"/>
      <w:divBdr>
        <w:top w:val="none" w:sz="0" w:space="0" w:color="auto"/>
        <w:left w:val="none" w:sz="0" w:space="0" w:color="auto"/>
        <w:bottom w:val="none" w:sz="0" w:space="0" w:color="auto"/>
        <w:right w:val="none" w:sz="0" w:space="0" w:color="auto"/>
      </w:divBdr>
      <w:divsChild>
        <w:div w:id="318922386">
          <w:marLeft w:val="0"/>
          <w:marRight w:val="0"/>
          <w:marTop w:val="0"/>
          <w:marBottom w:val="0"/>
          <w:divBdr>
            <w:top w:val="none" w:sz="0" w:space="0" w:color="auto"/>
            <w:left w:val="none" w:sz="0" w:space="0" w:color="auto"/>
            <w:bottom w:val="none" w:sz="0" w:space="0" w:color="auto"/>
            <w:right w:val="none" w:sz="0" w:space="0" w:color="auto"/>
          </w:divBdr>
          <w:divsChild>
            <w:div w:id="1866019490">
              <w:marLeft w:val="0"/>
              <w:marRight w:val="0"/>
              <w:marTop w:val="0"/>
              <w:marBottom w:val="0"/>
              <w:divBdr>
                <w:top w:val="none" w:sz="0" w:space="0" w:color="auto"/>
                <w:left w:val="none" w:sz="0" w:space="0" w:color="auto"/>
                <w:bottom w:val="none" w:sz="0" w:space="0" w:color="auto"/>
                <w:right w:val="none" w:sz="0" w:space="0" w:color="auto"/>
              </w:divBdr>
              <w:divsChild>
                <w:div w:id="351994646">
                  <w:marLeft w:val="0"/>
                  <w:marRight w:val="0"/>
                  <w:marTop w:val="0"/>
                  <w:marBottom w:val="0"/>
                  <w:divBdr>
                    <w:top w:val="none" w:sz="0" w:space="0" w:color="auto"/>
                    <w:left w:val="none" w:sz="0" w:space="0" w:color="auto"/>
                    <w:bottom w:val="none" w:sz="0" w:space="0" w:color="auto"/>
                    <w:right w:val="none" w:sz="0" w:space="0" w:color="auto"/>
                  </w:divBdr>
                  <w:divsChild>
                    <w:div w:id="18347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9091">
      <w:bodyDiv w:val="1"/>
      <w:marLeft w:val="0"/>
      <w:marRight w:val="0"/>
      <w:marTop w:val="0"/>
      <w:marBottom w:val="0"/>
      <w:divBdr>
        <w:top w:val="none" w:sz="0" w:space="0" w:color="auto"/>
        <w:left w:val="none" w:sz="0" w:space="0" w:color="auto"/>
        <w:bottom w:val="none" w:sz="0" w:space="0" w:color="auto"/>
        <w:right w:val="none" w:sz="0" w:space="0" w:color="auto"/>
      </w:divBdr>
      <w:divsChild>
        <w:div w:id="34888909">
          <w:marLeft w:val="0"/>
          <w:marRight w:val="0"/>
          <w:marTop w:val="0"/>
          <w:marBottom w:val="0"/>
          <w:divBdr>
            <w:top w:val="none" w:sz="0" w:space="0" w:color="auto"/>
            <w:left w:val="none" w:sz="0" w:space="0" w:color="auto"/>
            <w:bottom w:val="none" w:sz="0" w:space="0" w:color="auto"/>
            <w:right w:val="none" w:sz="0" w:space="0" w:color="auto"/>
          </w:divBdr>
        </w:div>
      </w:divsChild>
    </w:div>
    <w:div w:id="1287813496">
      <w:bodyDiv w:val="1"/>
      <w:marLeft w:val="0"/>
      <w:marRight w:val="0"/>
      <w:marTop w:val="0"/>
      <w:marBottom w:val="0"/>
      <w:divBdr>
        <w:top w:val="none" w:sz="0" w:space="0" w:color="auto"/>
        <w:left w:val="none" w:sz="0" w:space="0" w:color="auto"/>
        <w:bottom w:val="none" w:sz="0" w:space="0" w:color="auto"/>
        <w:right w:val="none" w:sz="0" w:space="0" w:color="auto"/>
      </w:divBdr>
    </w:div>
    <w:div w:id="1514412641">
      <w:bodyDiv w:val="1"/>
      <w:marLeft w:val="0"/>
      <w:marRight w:val="0"/>
      <w:marTop w:val="0"/>
      <w:marBottom w:val="0"/>
      <w:divBdr>
        <w:top w:val="none" w:sz="0" w:space="0" w:color="auto"/>
        <w:left w:val="none" w:sz="0" w:space="0" w:color="auto"/>
        <w:bottom w:val="none" w:sz="0" w:space="0" w:color="auto"/>
        <w:right w:val="none" w:sz="0" w:space="0" w:color="auto"/>
      </w:divBdr>
    </w:div>
    <w:div w:id="1702246831">
      <w:bodyDiv w:val="1"/>
      <w:marLeft w:val="0"/>
      <w:marRight w:val="0"/>
      <w:marTop w:val="0"/>
      <w:marBottom w:val="0"/>
      <w:divBdr>
        <w:top w:val="none" w:sz="0" w:space="0" w:color="auto"/>
        <w:left w:val="none" w:sz="0" w:space="0" w:color="auto"/>
        <w:bottom w:val="none" w:sz="0" w:space="0" w:color="auto"/>
        <w:right w:val="none" w:sz="0" w:space="0" w:color="auto"/>
      </w:divBdr>
      <w:divsChild>
        <w:div w:id="1513953381">
          <w:marLeft w:val="0"/>
          <w:marRight w:val="0"/>
          <w:marTop w:val="250"/>
          <w:marBottom w:val="250"/>
          <w:divBdr>
            <w:top w:val="none" w:sz="0" w:space="0" w:color="auto"/>
            <w:left w:val="none" w:sz="0" w:space="0" w:color="auto"/>
            <w:bottom w:val="none" w:sz="0" w:space="0" w:color="auto"/>
            <w:right w:val="none" w:sz="0" w:space="0" w:color="auto"/>
          </w:divBdr>
          <w:divsChild>
            <w:div w:id="1240796537">
              <w:marLeft w:val="0"/>
              <w:marRight w:val="0"/>
              <w:marTop w:val="0"/>
              <w:marBottom w:val="0"/>
              <w:divBdr>
                <w:top w:val="none" w:sz="0" w:space="0" w:color="auto"/>
                <w:left w:val="none" w:sz="0" w:space="0" w:color="auto"/>
                <w:bottom w:val="none" w:sz="0" w:space="0" w:color="auto"/>
                <w:right w:val="none" w:sz="0" w:space="0" w:color="auto"/>
              </w:divBdr>
              <w:divsChild>
                <w:div w:id="859516409">
                  <w:marLeft w:val="0"/>
                  <w:marRight w:val="0"/>
                  <w:marTop w:val="0"/>
                  <w:marBottom w:val="0"/>
                  <w:divBdr>
                    <w:top w:val="none" w:sz="0" w:space="0" w:color="auto"/>
                    <w:left w:val="none" w:sz="0" w:space="0" w:color="auto"/>
                    <w:bottom w:val="none" w:sz="0" w:space="0" w:color="auto"/>
                    <w:right w:val="none" w:sz="0" w:space="0" w:color="auto"/>
                  </w:divBdr>
                  <w:divsChild>
                    <w:div w:id="1360207338">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 w:id="1849058084">
      <w:bodyDiv w:val="1"/>
      <w:marLeft w:val="0"/>
      <w:marRight w:val="0"/>
      <w:marTop w:val="0"/>
      <w:marBottom w:val="0"/>
      <w:divBdr>
        <w:top w:val="none" w:sz="0" w:space="0" w:color="auto"/>
        <w:left w:val="none" w:sz="0" w:space="0" w:color="auto"/>
        <w:bottom w:val="none" w:sz="0" w:space="0" w:color="auto"/>
        <w:right w:val="none" w:sz="0" w:space="0" w:color="auto"/>
      </w:divBdr>
    </w:div>
    <w:div w:id="192965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www.crow.nl/visi" TargetMode="External"/><Relationship Id="rId7" Type="http://schemas.openxmlformats.org/officeDocument/2006/relationships/endnotes" Target="endnotes.xml"/><Relationship Id="rId12" Type="http://schemas.openxmlformats.org/officeDocument/2006/relationships/hyperlink" Target="http://www.crow.nl/visi" TargetMode="External"/><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coinsweb.nl/wiki/index.php/De_relatie_tussen_VISI,_IDM_en_COI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sa/3.0/n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mf"/><Relationship Id="rId22" Type="http://schemas.openxmlformats.org/officeDocument/2006/relationships/hyperlink" Target="http://www.w3schools.com"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4D640-132A-4CA1-BCD7-0794784F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18</Pages>
  <Words>4670</Words>
  <Characters>29098</Characters>
  <Application>Microsoft Office Word</Application>
  <DocSecurity>0</DocSecurity>
  <Lines>709</Lines>
  <Paragraphs>304</Paragraphs>
  <ScaleCrop>false</ScaleCrop>
  <HeadingPairs>
    <vt:vector size="2" baseType="variant">
      <vt:variant>
        <vt:lpstr>Titel</vt:lpstr>
      </vt:variant>
      <vt:variant>
        <vt:i4>1</vt:i4>
      </vt:variant>
    </vt:vector>
  </HeadingPairs>
  <TitlesOfParts>
    <vt:vector size="1" baseType="lpstr">
      <vt:lpstr>3</vt:lpstr>
    </vt:vector>
  </TitlesOfParts>
  <Company>C.R.O.W.</Company>
  <LinksUpToDate>false</LinksUpToDate>
  <CharactersWithSpaces>33464</CharactersWithSpaces>
  <SharedDoc>false</SharedDoc>
  <HLinks>
    <vt:vector size="120" baseType="variant">
      <vt:variant>
        <vt:i4>5570626</vt:i4>
      </vt:variant>
      <vt:variant>
        <vt:i4>105</vt:i4>
      </vt:variant>
      <vt:variant>
        <vt:i4>0</vt:i4>
      </vt:variant>
      <vt:variant>
        <vt:i4>5</vt:i4>
      </vt:variant>
      <vt:variant>
        <vt:lpwstr>http://www.w3schools.com/</vt:lpwstr>
      </vt:variant>
      <vt:variant>
        <vt:lpwstr/>
      </vt:variant>
      <vt:variant>
        <vt:i4>6291581</vt:i4>
      </vt:variant>
      <vt:variant>
        <vt:i4>102</vt:i4>
      </vt:variant>
      <vt:variant>
        <vt:i4>0</vt:i4>
      </vt:variant>
      <vt:variant>
        <vt:i4>5</vt:i4>
      </vt:variant>
      <vt:variant>
        <vt:lpwstr>http://www.crow.nl/visi</vt:lpwstr>
      </vt:variant>
      <vt:variant>
        <vt:lpwstr/>
      </vt:variant>
      <vt:variant>
        <vt:i4>7</vt:i4>
      </vt:variant>
      <vt:variant>
        <vt:i4>99</vt:i4>
      </vt:variant>
      <vt:variant>
        <vt:i4>0</vt:i4>
      </vt:variant>
      <vt:variant>
        <vt:i4>5</vt:i4>
      </vt:variant>
      <vt:variant>
        <vt:lpwstr>http://www.coinsweb.nl/wiki/index.php/De_relatie_tussen_VISI,_IDM_en_COINS</vt:lpwstr>
      </vt:variant>
      <vt:variant>
        <vt:lpwstr/>
      </vt:variant>
      <vt:variant>
        <vt:i4>6291581</vt:i4>
      </vt:variant>
      <vt:variant>
        <vt:i4>96</vt:i4>
      </vt:variant>
      <vt:variant>
        <vt:i4>0</vt:i4>
      </vt:variant>
      <vt:variant>
        <vt:i4>5</vt:i4>
      </vt:variant>
      <vt:variant>
        <vt:lpwstr>http://www.crow.nl/visi</vt:lpwstr>
      </vt:variant>
      <vt:variant>
        <vt:lpwstr/>
      </vt:variant>
      <vt:variant>
        <vt:i4>1048627</vt:i4>
      </vt:variant>
      <vt:variant>
        <vt:i4>89</vt:i4>
      </vt:variant>
      <vt:variant>
        <vt:i4>0</vt:i4>
      </vt:variant>
      <vt:variant>
        <vt:i4>5</vt:i4>
      </vt:variant>
      <vt:variant>
        <vt:lpwstr/>
      </vt:variant>
      <vt:variant>
        <vt:lpwstr>_Toc311711000</vt:lpwstr>
      </vt:variant>
      <vt:variant>
        <vt:i4>1572922</vt:i4>
      </vt:variant>
      <vt:variant>
        <vt:i4>83</vt:i4>
      </vt:variant>
      <vt:variant>
        <vt:i4>0</vt:i4>
      </vt:variant>
      <vt:variant>
        <vt:i4>5</vt:i4>
      </vt:variant>
      <vt:variant>
        <vt:lpwstr/>
      </vt:variant>
      <vt:variant>
        <vt:lpwstr>_Toc311710999</vt:lpwstr>
      </vt:variant>
      <vt:variant>
        <vt:i4>1572922</vt:i4>
      </vt:variant>
      <vt:variant>
        <vt:i4>77</vt:i4>
      </vt:variant>
      <vt:variant>
        <vt:i4>0</vt:i4>
      </vt:variant>
      <vt:variant>
        <vt:i4>5</vt:i4>
      </vt:variant>
      <vt:variant>
        <vt:lpwstr/>
      </vt:variant>
      <vt:variant>
        <vt:lpwstr>_Toc311710998</vt:lpwstr>
      </vt:variant>
      <vt:variant>
        <vt:i4>1572922</vt:i4>
      </vt:variant>
      <vt:variant>
        <vt:i4>71</vt:i4>
      </vt:variant>
      <vt:variant>
        <vt:i4>0</vt:i4>
      </vt:variant>
      <vt:variant>
        <vt:i4>5</vt:i4>
      </vt:variant>
      <vt:variant>
        <vt:lpwstr/>
      </vt:variant>
      <vt:variant>
        <vt:lpwstr>_Toc311710997</vt:lpwstr>
      </vt:variant>
      <vt:variant>
        <vt:i4>1572922</vt:i4>
      </vt:variant>
      <vt:variant>
        <vt:i4>65</vt:i4>
      </vt:variant>
      <vt:variant>
        <vt:i4>0</vt:i4>
      </vt:variant>
      <vt:variant>
        <vt:i4>5</vt:i4>
      </vt:variant>
      <vt:variant>
        <vt:lpwstr/>
      </vt:variant>
      <vt:variant>
        <vt:lpwstr>_Toc311710996</vt:lpwstr>
      </vt:variant>
      <vt:variant>
        <vt:i4>1572922</vt:i4>
      </vt:variant>
      <vt:variant>
        <vt:i4>59</vt:i4>
      </vt:variant>
      <vt:variant>
        <vt:i4>0</vt:i4>
      </vt:variant>
      <vt:variant>
        <vt:i4>5</vt:i4>
      </vt:variant>
      <vt:variant>
        <vt:lpwstr/>
      </vt:variant>
      <vt:variant>
        <vt:lpwstr>_Toc311710995</vt:lpwstr>
      </vt:variant>
      <vt:variant>
        <vt:i4>1572922</vt:i4>
      </vt:variant>
      <vt:variant>
        <vt:i4>53</vt:i4>
      </vt:variant>
      <vt:variant>
        <vt:i4>0</vt:i4>
      </vt:variant>
      <vt:variant>
        <vt:i4>5</vt:i4>
      </vt:variant>
      <vt:variant>
        <vt:lpwstr/>
      </vt:variant>
      <vt:variant>
        <vt:lpwstr>_Toc311710994</vt:lpwstr>
      </vt:variant>
      <vt:variant>
        <vt:i4>1572922</vt:i4>
      </vt:variant>
      <vt:variant>
        <vt:i4>47</vt:i4>
      </vt:variant>
      <vt:variant>
        <vt:i4>0</vt:i4>
      </vt:variant>
      <vt:variant>
        <vt:i4>5</vt:i4>
      </vt:variant>
      <vt:variant>
        <vt:lpwstr/>
      </vt:variant>
      <vt:variant>
        <vt:lpwstr>_Toc311710993</vt:lpwstr>
      </vt:variant>
      <vt:variant>
        <vt:i4>1572922</vt:i4>
      </vt:variant>
      <vt:variant>
        <vt:i4>41</vt:i4>
      </vt:variant>
      <vt:variant>
        <vt:i4>0</vt:i4>
      </vt:variant>
      <vt:variant>
        <vt:i4>5</vt:i4>
      </vt:variant>
      <vt:variant>
        <vt:lpwstr/>
      </vt:variant>
      <vt:variant>
        <vt:lpwstr>_Toc311710992</vt:lpwstr>
      </vt:variant>
      <vt:variant>
        <vt:i4>1572922</vt:i4>
      </vt:variant>
      <vt:variant>
        <vt:i4>35</vt:i4>
      </vt:variant>
      <vt:variant>
        <vt:i4>0</vt:i4>
      </vt:variant>
      <vt:variant>
        <vt:i4>5</vt:i4>
      </vt:variant>
      <vt:variant>
        <vt:lpwstr/>
      </vt:variant>
      <vt:variant>
        <vt:lpwstr>_Toc311710991</vt:lpwstr>
      </vt:variant>
      <vt:variant>
        <vt:i4>1572922</vt:i4>
      </vt:variant>
      <vt:variant>
        <vt:i4>29</vt:i4>
      </vt:variant>
      <vt:variant>
        <vt:i4>0</vt:i4>
      </vt:variant>
      <vt:variant>
        <vt:i4>5</vt:i4>
      </vt:variant>
      <vt:variant>
        <vt:lpwstr/>
      </vt:variant>
      <vt:variant>
        <vt:lpwstr>_Toc311710990</vt:lpwstr>
      </vt:variant>
      <vt:variant>
        <vt:i4>1638458</vt:i4>
      </vt:variant>
      <vt:variant>
        <vt:i4>23</vt:i4>
      </vt:variant>
      <vt:variant>
        <vt:i4>0</vt:i4>
      </vt:variant>
      <vt:variant>
        <vt:i4>5</vt:i4>
      </vt:variant>
      <vt:variant>
        <vt:lpwstr/>
      </vt:variant>
      <vt:variant>
        <vt:lpwstr>_Toc311710989</vt:lpwstr>
      </vt:variant>
      <vt:variant>
        <vt:i4>1638458</vt:i4>
      </vt:variant>
      <vt:variant>
        <vt:i4>17</vt:i4>
      </vt:variant>
      <vt:variant>
        <vt:i4>0</vt:i4>
      </vt:variant>
      <vt:variant>
        <vt:i4>5</vt:i4>
      </vt:variant>
      <vt:variant>
        <vt:lpwstr/>
      </vt:variant>
      <vt:variant>
        <vt:lpwstr>_Toc311710988</vt:lpwstr>
      </vt:variant>
      <vt:variant>
        <vt:i4>1638458</vt:i4>
      </vt:variant>
      <vt:variant>
        <vt:i4>11</vt:i4>
      </vt:variant>
      <vt:variant>
        <vt:i4>0</vt:i4>
      </vt:variant>
      <vt:variant>
        <vt:i4>5</vt:i4>
      </vt:variant>
      <vt:variant>
        <vt:lpwstr/>
      </vt:variant>
      <vt:variant>
        <vt:lpwstr>_Toc311710987</vt:lpwstr>
      </vt:variant>
      <vt:variant>
        <vt:i4>1638458</vt:i4>
      </vt:variant>
      <vt:variant>
        <vt:i4>5</vt:i4>
      </vt:variant>
      <vt:variant>
        <vt:i4>0</vt:i4>
      </vt:variant>
      <vt:variant>
        <vt:i4>5</vt:i4>
      </vt:variant>
      <vt:variant>
        <vt:lpwstr/>
      </vt:variant>
      <vt:variant>
        <vt:lpwstr>_Toc311710986</vt:lpwstr>
      </vt:variant>
      <vt:variant>
        <vt:i4>458776</vt:i4>
      </vt:variant>
      <vt:variant>
        <vt:i4>0</vt:i4>
      </vt:variant>
      <vt:variant>
        <vt:i4>0</vt:i4>
      </vt:variant>
      <vt:variant>
        <vt:i4>5</vt:i4>
      </vt:variant>
      <vt:variant>
        <vt:lpwstr>http://creativecommons.org/licenses/by-nc-sa/3.0/nl/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Werknemer</dc:creator>
  <cp:lastModifiedBy>Willems, P.H. (Peter)</cp:lastModifiedBy>
  <cp:revision>13</cp:revision>
  <cp:lastPrinted>2019-03-27T09:49:00Z</cp:lastPrinted>
  <dcterms:created xsi:type="dcterms:W3CDTF">2014-11-18T09:27:00Z</dcterms:created>
  <dcterms:modified xsi:type="dcterms:W3CDTF">2019-03-27T09:49:00Z</dcterms:modified>
</cp:coreProperties>
</file>